
<file path=[Content_Types].xml><?xml version="1.0" encoding="utf-8"?>
<Types xmlns="http://schemas.openxmlformats.org/package/2006/content-types">
  <Default Extension="docx" ContentType="application/vnd.openxmlformats-officedocument.wordprocessingml.documen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B1C43C3" w14:textId="38646055" w:rsidR="001263EA" w:rsidRDefault="001263EA" w:rsidP="00B12336">
      <w:pPr>
        <w:jc w:val="center"/>
        <w:rPr>
          <w:rFonts w:ascii="Arial" w:hAnsi="Arial" w:cs="Arial"/>
          <w:color w:val="000000"/>
          <w:sz w:val="28"/>
          <w:szCs w:val="28"/>
          <w:shd w:val="clear" w:color="auto" w:fill="FFFFFF"/>
        </w:rPr>
      </w:pPr>
      <w:r>
        <w:rPr>
          <w:rFonts w:ascii="Times New Roman" w:hAnsi="Times New Roman" w:cs="Times New Roman"/>
          <w:b/>
          <w:bCs/>
          <w:sz w:val="24"/>
          <w:szCs w:val="24"/>
        </w:rPr>
        <w:t>Insert Fig</w:t>
      </w:r>
      <w:r w:rsidR="00E939BD">
        <w:rPr>
          <w:rFonts w:ascii="Times New Roman" w:hAnsi="Times New Roman" w:cs="Times New Roman"/>
          <w:b/>
          <w:bCs/>
          <w:sz w:val="24"/>
          <w:szCs w:val="24"/>
        </w:rPr>
        <w:t>ure</w:t>
      </w:r>
      <w:r>
        <w:rPr>
          <w:rFonts w:ascii="Times New Roman" w:hAnsi="Times New Roman" w:cs="Times New Roman"/>
          <w:b/>
          <w:bCs/>
          <w:sz w:val="24"/>
          <w:szCs w:val="24"/>
        </w:rPr>
        <w:t xml:space="preserve"> 22.0 Here – Children’s hands holding earth</w:t>
      </w:r>
      <w:r w:rsidR="00E30DEE">
        <w:rPr>
          <w:rFonts w:ascii="Times New Roman" w:hAnsi="Times New Roman" w:cs="Times New Roman"/>
          <w:b/>
          <w:bCs/>
          <w:sz w:val="24"/>
          <w:szCs w:val="24"/>
        </w:rPr>
        <w:t xml:space="preserve"> </w:t>
      </w:r>
      <w:hyperlink r:id="rId8" w:history="1">
        <w:r w:rsidR="00E30DEE" w:rsidRPr="00772CED">
          <w:rPr>
            <w:rStyle w:val="Hyperlink"/>
            <w:rFonts w:ascii="Arial" w:hAnsi="Arial" w:cs="Arial"/>
            <w:sz w:val="28"/>
            <w:szCs w:val="28"/>
            <w:shd w:val="clear" w:color="auto" w:fill="FFFFFF"/>
          </w:rPr>
          <w:t>https://washingtonparent.com/dig-this-10-big-benefits-of-gardening-with-kids/</w:t>
        </w:r>
      </w:hyperlink>
      <w:r w:rsidR="00E30DEE">
        <w:rPr>
          <w:rFonts w:ascii="Arial" w:hAnsi="Arial" w:cs="Arial"/>
          <w:color w:val="000000"/>
          <w:sz w:val="28"/>
          <w:szCs w:val="28"/>
          <w:shd w:val="clear" w:color="auto" w:fill="FFFFFF"/>
        </w:rPr>
        <w:t xml:space="preserve"> Tinna Pong BigStock</w:t>
      </w:r>
    </w:p>
    <w:p w14:paraId="0570FFC6" w14:textId="5B10FB83" w:rsidR="00E939BD" w:rsidRDefault="00E939BD" w:rsidP="00B12336">
      <w:pPr>
        <w:jc w:val="center"/>
        <w:rPr>
          <w:rFonts w:ascii="Arial" w:hAnsi="Arial" w:cs="Arial"/>
          <w:color w:val="000000"/>
          <w:sz w:val="28"/>
          <w:szCs w:val="28"/>
          <w:shd w:val="clear" w:color="auto" w:fill="FFFFFF"/>
        </w:rPr>
      </w:pPr>
    </w:p>
    <w:p w14:paraId="358DAD5A" w14:textId="37BBA685" w:rsidR="00E939BD" w:rsidRDefault="00E939BD" w:rsidP="00B12336">
      <w:pPr>
        <w:jc w:val="center"/>
        <w:rPr>
          <w:rFonts w:ascii="Arial" w:hAnsi="Arial" w:cs="Arial"/>
          <w:color w:val="000000"/>
          <w:sz w:val="28"/>
          <w:szCs w:val="28"/>
          <w:shd w:val="clear" w:color="auto" w:fill="FFFFFF"/>
        </w:rPr>
      </w:pPr>
      <w:r>
        <w:rPr>
          <w:rFonts w:ascii="Arial" w:hAnsi="Arial" w:cs="Arial"/>
          <w:color w:val="000000"/>
          <w:sz w:val="28"/>
          <w:szCs w:val="28"/>
          <w:shd w:val="clear" w:color="auto" w:fill="FFFFFF"/>
        </w:rPr>
        <w:t xml:space="preserve">Alternate: Shutterstock: </w:t>
      </w:r>
      <w:hyperlink r:id="rId9" w:history="1">
        <w:r w:rsidRPr="00772CED">
          <w:rPr>
            <w:rStyle w:val="Hyperlink"/>
            <w:rFonts w:ascii="Arial" w:hAnsi="Arial" w:cs="Arial"/>
            <w:sz w:val="28"/>
            <w:szCs w:val="28"/>
            <w:shd w:val="clear" w:color="auto" w:fill="FFFFFF"/>
          </w:rPr>
          <w:t>https://www.shutterstock.com/image-photo/selective-focus-young-seedling-growing-black-1813468564</w:t>
        </w:r>
      </w:hyperlink>
    </w:p>
    <w:p w14:paraId="757ED208" w14:textId="77777777" w:rsidR="00E939BD" w:rsidRDefault="00E939BD" w:rsidP="00B12336">
      <w:pPr>
        <w:jc w:val="center"/>
        <w:rPr>
          <w:rFonts w:ascii="Times New Roman" w:hAnsi="Times New Roman" w:cs="Times New Roman"/>
          <w:b/>
          <w:bCs/>
          <w:sz w:val="24"/>
          <w:szCs w:val="24"/>
        </w:rPr>
      </w:pPr>
    </w:p>
    <w:p w14:paraId="0CF69C0C" w14:textId="77777777" w:rsidR="001263EA" w:rsidRDefault="001263EA" w:rsidP="006848C7">
      <w:pPr>
        <w:jc w:val="center"/>
        <w:rPr>
          <w:rFonts w:ascii="Times New Roman" w:hAnsi="Times New Roman" w:cs="Times New Roman"/>
          <w:b/>
          <w:bCs/>
          <w:sz w:val="24"/>
          <w:szCs w:val="24"/>
        </w:rPr>
      </w:pPr>
    </w:p>
    <w:p w14:paraId="0880AE6D" w14:textId="166071B3" w:rsidR="00244661" w:rsidRDefault="00244661" w:rsidP="006848C7">
      <w:pPr>
        <w:jc w:val="center"/>
        <w:rPr>
          <w:rFonts w:ascii="Times New Roman" w:hAnsi="Times New Roman" w:cs="Times New Roman"/>
          <w:b/>
          <w:bCs/>
          <w:sz w:val="24"/>
          <w:szCs w:val="24"/>
        </w:rPr>
      </w:pPr>
      <w:r>
        <w:rPr>
          <w:rFonts w:ascii="Times New Roman" w:hAnsi="Times New Roman" w:cs="Times New Roman"/>
          <w:b/>
          <w:bCs/>
          <w:sz w:val="24"/>
          <w:szCs w:val="24"/>
        </w:rPr>
        <w:t>Chapter 22</w:t>
      </w:r>
      <w:r w:rsidR="00C21A62">
        <w:rPr>
          <w:rFonts w:ascii="Times New Roman" w:hAnsi="Times New Roman" w:cs="Times New Roman"/>
          <w:b/>
          <w:bCs/>
          <w:sz w:val="24"/>
          <w:szCs w:val="24"/>
        </w:rPr>
        <w:t xml:space="preserve"> </w:t>
      </w:r>
      <w:r w:rsidR="00C24D58">
        <w:rPr>
          <w:rFonts w:ascii="Times New Roman" w:hAnsi="Times New Roman" w:cs="Times New Roman"/>
          <w:b/>
          <w:bCs/>
          <w:sz w:val="24"/>
          <w:szCs w:val="24"/>
        </w:rPr>
        <w:t xml:space="preserve"> 2</w:t>
      </w:r>
      <w:r w:rsidR="009075A5">
        <w:rPr>
          <w:rFonts w:ascii="Times New Roman" w:hAnsi="Times New Roman" w:cs="Times New Roman"/>
          <w:b/>
          <w:bCs/>
          <w:sz w:val="24"/>
          <w:szCs w:val="24"/>
        </w:rPr>
        <w:t>5</w:t>
      </w:r>
      <w:r w:rsidR="00677DFE">
        <w:rPr>
          <w:rFonts w:ascii="Times New Roman" w:hAnsi="Times New Roman" w:cs="Times New Roman"/>
          <w:b/>
          <w:bCs/>
          <w:sz w:val="24"/>
          <w:szCs w:val="24"/>
        </w:rPr>
        <w:t xml:space="preserve"> </w:t>
      </w:r>
      <w:r w:rsidR="00C21A62">
        <w:rPr>
          <w:rFonts w:ascii="Times New Roman" w:hAnsi="Times New Roman" w:cs="Times New Roman"/>
          <w:b/>
          <w:bCs/>
          <w:sz w:val="24"/>
          <w:szCs w:val="24"/>
        </w:rPr>
        <w:t>Ju</w:t>
      </w:r>
      <w:r w:rsidR="00C24D58">
        <w:rPr>
          <w:rFonts w:ascii="Times New Roman" w:hAnsi="Times New Roman" w:cs="Times New Roman"/>
          <w:b/>
          <w:bCs/>
          <w:sz w:val="24"/>
          <w:szCs w:val="24"/>
        </w:rPr>
        <w:t>l</w:t>
      </w:r>
      <w:r w:rsidR="00C21A62">
        <w:rPr>
          <w:rFonts w:ascii="Times New Roman" w:hAnsi="Times New Roman" w:cs="Times New Roman"/>
          <w:b/>
          <w:bCs/>
          <w:sz w:val="24"/>
          <w:szCs w:val="24"/>
        </w:rPr>
        <w:t xml:space="preserve"> 20</w:t>
      </w:r>
    </w:p>
    <w:p w14:paraId="4038B473" w14:textId="5A6F7F76" w:rsidR="00244661" w:rsidRDefault="00244661" w:rsidP="00244661">
      <w:pPr>
        <w:jc w:val="center"/>
        <w:rPr>
          <w:rFonts w:ascii="Times New Roman" w:hAnsi="Times New Roman" w:cs="Times New Roman"/>
          <w:b/>
          <w:bCs/>
          <w:sz w:val="24"/>
          <w:szCs w:val="24"/>
        </w:rPr>
      </w:pPr>
    </w:p>
    <w:p w14:paraId="0279A9FD" w14:textId="051EE7B0" w:rsidR="00244661" w:rsidRDefault="00244661" w:rsidP="00244661">
      <w:pPr>
        <w:jc w:val="center"/>
        <w:rPr>
          <w:rFonts w:ascii="Times New Roman" w:hAnsi="Times New Roman" w:cs="Times New Roman"/>
          <w:b/>
          <w:bCs/>
          <w:sz w:val="24"/>
          <w:szCs w:val="24"/>
        </w:rPr>
      </w:pPr>
      <w:r>
        <w:rPr>
          <w:rFonts w:ascii="Times New Roman" w:hAnsi="Times New Roman" w:cs="Times New Roman"/>
          <w:b/>
          <w:bCs/>
          <w:sz w:val="24"/>
          <w:szCs w:val="24"/>
        </w:rPr>
        <w:t>For the Sake of the Earth</w:t>
      </w:r>
    </w:p>
    <w:p w14:paraId="0DAAF101" w14:textId="71EC7154" w:rsidR="005E70BC" w:rsidRDefault="005E70BC" w:rsidP="00244661">
      <w:pPr>
        <w:jc w:val="center"/>
        <w:rPr>
          <w:rFonts w:ascii="Times New Roman" w:hAnsi="Times New Roman" w:cs="Times New Roman"/>
          <w:b/>
          <w:bCs/>
          <w:sz w:val="24"/>
          <w:szCs w:val="24"/>
        </w:rPr>
      </w:pPr>
    </w:p>
    <w:p w14:paraId="5B8444D9" w14:textId="77777777" w:rsidR="00B90800" w:rsidRDefault="00B90800" w:rsidP="00B90800">
      <w:pPr>
        <w:rPr>
          <w:rFonts w:ascii="Times New Roman" w:hAnsi="Times New Roman" w:cs="Times New Roman"/>
          <w:i/>
          <w:iCs/>
          <w:color w:val="231F20"/>
          <w:sz w:val="24"/>
          <w:szCs w:val="24"/>
        </w:rPr>
      </w:pPr>
      <w:r>
        <w:rPr>
          <w:rFonts w:ascii="Times New Roman" w:hAnsi="Times New Roman" w:cs="Times New Roman"/>
          <w:i/>
          <w:iCs/>
          <w:color w:val="231F20"/>
          <w:sz w:val="24"/>
          <w:szCs w:val="24"/>
        </w:rPr>
        <w:t>Climate scientists concur: It is extremely likely that human influence has been the dominant cause of the observed warming since the mid-20</w:t>
      </w:r>
      <w:r w:rsidRPr="00493733">
        <w:rPr>
          <w:rFonts w:ascii="Times New Roman" w:hAnsi="Times New Roman" w:cs="Times New Roman"/>
          <w:i/>
          <w:iCs/>
          <w:color w:val="231F20"/>
          <w:sz w:val="24"/>
          <w:szCs w:val="24"/>
          <w:vertAlign w:val="superscript"/>
        </w:rPr>
        <w:t>th</w:t>
      </w:r>
      <w:r>
        <w:rPr>
          <w:rFonts w:ascii="Times New Roman" w:hAnsi="Times New Roman" w:cs="Times New Roman"/>
          <w:i/>
          <w:iCs/>
          <w:color w:val="231F20"/>
          <w:sz w:val="24"/>
          <w:szCs w:val="24"/>
        </w:rPr>
        <w:t xml:space="preserve"> century. The words “extremely likely” have a specific probabilistic meaning: greater than 95 percent probability of occurrence.</w:t>
      </w:r>
    </w:p>
    <w:p w14:paraId="7C522FE4" w14:textId="77777777" w:rsidR="00B90800" w:rsidRPr="00217500" w:rsidRDefault="00B90800" w:rsidP="00B90800">
      <w:pPr>
        <w:ind w:left="720"/>
        <w:rPr>
          <w:rFonts w:ascii="Times New Roman" w:hAnsi="Times New Roman" w:cs="Times New Roman"/>
          <w:i/>
          <w:iCs/>
          <w:color w:val="231F20"/>
          <w:sz w:val="24"/>
          <w:szCs w:val="24"/>
        </w:rPr>
      </w:pPr>
      <w:r w:rsidRPr="00217500">
        <w:rPr>
          <w:rFonts w:ascii="Times New Roman" w:hAnsi="Times New Roman" w:cs="Times New Roman"/>
          <w:color w:val="231F20"/>
          <w:sz w:val="24"/>
          <w:szCs w:val="24"/>
        </w:rPr>
        <w:t>—</w:t>
      </w:r>
      <w:r w:rsidRPr="00217500">
        <w:rPr>
          <w:color w:val="231F20"/>
        </w:rPr>
        <w:t>Ben Santer, Climate Research Scientist, Lawrence Livermore National Laboratory</w:t>
      </w:r>
    </w:p>
    <w:p w14:paraId="78042FB7" w14:textId="77777777" w:rsidR="00B90800" w:rsidRDefault="00B90800" w:rsidP="00B90800">
      <w:pPr>
        <w:rPr>
          <w:rFonts w:ascii="Times New Roman" w:hAnsi="Times New Roman" w:cs="Times New Roman"/>
          <w:color w:val="231F20"/>
          <w:sz w:val="24"/>
          <w:szCs w:val="24"/>
        </w:rPr>
      </w:pPr>
    </w:p>
    <w:p w14:paraId="53A78347" w14:textId="789127E7" w:rsidR="00B90800" w:rsidRDefault="00B90800" w:rsidP="00B90800">
      <w:pPr>
        <w:rPr>
          <w:rFonts w:ascii="Times New Roman" w:hAnsi="Times New Roman" w:cs="Times New Roman"/>
          <w:b/>
          <w:bCs/>
          <w:sz w:val="24"/>
          <w:szCs w:val="24"/>
        </w:rPr>
      </w:pPr>
      <w:r>
        <w:rPr>
          <w:rFonts w:ascii="Times New Roman" w:hAnsi="Times New Roman" w:cs="Times New Roman"/>
          <w:color w:val="231F20"/>
          <w:sz w:val="24"/>
          <w:szCs w:val="24"/>
        </w:rPr>
        <w:t xml:space="preserve">If humans made “it”, it would seem to follow that humans could correct “it.” But, the verdict is out on whether water use patterns in America’s “bread basket” can be changed and whether current efforts to restore the prairies can be brought to scale. </w:t>
      </w:r>
      <w:r w:rsidR="005323F5">
        <w:rPr>
          <w:rFonts w:ascii="Times New Roman" w:hAnsi="Times New Roman" w:cs="Times New Roman"/>
          <w:color w:val="231F20"/>
          <w:sz w:val="24"/>
          <w:szCs w:val="24"/>
        </w:rPr>
        <w:t xml:space="preserve">The environmental problems are </w:t>
      </w:r>
      <w:r>
        <w:rPr>
          <w:rFonts w:ascii="Times New Roman" w:hAnsi="Times New Roman" w:cs="Times New Roman"/>
          <w:color w:val="231F20"/>
          <w:sz w:val="24"/>
          <w:szCs w:val="24"/>
        </w:rPr>
        <w:t>vast</w:t>
      </w:r>
      <w:r w:rsidR="005323F5">
        <w:rPr>
          <w:rFonts w:ascii="Times New Roman" w:hAnsi="Times New Roman" w:cs="Times New Roman"/>
          <w:color w:val="231F20"/>
          <w:sz w:val="24"/>
          <w:szCs w:val="24"/>
        </w:rPr>
        <w:t xml:space="preserve"> and the “</w:t>
      </w:r>
      <w:r>
        <w:rPr>
          <w:rFonts w:ascii="Times New Roman" w:hAnsi="Times New Roman" w:cs="Times New Roman"/>
          <w:color w:val="231F20"/>
          <w:sz w:val="24"/>
          <w:szCs w:val="24"/>
        </w:rPr>
        <w:t>it</w:t>
      </w:r>
      <w:r w:rsidR="005323F5">
        <w:rPr>
          <w:rFonts w:ascii="Times New Roman" w:hAnsi="Times New Roman" w:cs="Times New Roman"/>
          <w:color w:val="231F20"/>
          <w:sz w:val="24"/>
          <w:szCs w:val="24"/>
        </w:rPr>
        <w:t>s”</w:t>
      </w:r>
      <w:r>
        <w:rPr>
          <w:rFonts w:ascii="Times New Roman" w:hAnsi="Times New Roman" w:cs="Times New Roman"/>
          <w:color w:val="231F20"/>
          <w:sz w:val="24"/>
          <w:szCs w:val="24"/>
        </w:rPr>
        <w:t xml:space="preserve"> </w:t>
      </w:r>
      <w:r w:rsidR="005323F5">
        <w:rPr>
          <w:rFonts w:ascii="Times New Roman" w:hAnsi="Times New Roman" w:cs="Times New Roman"/>
          <w:color w:val="231F20"/>
          <w:sz w:val="24"/>
          <w:szCs w:val="24"/>
        </w:rPr>
        <w:t xml:space="preserve">that must be fixed are beyond a single person’s or organization’s capacity. Fixing environmental problems </w:t>
      </w:r>
      <w:r>
        <w:rPr>
          <w:rFonts w:ascii="Times New Roman" w:hAnsi="Times New Roman" w:cs="Times New Roman"/>
          <w:color w:val="231F20"/>
          <w:sz w:val="24"/>
          <w:szCs w:val="24"/>
        </w:rPr>
        <w:t>will require “the will of the people</w:t>
      </w:r>
      <w:r w:rsidR="002152E4">
        <w:rPr>
          <w:rFonts w:ascii="Times New Roman" w:hAnsi="Times New Roman" w:cs="Times New Roman"/>
          <w:color w:val="231F20"/>
          <w:sz w:val="24"/>
          <w:szCs w:val="24"/>
        </w:rPr>
        <w:t>.</w:t>
      </w:r>
      <w:r>
        <w:rPr>
          <w:rFonts w:ascii="Times New Roman" w:hAnsi="Times New Roman" w:cs="Times New Roman"/>
          <w:color w:val="231F20"/>
          <w:sz w:val="24"/>
          <w:szCs w:val="24"/>
        </w:rPr>
        <w:t>”</w:t>
      </w:r>
    </w:p>
    <w:p w14:paraId="7EB7DDC6" w14:textId="27B1F00B" w:rsidR="00B90800" w:rsidRDefault="00B90800" w:rsidP="003A7ED2">
      <w:pPr>
        <w:ind w:firstLine="720"/>
        <w:rPr>
          <w:rFonts w:ascii="Times New Roman" w:hAnsi="Times New Roman" w:cs="Times New Roman"/>
          <w:color w:val="231F20"/>
          <w:sz w:val="24"/>
          <w:szCs w:val="24"/>
        </w:rPr>
      </w:pPr>
    </w:p>
    <w:p w14:paraId="11EA59FA" w14:textId="4BB05148" w:rsidR="00244661" w:rsidRDefault="00244661" w:rsidP="00D34B87">
      <w:pPr>
        <w:jc w:val="center"/>
        <w:rPr>
          <w:rFonts w:ascii="Times New Roman" w:hAnsi="Times New Roman" w:cs="Times New Roman"/>
          <w:b/>
          <w:bCs/>
          <w:sz w:val="24"/>
          <w:szCs w:val="24"/>
        </w:rPr>
      </w:pPr>
      <w:r w:rsidRPr="004E142A">
        <w:rPr>
          <w:rFonts w:ascii="Times New Roman" w:hAnsi="Times New Roman" w:cs="Times New Roman"/>
          <w:b/>
          <w:bCs/>
          <w:sz w:val="24"/>
          <w:szCs w:val="24"/>
        </w:rPr>
        <w:t>Restoring the Prairies</w:t>
      </w:r>
    </w:p>
    <w:p w14:paraId="668A886F" w14:textId="77777777" w:rsidR="00244661" w:rsidRDefault="00244661" w:rsidP="00244661">
      <w:pPr>
        <w:pStyle w:val="BodyText"/>
        <w:tabs>
          <w:tab w:val="left" w:pos="0"/>
        </w:tabs>
        <w:spacing w:line="530" w:lineRule="atLeast"/>
        <w:ind w:right="-360"/>
        <w:rPr>
          <w:rFonts w:ascii="Times New Roman" w:hAnsi="Times New Roman" w:cs="Times New Roman"/>
          <w:color w:val="231F20"/>
          <w:sz w:val="24"/>
          <w:szCs w:val="24"/>
        </w:rPr>
      </w:pPr>
      <w:r>
        <w:rPr>
          <w:rFonts w:ascii="Times New Roman" w:hAnsi="Times New Roman" w:cs="Times New Roman"/>
          <w:color w:val="231F20"/>
          <w:sz w:val="24"/>
          <w:szCs w:val="24"/>
        </w:rPr>
        <w:tab/>
      </w:r>
      <w:r w:rsidRPr="007A1039">
        <w:rPr>
          <w:rFonts w:ascii="Times New Roman" w:hAnsi="Times New Roman" w:cs="Times New Roman"/>
          <w:color w:val="231F20"/>
          <w:sz w:val="24"/>
          <w:szCs w:val="24"/>
        </w:rPr>
        <w:t>Enshrined in Americans’ hearts are the words:</w:t>
      </w:r>
    </w:p>
    <w:p w14:paraId="6BA10880" w14:textId="77777777" w:rsidR="00244661" w:rsidRPr="007A1039" w:rsidRDefault="00244661" w:rsidP="00244661">
      <w:pPr>
        <w:pStyle w:val="BodyText"/>
        <w:tabs>
          <w:tab w:val="left" w:pos="0"/>
        </w:tabs>
        <w:spacing w:line="530" w:lineRule="atLeast"/>
        <w:ind w:right="-360"/>
        <w:rPr>
          <w:rFonts w:ascii="Times New Roman" w:hAnsi="Times New Roman" w:cs="Times New Roman"/>
          <w:sz w:val="24"/>
          <w:szCs w:val="24"/>
        </w:rPr>
      </w:pPr>
      <w:r>
        <w:rPr>
          <w:rFonts w:ascii="Times New Roman" w:hAnsi="Times New Roman" w:cs="Times New Roman"/>
          <w:color w:val="231F20"/>
          <w:sz w:val="24"/>
          <w:szCs w:val="24"/>
        </w:rPr>
        <w:tab/>
      </w:r>
      <w:r w:rsidRPr="007A1039">
        <w:rPr>
          <w:rFonts w:ascii="Times New Roman" w:hAnsi="Times New Roman" w:cs="Times New Roman"/>
          <w:color w:val="231F20"/>
          <w:sz w:val="24"/>
          <w:szCs w:val="24"/>
        </w:rPr>
        <w:t>Oh, beautiful for</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spacious skies</w:t>
      </w:r>
    </w:p>
    <w:p w14:paraId="1BD01236" w14:textId="7A984716" w:rsidR="00244661" w:rsidRPr="007A1039" w:rsidRDefault="00244661" w:rsidP="00244661">
      <w:pPr>
        <w:pStyle w:val="BodyText"/>
        <w:tabs>
          <w:tab w:val="left" w:pos="0"/>
        </w:tabs>
        <w:spacing w:line="271" w:lineRule="exact"/>
        <w:ind w:right="-360"/>
        <w:rPr>
          <w:rFonts w:ascii="Times New Roman" w:hAnsi="Times New Roman" w:cs="Times New Roman"/>
          <w:sz w:val="24"/>
          <w:szCs w:val="24"/>
        </w:rPr>
      </w:pPr>
      <w:r>
        <w:rPr>
          <w:rFonts w:ascii="Times New Roman" w:hAnsi="Times New Roman" w:cs="Times New Roman"/>
          <w:color w:val="231F20"/>
          <w:sz w:val="24"/>
          <w:szCs w:val="24"/>
        </w:rPr>
        <w:tab/>
      </w:r>
      <w:r w:rsidRPr="007A1039">
        <w:rPr>
          <w:rFonts w:ascii="Times New Roman" w:hAnsi="Times New Roman" w:cs="Times New Roman"/>
          <w:color w:val="231F20"/>
          <w:sz w:val="24"/>
          <w:szCs w:val="24"/>
        </w:rPr>
        <w:t>For amber waves of grain… [1]</w:t>
      </w:r>
    </w:p>
    <w:p w14:paraId="185750E6" w14:textId="77777777" w:rsidR="00244661" w:rsidRPr="007A1039" w:rsidRDefault="00244661" w:rsidP="00244661">
      <w:pPr>
        <w:pStyle w:val="BodyText"/>
        <w:tabs>
          <w:tab w:val="left" w:pos="0"/>
        </w:tabs>
        <w:spacing w:before="10"/>
        <w:ind w:right="-360"/>
        <w:rPr>
          <w:rFonts w:ascii="Times New Roman" w:hAnsi="Times New Roman" w:cs="Times New Roman"/>
          <w:sz w:val="24"/>
          <w:szCs w:val="24"/>
        </w:rPr>
      </w:pPr>
    </w:p>
    <w:p w14:paraId="68C752A1" w14:textId="3D0B700B" w:rsidR="00244661" w:rsidRPr="007A1039" w:rsidRDefault="00244661" w:rsidP="00244661">
      <w:pPr>
        <w:pStyle w:val="BodyText"/>
        <w:tabs>
          <w:tab w:val="left" w:pos="0"/>
        </w:tabs>
        <w:spacing w:before="1" w:line="228" w:lineRule="auto"/>
        <w:ind w:right="-360"/>
        <w:rPr>
          <w:rFonts w:ascii="Times New Roman" w:hAnsi="Times New Roman" w:cs="Times New Roman"/>
          <w:sz w:val="24"/>
          <w:szCs w:val="24"/>
        </w:rPr>
      </w:pPr>
      <w:r w:rsidRPr="007A1039">
        <w:rPr>
          <w:rFonts w:ascii="Times New Roman" w:hAnsi="Times New Roman" w:cs="Times New Roman"/>
          <w:color w:val="231F20"/>
          <w:sz w:val="24"/>
          <w:szCs w:val="24"/>
        </w:rPr>
        <w:t xml:space="preserve">In </w:t>
      </w:r>
      <w:r w:rsidRPr="007A1039">
        <w:rPr>
          <w:rFonts w:ascii="Times New Roman" w:hAnsi="Times New Roman" w:cs="Times New Roman"/>
          <w:color w:val="231F20"/>
          <w:spacing w:val="-8"/>
          <w:sz w:val="24"/>
          <w:szCs w:val="24"/>
        </w:rPr>
        <w:t xml:space="preserve">1910, </w:t>
      </w:r>
      <w:r w:rsidRPr="007A1039">
        <w:rPr>
          <w:rFonts w:ascii="Times New Roman" w:hAnsi="Times New Roman" w:cs="Times New Roman"/>
          <w:color w:val="231F20"/>
          <w:sz w:val="24"/>
          <w:szCs w:val="24"/>
        </w:rPr>
        <w:t xml:space="preserve">there were no waving grains on the </w:t>
      </w:r>
      <w:r w:rsidRPr="007A1039">
        <w:rPr>
          <w:rFonts w:ascii="Times New Roman" w:hAnsi="Times New Roman" w:cs="Times New Roman"/>
          <w:color w:val="231F20"/>
          <w:spacing w:val="-5"/>
          <w:sz w:val="24"/>
          <w:szCs w:val="24"/>
        </w:rPr>
        <w:t xml:space="preserve">321 </w:t>
      </w:r>
      <w:r w:rsidRPr="007A1039">
        <w:rPr>
          <w:rFonts w:ascii="Times New Roman" w:hAnsi="Times New Roman" w:cs="Times New Roman"/>
          <w:color w:val="231F20"/>
          <w:sz w:val="24"/>
          <w:szCs w:val="24"/>
        </w:rPr>
        <w:t>million acres of the Great</w:t>
      </w:r>
      <w:r w:rsidRPr="007A1039">
        <w:rPr>
          <w:rFonts w:ascii="Times New Roman" w:hAnsi="Times New Roman" w:cs="Times New Roman"/>
          <w:color w:val="231F20"/>
          <w:spacing w:val="-13"/>
          <w:sz w:val="24"/>
          <w:szCs w:val="24"/>
        </w:rPr>
        <w:t xml:space="preserve"> </w:t>
      </w:r>
      <w:r w:rsidRPr="007A1039">
        <w:rPr>
          <w:rFonts w:ascii="Times New Roman" w:hAnsi="Times New Roman" w:cs="Times New Roman"/>
          <w:color w:val="231F20"/>
          <w:sz w:val="24"/>
          <w:szCs w:val="24"/>
        </w:rPr>
        <w:t>Plains.</w:t>
      </w:r>
      <w:r w:rsidRPr="007A1039">
        <w:rPr>
          <w:rFonts w:ascii="Times New Roman" w:hAnsi="Times New Roman" w:cs="Times New Roman"/>
          <w:color w:val="231F20"/>
          <w:spacing w:val="-13"/>
          <w:sz w:val="24"/>
          <w:szCs w:val="24"/>
        </w:rPr>
        <w:t xml:space="preserve"> </w:t>
      </w:r>
      <w:r>
        <w:rPr>
          <w:rFonts w:ascii="Times New Roman" w:hAnsi="Times New Roman" w:cs="Times New Roman"/>
          <w:color w:val="231F20"/>
          <w:spacing w:val="-13"/>
          <w:sz w:val="24"/>
          <w:szCs w:val="24"/>
        </w:rPr>
        <w:t xml:space="preserve"> </w:t>
      </w:r>
      <w:r w:rsidRPr="007A1039">
        <w:rPr>
          <w:rFonts w:ascii="Times New Roman" w:hAnsi="Times New Roman" w:cs="Times New Roman"/>
          <w:color w:val="231F20"/>
          <w:spacing w:val="-4"/>
          <w:sz w:val="24"/>
          <w:szCs w:val="24"/>
        </w:rPr>
        <w:t>America’s</w:t>
      </w:r>
      <w:r w:rsidRPr="007A1039">
        <w:rPr>
          <w:rFonts w:ascii="Times New Roman" w:hAnsi="Times New Roman" w:cs="Times New Roman"/>
          <w:color w:val="231F20"/>
          <w:spacing w:val="-13"/>
          <w:sz w:val="24"/>
          <w:szCs w:val="24"/>
        </w:rPr>
        <w:t xml:space="preserve"> </w:t>
      </w:r>
      <w:r w:rsidRPr="007A1039">
        <w:rPr>
          <w:rFonts w:ascii="Times New Roman" w:hAnsi="Times New Roman" w:cs="Times New Roman"/>
          <w:color w:val="231F20"/>
          <w:sz w:val="24"/>
          <w:szCs w:val="24"/>
        </w:rPr>
        <w:t>breadbasket,</w:t>
      </w:r>
      <w:r w:rsidRPr="007A1039">
        <w:rPr>
          <w:rFonts w:ascii="Times New Roman" w:hAnsi="Times New Roman" w:cs="Times New Roman"/>
          <w:color w:val="231F20"/>
          <w:spacing w:val="-13"/>
          <w:sz w:val="24"/>
          <w:szCs w:val="24"/>
        </w:rPr>
        <w:t xml:space="preserve"> </w:t>
      </w:r>
      <w:r w:rsidRPr="007A1039">
        <w:rPr>
          <w:rFonts w:ascii="Times New Roman" w:hAnsi="Times New Roman" w:cs="Times New Roman"/>
          <w:color w:val="231F20"/>
          <w:spacing w:val="-3"/>
          <w:sz w:val="24"/>
          <w:szCs w:val="24"/>
        </w:rPr>
        <w:t>covered</w:t>
      </w:r>
      <w:r w:rsidRPr="007A1039">
        <w:rPr>
          <w:rFonts w:ascii="Times New Roman" w:hAnsi="Times New Roman" w:cs="Times New Roman"/>
          <w:color w:val="231F20"/>
          <w:spacing w:val="-13"/>
          <w:sz w:val="24"/>
          <w:szCs w:val="24"/>
        </w:rPr>
        <w:t xml:space="preserve"> </w:t>
      </w:r>
      <w:r w:rsidRPr="007A1039">
        <w:rPr>
          <w:rFonts w:ascii="Times New Roman" w:hAnsi="Times New Roman" w:cs="Times New Roman"/>
          <w:color w:val="231F20"/>
          <w:sz w:val="24"/>
          <w:szCs w:val="24"/>
        </w:rPr>
        <w:t>with</w:t>
      </w:r>
      <w:r w:rsidRPr="007A1039">
        <w:rPr>
          <w:rFonts w:ascii="Times New Roman" w:hAnsi="Times New Roman" w:cs="Times New Roman"/>
          <w:color w:val="231F20"/>
          <w:spacing w:val="-13"/>
          <w:sz w:val="24"/>
          <w:szCs w:val="24"/>
        </w:rPr>
        <w:t xml:space="preserve"> </w:t>
      </w:r>
      <w:r w:rsidRPr="007A1039">
        <w:rPr>
          <w:rFonts w:ascii="Times New Roman" w:hAnsi="Times New Roman" w:cs="Times New Roman"/>
          <w:color w:val="231F20"/>
          <w:spacing w:val="-3"/>
          <w:sz w:val="24"/>
          <w:szCs w:val="24"/>
        </w:rPr>
        <w:t>wheat</w:t>
      </w:r>
      <w:r w:rsidRPr="007A1039">
        <w:rPr>
          <w:rFonts w:ascii="Times New Roman" w:hAnsi="Times New Roman" w:cs="Times New Roman"/>
          <w:color w:val="231F20"/>
          <w:spacing w:val="-13"/>
          <w:sz w:val="24"/>
          <w:szCs w:val="24"/>
        </w:rPr>
        <w:t xml:space="preserve"> </w:t>
      </w:r>
      <w:r w:rsidRPr="007A1039">
        <w:rPr>
          <w:rFonts w:ascii="Times New Roman" w:hAnsi="Times New Roman" w:cs="Times New Roman"/>
          <w:color w:val="231F20"/>
          <w:sz w:val="24"/>
          <w:szCs w:val="24"/>
        </w:rPr>
        <w:t>and</w:t>
      </w:r>
      <w:r w:rsidRPr="007A1039">
        <w:rPr>
          <w:rFonts w:ascii="Times New Roman" w:hAnsi="Times New Roman" w:cs="Times New Roman"/>
          <w:color w:val="231F20"/>
          <w:spacing w:val="-13"/>
          <w:sz w:val="24"/>
          <w:szCs w:val="24"/>
        </w:rPr>
        <w:t xml:space="preserve"> </w:t>
      </w:r>
      <w:r w:rsidRPr="007A1039">
        <w:rPr>
          <w:rFonts w:ascii="Times New Roman" w:hAnsi="Times New Roman" w:cs="Times New Roman"/>
          <w:color w:val="231F20"/>
          <w:sz w:val="24"/>
          <w:szCs w:val="24"/>
        </w:rPr>
        <w:t>corn,</w:t>
      </w:r>
      <w:r w:rsidRPr="007A1039">
        <w:rPr>
          <w:rFonts w:ascii="Times New Roman" w:hAnsi="Times New Roman" w:cs="Times New Roman"/>
          <w:color w:val="231F20"/>
          <w:spacing w:val="-13"/>
          <w:sz w:val="24"/>
          <w:szCs w:val="24"/>
        </w:rPr>
        <w:t xml:space="preserve"> </w:t>
      </w:r>
      <w:r w:rsidRPr="007A1039">
        <w:rPr>
          <w:rFonts w:ascii="Times New Roman" w:hAnsi="Times New Roman" w:cs="Times New Roman"/>
          <w:color w:val="231F20"/>
          <w:sz w:val="24"/>
          <w:szCs w:val="24"/>
        </w:rPr>
        <w:t>had not</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z w:val="24"/>
          <w:szCs w:val="24"/>
        </w:rPr>
        <w:t>yet</w:t>
      </w:r>
      <w:r w:rsidRPr="007A1039">
        <w:rPr>
          <w:rFonts w:ascii="Times New Roman" w:hAnsi="Times New Roman" w:cs="Times New Roman"/>
          <w:color w:val="231F20"/>
          <w:spacing w:val="-8"/>
          <w:sz w:val="24"/>
          <w:szCs w:val="24"/>
        </w:rPr>
        <w:t xml:space="preserve"> </w:t>
      </w:r>
      <w:r w:rsidRPr="007A1039">
        <w:rPr>
          <w:rFonts w:ascii="Times New Roman" w:hAnsi="Times New Roman" w:cs="Times New Roman"/>
          <w:color w:val="231F20"/>
          <w:sz w:val="24"/>
          <w:szCs w:val="24"/>
        </w:rPr>
        <w:t>been</w:t>
      </w:r>
      <w:r w:rsidRPr="007A1039">
        <w:rPr>
          <w:rFonts w:ascii="Times New Roman" w:hAnsi="Times New Roman" w:cs="Times New Roman"/>
          <w:color w:val="231F20"/>
          <w:spacing w:val="-8"/>
          <w:sz w:val="24"/>
          <w:szCs w:val="24"/>
        </w:rPr>
        <w:t xml:space="preserve"> </w:t>
      </w:r>
      <w:r w:rsidRPr="007A1039">
        <w:rPr>
          <w:rFonts w:ascii="Times New Roman" w:hAnsi="Times New Roman" w:cs="Times New Roman"/>
          <w:color w:val="231F20"/>
          <w:sz w:val="24"/>
          <w:szCs w:val="24"/>
        </w:rPr>
        <w:t>planted.</w:t>
      </w:r>
      <w:r w:rsidRPr="007A1039">
        <w:rPr>
          <w:rFonts w:ascii="Times New Roman" w:hAnsi="Times New Roman" w:cs="Times New Roman"/>
          <w:color w:val="231F20"/>
          <w:spacing w:val="-8"/>
          <w:sz w:val="24"/>
          <w:szCs w:val="24"/>
        </w:rPr>
        <w:t xml:space="preserve"> </w:t>
      </w:r>
      <w:r>
        <w:rPr>
          <w:rFonts w:ascii="Times New Roman" w:hAnsi="Times New Roman" w:cs="Times New Roman"/>
          <w:color w:val="231F20"/>
          <w:spacing w:val="-8"/>
          <w:sz w:val="24"/>
          <w:szCs w:val="24"/>
        </w:rPr>
        <w:t xml:space="preserve"> </w:t>
      </w:r>
      <w:r w:rsidRPr="007A1039">
        <w:rPr>
          <w:rFonts w:ascii="Times New Roman" w:hAnsi="Times New Roman" w:cs="Times New Roman"/>
          <w:color w:val="231F20"/>
          <w:spacing w:val="-3"/>
          <w:sz w:val="24"/>
          <w:szCs w:val="24"/>
        </w:rPr>
        <w:t>Actually,</w:t>
      </w:r>
      <w:r w:rsidRPr="007A1039">
        <w:rPr>
          <w:rFonts w:ascii="Times New Roman" w:hAnsi="Times New Roman" w:cs="Times New Roman"/>
          <w:color w:val="231F20"/>
          <w:spacing w:val="-8"/>
          <w:sz w:val="24"/>
          <w:szCs w:val="24"/>
        </w:rPr>
        <w:t xml:space="preserve"> </w:t>
      </w:r>
      <w:r w:rsidRPr="007A1039">
        <w:rPr>
          <w:rFonts w:ascii="Times New Roman" w:hAnsi="Times New Roman" w:cs="Times New Roman"/>
          <w:color w:val="231F20"/>
          <w:sz w:val="24"/>
          <w:szCs w:val="24"/>
        </w:rPr>
        <w:t>between</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pacing w:val="-5"/>
          <w:sz w:val="24"/>
          <w:szCs w:val="24"/>
        </w:rPr>
        <w:t>1820</w:t>
      </w:r>
      <w:r w:rsidRPr="007A1039">
        <w:rPr>
          <w:rFonts w:ascii="Times New Roman" w:hAnsi="Times New Roman" w:cs="Times New Roman"/>
          <w:color w:val="231F20"/>
          <w:spacing w:val="-8"/>
          <w:sz w:val="24"/>
          <w:szCs w:val="24"/>
        </w:rPr>
        <w:t xml:space="preserve"> </w:t>
      </w:r>
      <w:r w:rsidRPr="007A1039">
        <w:rPr>
          <w:rFonts w:ascii="Times New Roman" w:hAnsi="Times New Roman" w:cs="Times New Roman"/>
          <w:color w:val="231F20"/>
          <w:sz w:val="24"/>
          <w:szCs w:val="24"/>
        </w:rPr>
        <w:t>and</w:t>
      </w:r>
      <w:r w:rsidRPr="007A1039">
        <w:rPr>
          <w:rFonts w:ascii="Times New Roman" w:hAnsi="Times New Roman" w:cs="Times New Roman"/>
          <w:color w:val="231F20"/>
          <w:spacing w:val="-8"/>
          <w:sz w:val="24"/>
          <w:szCs w:val="24"/>
        </w:rPr>
        <w:t xml:space="preserve"> </w:t>
      </w:r>
      <w:r w:rsidRPr="007A1039">
        <w:rPr>
          <w:rFonts w:ascii="Times New Roman" w:hAnsi="Times New Roman" w:cs="Times New Roman"/>
          <w:color w:val="231F20"/>
          <w:spacing w:val="-5"/>
          <w:sz w:val="24"/>
          <w:szCs w:val="24"/>
        </w:rPr>
        <w:t>1865,</w:t>
      </w:r>
      <w:r w:rsidRPr="007A1039">
        <w:rPr>
          <w:rFonts w:ascii="Times New Roman" w:hAnsi="Times New Roman" w:cs="Times New Roman"/>
          <w:color w:val="231F20"/>
          <w:spacing w:val="-8"/>
          <w:sz w:val="24"/>
          <w:szCs w:val="24"/>
        </w:rPr>
        <w:t xml:space="preserve"> </w:t>
      </w:r>
      <w:r w:rsidRPr="007A1039">
        <w:rPr>
          <w:rFonts w:ascii="Times New Roman" w:hAnsi="Times New Roman" w:cs="Times New Roman"/>
          <w:color w:val="231F20"/>
          <w:sz w:val="24"/>
          <w:szCs w:val="24"/>
        </w:rPr>
        <w:t>maps</w:t>
      </w:r>
      <w:r w:rsidRPr="007A1039">
        <w:rPr>
          <w:rFonts w:ascii="Times New Roman" w:hAnsi="Times New Roman" w:cs="Times New Roman"/>
          <w:color w:val="231F20"/>
          <w:spacing w:val="-8"/>
          <w:sz w:val="24"/>
          <w:szCs w:val="24"/>
        </w:rPr>
        <w:t xml:space="preserve"> </w:t>
      </w:r>
      <w:r w:rsidRPr="007A1039">
        <w:rPr>
          <w:rFonts w:ascii="Times New Roman" w:hAnsi="Times New Roman" w:cs="Times New Roman"/>
          <w:color w:val="231F20"/>
          <w:sz w:val="24"/>
          <w:szCs w:val="24"/>
        </w:rPr>
        <w:t>identified the Great Plains as the Great American Desert</w:t>
      </w:r>
      <w:r w:rsidR="00056809">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w:t>
      </w:r>
      <w:r w:rsidRPr="007A1039">
        <w:rPr>
          <w:rFonts w:ascii="Times New Roman" w:hAnsi="Times New Roman" w:cs="Times New Roman"/>
          <w:color w:val="231F20"/>
          <w:spacing w:val="-8"/>
          <w:sz w:val="24"/>
          <w:szCs w:val="24"/>
        </w:rPr>
        <w:t>[</w:t>
      </w:r>
      <w:r w:rsidR="00056809">
        <w:rPr>
          <w:rFonts w:ascii="Times New Roman" w:hAnsi="Times New Roman" w:cs="Times New Roman"/>
          <w:color w:val="231F20"/>
          <w:spacing w:val="-8"/>
          <w:sz w:val="24"/>
          <w:szCs w:val="24"/>
        </w:rPr>
        <w:t>2</w:t>
      </w:r>
      <w:r w:rsidRPr="007A1039">
        <w:rPr>
          <w:rFonts w:ascii="Times New Roman" w:hAnsi="Times New Roman" w:cs="Times New Roman"/>
          <w:color w:val="231F20"/>
          <w:spacing w:val="-8"/>
          <w:sz w:val="24"/>
          <w:szCs w:val="24"/>
        </w:rPr>
        <w:t xml:space="preserve">, </w:t>
      </w:r>
      <w:r w:rsidRPr="007A1039">
        <w:rPr>
          <w:rFonts w:ascii="Times New Roman" w:hAnsi="Times New Roman" w:cs="Times New Roman"/>
          <w:color w:val="231F20"/>
          <w:spacing w:val="-6"/>
          <w:sz w:val="24"/>
          <w:szCs w:val="24"/>
        </w:rPr>
        <w:t>p.</w:t>
      </w:r>
      <w:r w:rsidRPr="007A1039">
        <w:rPr>
          <w:rFonts w:ascii="Times New Roman" w:hAnsi="Times New Roman" w:cs="Times New Roman"/>
          <w:color w:val="231F20"/>
          <w:spacing w:val="6"/>
          <w:sz w:val="24"/>
          <w:szCs w:val="24"/>
        </w:rPr>
        <w:t xml:space="preserve"> </w:t>
      </w:r>
      <w:r w:rsidRPr="007A1039">
        <w:rPr>
          <w:rFonts w:ascii="Times New Roman" w:hAnsi="Times New Roman" w:cs="Times New Roman"/>
          <w:color w:val="231F20"/>
          <w:sz w:val="24"/>
          <w:szCs w:val="24"/>
        </w:rPr>
        <w:t>22]</w:t>
      </w:r>
    </w:p>
    <w:p w14:paraId="41B9EAD7" w14:textId="77777777" w:rsidR="00244661" w:rsidRDefault="00244661" w:rsidP="00244661">
      <w:pPr>
        <w:pStyle w:val="BodyText"/>
        <w:tabs>
          <w:tab w:val="left" w:pos="0"/>
        </w:tabs>
        <w:spacing w:before="4" w:line="228" w:lineRule="auto"/>
        <w:ind w:right="-360"/>
        <w:rPr>
          <w:rFonts w:ascii="Times New Roman" w:hAnsi="Times New Roman" w:cs="Times New Roman"/>
          <w:color w:val="231F20"/>
          <w:sz w:val="24"/>
          <w:szCs w:val="24"/>
        </w:rPr>
      </w:pPr>
    </w:p>
    <w:p w14:paraId="147319B8" w14:textId="28CF3262" w:rsidR="00244661" w:rsidRPr="00D34B87" w:rsidRDefault="00244661" w:rsidP="00244661">
      <w:pPr>
        <w:rPr>
          <w:rFonts w:ascii="Times New Roman" w:hAnsi="Times New Roman" w:cs="Times New Roman"/>
          <w:b/>
          <w:bCs/>
          <w:sz w:val="24"/>
          <w:szCs w:val="24"/>
        </w:rPr>
      </w:pPr>
      <w:r w:rsidRPr="00D34B87">
        <w:rPr>
          <w:rFonts w:ascii="Times New Roman" w:hAnsi="Times New Roman" w:cs="Times New Roman"/>
          <w:b/>
          <w:bCs/>
          <w:sz w:val="24"/>
          <w:szCs w:val="24"/>
        </w:rPr>
        <w:t>Early History: 1860–1930</w:t>
      </w:r>
    </w:p>
    <w:p w14:paraId="1EAE52A1" w14:textId="77777777" w:rsidR="00244661" w:rsidRDefault="00244661" w:rsidP="00244661">
      <w:pPr>
        <w:pStyle w:val="BodyText"/>
        <w:tabs>
          <w:tab w:val="left" w:pos="0"/>
        </w:tabs>
        <w:spacing w:before="4" w:line="228" w:lineRule="auto"/>
        <w:ind w:right="-360"/>
        <w:rPr>
          <w:rFonts w:ascii="Times New Roman" w:hAnsi="Times New Roman" w:cs="Times New Roman"/>
          <w:color w:val="231F20"/>
          <w:sz w:val="24"/>
          <w:szCs w:val="24"/>
        </w:rPr>
      </w:pPr>
      <w:r>
        <w:rPr>
          <w:rFonts w:ascii="Times New Roman" w:hAnsi="Times New Roman" w:cs="Times New Roman"/>
          <w:color w:val="231F20"/>
          <w:sz w:val="24"/>
          <w:szCs w:val="24"/>
        </w:rPr>
        <w:tab/>
      </w:r>
    </w:p>
    <w:p w14:paraId="20A4B977" w14:textId="0AF67C29" w:rsidR="00244661" w:rsidRDefault="00244661" w:rsidP="00244661">
      <w:pPr>
        <w:pStyle w:val="BodyText"/>
        <w:tabs>
          <w:tab w:val="left" w:pos="0"/>
        </w:tabs>
        <w:spacing w:before="4" w:line="228" w:lineRule="auto"/>
        <w:ind w:right="-360"/>
        <w:rPr>
          <w:rFonts w:ascii="Times New Roman" w:hAnsi="Times New Roman" w:cs="Times New Roman"/>
          <w:color w:val="231F20"/>
          <w:sz w:val="24"/>
          <w:szCs w:val="24"/>
        </w:rPr>
      </w:pPr>
      <w:r>
        <w:rPr>
          <w:rFonts w:ascii="Times New Roman" w:hAnsi="Times New Roman" w:cs="Times New Roman"/>
          <w:color w:val="231F20"/>
          <w:sz w:val="24"/>
          <w:szCs w:val="24"/>
        </w:rPr>
        <w:tab/>
      </w:r>
      <w:r w:rsidRPr="007A1039">
        <w:rPr>
          <w:rFonts w:ascii="Times New Roman" w:hAnsi="Times New Roman" w:cs="Times New Roman"/>
          <w:color w:val="231F20"/>
          <w:sz w:val="24"/>
          <w:szCs w:val="24"/>
        </w:rPr>
        <w:t xml:space="preserve">Eighteen </w:t>
      </w:r>
      <w:r w:rsidRPr="007A1039">
        <w:rPr>
          <w:rFonts w:ascii="Times New Roman" w:hAnsi="Times New Roman" w:cs="Times New Roman"/>
          <w:color w:val="231F20"/>
          <w:spacing w:val="2"/>
          <w:sz w:val="24"/>
          <w:szCs w:val="24"/>
        </w:rPr>
        <w:t xml:space="preserve">thousand </w:t>
      </w:r>
      <w:r w:rsidRPr="007A1039">
        <w:rPr>
          <w:rFonts w:ascii="Times New Roman" w:hAnsi="Times New Roman" w:cs="Times New Roman"/>
          <w:color w:val="231F20"/>
          <w:sz w:val="24"/>
          <w:szCs w:val="24"/>
        </w:rPr>
        <w:t>years ago</w:t>
      </w:r>
      <w:r w:rsidRPr="007A1039">
        <w:rPr>
          <w:rFonts w:ascii="Times New Roman" w:hAnsi="Times New Roman" w:cs="Times New Roman"/>
          <w:color w:val="231F20"/>
          <w:spacing w:val="2"/>
          <w:sz w:val="24"/>
          <w:szCs w:val="24"/>
        </w:rPr>
        <w:t xml:space="preserve">, </w:t>
      </w:r>
      <w:r w:rsidRPr="007A1039">
        <w:rPr>
          <w:rFonts w:ascii="Times New Roman" w:hAnsi="Times New Roman" w:cs="Times New Roman"/>
          <w:color w:val="231F20"/>
          <w:sz w:val="24"/>
          <w:szCs w:val="24"/>
        </w:rPr>
        <w:t xml:space="preserve">glaciers’ massive weight </w:t>
      </w:r>
      <w:r w:rsidRPr="007A1039">
        <w:rPr>
          <w:rFonts w:ascii="Times New Roman" w:hAnsi="Times New Roman" w:cs="Times New Roman"/>
          <w:color w:val="231F20"/>
          <w:spacing w:val="2"/>
          <w:sz w:val="24"/>
          <w:szCs w:val="24"/>
        </w:rPr>
        <w:t xml:space="preserve">ground </w:t>
      </w:r>
      <w:r w:rsidRPr="007A1039">
        <w:rPr>
          <w:rFonts w:ascii="Times New Roman" w:hAnsi="Times New Roman" w:cs="Times New Roman"/>
          <w:color w:val="231F20"/>
          <w:sz w:val="24"/>
          <w:szCs w:val="24"/>
        </w:rPr>
        <w:t xml:space="preserve">and flattened the </w:t>
      </w:r>
      <w:r w:rsidRPr="007A1039">
        <w:rPr>
          <w:rFonts w:ascii="Times New Roman" w:hAnsi="Times New Roman" w:cs="Times New Roman"/>
          <w:color w:val="231F20"/>
          <w:spacing w:val="3"/>
          <w:sz w:val="24"/>
          <w:szCs w:val="24"/>
        </w:rPr>
        <w:t>earth</w:t>
      </w:r>
      <w:r w:rsidR="00660CC8">
        <w:rPr>
          <w:rFonts w:ascii="Times New Roman" w:hAnsi="Times New Roman" w:cs="Times New Roman"/>
          <w:color w:val="231F20"/>
          <w:spacing w:val="3"/>
          <w:sz w:val="24"/>
          <w:szCs w:val="24"/>
        </w:rPr>
        <w:t xml:space="preserve"> </w:t>
      </w:r>
      <w:r w:rsidR="00660CC8" w:rsidRPr="007A1039">
        <w:rPr>
          <w:rFonts w:ascii="Times New Roman" w:hAnsi="Times New Roman" w:cs="Times New Roman"/>
          <w:color w:val="231F20"/>
          <w:spacing w:val="3"/>
          <w:sz w:val="24"/>
          <w:szCs w:val="24"/>
        </w:rPr>
        <w:t xml:space="preserve">in </w:t>
      </w:r>
      <w:r w:rsidR="00660CC8" w:rsidRPr="007A1039">
        <w:rPr>
          <w:rFonts w:ascii="Times New Roman" w:hAnsi="Times New Roman" w:cs="Times New Roman"/>
          <w:color w:val="231F20"/>
          <w:sz w:val="24"/>
          <w:szCs w:val="24"/>
        </w:rPr>
        <w:t xml:space="preserve">today’s Great </w:t>
      </w:r>
      <w:r w:rsidR="00660CC8" w:rsidRPr="007A1039">
        <w:rPr>
          <w:rFonts w:ascii="Times New Roman" w:hAnsi="Times New Roman" w:cs="Times New Roman"/>
          <w:color w:val="231F20"/>
          <w:spacing w:val="2"/>
          <w:sz w:val="24"/>
          <w:szCs w:val="24"/>
        </w:rPr>
        <w:t>Plains</w:t>
      </w:r>
      <w:r w:rsidRPr="007A1039">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pacing w:val="-5"/>
          <w:sz w:val="24"/>
          <w:szCs w:val="24"/>
        </w:rPr>
        <w:t xml:space="preserve">Ten </w:t>
      </w:r>
      <w:r w:rsidRPr="007A1039">
        <w:rPr>
          <w:rFonts w:ascii="Times New Roman" w:hAnsi="Times New Roman" w:cs="Times New Roman"/>
          <w:color w:val="231F20"/>
          <w:spacing w:val="2"/>
          <w:sz w:val="24"/>
          <w:szCs w:val="24"/>
        </w:rPr>
        <w:t xml:space="preserve">thousand </w:t>
      </w:r>
      <w:r w:rsidRPr="007A1039">
        <w:rPr>
          <w:rFonts w:ascii="Times New Roman" w:hAnsi="Times New Roman" w:cs="Times New Roman"/>
          <w:color w:val="231F20"/>
          <w:sz w:val="24"/>
          <w:szCs w:val="24"/>
        </w:rPr>
        <w:t xml:space="preserve">years </w:t>
      </w:r>
      <w:r w:rsidRPr="007A1039">
        <w:rPr>
          <w:rFonts w:ascii="Times New Roman" w:hAnsi="Times New Roman" w:cs="Times New Roman"/>
          <w:color w:val="231F20"/>
          <w:spacing w:val="-3"/>
          <w:sz w:val="24"/>
          <w:szCs w:val="24"/>
        </w:rPr>
        <w:t>ago</w:t>
      </w:r>
      <w:r>
        <w:rPr>
          <w:rFonts w:ascii="Times New Roman" w:hAnsi="Times New Roman" w:cs="Times New Roman"/>
          <w:color w:val="231F20"/>
          <w:spacing w:val="-3"/>
          <w:sz w:val="24"/>
          <w:szCs w:val="24"/>
        </w:rPr>
        <w:t xml:space="preserve"> as the climate warmed</w:t>
      </w:r>
      <w:r w:rsidRPr="007A1039">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z w:val="24"/>
          <w:szCs w:val="24"/>
        </w:rPr>
        <w:t xml:space="preserve">glaciers receded. </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Melting waters formed river valleys and </w:t>
      </w:r>
      <w:r w:rsidRPr="007A1039">
        <w:rPr>
          <w:rFonts w:ascii="Times New Roman" w:hAnsi="Times New Roman" w:cs="Times New Roman"/>
          <w:color w:val="231F20"/>
          <w:spacing w:val="2"/>
          <w:sz w:val="24"/>
          <w:szCs w:val="24"/>
        </w:rPr>
        <w:t xml:space="preserve">retreating </w:t>
      </w:r>
      <w:r w:rsidRPr="007A1039">
        <w:rPr>
          <w:rFonts w:ascii="Times New Roman" w:hAnsi="Times New Roman" w:cs="Times New Roman"/>
          <w:color w:val="231F20"/>
          <w:sz w:val="24"/>
          <w:szCs w:val="24"/>
        </w:rPr>
        <w:t>glaciers deposited large amounts o</w:t>
      </w:r>
      <w:r>
        <w:rPr>
          <w:rFonts w:ascii="Times New Roman" w:hAnsi="Times New Roman" w:cs="Times New Roman"/>
          <w:color w:val="231F20"/>
          <w:sz w:val="24"/>
          <w:szCs w:val="24"/>
        </w:rPr>
        <w:t>f</w:t>
      </w:r>
      <w:r w:rsidRPr="007A1039">
        <w:rPr>
          <w:rFonts w:ascii="Times New Roman" w:hAnsi="Times New Roman" w:cs="Times New Roman"/>
          <w:color w:val="231F20"/>
          <w:sz w:val="24"/>
          <w:szCs w:val="24"/>
        </w:rPr>
        <w:t xml:space="preserve"> soil and rock.</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 The </w:t>
      </w:r>
      <w:r w:rsidRPr="007A1039">
        <w:rPr>
          <w:rFonts w:ascii="Times New Roman" w:hAnsi="Times New Roman" w:cs="Times New Roman"/>
          <w:color w:val="231F20"/>
          <w:spacing w:val="2"/>
          <w:sz w:val="24"/>
          <w:szCs w:val="24"/>
        </w:rPr>
        <w:t xml:space="preserve">climate became </w:t>
      </w:r>
      <w:r w:rsidRPr="007A1039">
        <w:rPr>
          <w:rFonts w:ascii="Times New Roman" w:hAnsi="Times New Roman" w:cs="Times New Roman"/>
          <w:color w:val="231F20"/>
          <w:sz w:val="24"/>
          <w:szCs w:val="24"/>
        </w:rPr>
        <w:t xml:space="preserve">warmer and drier. </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With a well</w:t>
      </w:r>
      <w:r>
        <w:rPr>
          <w:rFonts w:ascii="Times New Roman" w:hAnsi="Times New Roman" w:cs="Times New Roman"/>
          <w:color w:val="231F20"/>
          <w:sz w:val="24"/>
          <w:szCs w:val="24"/>
        </w:rPr>
        <w:t>-</w:t>
      </w:r>
      <w:r w:rsidRPr="007A1039">
        <w:rPr>
          <w:rFonts w:ascii="Times New Roman" w:hAnsi="Times New Roman" w:cs="Times New Roman"/>
          <w:color w:val="231F20"/>
          <w:spacing w:val="2"/>
          <w:sz w:val="24"/>
          <w:szCs w:val="24"/>
        </w:rPr>
        <w:t xml:space="preserve">balanced </w:t>
      </w:r>
      <w:r w:rsidRPr="007A1039">
        <w:rPr>
          <w:rFonts w:ascii="Times New Roman" w:hAnsi="Times New Roman" w:cs="Times New Roman"/>
          <w:color w:val="231F20"/>
          <w:sz w:val="24"/>
          <w:szCs w:val="24"/>
        </w:rPr>
        <w:t xml:space="preserve">water </w:t>
      </w:r>
      <w:r w:rsidRPr="007A1039">
        <w:rPr>
          <w:rFonts w:ascii="Times New Roman" w:hAnsi="Times New Roman" w:cs="Times New Roman"/>
          <w:color w:val="231F20"/>
          <w:spacing w:val="-4"/>
          <w:sz w:val="24"/>
          <w:szCs w:val="24"/>
        </w:rPr>
        <w:t xml:space="preserve">supply, </w:t>
      </w:r>
      <w:r w:rsidRPr="007A1039">
        <w:rPr>
          <w:rFonts w:ascii="Times New Roman" w:hAnsi="Times New Roman" w:cs="Times New Roman"/>
          <w:color w:val="231F20"/>
          <w:sz w:val="24"/>
          <w:szCs w:val="24"/>
        </w:rPr>
        <w:t xml:space="preserve">vegetation </w:t>
      </w:r>
      <w:r w:rsidR="003513E0">
        <w:rPr>
          <w:rFonts w:ascii="Times New Roman" w:hAnsi="Times New Roman" w:cs="Times New Roman"/>
          <w:color w:val="231F20"/>
          <w:sz w:val="24"/>
          <w:szCs w:val="24"/>
        </w:rPr>
        <w:t>evolv</w:t>
      </w:r>
      <w:r w:rsidRPr="007A1039">
        <w:rPr>
          <w:rFonts w:ascii="Times New Roman" w:hAnsi="Times New Roman" w:cs="Times New Roman"/>
          <w:color w:val="231F20"/>
          <w:spacing w:val="2"/>
          <w:sz w:val="24"/>
          <w:szCs w:val="24"/>
        </w:rPr>
        <w:t xml:space="preserve">ed </w:t>
      </w:r>
      <w:r w:rsidRPr="007A1039">
        <w:rPr>
          <w:rFonts w:ascii="Times New Roman" w:hAnsi="Times New Roman" w:cs="Times New Roman"/>
          <w:color w:val="231F20"/>
          <w:sz w:val="24"/>
          <w:szCs w:val="24"/>
        </w:rPr>
        <w:t xml:space="preserve">from </w:t>
      </w:r>
      <w:r w:rsidRPr="007A1039">
        <w:rPr>
          <w:rFonts w:ascii="Times New Roman" w:hAnsi="Times New Roman" w:cs="Times New Roman"/>
          <w:color w:val="231F20"/>
          <w:spacing w:val="3"/>
          <w:sz w:val="24"/>
          <w:szCs w:val="24"/>
        </w:rPr>
        <w:t xml:space="preserve">tundra </w:t>
      </w:r>
      <w:r w:rsidRPr="007A1039">
        <w:rPr>
          <w:rFonts w:ascii="Times New Roman" w:hAnsi="Times New Roman" w:cs="Times New Roman"/>
          <w:color w:val="231F20"/>
          <w:sz w:val="24"/>
          <w:szCs w:val="24"/>
        </w:rPr>
        <w:t xml:space="preserve">to spruce forest, </w:t>
      </w:r>
      <w:r w:rsidRPr="007A1039">
        <w:rPr>
          <w:rFonts w:ascii="Times New Roman" w:hAnsi="Times New Roman" w:cs="Times New Roman"/>
          <w:color w:val="231F20"/>
          <w:spacing w:val="2"/>
          <w:sz w:val="24"/>
          <w:szCs w:val="24"/>
        </w:rPr>
        <w:t xml:space="preserve">then </w:t>
      </w:r>
      <w:r w:rsidR="003513E0">
        <w:rPr>
          <w:rFonts w:ascii="Times New Roman" w:hAnsi="Times New Roman" w:cs="Times New Roman"/>
          <w:color w:val="231F20"/>
          <w:spacing w:val="2"/>
          <w:sz w:val="24"/>
          <w:szCs w:val="24"/>
        </w:rPr>
        <w:t>evolv</w:t>
      </w:r>
      <w:r>
        <w:rPr>
          <w:rFonts w:ascii="Times New Roman" w:hAnsi="Times New Roman" w:cs="Times New Roman"/>
          <w:color w:val="231F20"/>
          <w:spacing w:val="2"/>
          <w:sz w:val="24"/>
          <w:szCs w:val="24"/>
        </w:rPr>
        <w:t xml:space="preserve">ed again to </w:t>
      </w:r>
      <w:r w:rsidRPr="007A1039">
        <w:rPr>
          <w:rFonts w:ascii="Times New Roman" w:hAnsi="Times New Roman" w:cs="Times New Roman"/>
          <w:color w:val="231F20"/>
          <w:sz w:val="24"/>
          <w:szCs w:val="24"/>
        </w:rPr>
        <w:t xml:space="preserve">hardwood forest. </w:t>
      </w:r>
    </w:p>
    <w:p w14:paraId="44EEBCAE" w14:textId="5E768022" w:rsidR="00244661" w:rsidRDefault="00D34B87" w:rsidP="00244661">
      <w:pPr>
        <w:pStyle w:val="BodyText"/>
        <w:tabs>
          <w:tab w:val="left" w:pos="0"/>
        </w:tabs>
        <w:spacing w:before="4" w:line="228" w:lineRule="auto"/>
        <w:ind w:right="-360"/>
        <w:rPr>
          <w:rFonts w:ascii="Times New Roman" w:hAnsi="Times New Roman" w:cs="Times New Roman"/>
          <w:color w:val="231F20"/>
          <w:sz w:val="24"/>
          <w:szCs w:val="24"/>
        </w:rPr>
      </w:pPr>
      <w:r>
        <w:rPr>
          <w:rFonts w:ascii="Times New Roman" w:hAnsi="Times New Roman" w:cs="Times New Roman"/>
          <w:color w:val="231F20"/>
          <w:sz w:val="24"/>
          <w:szCs w:val="24"/>
        </w:rPr>
        <w:tab/>
      </w:r>
      <w:r w:rsidR="00244661" w:rsidRPr="007A1039">
        <w:rPr>
          <w:rFonts w:ascii="Times New Roman" w:hAnsi="Times New Roman" w:cs="Times New Roman"/>
          <w:color w:val="231F20"/>
          <w:sz w:val="24"/>
          <w:szCs w:val="24"/>
        </w:rPr>
        <w:t xml:space="preserve">By about </w:t>
      </w:r>
      <w:r w:rsidR="00244661">
        <w:rPr>
          <w:rFonts w:ascii="Times New Roman" w:hAnsi="Times New Roman" w:cs="Times New Roman"/>
          <w:color w:val="231F20"/>
          <w:sz w:val="24"/>
          <w:szCs w:val="24"/>
        </w:rPr>
        <w:t>eight thousand</w:t>
      </w:r>
      <w:r w:rsidR="00244661" w:rsidRPr="007A1039">
        <w:rPr>
          <w:rFonts w:ascii="Times New Roman" w:hAnsi="Times New Roman" w:cs="Times New Roman"/>
          <w:color w:val="231F20"/>
          <w:sz w:val="24"/>
          <w:szCs w:val="24"/>
        </w:rPr>
        <w:t xml:space="preserve"> years </w:t>
      </w:r>
      <w:r w:rsidR="00244661" w:rsidRPr="007A1039">
        <w:rPr>
          <w:rFonts w:ascii="Times New Roman" w:hAnsi="Times New Roman" w:cs="Times New Roman"/>
          <w:color w:val="231F20"/>
          <w:spacing w:val="-3"/>
          <w:sz w:val="24"/>
          <w:szCs w:val="24"/>
        </w:rPr>
        <w:t xml:space="preserve">ago, </w:t>
      </w:r>
      <w:r w:rsidR="00244661" w:rsidRPr="007A1039">
        <w:rPr>
          <w:rFonts w:ascii="Times New Roman" w:hAnsi="Times New Roman" w:cs="Times New Roman"/>
          <w:color w:val="231F20"/>
          <w:sz w:val="24"/>
          <w:szCs w:val="24"/>
        </w:rPr>
        <w:t xml:space="preserve">the </w:t>
      </w:r>
      <w:r w:rsidR="00244661" w:rsidRPr="007A1039">
        <w:rPr>
          <w:rFonts w:ascii="Times New Roman" w:hAnsi="Times New Roman" w:cs="Times New Roman"/>
          <w:color w:val="231F20"/>
          <w:spacing w:val="2"/>
          <w:sz w:val="24"/>
          <w:szCs w:val="24"/>
        </w:rPr>
        <w:t xml:space="preserve">climate </w:t>
      </w:r>
      <w:r w:rsidR="00244661" w:rsidRPr="007A1039">
        <w:rPr>
          <w:rFonts w:ascii="Times New Roman" w:hAnsi="Times New Roman" w:cs="Times New Roman"/>
          <w:color w:val="231F20"/>
          <w:sz w:val="24"/>
          <w:szCs w:val="24"/>
        </w:rPr>
        <w:t xml:space="preserve">had become so </w:t>
      </w:r>
      <w:r w:rsidR="00244661" w:rsidRPr="007A1039">
        <w:rPr>
          <w:rFonts w:ascii="Times New Roman" w:hAnsi="Times New Roman" w:cs="Times New Roman"/>
          <w:color w:val="231F20"/>
          <w:spacing w:val="2"/>
          <w:sz w:val="24"/>
          <w:szCs w:val="24"/>
        </w:rPr>
        <w:t xml:space="preserve">warm </w:t>
      </w:r>
      <w:r w:rsidR="00244661" w:rsidRPr="007A1039">
        <w:rPr>
          <w:rFonts w:ascii="Times New Roman" w:hAnsi="Times New Roman" w:cs="Times New Roman"/>
          <w:color w:val="231F20"/>
          <w:sz w:val="24"/>
          <w:szCs w:val="24"/>
        </w:rPr>
        <w:t xml:space="preserve">and </w:t>
      </w:r>
      <w:r w:rsidR="00244661" w:rsidRPr="007A1039">
        <w:rPr>
          <w:rFonts w:ascii="Times New Roman" w:hAnsi="Times New Roman" w:cs="Times New Roman"/>
          <w:color w:val="231F20"/>
          <w:spacing w:val="3"/>
          <w:sz w:val="24"/>
          <w:szCs w:val="24"/>
        </w:rPr>
        <w:t xml:space="preserve">dry </w:t>
      </w:r>
      <w:r w:rsidR="00244661" w:rsidRPr="007A1039">
        <w:rPr>
          <w:rFonts w:ascii="Times New Roman" w:hAnsi="Times New Roman" w:cs="Times New Roman"/>
          <w:color w:val="231F20"/>
          <w:sz w:val="24"/>
          <w:szCs w:val="24"/>
        </w:rPr>
        <w:t xml:space="preserve">that forests survived only along </w:t>
      </w:r>
      <w:r w:rsidR="00244661" w:rsidRPr="007A1039">
        <w:rPr>
          <w:rFonts w:ascii="Times New Roman" w:hAnsi="Times New Roman" w:cs="Times New Roman"/>
          <w:color w:val="231F20"/>
          <w:spacing w:val="2"/>
          <w:sz w:val="24"/>
          <w:szCs w:val="24"/>
        </w:rPr>
        <w:t xml:space="preserve">stream </w:t>
      </w:r>
      <w:r w:rsidR="00244661" w:rsidRPr="007A1039">
        <w:rPr>
          <w:rFonts w:ascii="Times New Roman" w:hAnsi="Times New Roman" w:cs="Times New Roman"/>
          <w:color w:val="231F20"/>
          <w:spacing w:val="3"/>
          <w:sz w:val="24"/>
          <w:szCs w:val="24"/>
        </w:rPr>
        <w:t>banks.</w:t>
      </w:r>
      <w:r>
        <w:rPr>
          <w:rFonts w:ascii="Times New Roman" w:hAnsi="Times New Roman" w:cs="Times New Roman"/>
          <w:color w:val="231F20"/>
          <w:spacing w:val="3"/>
          <w:sz w:val="24"/>
          <w:szCs w:val="24"/>
        </w:rPr>
        <w:t xml:space="preserve"> Where forests had stood, p</w:t>
      </w:r>
      <w:r w:rsidR="00244661" w:rsidRPr="007A1039">
        <w:rPr>
          <w:rFonts w:ascii="Times New Roman" w:hAnsi="Times New Roman" w:cs="Times New Roman"/>
          <w:color w:val="231F20"/>
          <w:spacing w:val="2"/>
          <w:sz w:val="24"/>
          <w:szCs w:val="24"/>
        </w:rPr>
        <w:t xml:space="preserve">rairies </w:t>
      </w:r>
      <w:r w:rsidR="003513E0">
        <w:rPr>
          <w:rFonts w:ascii="Times New Roman" w:hAnsi="Times New Roman" w:cs="Times New Roman"/>
          <w:color w:val="231F20"/>
          <w:spacing w:val="2"/>
          <w:sz w:val="24"/>
          <w:szCs w:val="24"/>
        </w:rPr>
        <w:t>grew</w:t>
      </w:r>
      <w:r w:rsidR="00244661" w:rsidRPr="007A1039">
        <w:rPr>
          <w:rFonts w:ascii="Times New Roman" w:hAnsi="Times New Roman" w:cs="Times New Roman"/>
          <w:color w:val="231F20"/>
          <w:sz w:val="24"/>
          <w:szCs w:val="24"/>
        </w:rPr>
        <w:t xml:space="preserve"> </w:t>
      </w:r>
      <w:r w:rsidR="00244661" w:rsidRPr="007A1039">
        <w:rPr>
          <w:rFonts w:ascii="Times New Roman" w:hAnsi="Times New Roman" w:cs="Times New Roman"/>
          <w:color w:val="231F20"/>
          <w:spacing w:val="3"/>
          <w:sz w:val="24"/>
          <w:szCs w:val="24"/>
        </w:rPr>
        <w:t xml:space="preserve">in </w:t>
      </w:r>
      <w:r w:rsidR="00244661" w:rsidRPr="007A1039">
        <w:rPr>
          <w:rFonts w:ascii="Times New Roman" w:hAnsi="Times New Roman" w:cs="Times New Roman"/>
          <w:color w:val="231F20"/>
          <w:sz w:val="24"/>
          <w:szCs w:val="24"/>
        </w:rPr>
        <w:t xml:space="preserve">the </w:t>
      </w:r>
      <w:r w:rsidR="00244661" w:rsidRPr="007A1039">
        <w:rPr>
          <w:rFonts w:ascii="Times New Roman" w:hAnsi="Times New Roman" w:cs="Times New Roman"/>
          <w:color w:val="231F20"/>
          <w:spacing w:val="2"/>
          <w:sz w:val="24"/>
          <w:szCs w:val="24"/>
        </w:rPr>
        <w:t xml:space="preserve">rich </w:t>
      </w:r>
      <w:r w:rsidR="00244661" w:rsidRPr="007A1039">
        <w:rPr>
          <w:rFonts w:ascii="Times New Roman" w:hAnsi="Times New Roman" w:cs="Times New Roman"/>
          <w:color w:val="231F20"/>
          <w:sz w:val="24"/>
          <w:szCs w:val="24"/>
        </w:rPr>
        <w:t xml:space="preserve">soil created by </w:t>
      </w:r>
      <w:r w:rsidR="00244661" w:rsidRPr="007A1039">
        <w:rPr>
          <w:rFonts w:ascii="Times New Roman" w:hAnsi="Times New Roman" w:cs="Times New Roman"/>
          <w:color w:val="231F20"/>
          <w:spacing w:val="4"/>
          <w:sz w:val="24"/>
          <w:szCs w:val="24"/>
        </w:rPr>
        <w:t xml:space="preserve">millennia </w:t>
      </w:r>
      <w:r w:rsidR="00244661" w:rsidRPr="007A1039">
        <w:rPr>
          <w:rFonts w:ascii="Times New Roman" w:hAnsi="Times New Roman" w:cs="Times New Roman"/>
          <w:color w:val="231F20"/>
          <w:sz w:val="24"/>
          <w:szCs w:val="24"/>
        </w:rPr>
        <w:t xml:space="preserve">of </w:t>
      </w:r>
      <w:r w:rsidR="00244661" w:rsidRPr="007A1039">
        <w:rPr>
          <w:rFonts w:ascii="Times New Roman" w:hAnsi="Times New Roman" w:cs="Times New Roman"/>
          <w:color w:val="231F20"/>
          <w:spacing w:val="3"/>
          <w:sz w:val="24"/>
          <w:szCs w:val="24"/>
        </w:rPr>
        <w:t xml:space="preserve">tree </w:t>
      </w:r>
      <w:r w:rsidR="00244661" w:rsidRPr="007A1039">
        <w:rPr>
          <w:rFonts w:ascii="Times New Roman" w:hAnsi="Times New Roman" w:cs="Times New Roman"/>
          <w:color w:val="231F20"/>
          <w:sz w:val="24"/>
          <w:szCs w:val="24"/>
        </w:rPr>
        <w:t>litter.</w:t>
      </w:r>
      <w:r w:rsidR="00244661">
        <w:rPr>
          <w:rFonts w:ascii="Times New Roman" w:hAnsi="Times New Roman" w:cs="Times New Roman"/>
          <w:color w:val="231F20"/>
          <w:sz w:val="24"/>
          <w:szCs w:val="24"/>
        </w:rPr>
        <w:t xml:space="preserve"> </w:t>
      </w:r>
      <w:r w:rsidR="00244661" w:rsidRPr="007A1039">
        <w:rPr>
          <w:rFonts w:ascii="Times New Roman" w:hAnsi="Times New Roman" w:cs="Times New Roman"/>
          <w:color w:val="231F20"/>
          <w:sz w:val="24"/>
          <w:szCs w:val="24"/>
        </w:rPr>
        <w:t xml:space="preserve"> </w:t>
      </w:r>
      <w:r w:rsidR="00244661">
        <w:rPr>
          <w:rFonts w:ascii="Times New Roman" w:hAnsi="Times New Roman" w:cs="Times New Roman"/>
          <w:color w:val="231F20"/>
          <w:sz w:val="24"/>
          <w:szCs w:val="24"/>
        </w:rPr>
        <w:t xml:space="preserve">And </w:t>
      </w:r>
      <w:r w:rsidR="00EE069D">
        <w:rPr>
          <w:rFonts w:ascii="Times New Roman" w:hAnsi="Times New Roman" w:cs="Times New Roman"/>
          <w:color w:val="231F20"/>
          <w:sz w:val="24"/>
          <w:szCs w:val="24"/>
        </w:rPr>
        <w:t>p</w:t>
      </w:r>
      <w:r w:rsidR="00EE069D" w:rsidRPr="007A1039">
        <w:rPr>
          <w:rFonts w:ascii="Times New Roman" w:hAnsi="Times New Roman" w:cs="Times New Roman"/>
          <w:color w:val="231F20"/>
          <w:spacing w:val="2"/>
          <w:sz w:val="24"/>
          <w:szCs w:val="24"/>
        </w:rPr>
        <w:t>rairies</w:t>
      </w:r>
      <w:r w:rsidR="00244661" w:rsidRPr="007A1039">
        <w:rPr>
          <w:rFonts w:ascii="Times New Roman" w:hAnsi="Times New Roman" w:cs="Times New Roman"/>
          <w:color w:val="231F20"/>
          <w:spacing w:val="2"/>
          <w:sz w:val="24"/>
          <w:szCs w:val="24"/>
        </w:rPr>
        <w:t xml:space="preserve"> </w:t>
      </w:r>
      <w:r w:rsidR="00244661" w:rsidRPr="007A1039">
        <w:rPr>
          <w:rFonts w:ascii="Times New Roman" w:hAnsi="Times New Roman" w:cs="Times New Roman"/>
          <w:color w:val="231F20"/>
          <w:sz w:val="24"/>
          <w:szCs w:val="24"/>
        </w:rPr>
        <w:t>spread</w:t>
      </w:r>
      <w:r w:rsidR="00244661">
        <w:rPr>
          <w:rFonts w:ascii="Times New Roman" w:hAnsi="Times New Roman" w:cs="Times New Roman"/>
          <w:color w:val="231F20"/>
          <w:sz w:val="24"/>
          <w:szCs w:val="24"/>
        </w:rPr>
        <w:t xml:space="preserve">. </w:t>
      </w:r>
      <w:r w:rsidR="00244661" w:rsidRPr="007A1039">
        <w:rPr>
          <w:rFonts w:ascii="Times New Roman" w:hAnsi="Times New Roman" w:cs="Times New Roman"/>
          <w:color w:val="231F20"/>
          <w:sz w:val="24"/>
          <w:szCs w:val="24"/>
        </w:rPr>
        <w:t>[</w:t>
      </w:r>
      <w:r w:rsidR="001C2732">
        <w:rPr>
          <w:rFonts w:ascii="Times New Roman" w:hAnsi="Times New Roman" w:cs="Times New Roman"/>
          <w:color w:val="231F20"/>
          <w:sz w:val="24"/>
          <w:szCs w:val="24"/>
        </w:rPr>
        <w:t>3</w:t>
      </w:r>
      <w:r w:rsidR="00244661" w:rsidRPr="007A1039">
        <w:rPr>
          <w:rFonts w:ascii="Times New Roman" w:hAnsi="Times New Roman" w:cs="Times New Roman"/>
          <w:color w:val="231F20"/>
          <w:sz w:val="24"/>
          <w:szCs w:val="24"/>
        </w:rPr>
        <w:t>]</w:t>
      </w:r>
      <w:r w:rsidR="00244661">
        <w:rPr>
          <w:rFonts w:ascii="Times New Roman" w:hAnsi="Times New Roman" w:cs="Times New Roman"/>
          <w:color w:val="231F20"/>
          <w:sz w:val="24"/>
          <w:szCs w:val="24"/>
        </w:rPr>
        <w:t xml:space="preserve"> </w:t>
      </w:r>
      <w:r w:rsidR="00244661" w:rsidRPr="007A1039">
        <w:rPr>
          <w:rFonts w:ascii="Times New Roman" w:hAnsi="Times New Roman" w:cs="Times New Roman"/>
          <w:color w:val="231F20"/>
          <w:sz w:val="24"/>
          <w:szCs w:val="24"/>
        </w:rPr>
        <w:t xml:space="preserve"> Nourished by </w:t>
      </w:r>
      <w:r w:rsidR="00244661">
        <w:rPr>
          <w:rFonts w:ascii="Times New Roman" w:hAnsi="Times New Roman" w:cs="Times New Roman"/>
          <w:color w:val="231F20"/>
          <w:sz w:val="24"/>
          <w:szCs w:val="24"/>
        </w:rPr>
        <w:t xml:space="preserve">the </w:t>
      </w:r>
      <w:r w:rsidR="003513E0">
        <w:rPr>
          <w:rFonts w:ascii="Times New Roman" w:hAnsi="Times New Roman" w:cs="Times New Roman"/>
          <w:color w:val="231F20"/>
          <w:sz w:val="24"/>
          <w:szCs w:val="24"/>
        </w:rPr>
        <w:t>extensive</w:t>
      </w:r>
      <w:r>
        <w:rPr>
          <w:rFonts w:ascii="Times New Roman" w:hAnsi="Times New Roman" w:cs="Times New Roman"/>
          <w:color w:val="231F20"/>
          <w:sz w:val="24"/>
          <w:szCs w:val="24"/>
        </w:rPr>
        <w:t>, fertile</w:t>
      </w:r>
      <w:r w:rsidR="00244661">
        <w:rPr>
          <w:rFonts w:ascii="Times New Roman" w:hAnsi="Times New Roman" w:cs="Times New Roman"/>
          <w:color w:val="231F20"/>
          <w:sz w:val="24"/>
          <w:szCs w:val="24"/>
        </w:rPr>
        <w:t xml:space="preserve"> </w:t>
      </w:r>
      <w:r w:rsidR="00244661" w:rsidRPr="007A1039">
        <w:rPr>
          <w:rFonts w:ascii="Times New Roman" w:hAnsi="Times New Roman" w:cs="Times New Roman"/>
          <w:color w:val="231F20"/>
          <w:sz w:val="24"/>
          <w:szCs w:val="24"/>
        </w:rPr>
        <w:t xml:space="preserve">age-old soil, prairie </w:t>
      </w:r>
      <w:r w:rsidR="00244661" w:rsidRPr="007A1039">
        <w:rPr>
          <w:rFonts w:ascii="Times New Roman" w:hAnsi="Times New Roman" w:cs="Times New Roman"/>
          <w:color w:val="231F20"/>
          <w:spacing w:val="3"/>
          <w:sz w:val="24"/>
          <w:szCs w:val="24"/>
        </w:rPr>
        <w:t xml:space="preserve">grasses </w:t>
      </w:r>
      <w:r w:rsidR="00244661" w:rsidRPr="007A1039">
        <w:rPr>
          <w:rFonts w:ascii="Times New Roman" w:hAnsi="Times New Roman" w:cs="Times New Roman"/>
          <w:color w:val="231F20"/>
          <w:sz w:val="24"/>
          <w:szCs w:val="24"/>
        </w:rPr>
        <w:t>established deep roots that enabled them to</w:t>
      </w:r>
      <w:r w:rsidR="00244661" w:rsidRPr="007A1039">
        <w:rPr>
          <w:rFonts w:ascii="Times New Roman" w:hAnsi="Times New Roman" w:cs="Times New Roman"/>
          <w:color w:val="231F20"/>
          <w:spacing w:val="-8"/>
          <w:sz w:val="24"/>
          <w:szCs w:val="24"/>
        </w:rPr>
        <w:t xml:space="preserve"> </w:t>
      </w:r>
      <w:r w:rsidR="00244661" w:rsidRPr="007A1039">
        <w:rPr>
          <w:rFonts w:ascii="Times New Roman" w:hAnsi="Times New Roman" w:cs="Times New Roman"/>
          <w:color w:val="231F20"/>
          <w:spacing w:val="2"/>
          <w:sz w:val="24"/>
          <w:szCs w:val="24"/>
        </w:rPr>
        <w:t>with</w:t>
      </w:r>
      <w:r w:rsidR="00244661">
        <w:rPr>
          <w:rFonts w:ascii="Times New Roman" w:hAnsi="Times New Roman" w:cs="Times New Roman"/>
          <w:color w:val="231F20"/>
          <w:spacing w:val="2"/>
          <w:sz w:val="24"/>
          <w:szCs w:val="24"/>
        </w:rPr>
        <w:t>stan</w:t>
      </w:r>
      <w:r w:rsidR="00244661" w:rsidRPr="007A1039">
        <w:rPr>
          <w:rFonts w:ascii="Times New Roman" w:hAnsi="Times New Roman" w:cs="Times New Roman"/>
          <w:color w:val="231F20"/>
          <w:spacing w:val="2"/>
          <w:sz w:val="24"/>
          <w:szCs w:val="24"/>
        </w:rPr>
        <w:t xml:space="preserve">d </w:t>
      </w:r>
      <w:r w:rsidR="00244661" w:rsidRPr="007A1039">
        <w:rPr>
          <w:rFonts w:ascii="Times New Roman" w:hAnsi="Times New Roman" w:cs="Times New Roman"/>
          <w:color w:val="231F20"/>
          <w:sz w:val="24"/>
          <w:szCs w:val="24"/>
        </w:rPr>
        <w:t>the</w:t>
      </w:r>
      <w:r w:rsidR="00244661">
        <w:rPr>
          <w:rFonts w:ascii="Times New Roman" w:hAnsi="Times New Roman" w:cs="Times New Roman"/>
          <w:color w:val="231F20"/>
          <w:sz w:val="24"/>
          <w:szCs w:val="24"/>
        </w:rPr>
        <w:t xml:space="preserve"> </w:t>
      </w:r>
      <w:r w:rsidR="00244661" w:rsidRPr="007A1039">
        <w:rPr>
          <w:rFonts w:ascii="Times New Roman" w:hAnsi="Times New Roman" w:cs="Times New Roman"/>
          <w:color w:val="231F20"/>
          <w:sz w:val="24"/>
          <w:szCs w:val="24"/>
        </w:rPr>
        <w:t>perils of the Great Plains’ climate – droughts, blizzards, grass-fires, hailstorms, flash floods, tornadoes</w:t>
      </w:r>
      <w:r w:rsidR="008E5254">
        <w:rPr>
          <w:rFonts w:ascii="Times New Roman" w:hAnsi="Times New Roman" w:cs="Times New Roman"/>
          <w:color w:val="231F20"/>
          <w:sz w:val="24"/>
          <w:szCs w:val="24"/>
        </w:rPr>
        <w:t>, and t</w:t>
      </w:r>
      <w:r w:rsidR="00244661" w:rsidRPr="007A1039">
        <w:rPr>
          <w:rFonts w:ascii="Times New Roman" w:hAnsi="Times New Roman" w:cs="Times New Roman"/>
          <w:color w:val="231F20"/>
          <w:sz w:val="24"/>
          <w:szCs w:val="24"/>
        </w:rPr>
        <w:t xml:space="preserve">emperature </w:t>
      </w:r>
      <w:r w:rsidR="00244661" w:rsidRPr="007A1039">
        <w:rPr>
          <w:rFonts w:ascii="Times New Roman" w:hAnsi="Times New Roman" w:cs="Times New Roman"/>
          <w:color w:val="231F20"/>
          <w:sz w:val="24"/>
          <w:szCs w:val="24"/>
        </w:rPr>
        <w:lastRenderedPageBreak/>
        <w:t>extremes</w:t>
      </w:r>
      <w:r w:rsidR="008E5254">
        <w:rPr>
          <w:rFonts w:ascii="Times New Roman" w:hAnsi="Times New Roman" w:cs="Times New Roman"/>
          <w:color w:val="231F20"/>
          <w:sz w:val="24"/>
          <w:szCs w:val="24"/>
        </w:rPr>
        <w:t>,</w:t>
      </w:r>
      <w:r w:rsidR="00244661">
        <w:rPr>
          <w:rFonts w:ascii="Times New Roman" w:hAnsi="Times New Roman" w:cs="Times New Roman"/>
          <w:color w:val="231F20"/>
          <w:sz w:val="24"/>
          <w:szCs w:val="24"/>
        </w:rPr>
        <w:t xml:space="preserve"> m</w:t>
      </w:r>
      <w:r w:rsidR="00244661" w:rsidRPr="007A1039">
        <w:rPr>
          <w:rFonts w:ascii="Times New Roman" w:hAnsi="Times New Roman" w:cs="Times New Roman"/>
          <w:color w:val="231F20"/>
          <w:sz w:val="24"/>
          <w:szCs w:val="24"/>
        </w:rPr>
        <w:t>inus 30</w:t>
      </w:r>
      <w:r w:rsidR="00244661">
        <w:rPr>
          <w:rFonts w:ascii="Times New Roman" w:hAnsi="Times New Roman" w:cs="Times New Roman"/>
          <w:color w:val="231F20"/>
          <w:sz w:val="24"/>
          <w:szCs w:val="24"/>
        </w:rPr>
        <w:t>˚</w:t>
      </w:r>
      <w:r w:rsidR="00244661" w:rsidRPr="007A1039">
        <w:rPr>
          <w:rFonts w:ascii="Times New Roman" w:hAnsi="Times New Roman" w:cs="Times New Roman"/>
          <w:color w:val="231F20"/>
          <w:sz w:val="24"/>
          <w:szCs w:val="24"/>
        </w:rPr>
        <w:t xml:space="preserve"> winters and 110</w:t>
      </w:r>
      <w:r w:rsidR="00244661">
        <w:rPr>
          <w:rFonts w:ascii="Times New Roman" w:hAnsi="Times New Roman" w:cs="Times New Roman"/>
          <w:color w:val="231F20"/>
          <w:sz w:val="24"/>
          <w:szCs w:val="24"/>
        </w:rPr>
        <w:t>˚</w:t>
      </w:r>
      <w:r w:rsidR="00244661" w:rsidRPr="007A1039">
        <w:rPr>
          <w:rFonts w:ascii="Times New Roman" w:hAnsi="Times New Roman" w:cs="Times New Roman"/>
          <w:color w:val="231F20"/>
          <w:sz w:val="24"/>
          <w:szCs w:val="24"/>
        </w:rPr>
        <w:t xml:space="preserve"> summers</w:t>
      </w:r>
      <w:r w:rsidR="008E5254">
        <w:rPr>
          <w:rFonts w:ascii="Times New Roman" w:hAnsi="Times New Roman" w:cs="Times New Roman"/>
          <w:color w:val="231F20"/>
          <w:sz w:val="24"/>
          <w:szCs w:val="24"/>
        </w:rPr>
        <w:t>,</w:t>
      </w:r>
      <w:r w:rsidR="00244661" w:rsidRPr="007A1039">
        <w:rPr>
          <w:rFonts w:ascii="Times New Roman" w:hAnsi="Times New Roman" w:cs="Times New Roman"/>
          <w:color w:val="231F20"/>
          <w:sz w:val="24"/>
          <w:szCs w:val="24"/>
        </w:rPr>
        <w:t xml:space="preserve"> </w:t>
      </w:r>
      <w:r w:rsidR="00FE1BB2">
        <w:rPr>
          <w:rFonts w:ascii="Times New Roman" w:hAnsi="Times New Roman" w:cs="Times New Roman"/>
          <w:color w:val="231F20"/>
          <w:sz w:val="24"/>
          <w:szCs w:val="24"/>
        </w:rPr>
        <w:t>th</w:t>
      </w:r>
      <w:r w:rsidR="00796C29">
        <w:rPr>
          <w:rFonts w:ascii="Times New Roman" w:hAnsi="Times New Roman" w:cs="Times New Roman"/>
          <w:color w:val="231F20"/>
          <w:sz w:val="24"/>
          <w:szCs w:val="24"/>
        </w:rPr>
        <w:t>e harsh and</w:t>
      </w:r>
      <w:r w:rsidR="00244661">
        <w:rPr>
          <w:rFonts w:ascii="Times New Roman" w:hAnsi="Times New Roman" w:cs="Times New Roman"/>
          <w:color w:val="231F20"/>
          <w:sz w:val="24"/>
          <w:szCs w:val="24"/>
        </w:rPr>
        <w:t xml:space="preserve"> </w:t>
      </w:r>
      <w:r w:rsidR="00244661" w:rsidRPr="007A1039">
        <w:rPr>
          <w:rFonts w:ascii="Times New Roman" w:hAnsi="Times New Roman" w:cs="Times New Roman"/>
          <w:color w:val="231F20"/>
          <w:sz w:val="24"/>
          <w:szCs w:val="24"/>
        </w:rPr>
        <w:t>natural conditions on the Great Plains</w:t>
      </w:r>
      <w:r w:rsidR="00E201CA">
        <w:rPr>
          <w:rFonts w:ascii="Times New Roman" w:hAnsi="Times New Roman" w:cs="Times New Roman"/>
          <w:color w:val="231F20"/>
          <w:sz w:val="24"/>
          <w:szCs w:val="24"/>
        </w:rPr>
        <w:t>.</w:t>
      </w:r>
      <w:r w:rsidR="00244661" w:rsidRPr="007A1039">
        <w:rPr>
          <w:rFonts w:ascii="Times New Roman" w:hAnsi="Times New Roman" w:cs="Times New Roman"/>
          <w:color w:val="231F20"/>
          <w:sz w:val="24"/>
          <w:szCs w:val="24"/>
        </w:rPr>
        <w:t xml:space="preserve"> [</w:t>
      </w:r>
      <w:r w:rsidR="001C2732">
        <w:rPr>
          <w:rFonts w:ascii="Times New Roman" w:hAnsi="Times New Roman" w:cs="Times New Roman"/>
          <w:color w:val="231F20"/>
          <w:sz w:val="24"/>
          <w:szCs w:val="24"/>
        </w:rPr>
        <w:t>2</w:t>
      </w:r>
      <w:r w:rsidR="00244661" w:rsidRPr="007A1039">
        <w:rPr>
          <w:rFonts w:ascii="Times New Roman" w:hAnsi="Times New Roman" w:cs="Times New Roman"/>
          <w:color w:val="231F20"/>
          <w:sz w:val="24"/>
          <w:szCs w:val="24"/>
        </w:rPr>
        <w:t>, p.22]</w:t>
      </w:r>
    </w:p>
    <w:p w14:paraId="653C66C5" w14:textId="31FF7B45" w:rsidR="00244661" w:rsidRDefault="00244661" w:rsidP="00244661">
      <w:pPr>
        <w:pStyle w:val="BodyText"/>
        <w:tabs>
          <w:tab w:val="left" w:pos="0"/>
        </w:tabs>
        <w:spacing w:before="3" w:line="228" w:lineRule="auto"/>
        <w:ind w:right="-360"/>
        <w:rPr>
          <w:rFonts w:ascii="Times New Roman" w:hAnsi="Times New Roman" w:cs="Times New Roman"/>
          <w:color w:val="231F20"/>
          <w:sz w:val="24"/>
          <w:szCs w:val="24"/>
        </w:rPr>
      </w:pPr>
      <w:r>
        <w:rPr>
          <w:rFonts w:ascii="Times New Roman" w:hAnsi="Times New Roman" w:cs="Times New Roman"/>
          <w:color w:val="231F20"/>
          <w:spacing w:val="-4"/>
          <w:sz w:val="24"/>
          <w:szCs w:val="24"/>
        </w:rPr>
        <w:tab/>
      </w:r>
      <w:r w:rsidRPr="007A1039">
        <w:rPr>
          <w:rFonts w:ascii="Times New Roman" w:hAnsi="Times New Roman" w:cs="Times New Roman"/>
          <w:color w:val="231F20"/>
          <w:spacing w:val="-4"/>
          <w:sz w:val="24"/>
          <w:szCs w:val="24"/>
        </w:rPr>
        <w:t>People</w:t>
      </w:r>
      <w:r w:rsidRPr="007A1039">
        <w:rPr>
          <w:rFonts w:ascii="Times New Roman" w:hAnsi="Times New Roman" w:cs="Times New Roman"/>
          <w:color w:val="231F20"/>
          <w:spacing w:val="-13"/>
          <w:sz w:val="24"/>
          <w:szCs w:val="24"/>
        </w:rPr>
        <w:t xml:space="preserve"> </w:t>
      </w:r>
      <w:r w:rsidRPr="007A1039">
        <w:rPr>
          <w:rFonts w:ascii="Times New Roman" w:hAnsi="Times New Roman" w:cs="Times New Roman"/>
          <w:color w:val="231F20"/>
          <w:spacing w:val="-3"/>
          <w:sz w:val="24"/>
          <w:szCs w:val="24"/>
        </w:rPr>
        <w:t>who</w:t>
      </w:r>
      <w:r w:rsidRPr="007A1039">
        <w:rPr>
          <w:rFonts w:ascii="Times New Roman" w:hAnsi="Times New Roman" w:cs="Times New Roman"/>
          <w:color w:val="231F20"/>
          <w:spacing w:val="-12"/>
          <w:sz w:val="24"/>
          <w:szCs w:val="24"/>
        </w:rPr>
        <w:t xml:space="preserve"> </w:t>
      </w:r>
      <w:r w:rsidRPr="007A1039">
        <w:rPr>
          <w:rFonts w:ascii="Times New Roman" w:hAnsi="Times New Roman" w:cs="Times New Roman"/>
          <w:color w:val="231F20"/>
          <w:sz w:val="24"/>
          <w:szCs w:val="24"/>
        </w:rPr>
        <w:t>traveled</w:t>
      </w:r>
      <w:r w:rsidRPr="007A1039">
        <w:rPr>
          <w:rFonts w:ascii="Times New Roman" w:hAnsi="Times New Roman" w:cs="Times New Roman"/>
          <w:color w:val="231F20"/>
          <w:spacing w:val="-12"/>
          <w:sz w:val="24"/>
          <w:szCs w:val="24"/>
        </w:rPr>
        <w:t xml:space="preserve"> </w:t>
      </w:r>
      <w:r w:rsidRPr="007A1039">
        <w:rPr>
          <w:rFonts w:ascii="Times New Roman" w:hAnsi="Times New Roman" w:cs="Times New Roman"/>
          <w:color w:val="231F20"/>
          <w:sz w:val="24"/>
          <w:szCs w:val="24"/>
        </w:rPr>
        <w:t>through</w:t>
      </w:r>
      <w:r w:rsidRPr="007A1039">
        <w:rPr>
          <w:rFonts w:ascii="Times New Roman" w:hAnsi="Times New Roman" w:cs="Times New Roman"/>
          <w:color w:val="231F20"/>
          <w:spacing w:val="-13"/>
          <w:sz w:val="24"/>
          <w:szCs w:val="24"/>
        </w:rPr>
        <w:t xml:space="preserve"> </w:t>
      </w:r>
      <w:r w:rsidRPr="007A1039">
        <w:rPr>
          <w:rFonts w:ascii="Times New Roman" w:hAnsi="Times New Roman" w:cs="Times New Roman"/>
          <w:color w:val="231F20"/>
          <w:sz w:val="24"/>
          <w:szCs w:val="24"/>
        </w:rPr>
        <w:t>the</w:t>
      </w:r>
      <w:r w:rsidRPr="007A1039">
        <w:rPr>
          <w:rFonts w:ascii="Times New Roman" w:hAnsi="Times New Roman" w:cs="Times New Roman"/>
          <w:color w:val="231F20"/>
          <w:spacing w:val="-12"/>
          <w:sz w:val="24"/>
          <w:szCs w:val="24"/>
        </w:rPr>
        <w:t xml:space="preserve"> </w:t>
      </w:r>
      <w:r w:rsidRPr="007A1039">
        <w:rPr>
          <w:rFonts w:ascii="Times New Roman" w:hAnsi="Times New Roman" w:cs="Times New Roman"/>
          <w:color w:val="231F20"/>
          <w:spacing w:val="-4"/>
          <w:sz w:val="24"/>
          <w:szCs w:val="24"/>
        </w:rPr>
        <w:t>Plain’s</w:t>
      </w:r>
      <w:r w:rsidRPr="007A1039">
        <w:rPr>
          <w:rFonts w:ascii="Times New Roman" w:hAnsi="Times New Roman" w:cs="Times New Roman"/>
          <w:color w:val="231F20"/>
          <w:spacing w:val="-12"/>
          <w:sz w:val="24"/>
          <w:szCs w:val="24"/>
        </w:rPr>
        <w:t xml:space="preserve"> </w:t>
      </w:r>
      <w:r w:rsidRPr="007A1039">
        <w:rPr>
          <w:rFonts w:ascii="Times New Roman" w:hAnsi="Times New Roman" w:cs="Times New Roman"/>
          <w:color w:val="231F20"/>
          <w:spacing w:val="-3"/>
          <w:sz w:val="24"/>
          <w:szCs w:val="24"/>
        </w:rPr>
        <w:t>“vast</w:t>
      </w:r>
      <w:r w:rsidRPr="007A1039">
        <w:rPr>
          <w:rFonts w:ascii="Times New Roman" w:hAnsi="Times New Roman" w:cs="Times New Roman"/>
          <w:color w:val="231F20"/>
          <w:spacing w:val="-13"/>
          <w:sz w:val="24"/>
          <w:szCs w:val="24"/>
        </w:rPr>
        <w:t xml:space="preserve"> </w:t>
      </w:r>
      <w:r w:rsidRPr="007A1039">
        <w:rPr>
          <w:rFonts w:ascii="Times New Roman" w:hAnsi="Times New Roman" w:cs="Times New Roman"/>
          <w:color w:val="231F20"/>
          <w:sz w:val="24"/>
          <w:szCs w:val="24"/>
        </w:rPr>
        <w:t>empty</w:t>
      </w:r>
      <w:r w:rsidRPr="007A1039">
        <w:rPr>
          <w:rFonts w:ascii="Times New Roman" w:hAnsi="Times New Roman" w:cs="Times New Roman"/>
          <w:color w:val="231F20"/>
          <w:spacing w:val="-12"/>
          <w:sz w:val="24"/>
          <w:szCs w:val="24"/>
        </w:rPr>
        <w:t xml:space="preserve"> </w:t>
      </w:r>
      <w:r w:rsidRPr="007A1039">
        <w:rPr>
          <w:rFonts w:ascii="Times New Roman" w:hAnsi="Times New Roman" w:cs="Times New Roman"/>
          <w:color w:val="231F20"/>
          <w:sz w:val="24"/>
          <w:szCs w:val="24"/>
        </w:rPr>
        <w:t>sea</w:t>
      </w:r>
      <w:r w:rsidRPr="007A1039">
        <w:rPr>
          <w:rFonts w:ascii="Times New Roman" w:hAnsi="Times New Roman" w:cs="Times New Roman"/>
          <w:color w:val="231F20"/>
          <w:spacing w:val="-12"/>
          <w:sz w:val="24"/>
          <w:szCs w:val="24"/>
        </w:rPr>
        <w:t xml:space="preserve"> </w:t>
      </w:r>
      <w:r w:rsidRPr="007A1039">
        <w:rPr>
          <w:rFonts w:ascii="Times New Roman" w:hAnsi="Times New Roman" w:cs="Times New Roman"/>
          <w:color w:val="231F20"/>
          <w:sz w:val="24"/>
          <w:szCs w:val="24"/>
        </w:rPr>
        <w:t xml:space="preserve">invariably described </w:t>
      </w:r>
      <w:r w:rsidRPr="007A1039">
        <w:rPr>
          <w:rFonts w:ascii="Times New Roman" w:hAnsi="Times New Roman" w:cs="Times New Roman"/>
          <w:color w:val="231F20"/>
          <w:spacing w:val="-4"/>
          <w:sz w:val="24"/>
          <w:szCs w:val="24"/>
        </w:rPr>
        <w:t xml:space="preserve">[it] </w:t>
      </w:r>
      <w:r w:rsidRPr="007A1039">
        <w:rPr>
          <w:rFonts w:ascii="Times New Roman" w:hAnsi="Times New Roman" w:cs="Times New Roman"/>
          <w:color w:val="231F20"/>
          <w:sz w:val="24"/>
          <w:szCs w:val="24"/>
        </w:rPr>
        <w:t>as featureless and frightening</w:t>
      </w:r>
      <w:r w:rsidR="002152E4">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w:t>
      </w:r>
      <w:r w:rsidRPr="007A1039">
        <w:rPr>
          <w:rFonts w:ascii="Times New Roman" w:hAnsi="Times New Roman" w:cs="Times New Roman"/>
          <w:color w:val="231F20"/>
          <w:spacing w:val="-8"/>
          <w:sz w:val="24"/>
          <w:szCs w:val="24"/>
        </w:rPr>
        <w:t>[</w:t>
      </w:r>
      <w:r w:rsidR="00AF19B0">
        <w:rPr>
          <w:rFonts w:ascii="Times New Roman" w:hAnsi="Times New Roman" w:cs="Times New Roman"/>
          <w:color w:val="231F20"/>
          <w:spacing w:val="-8"/>
          <w:sz w:val="24"/>
          <w:szCs w:val="24"/>
        </w:rPr>
        <w:t>2</w:t>
      </w:r>
      <w:r w:rsidRPr="007A1039">
        <w:rPr>
          <w:rFonts w:ascii="Times New Roman" w:hAnsi="Times New Roman" w:cs="Times New Roman"/>
          <w:color w:val="231F20"/>
          <w:spacing w:val="-8"/>
          <w:sz w:val="24"/>
          <w:szCs w:val="24"/>
        </w:rPr>
        <w:t xml:space="preserve">, </w:t>
      </w:r>
      <w:r w:rsidRPr="007A1039">
        <w:rPr>
          <w:rFonts w:ascii="Times New Roman" w:hAnsi="Times New Roman" w:cs="Times New Roman"/>
          <w:color w:val="231F20"/>
          <w:spacing w:val="-6"/>
          <w:sz w:val="24"/>
          <w:szCs w:val="24"/>
        </w:rPr>
        <w:t xml:space="preserve">p. </w:t>
      </w:r>
      <w:r w:rsidRPr="007A1039">
        <w:rPr>
          <w:rFonts w:ascii="Times New Roman" w:hAnsi="Times New Roman" w:cs="Times New Roman"/>
          <w:color w:val="231F20"/>
          <w:sz w:val="24"/>
          <w:szCs w:val="24"/>
        </w:rPr>
        <w:t>23]</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 In </w:t>
      </w:r>
      <w:r w:rsidRPr="007A1039">
        <w:rPr>
          <w:rFonts w:ascii="Times New Roman" w:hAnsi="Times New Roman" w:cs="Times New Roman"/>
          <w:color w:val="231F20"/>
          <w:spacing w:val="-6"/>
          <w:sz w:val="24"/>
          <w:szCs w:val="24"/>
        </w:rPr>
        <w:t xml:space="preserve">1820, </w:t>
      </w:r>
      <w:r w:rsidRPr="007A1039">
        <w:rPr>
          <w:rFonts w:ascii="Times New Roman" w:hAnsi="Times New Roman" w:cs="Times New Roman"/>
          <w:color w:val="231F20"/>
          <w:sz w:val="24"/>
          <w:szCs w:val="24"/>
        </w:rPr>
        <w:t xml:space="preserve">Stephen Long, the American explorer </w:t>
      </w:r>
      <w:r w:rsidRPr="007A1039">
        <w:rPr>
          <w:rFonts w:ascii="Times New Roman" w:hAnsi="Times New Roman" w:cs="Times New Roman"/>
          <w:color w:val="231F20"/>
          <w:spacing w:val="-3"/>
          <w:sz w:val="24"/>
          <w:szCs w:val="24"/>
        </w:rPr>
        <w:t xml:space="preserve">who </w:t>
      </w:r>
      <w:r w:rsidRPr="007A1039">
        <w:rPr>
          <w:rFonts w:ascii="Times New Roman" w:hAnsi="Times New Roman" w:cs="Times New Roman"/>
          <w:color w:val="231F20"/>
          <w:sz w:val="24"/>
          <w:szCs w:val="24"/>
        </w:rPr>
        <w:t>named the prairies a Great Desert,</w:t>
      </w:r>
      <w:r w:rsidRPr="007A1039">
        <w:rPr>
          <w:rFonts w:ascii="Times New Roman" w:hAnsi="Times New Roman" w:cs="Times New Roman"/>
          <w:color w:val="231F20"/>
          <w:spacing w:val="-5"/>
          <w:sz w:val="24"/>
          <w:szCs w:val="24"/>
        </w:rPr>
        <w:t xml:space="preserve"> </w:t>
      </w:r>
      <w:r w:rsidRPr="007A1039">
        <w:rPr>
          <w:rFonts w:ascii="Times New Roman" w:hAnsi="Times New Roman" w:cs="Times New Roman"/>
          <w:color w:val="231F20"/>
          <w:sz w:val="24"/>
          <w:szCs w:val="24"/>
        </w:rPr>
        <w:t>opined,</w:t>
      </w:r>
      <w:r w:rsidRPr="007A1039">
        <w:rPr>
          <w:rFonts w:ascii="Times New Roman" w:hAnsi="Times New Roman" w:cs="Times New Roman"/>
          <w:color w:val="231F20"/>
          <w:spacing w:val="-5"/>
          <w:sz w:val="24"/>
          <w:szCs w:val="24"/>
        </w:rPr>
        <w:t xml:space="preserve"> </w:t>
      </w:r>
      <w:r w:rsidRPr="007A1039">
        <w:rPr>
          <w:rFonts w:ascii="Times New Roman" w:hAnsi="Times New Roman" w:cs="Times New Roman"/>
          <w:color w:val="231F20"/>
          <w:spacing w:val="-6"/>
          <w:sz w:val="24"/>
          <w:szCs w:val="24"/>
        </w:rPr>
        <w:t>“</w:t>
      </w:r>
      <w:r w:rsidRPr="007A1039">
        <w:rPr>
          <w:rFonts w:ascii="Times New Roman" w:hAnsi="Times New Roman" w:cs="Times New Roman"/>
          <w:i/>
          <w:color w:val="231F20"/>
          <w:spacing w:val="-6"/>
          <w:sz w:val="24"/>
          <w:szCs w:val="24"/>
        </w:rPr>
        <w:t>It</w:t>
      </w:r>
      <w:r w:rsidRPr="007A1039">
        <w:rPr>
          <w:rFonts w:ascii="Times New Roman" w:hAnsi="Times New Roman" w:cs="Times New Roman"/>
          <w:i/>
          <w:color w:val="231F20"/>
          <w:spacing w:val="-5"/>
          <w:sz w:val="24"/>
          <w:szCs w:val="24"/>
        </w:rPr>
        <w:t xml:space="preserve"> </w:t>
      </w:r>
      <w:r w:rsidRPr="007A1039">
        <w:rPr>
          <w:rFonts w:ascii="Times New Roman" w:hAnsi="Times New Roman" w:cs="Times New Roman"/>
          <w:i/>
          <w:color w:val="231F20"/>
          <w:sz w:val="24"/>
          <w:szCs w:val="24"/>
        </w:rPr>
        <w:t>is</w:t>
      </w:r>
      <w:r w:rsidRPr="007A1039">
        <w:rPr>
          <w:rFonts w:ascii="Times New Roman" w:hAnsi="Times New Roman" w:cs="Times New Roman"/>
          <w:i/>
          <w:color w:val="231F20"/>
          <w:spacing w:val="-5"/>
          <w:sz w:val="24"/>
          <w:szCs w:val="24"/>
        </w:rPr>
        <w:t xml:space="preserve"> </w:t>
      </w:r>
      <w:r w:rsidRPr="007A1039">
        <w:rPr>
          <w:rFonts w:ascii="Times New Roman" w:hAnsi="Times New Roman" w:cs="Times New Roman"/>
          <w:i/>
          <w:color w:val="231F20"/>
          <w:sz w:val="24"/>
          <w:szCs w:val="24"/>
        </w:rPr>
        <w:t>almost</w:t>
      </w:r>
      <w:r w:rsidRPr="007A1039">
        <w:rPr>
          <w:rFonts w:ascii="Times New Roman" w:hAnsi="Times New Roman" w:cs="Times New Roman"/>
          <w:i/>
          <w:color w:val="231F20"/>
          <w:spacing w:val="-5"/>
          <w:sz w:val="24"/>
          <w:szCs w:val="24"/>
        </w:rPr>
        <w:t xml:space="preserve"> </w:t>
      </w:r>
      <w:r w:rsidRPr="007A1039">
        <w:rPr>
          <w:rFonts w:ascii="Times New Roman" w:hAnsi="Times New Roman" w:cs="Times New Roman"/>
          <w:i/>
          <w:color w:val="231F20"/>
          <w:sz w:val="24"/>
          <w:szCs w:val="24"/>
        </w:rPr>
        <w:t>wholly</w:t>
      </w:r>
      <w:r w:rsidRPr="007A1039">
        <w:rPr>
          <w:rFonts w:ascii="Times New Roman" w:hAnsi="Times New Roman" w:cs="Times New Roman"/>
          <w:i/>
          <w:color w:val="231F20"/>
          <w:spacing w:val="-5"/>
          <w:sz w:val="24"/>
          <w:szCs w:val="24"/>
        </w:rPr>
        <w:t xml:space="preserve"> </w:t>
      </w:r>
      <w:r w:rsidRPr="007A1039">
        <w:rPr>
          <w:rFonts w:ascii="Times New Roman" w:hAnsi="Times New Roman" w:cs="Times New Roman"/>
          <w:i/>
          <w:color w:val="231F20"/>
          <w:sz w:val="24"/>
          <w:szCs w:val="24"/>
        </w:rPr>
        <w:t>uninhabitable</w:t>
      </w:r>
      <w:r w:rsidRPr="007A1039">
        <w:rPr>
          <w:rFonts w:ascii="Times New Roman" w:hAnsi="Times New Roman" w:cs="Times New Roman"/>
          <w:i/>
          <w:color w:val="231F20"/>
          <w:spacing w:val="-5"/>
          <w:sz w:val="24"/>
          <w:szCs w:val="24"/>
        </w:rPr>
        <w:t xml:space="preserve"> </w:t>
      </w:r>
      <w:r w:rsidRPr="007A1039">
        <w:rPr>
          <w:rFonts w:ascii="Times New Roman" w:hAnsi="Times New Roman" w:cs="Times New Roman"/>
          <w:i/>
          <w:color w:val="231F20"/>
          <w:sz w:val="24"/>
          <w:szCs w:val="24"/>
        </w:rPr>
        <w:t>by</w:t>
      </w:r>
      <w:r w:rsidRPr="007A1039">
        <w:rPr>
          <w:rFonts w:ascii="Times New Roman" w:hAnsi="Times New Roman" w:cs="Times New Roman"/>
          <w:i/>
          <w:color w:val="231F20"/>
          <w:spacing w:val="-5"/>
          <w:sz w:val="24"/>
          <w:szCs w:val="24"/>
        </w:rPr>
        <w:t xml:space="preserve"> </w:t>
      </w:r>
      <w:r w:rsidRPr="007A1039">
        <w:rPr>
          <w:rFonts w:ascii="Times New Roman" w:hAnsi="Times New Roman" w:cs="Times New Roman"/>
          <w:i/>
          <w:color w:val="231F20"/>
          <w:sz w:val="24"/>
          <w:szCs w:val="24"/>
        </w:rPr>
        <w:t>a</w:t>
      </w:r>
      <w:r w:rsidRPr="007A1039">
        <w:rPr>
          <w:rFonts w:ascii="Times New Roman" w:hAnsi="Times New Roman" w:cs="Times New Roman"/>
          <w:i/>
          <w:color w:val="231F20"/>
          <w:spacing w:val="-5"/>
          <w:sz w:val="24"/>
          <w:szCs w:val="24"/>
        </w:rPr>
        <w:t xml:space="preserve"> </w:t>
      </w:r>
      <w:r w:rsidRPr="007A1039">
        <w:rPr>
          <w:rFonts w:ascii="Times New Roman" w:hAnsi="Times New Roman" w:cs="Times New Roman"/>
          <w:i/>
          <w:color w:val="231F20"/>
          <w:sz w:val="24"/>
          <w:szCs w:val="24"/>
        </w:rPr>
        <w:t>people</w:t>
      </w:r>
      <w:r w:rsidRPr="007A1039">
        <w:rPr>
          <w:rFonts w:ascii="Times New Roman" w:hAnsi="Times New Roman" w:cs="Times New Roman"/>
          <w:i/>
          <w:color w:val="231F20"/>
          <w:spacing w:val="-5"/>
          <w:sz w:val="24"/>
          <w:szCs w:val="24"/>
        </w:rPr>
        <w:t xml:space="preserve"> </w:t>
      </w:r>
      <w:r w:rsidRPr="007A1039">
        <w:rPr>
          <w:rFonts w:ascii="Times New Roman" w:hAnsi="Times New Roman" w:cs="Times New Roman"/>
          <w:i/>
          <w:color w:val="231F20"/>
          <w:sz w:val="24"/>
          <w:szCs w:val="24"/>
        </w:rPr>
        <w:t>depending</w:t>
      </w:r>
      <w:r w:rsidRPr="007A1039">
        <w:rPr>
          <w:rFonts w:ascii="Times New Roman" w:hAnsi="Times New Roman" w:cs="Times New Roman"/>
          <w:i/>
          <w:color w:val="231F20"/>
          <w:spacing w:val="-5"/>
          <w:sz w:val="24"/>
          <w:szCs w:val="24"/>
        </w:rPr>
        <w:t xml:space="preserve"> </w:t>
      </w:r>
      <w:r w:rsidRPr="007A1039">
        <w:rPr>
          <w:rFonts w:ascii="Times New Roman" w:hAnsi="Times New Roman" w:cs="Times New Roman"/>
          <w:i/>
          <w:color w:val="231F20"/>
          <w:sz w:val="24"/>
          <w:szCs w:val="24"/>
        </w:rPr>
        <w:t>on agriculture for their subsistence</w:t>
      </w:r>
      <w:r w:rsidR="002152E4">
        <w:rPr>
          <w:rFonts w:ascii="Times New Roman" w:hAnsi="Times New Roman" w:cs="Times New Roman"/>
          <w:i/>
          <w:color w:val="231F20"/>
          <w:sz w:val="24"/>
          <w:szCs w:val="24"/>
        </w:rPr>
        <w:t>.</w:t>
      </w:r>
      <w:r w:rsidRPr="007A1039">
        <w:rPr>
          <w:rFonts w:ascii="Times New Roman" w:hAnsi="Times New Roman" w:cs="Times New Roman"/>
          <w:color w:val="231F20"/>
          <w:sz w:val="24"/>
          <w:szCs w:val="24"/>
        </w:rPr>
        <w:t xml:space="preserve">” </w:t>
      </w:r>
      <w:r w:rsidRPr="007A1039">
        <w:rPr>
          <w:rFonts w:ascii="Times New Roman" w:hAnsi="Times New Roman" w:cs="Times New Roman"/>
          <w:color w:val="231F20"/>
          <w:spacing w:val="-8"/>
          <w:sz w:val="24"/>
          <w:szCs w:val="24"/>
        </w:rPr>
        <w:t>[</w:t>
      </w:r>
      <w:r w:rsidR="00AF19B0">
        <w:rPr>
          <w:rFonts w:ascii="Times New Roman" w:hAnsi="Times New Roman" w:cs="Times New Roman"/>
          <w:color w:val="231F20"/>
          <w:spacing w:val="-8"/>
          <w:sz w:val="24"/>
          <w:szCs w:val="24"/>
        </w:rPr>
        <w:t>2</w:t>
      </w:r>
      <w:r w:rsidRPr="007A1039">
        <w:rPr>
          <w:rFonts w:ascii="Times New Roman" w:hAnsi="Times New Roman" w:cs="Times New Roman"/>
          <w:color w:val="231F20"/>
          <w:spacing w:val="-8"/>
          <w:sz w:val="24"/>
          <w:szCs w:val="24"/>
        </w:rPr>
        <w:t xml:space="preserve">, </w:t>
      </w:r>
      <w:r w:rsidRPr="007A1039">
        <w:rPr>
          <w:rFonts w:ascii="Times New Roman" w:hAnsi="Times New Roman" w:cs="Times New Roman"/>
          <w:color w:val="231F20"/>
          <w:spacing w:val="-6"/>
          <w:sz w:val="24"/>
          <w:szCs w:val="24"/>
        </w:rPr>
        <w:t>p.</w:t>
      </w:r>
      <w:r w:rsidRPr="007A1039">
        <w:rPr>
          <w:rFonts w:ascii="Times New Roman" w:hAnsi="Times New Roman" w:cs="Times New Roman"/>
          <w:color w:val="231F20"/>
          <w:sz w:val="24"/>
          <w:szCs w:val="24"/>
        </w:rPr>
        <w:t xml:space="preserve">23] </w:t>
      </w:r>
      <w:r>
        <w:rPr>
          <w:rFonts w:ascii="Times New Roman" w:hAnsi="Times New Roman" w:cs="Times New Roman"/>
          <w:color w:val="231F20"/>
          <w:sz w:val="24"/>
          <w:szCs w:val="24"/>
        </w:rPr>
        <w:t xml:space="preserve"> </w:t>
      </w:r>
      <w:r w:rsidR="00C71EF4">
        <w:rPr>
          <w:rFonts w:ascii="Times New Roman" w:hAnsi="Times New Roman" w:cs="Times New Roman"/>
          <w:color w:val="231F20"/>
          <w:sz w:val="24"/>
          <w:szCs w:val="24"/>
        </w:rPr>
        <w:t>Native American</w:t>
      </w:r>
      <w:r w:rsidRPr="007A1039">
        <w:rPr>
          <w:rFonts w:ascii="Times New Roman" w:hAnsi="Times New Roman" w:cs="Times New Roman"/>
          <w:color w:val="231F20"/>
          <w:sz w:val="24"/>
          <w:szCs w:val="24"/>
        </w:rPr>
        <w:t xml:space="preserve">s </w:t>
      </w:r>
      <w:r>
        <w:rPr>
          <w:rFonts w:ascii="Times New Roman" w:hAnsi="Times New Roman" w:cs="Times New Roman"/>
          <w:color w:val="231F20"/>
          <w:sz w:val="24"/>
          <w:szCs w:val="24"/>
        </w:rPr>
        <w:t>were being</w:t>
      </w:r>
      <w:r w:rsidRPr="007A1039">
        <w:rPr>
          <w:rFonts w:ascii="Times New Roman" w:hAnsi="Times New Roman" w:cs="Times New Roman"/>
          <w:color w:val="231F20"/>
          <w:sz w:val="24"/>
          <w:szCs w:val="24"/>
        </w:rPr>
        <w:t xml:space="preserve"> driven out</w:t>
      </w:r>
      <w:r>
        <w:rPr>
          <w:rFonts w:ascii="Times New Roman" w:hAnsi="Times New Roman" w:cs="Times New Roman"/>
          <w:color w:val="231F20"/>
          <w:sz w:val="24"/>
          <w:szCs w:val="24"/>
        </w:rPr>
        <w:t xml:space="preserve"> as white settlers moved in. </w:t>
      </w:r>
      <w:r w:rsidRPr="007A1039">
        <w:rPr>
          <w:rFonts w:ascii="Times New Roman" w:hAnsi="Times New Roman" w:cs="Times New Roman"/>
          <w:color w:val="231F20"/>
          <w:sz w:val="24"/>
          <w:szCs w:val="24"/>
        </w:rPr>
        <w:t xml:space="preserve"> </w:t>
      </w:r>
      <w:r>
        <w:rPr>
          <w:rFonts w:ascii="Times New Roman" w:hAnsi="Times New Roman" w:cs="Times New Roman"/>
          <w:color w:val="231F20"/>
          <w:sz w:val="24"/>
          <w:szCs w:val="24"/>
        </w:rPr>
        <w:t>B</w:t>
      </w:r>
      <w:r w:rsidRPr="007A1039">
        <w:rPr>
          <w:rFonts w:ascii="Times New Roman" w:hAnsi="Times New Roman" w:cs="Times New Roman"/>
          <w:color w:val="231F20"/>
          <w:sz w:val="24"/>
          <w:szCs w:val="24"/>
        </w:rPr>
        <w:t xml:space="preserve">ison </w:t>
      </w:r>
      <w:r>
        <w:rPr>
          <w:rFonts w:ascii="Times New Roman" w:hAnsi="Times New Roman" w:cs="Times New Roman"/>
          <w:color w:val="231F20"/>
          <w:sz w:val="24"/>
          <w:szCs w:val="24"/>
        </w:rPr>
        <w:t>were being</w:t>
      </w:r>
      <w:r w:rsidRPr="007A1039">
        <w:rPr>
          <w:rFonts w:ascii="Times New Roman" w:hAnsi="Times New Roman" w:cs="Times New Roman"/>
          <w:color w:val="231F20"/>
          <w:sz w:val="24"/>
          <w:szCs w:val="24"/>
        </w:rPr>
        <w:t xml:space="preserve"> hunted </w:t>
      </w:r>
      <w:r w:rsidRPr="007A1039">
        <w:rPr>
          <w:rFonts w:ascii="Times New Roman" w:hAnsi="Times New Roman" w:cs="Times New Roman"/>
          <w:color w:val="231F20"/>
          <w:spacing w:val="-3"/>
          <w:sz w:val="24"/>
          <w:szCs w:val="24"/>
        </w:rPr>
        <w:t xml:space="preserve">out. </w:t>
      </w:r>
      <w:r>
        <w:rPr>
          <w:rFonts w:ascii="Times New Roman" w:hAnsi="Times New Roman" w:cs="Times New Roman"/>
          <w:color w:val="231F20"/>
          <w:spacing w:val="-3"/>
          <w:sz w:val="24"/>
          <w:szCs w:val="24"/>
        </w:rPr>
        <w:t xml:space="preserve"> But f</w:t>
      </w:r>
      <w:r w:rsidRPr="007A1039">
        <w:rPr>
          <w:rFonts w:ascii="Times New Roman" w:hAnsi="Times New Roman" w:cs="Times New Roman"/>
          <w:color w:val="231F20"/>
          <w:sz w:val="24"/>
          <w:szCs w:val="24"/>
        </w:rPr>
        <w:t xml:space="preserve">rom President James Monroe </w:t>
      </w:r>
      <w:r>
        <w:rPr>
          <w:rFonts w:ascii="Times New Roman" w:hAnsi="Times New Roman" w:cs="Times New Roman"/>
          <w:color w:val="231F20"/>
          <w:sz w:val="24"/>
          <w:szCs w:val="24"/>
        </w:rPr>
        <w:t xml:space="preserve">(1817-1825) </w:t>
      </w:r>
      <w:r w:rsidRPr="007A1039">
        <w:rPr>
          <w:rFonts w:ascii="Times New Roman" w:hAnsi="Times New Roman" w:cs="Times New Roman"/>
          <w:color w:val="231F20"/>
          <w:sz w:val="24"/>
          <w:szCs w:val="24"/>
        </w:rPr>
        <w:t xml:space="preserve">down, </w:t>
      </w:r>
      <w:r>
        <w:rPr>
          <w:rFonts w:ascii="Times New Roman" w:hAnsi="Times New Roman" w:cs="Times New Roman"/>
          <w:color w:val="231F20"/>
          <w:sz w:val="24"/>
          <w:szCs w:val="24"/>
        </w:rPr>
        <w:t xml:space="preserve">federal and state </w:t>
      </w:r>
      <w:r w:rsidRPr="007A1039">
        <w:rPr>
          <w:rFonts w:ascii="Times New Roman" w:hAnsi="Times New Roman" w:cs="Times New Roman"/>
          <w:color w:val="231F20"/>
          <w:sz w:val="24"/>
          <w:szCs w:val="24"/>
        </w:rPr>
        <w:t>government</w:t>
      </w:r>
      <w:r>
        <w:rPr>
          <w:rFonts w:ascii="Times New Roman" w:hAnsi="Times New Roman" w:cs="Times New Roman"/>
          <w:color w:val="231F20"/>
          <w:sz w:val="24"/>
          <w:szCs w:val="24"/>
        </w:rPr>
        <w:t>s</w:t>
      </w:r>
      <w:r w:rsidRPr="007A1039">
        <w:rPr>
          <w:rFonts w:ascii="Times New Roman" w:hAnsi="Times New Roman" w:cs="Times New Roman"/>
          <w:color w:val="231F20"/>
          <w:sz w:val="24"/>
          <w:szCs w:val="24"/>
        </w:rPr>
        <w:t xml:space="preserve"> wanted the maps’ hundreds of millions of empty acres</w:t>
      </w:r>
      <w:r w:rsidRPr="007A1039">
        <w:rPr>
          <w:rFonts w:ascii="Times New Roman" w:hAnsi="Times New Roman" w:cs="Times New Roman"/>
          <w:color w:val="231F20"/>
          <w:spacing w:val="-1"/>
          <w:sz w:val="24"/>
          <w:szCs w:val="24"/>
        </w:rPr>
        <w:t xml:space="preserve"> </w:t>
      </w:r>
      <w:r w:rsidRPr="007A1039">
        <w:rPr>
          <w:rFonts w:ascii="Times New Roman" w:hAnsi="Times New Roman" w:cs="Times New Roman"/>
          <w:color w:val="231F20"/>
          <w:sz w:val="24"/>
          <w:szCs w:val="24"/>
        </w:rPr>
        <w:t>populated.</w:t>
      </w:r>
    </w:p>
    <w:p w14:paraId="74519E0D" w14:textId="77777777" w:rsidR="00244661" w:rsidRDefault="00244661" w:rsidP="00244661">
      <w:pPr>
        <w:pStyle w:val="BodyText"/>
        <w:tabs>
          <w:tab w:val="left" w:pos="0"/>
        </w:tabs>
        <w:spacing w:before="8" w:line="228" w:lineRule="auto"/>
        <w:ind w:right="-360"/>
        <w:rPr>
          <w:rFonts w:ascii="Times New Roman" w:hAnsi="Times New Roman" w:cs="Times New Roman"/>
          <w:color w:val="231F20"/>
          <w:sz w:val="24"/>
          <w:szCs w:val="24"/>
        </w:rPr>
      </w:pPr>
      <w:r>
        <w:rPr>
          <w:rFonts w:ascii="Times New Roman" w:hAnsi="Times New Roman" w:cs="Times New Roman"/>
          <w:color w:val="231F20"/>
          <w:spacing w:val="-3"/>
          <w:sz w:val="24"/>
          <w:szCs w:val="24"/>
        </w:rPr>
        <w:tab/>
      </w:r>
      <w:r w:rsidRPr="007A1039">
        <w:rPr>
          <w:rFonts w:ascii="Times New Roman" w:hAnsi="Times New Roman" w:cs="Times New Roman"/>
          <w:color w:val="231F20"/>
          <w:spacing w:val="-3"/>
          <w:sz w:val="24"/>
          <w:szCs w:val="24"/>
        </w:rPr>
        <w:t xml:space="preserve">Texas gave </w:t>
      </w:r>
      <w:r w:rsidRPr="007A1039">
        <w:rPr>
          <w:rFonts w:ascii="Times New Roman" w:hAnsi="Times New Roman" w:cs="Times New Roman"/>
          <w:color w:val="231F20"/>
          <w:sz w:val="24"/>
          <w:szCs w:val="24"/>
        </w:rPr>
        <w:t xml:space="preserve">a </w:t>
      </w:r>
      <w:r>
        <w:rPr>
          <w:rFonts w:ascii="Times New Roman" w:hAnsi="Times New Roman" w:cs="Times New Roman"/>
          <w:color w:val="231F20"/>
          <w:sz w:val="24"/>
          <w:szCs w:val="24"/>
        </w:rPr>
        <w:t xml:space="preserve">Chicago </w:t>
      </w:r>
      <w:r w:rsidRPr="007A1039">
        <w:rPr>
          <w:rFonts w:ascii="Times New Roman" w:hAnsi="Times New Roman" w:cs="Times New Roman"/>
          <w:color w:val="231F20"/>
          <w:sz w:val="24"/>
          <w:szCs w:val="24"/>
        </w:rPr>
        <w:t xml:space="preserve">syndicate 3 million acres </w:t>
      </w:r>
      <w:r w:rsidRPr="007A1039">
        <w:rPr>
          <w:rFonts w:ascii="Times New Roman" w:hAnsi="Times New Roman" w:cs="Times New Roman"/>
          <w:color w:val="231F20"/>
          <w:spacing w:val="3"/>
          <w:sz w:val="24"/>
          <w:szCs w:val="24"/>
        </w:rPr>
        <w:t xml:space="preserve">in </w:t>
      </w:r>
      <w:r w:rsidRPr="007A1039">
        <w:rPr>
          <w:rFonts w:ascii="Times New Roman" w:hAnsi="Times New Roman" w:cs="Times New Roman"/>
          <w:color w:val="231F20"/>
          <w:spacing w:val="2"/>
          <w:sz w:val="24"/>
          <w:szCs w:val="24"/>
        </w:rPr>
        <w:t xml:space="preserve">return </w:t>
      </w:r>
      <w:r w:rsidRPr="007A1039">
        <w:rPr>
          <w:rFonts w:ascii="Times New Roman" w:hAnsi="Times New Roman" w:cs="Times New Roman"/>
          <w:color w:val="231F20"/>
          <w:sz w:val="24"/>
          <w:szCs w:val="24"/>
        </w:rPr>
        <w:t xml:space="preserve">for </w:t>
      </w:r>
      <w:r>
        <w:rPr>
          <w:rFonts w:ascii="Times New Roman" w:hAnsi="Times New Roman" w:cs="Times New Roman"/>
          <w:color w:val="231F20"/>
          <w:sz w:val="24"/>
          <w:szCs w:val="24"/>
        </w:rPr>
        <w:t xml:space="preserve">the syndicate’s </w:t>
      </w:r>
      <w:r w:rsidRPr="007A1039">
        <w:rPr>
          <w:rFonts w:ascii="Times New Roman" w:hAnsi="Times New Roman" w:cs="Times New Roman"/>
          <w:color w:val="231F20"/>
          <w:sz w:val="24"/>
          <w:szCs w:val="24"/>
        </w:rPr>
        <w:t xml:space="preserve">erecting </w:t>
      </w:r>
      <w:r w:rsidRPr="007A1039">
        <w:rPr>
          <w:rFonts w:ascii="Times New Roman" w:hAnsi="Times New Roman" w:cs="Times New Roman"/>
          <w:color w:val="231F20"/>
          <w:spacing w:val="2"/>
          <w:sz w:val="24"/>
          <w:szCs w:val="24"/>
        </w:rPr>
        <w:t xml:space="preserve">an </w:t>
      </w:r>
      <w:r w:rsidRPr="007A1039">
        <w:rPr>
          <w:rFonts w:ascii="Times New Roman" w:hAnsi="Times New Roman" w:cs="Times New Roman"/>
          <w:color w:val="231F20"/>
          <w:sz w:val="24"/>
          <w:szCs w:val="24"/>
        </w:rPr>
        <w:t xml:space="preserve">impressive </w:t>
      </w:r>
      <w:r w:rsidRPr="007A1039">
        <w:rPr>
          <w:rFonts w:ascii="Times New Roman" w:hAnsi="Times New Roman" w:cs="Times New Roman"/>
          <w:color w:val="231F20"/>
          <w:spacing w:val="-3"/>
          <w:sz w:val="24"/>
          <w:szCs w:val="24"/>
        </w:rPr>
        <w:t xml:space="preserve">capitol </w:t>
      </w:r>
      <w:r w:rsidRPr="007A1039">
        <w:rPr>
          <w:rFonts w:ascii="Times New Roman" w:hAnsi="Times New Roman" w:cs="Times New Roman"/>
          <w:color w:val="231F20"/>
          <w:sz w:val="24"/>
          <w:szCs w:val="24"/>
        </w:rPr>
        <w:t>building.</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 By </w:t>
      </w:r>
      <w:r w:rsidRPr="007A1039">
        <w:rPr>
          <w:rFonts w:ascii="Times New Roman" w:hAnsi="Times New Roman" w:cs="Times New Roman"/>
          <w:color w:val="231F20"/>
          <w:spacing w:val="-7"/>
          <w:sz w:val="24"/>
          <w:szCs w:val="24"/>
        </w:rPr>
        <w:t xml:space="preserve">1874, </w:t>
      </w:r>
      <w:r w:rsidRPr="007A1039">
        <w:rPr>
          <w:rFonts w:ascii="Times New Roman" w:hAnsi="Times New Roman" w:cs="Times New Roman"/>
          <w:color w:val="231F20"/>
          <w:sz w:val="24"/>
          <w:szCs w:val="24"/>
        </w:rPr>
        <w:t>the syndicate had</w:t>
      </w:r>
      <w:r>
        <w:rPr>
          <w:rFonts w:ascii="Times New Roman" w:hAnsi="Times New Roman" w:cs="Times New Roman"/>
          <w:color w:val="231F20"/>
          <w:sz w:val="24"/>
          <w:szCs w:val="24"/>
        </w:rPr>
        <w:t>:</w:t>
      </w:r>
    </w:p>
    <w:p w14:paraId="1BE6F4A5" w14:textId="77777777" w:rsidR="00244661" w:rsidRDefault="00244661" w:rsidP="00244661">
      <w:pPr>
        <w:pStyle w:val="BodyText"/>
        <w:numPr>
          <w:ilvl w:val="0"/>
          <w:numId w:val="19"/>
        </w:numPr>
        <w:tabs>
          <w:tab w:val="left" w:pos="0"/>
        </w:tabs>
        <w:spacing w:before="8" w:line="228" w:lineRule="auto"/>
        <w:ind w:left="630" w:right="-360" w:hanging="180"/>
        <w:rPr>
          <w:rFonts w:ascii="Times New Roman" w:hAnsi="Times New Roman" w:cs="Times New Roman"/>
          <w:color w:val="231F20"/>
          <w:sz w:val="24"/>
          <w:szCs w:val="24"/>
        </w:rPr>
      </w:pPr>
      <w:r w:rsidRPr="007A1039">
        <w:rPr>
          <w:rFonts w:ascii="Times New Roman" w:hAnsi="Times New Roman" w:cs="Times New Roman"/>
          <w:color w:val="231F20"/>
          <w:sz w:val="24"/>
          <w:szCs w:val="24"/>
        </w:rPr>
        <w:t>stocked the land with 150,000 head of cattle</w:t>
      </w:r>
    </w:p>
    <w:p w14:paraId="064420B5" w14:textId="77777777" w:rsidR="00244661" w:rsidRPr="005F4A26" w:rsidRDefault="00244661" w:rsidP="00244661">
      <w:pPr>
        <w:pStyle w:val="BodyText"/>
        <w:numPr>
          <w:ilvl w:val="0"/>
          <w:numId w:val="19"/>
        </w:numPr>
        <w:tabs>
          <w:tab w:val="left" w:pos="0"/>
        </w:tabs>
        <w:spacing w:before="8" w:line="228" w:lineRule="auto"/>
        <w:ind w:left="630" w:right="-360" w:hanging="180"/>
        <w:rPr>
          <w:rFonts w:ascii="Times New Roman" w:hAnsi="Times New Roman" w:cs="Times New Roman"/>
          <w:color w:val="231F20"/>
          <w:sz w:val="24"/>
          <w:szCs w:val="24"/>
        </w:rPr>
      </w:pPr>
      <w:r w:rsidRPr="007A1039">
        <w:rPr>
          <w:rFonts w:ascii="Times New Roman" w:hAnsi="Times New Roman" w:cs="Times New Roman"/>
          <w:color w:val="231F20"/>
          <w:sz w:val="24"/>
          <w:szCs w:val="24"/>
        </w:rPr>
        <w:t xml:space="preserve">erected 325 </w:t>
      </w:r>
      <w:r w:rsidRPr="007A1039">
        <w:rPr>
          <w:rFonts w:ascii="Times New Roman" w:hAnsi="Times New Roman" w:cs="Times New Roman"/>
          <w:color w:val="231F20"/>
          <w:spacing w:val="3"/>
          <w:sz w:val="24"/>
          <w:szCs w:val="24"/>
        </w:rPr>
        <w:t xml:space="preserve">windmills </w:t>
      </w:r>
      <w:r w:rsidRPr="007A1039">
        <w:rPr>
          <w:rFonts w:ascii="Times New Roman" w:hAnsi="Times New Roman" w:cs="Times New Roman"/>
          <w:color w:val="231F20"/>
          <w:sz w:val="24"/>
          <w:szCs w:val="24"/>
        </w:rPr>
        <w:t>to pump</w:t>
      </w:r>
      <w:r>
        <w:rPr>
          <w:rFonts w:ascii="Times New Roman" w:hAnsi="Times New Roman" w:cs="Times New Roman"/>
          <w:color w:val="231F20"/>
          <w:sz w:val="24"/>
          <w:szCs w:val="24"/>
        </w:rPr>
        <w:t xml:space="preserve"> </w:t>
      </w:r>
      <w:r w:rsidRPr="007A1039">
        <w:rPr>
          <w:rFonts w:ascii="Times New Roman" w:hAnsi="Times New Roman" w:cs="Times New Roman"/>
          <w:color w:val="231F20"/>
          <w:spacing w:val="-4"/>
          <w:sz w:val="24"/>
          <w:szCs w:val="24"/>
        </w:rPr>
        <w:t>water</w:t>
      </w:r>
    </w:p>
    <w:p w14:paraId="7EA76D28" w14:textId="77777777" w:rsidR="00244661" w:rsidRDefault="00244661" w:rsidP="00244661">
      <w:pPr>
        <w:pStyle w:val="BodyText"/>
        <w:numPr>
          <w:ilvl w:val="0"/>
          <w:numId w:val="19"/>
        </w:numPr>
        <w:tabs>
          <w:tab w:val="left" w:pos="0"/>
        </w:tabs>
        <w:spacing w:before="8" w:line="228" w:lineRule="auto"/>
        <w:ind w:left="630" w:right="-360" w:hanging="180"/>
        <w:rPr>
          <w:rFonts w:ascii="Times New Roman" w:hAnsi="Times New Roman" w:cs="Times New Roman"/>
          <w:color w:val="231F20"/>
          <w:sz w:val="24"/>
          <w:szCs w:val="24"/>
        </w:rPr>
      </w:pPr>
      <w:r w:rsidRPr="007A1039">
        <w:rPr>
          <w:rFonts w:ascii="Times New Roman" w:hAnsi="Times New Roman" w:cs="Times New Roman"/>
          <w:color w:val="231F20"/>
          <w:sz w:val="24"/>
          <w:szCs w:val="24"/>
        </w:rPr>
        <w:t xml:space="preserve">spread poison for </w:t>
      </w:r>
      <w:r w:rsidRPr="007A1039">
        <w:rPr>
          <w:rFonts w:ascii="Times New Roman" w:hAnsi="Times New Roman" w:cs="Times New Roman"/>
          <w:color w:val="231F20"/>
          <w:spacing w:val="-3"/>
          <w:sz w:val="24"/>
          <w:szCs w:val="24"/>
        </w:rPr>
        <w:t xml:space="preserve">wolves </w:t>
      </w:r>
      <w:r w:rsidRPr="007A1039">
        <w:rPr>
          <w:rFonts w:ascii="Times New Roman" w:hAnsi="Times New Roman" w:cs="Times New Roman"/>
          <w:color w:val="231F20"/>
          <w:sz w:val="24"/>
          <w:szCs w:val="24"/>
        </w:rPr>
        <w:t>and any predator that might eat calves</w:t>
      </w:r>
    </w:p>
    <w:p w14:paraId="78139A94" w14:textId="68551DF6" w:rsidR="00244661" w:rsidRPr="005F4A26" w:rsidRDefault="00244661" w:rsidP="00244661">
      <w:pPr>
        <w:pStyle w:val="BodyText"/>
        <w:numPr>
          <w:ilvl w:val="0"/>
          <w:numId w:val="19"/>
        </w:numPr>
        <w:tabs>
          <w:tab w:val="left" w:pos="0"/>
        </w:tabs>
        <w:spacing w:before="8" w:line="228" w:lineRule="auto"/>
        <w:ind w:left="630" w:right="-360" w:hanging="180"/>
        <w:rPr>
          <w:rFonts w:ascii="Times New Roman" w:hAnsi="Times New Roman" w:cs="Times New Roman"/>
          <w:color w:val="231F20"/>
          <w:sz w:val="24"/>
          <w:szCs w:val="24"/>
        </w:rPr>
      </w:pPr>
      <w:r w:rsidRPr="007A1039">
        <w:rPr>
          <w:rFonts w:ascii="Times New Roman" w:hAnsi="Times New Roman" w:cs="Times New Roman"/>
          <w:color w:val="231F20"/>
          <w:spacing w:val="2"/>
          <w:sz w:val="24"/>
          <w:szCs w:val="24"/>
        </w:rPr>
        <w:t xml:space="preserve">installed </w:t>
      </w:r>
      <w:r w:rsidRPr="007A1039">
        <w:rPr>
          <w:rFonts w:ascii="Times New Roman" w:hAnsi="Times New Roman" w:cs="Times New Roman"/>
          <w:color w:val="231F20"/>
          <w:spacing w:val="-4"/>
          <w:sz w:val="24"/>
          <w:szCs w:val="24"/>
        </w:rPr>
        <w:t xml:space="preserve">781 </w:t>
      </w:r>
      <w:r w:rsidRPr="007A1039">
        <w:rPr>
          <w:rFonts w:ascii="Times New Roman" w:hAnsi="Times New Roman" w:cs="Times New Roman"/>
          <w:color w:val="231F20"/>
          <w:sz w:val="24"/>
          <w:szCs w:val="24"/>
        </w:rPr>
        <w:t>miles of</w:t>
      </w:r>
      <w:r>
        <w:rPr>
          <w:rFonts w:ascii="Times New Roman" w:hAnsi="Times New Roman" w:cs="Times New Roman"/>
          <w:color w:val="231F20"/>
          <w:sz w:val="24"/>
          <w:szCs w:val="24"/>
        </w:rPr>
        <w:t xml:space="preserve"> </w:t>
      </w:r>
      <w:r w:rsidR="00CF50D2">
        <w:rPr>
          <w:rFonts w:ascii="Times New Roman" w:hAnsi="Times New Roman" w:cs="Times New Roman"/>
          <w:color w:val="231F20"/>
          <w:sz w:val="24"/>
          <w:szCs w:val="24"/>
        </w:rPr>
        <w:t xml:space="preserve">then new </w:t>
      </w:r>
      <w:r>
        <w:rPr>
          <w:rFonts w:ascii="Times New Roman" w:hAnsi="Times New Roman" w:cs="Times New Roman"/>
          <w:color w:val="231F20"/>
          <w:sz w:val="24"/>
          <w:szCs w:val="24"/>
        </w:rPr>
        <w:t>b</w:t>
      </w:r>
      <w:r w:rsidRPr="007A1039">
        <w:rPr>
          <w:rFonts w:ascii="Times New Roman" w:hAnsi="Times New Roman" w:cs="Times New Roman"/>
          <w:color w:val="231F20"/>
          <w:sz w:val="24"/>
          <w:szCs w:val="24"/>
        </w:rPr>
        <w:t xml:space="preserve">arbed </w:t>
      </w:r>
      <w:r w:rsidRPr="007A1039">
        <w:rPr>
          <w:rFonts w:ascii="Times New Roman" w:hAnsi="Times New Roman" w:cs="Times New Roman"/>
          <w:color w:val="231F20"/>
          <w:spacing w:val="2"/>
          <w:sz w:val="24"/>
          <w:szCs w:val="24"/>
        </w:rPr>
        <w:t xml:space="preserve">wire </w:t>
      </w:r>
      <w:r w:rsidRPr="007A1039">
        <w:rPr>
          <w:rFonts w:ascii="Times New Roman" w:hAnsi="Times New Roman" w:cs="Times New Roman"/>
          <w:color w:val="231F20"/>
          <w:sz w:val="24"/>
          <w:szCs w:val="24"/>
        </w:rPr>
        <w:t>fencing</w:t>
      </w:r>
      <w:r w:rsidR="00BB3778">
        <w:rPr>
          <w:rFonts w:ascii="Times New Roman" w:hAnsi="Times New Roman" w:cs="Times New Roman"/>
          <w:color w:val="231F20"/>
          <w:sz w:val="24"/>
          <w:szCs w:val="24"/>
        </w:rPr>
        <w:t xml:space="preserve">, a recently developed barrier </w:t>
      </w:r>
      <w:r w:rsidRPr="007A1039">
        <w:rPr>
          <w:rFonts w:ascii="Times New Roman" w:hAnsi="Times New Roman" w:cs="Times New Roman"/>
          <w:color w:val="231F20"/>
          <w:sz w:val="24"/>
          <w:szCs w:val="24"/>
        </w:rPr>
        <w:t xml:space="preserve"> </w:t>
      </w:r>
      <w:r w:rsidRPr="007A1039">
        <w:rPr>
          <w:rFonts w:ascii="Times New Roman" w:hAnsi="Times New Roman" w:cs="Times New Roman"/>
          <w:color w:val="231F20"/>
          <w:spacing w:val="-7"/>
          <w:sz w:val="24"/>
          <w:szCs w:val="24"/>
        </w:rPr>
        <w:t>[</w:t>
      </w:r>
      <w:r w:rsidR="001C2732">
        <w:rPr>
          <w:rFonts w:ascii="Times New Roman" w:hAnsi="Times New Roman" w:cs="Times New Roman"/>
          <w:color w:val="231F20"/>
          <w:spacing w:val="-7"/>
          <w:sz w:val="24"/>
          <w:szCs w:val="24"/>
        </w:rPr>
        <w:t>2</w:t>
      </w:r>
      <w:r w:rsidRPr="007A1039">
        <w:rPr>
          <w:rFonts w:ascii="Times New Roman" w:hAnsi="Times New Roman" w:cs="Times New Roman"/>
          <w:color w:val="231F20"/>
          <w:spacing w:val="-7"/>
          <w:sz w:val="24"/>
          <w:szCs w:val="24"/>
        </w:rPr>
        <w:t xml:space="preserve">, </w:t>
      </w:r>
      <w:r w:rsidRPr="007A1039">
        <w:rPr>
          <w:rFonts w:ascii="Times New Roman" w:hAnsi="Times New Roman" w:cs="Times New Roman"/>
          <w:color w:val="231F20"/>
          <w:spacing w:val="-5"/>
          <w:sz w:val="24"/>
          <w:szCs w:val="24"/>
        </w:rPr>
        <w:t>p.</w:t>
      </w:r>
      <w:r w:rsidRPr="007A1039">
        <w:rPr>
          <w:rFonts w:ascii="Times New Roman" w:hAnsi="Times New Roman" w:cs="Times New Roman"/>
          <w:color w:val="231F20"/>
          <w:spacing w:val="-3"/>
          <w:sz w:val="24"/>
          <w:szCs w:val="24"/>
        </w:rPr>
        <w:t>21]</w:t>
      </w:r>
    </w:p>
    <w:p w14:paraId="53F71346" w14:textId="246B6047" w:rsidR="00244661" w:rsidRDefault="004F53A9" w:rsidP="00244661">
      <w:pPr>
        <w:pStyle w:val="BodyText"/>
        <w:tabs>
          <w:tab w:val="left" w:pos="0"/>
        </w:tabs>
        <w:spacing w:before="8" w:line="228" w:lineRule="auto"/>
        <w:ind w:right="-360"/>
        <w:rPr>
          <w:rFonts w:ascii="Times New Roman" w:hAnsi="Times New Roman" w:cs="Times New Roman"/>
          <w:color w:val="231F20"/>
          <w:sz w:val="24"/>
          <w:szCs w:val="24"/>
        </w:rPr>
      </w:pPr>
      <w:r>
        <w:rPr>
          <w:rFonts w:ascii="Times New Roman" w:hAnsi="Times New Roman" w:cs="Times New Roman"/>
          <w:color w:val="231F20"/>
          <w:spacing w:val="-3"/>
          <w:sz w:val="24"/>
          <w:szCs w:val="24"/>
        </w:rPr>
        <w:t>B</w:t>
      </w:r>
      <w:r w:rsidR="00244661">
        <w:rPr>
          <w:rFonts w:ascii="Times New Roman" w:hAnsi="Times New Roman" w:cs="Times New Roman"/>
          <w:color w:val="231F20"/>
          <w:spacing w:val="-3"/>
          <w:sz w:val="24"/>
          <w:szCs w:val="24"/>
        </w:rPr>
        <w:t>arbed wire</w:t>
      </w:r>
      <w:r w:rsidR="00244661" w:rsidRPr="007A1039">
        <w:rPr>
          <w:rFonts w:ascii="Times New Roman" w:hAnsi="Times New Roman" w:cs="Times New Roman"/>
          <w:color w:val="231F20"/>
          <w:spacing w:val="-3"/>
          <w:sz w:val="24"/>
          <w:szCs w:val="24"/>
        </w:rPr>
        <w:t xml:space="preserve"> </w:t>
      </w:r>
      <w:r w:rsidR="00244661" w:rsidRPr="007A1039">
        <w:rPr>
          <w:rFonts w:ascii="Times New Roman" w:hAnsi="Times New Roman" w:cs="Times New Roman"/>
          <w:color w:val="231F20"/>
          <w:sz w:val="24"/>
          <w:szCs w:val="24"/>
        </w:rPr>
        <w:t>enclos</w:t>
      </w:r>
      <w:r w:rsidR="00244661">
        <w:rPr>
          <w:rFonts w:ascii="Times New Roman" w:hAnsi="Times New Roman" w:cs="Times New Roman"/>
          <w:color w:val="231F20"/>
          <w:sz w:val="24"/>
          <w:szCs w:val="24"/>
        </w:rPr>
        <w:t>ed</w:t>
      </w:r>
      <w:r w:rsidR="00244661" w:rsidRPr="007A1039">
        <w:rPr>
          <w:rFonts w:ascii="Times New Roman" w:hAnsi="Times New Roman" w:cs="Times New Roman"/>
          <w:color w:val="231F20"/>
          <w:sz w:val="24"/>
          <w:szCs w:val="24"/>
        </w:rPr>
        <w:t xml:space="preserve"> the </w:t>
      </w:r>
      <w:r w:rsidR="00244661" w:rsidRPr="007A1039">
        <w:rPr>
          <w:rFonts w:ascii="Times New Roman" w:hAnsi="Times New Roman" w:cs="Times New Roman"/>
          <w:color w:val="231F20"/>
          <w:spacing w:val="-6"/>
          <w:sz w:val="24"/>
          <w:szCs w:val="24"/>
        </w:rPr>
        <w:t xml:space="preserve">world’s </w:t>
      </w:r>
      <w:r w:rsidR="00244661" w:rsidRPr="007A1039">
        <w:rPr>
          <w:rFonts w:ascii="Times New Roman" w:hAnsi="Times New Roman" w:cs="Times New Roman"/>
          <w:color w:val="231F20"/>
          <w:sz w:val="24"/>
          <w:szCs w:val="24"/>
        </w:rPr>
        <w:t>biggest fenced ranch</w:t>
      </w:r>
      <w:r w:rsidR="00244661">
        <w:rPr>
          <w:rFonts w:ascii="Times New Roman" w:hAnsi="Times New Roman" w:cs="Times New Roman"/>
          <w:color w:val="231F20"/>
          <w:sz w:val="24"/>
          <w:szCs w:val="24"/>
        </w:rPr>
        <w:t xml:space="preserve">.  Politically, barbed wire </w:t>
      </w:r>
      <w:r w:rsidR="00244661" w:rsidRPr="007A1039">
        <w:rPr>
          <w:rFonts w:ascii="Times New Roman" w:hAnsi="Times New Roman" w:cs="Times New Roman"/>
          <w:color w:val="231F20"/>
          <w:sz w:val="24"/>
          <w:szCs w:val="24"/>
        </w:rPr>
        <w:t>prevent</w:t>
      </w:r>
      <w:r w:rsidR="00244661">
        <w:rPr>
          <w:rFonts w:ascii="Times New Roman" w:hAnsi="Times New Roman" w:cs="Times New Roman"/>
          <w:color w:val="231F20"/>
          <w:sz w:val="24"/>
          <w:szCs w:val="24"/>
        </w:rPr>
        <w:t>ed</w:t>
      </w:r>
      <w:r w:rsidR="00244661" w:rsidRPr="007A1039">
        <w:rPr>
          <w:rFonts w:ascii="Times New Roman" w:hAnsi="Times New Roman" w:cs="Times New Roman"/>
          <w:color w:val="231F20"/>
          <w:sz w:val="24"/>
          <w:szCs w:val="24"/>
        </w:rPr>
        <w:t xml:space="preserve"> newcomers</w:t>
      </w:r>
      <w:r w:rsidR="00244661">
        <w:rPr>
          <w:rFonts w:ascii="Times New Roman" w:hAnsi="Times New Roman" w:cs="Times New Roman"/>
          <w:color w:val="231F20"/>
          <w:sz w:val="24"/>
          <w:szCs w:val="24"/>
        </w:rPr>
        <w:t>’</w:t>
      </w:r>
      <w:r w:rsidR="00244661" w:rsidRPr="007A1039">
        <w:rPr>
          <w:rFonts w:ascii="Times New Roman" w:hAnsi="Times New Roman" w:cs="Times New Roman"/>
          <w:color w:val="231F20"/>
          <w:sz w:val="24"/>
          <w:szCs w:val="24"/>
        </w:rPr>
        <w:t xml:space="preserve"> </w:t>
      </w:r>
      <w:r w:rsidR="00244661">
        <w:rPr>
          <w:rFonts w:ascii="Times New Roman" w:hAnsi="Times New Roman" w:cs="Times New Roman"/>
          <w:color w:val="231F20"/>
          <w:sz w:val="24"/>
          <w:szCs w:val="24"/>
        </w:rPr>
        <w:t>access to</w:t>
      </w:r>
      <w:r w:rsidR="00244661" w:rsidRPr="007A1039">
        <w:rPr>
          <w:rFonts w:ascii="Times New Roman" w:hAnsi="Times New Roman" w:cs="Times New Roman"/>
          <w:color w:val="231F20"/>
          <w:sz w:val="24"/>
          <w:szCs w:val="24"/>
        </w:rPr>
        <w:t xml:space="preserve"> </w:t>
      </w:r>
      <w:r w:rsidR="00244661" w:rsidRPr="007A1039">
        <w:rPr>
          <w:rFonts w:ascii="Times New Roman" w:hAnsi="Times New Roman" w:cs="Times New Roman"/>
          <w:color w:val="231F20"/>
          <w:spacing w:val="2"/>
          <w:sz w:val="24"/>
          <w:szCs w:val="24"/>
        </w:rPr>
        <w:t xml:space="preserve">free </w:t>
      </w:r>
      <w:r w:rsidR="00244661" w:rsidRPr="007A1039">
        <w:rPr>
          <w:rFonts w:ascii="Times New Roman" w:hAnsi="Times New Roman" w:cs="Times New Roman"/>
          <w:color w:val="231F20"/>
          <w:sz w:val="24"/>
          <w:szCs w:val="24"/>
        </w:rPr>
        <w:t xml:space="preserve">acreage. </w:t>
      </w:r>
      <w:r w:rsidR="00244661">
        <w:rPr>
          <w:rFonts w:ascii="Times New Roman" w:hAnsi="Times New Roman" w:cs="Times New Roman"/>
          <w:color w:val="231F20"/>
          <w:sz w:val="24"/>
          <w:szCs w:val="24"/>
        </w:rPr>
        <w:t xml:space="preserve"> </w:t>
      </w:r>
      <w:r w:rsidR="00244661" w:rsidRPr="007A1039">
        <w:rPr>
          <w:rFonts w:ascii="Times New Roman" w:hAnsi="Times New Roman" w:cs="Times New Roman"/>
          <w:color w:val="231F20"/>
          <w:spacing w:val="-3"/>
          <w:sz w:val="24"/>
          <w:szCs w:val="24"/>
        </w:rPr>
        <w:t xml:space="preserve">But </w:t>
      </w:r>
      <w:r w:rsidR="00244661">
        <w:rPr>
          <w:rFonts w:ascii="Times New Roman" w:hAnsi="Times New Roman" w:cs="Times New Roman"/>
          <w:color w:val="231F20"/>
          <w:sz w:val="24"/>
          <w:szCs w:val="24"/>
        </w:rPr>
        <w:t xml:space="preserve">Texas </w:t>
      </w:r>
      <w:r w:rsidR="00244661" w:rsidRPr="007A1039">
        <w:rPr>
          <w:rFonts w:ascii="Times New Roman" w:hAnsi="Times New Roman" w:cs="Times New Roman"/>
          <w:color w:val="231F20"/>
          <w:sz w:val="24"/>
          <w:szCs w:val="24"/>
        </w:rPr>
        <w:t>ranchers, already overwhelmed by drought and violent storms, were bankrupted by competition from cattle ranchers elsewhere on the prairies</w:t>
      </w:r>
      <w:r w:rsidR="00580037">
        <w:rPr>
          <w:rFonts w:ascii="Times New Roman" w:hAnsi="Times New Roman" w:cs="Times New Roman"/>
          <w:color w:val="231F20"/>
          <w:sz w:val="24"/>
          <w:szCs w:val="24"/>
        </w:rPr>
        <w:t>.</w:t>
      </w:r>
      <w:r w:rsidR="00244661" w:rsidRPr="007A1039">
        <w:rPr>
          <w:rFonts w:ascii="Times New Roman" w:hAnsi="Times New Roman" w:cs="Times New Roman"/>
          <w:color w:val="231F20"/>
          <w:sz w:val="24"/>
          <w:szCs w:val="24"/>
        </w:rPr>
        <w:t xml:space="preserve"> </w:t>
      </w:r>
      <w:r w:rsidR="00244661" w:rsidRPr="007A1039">
        <w:rPr>
          <w:rFonts w:ascii="Times New Roman" w:hAnsi="Times New Roman" w:cs="Times New Roman"/>
          <w:color w:val="231F20"/>
          <w:spacing w:val="-7"/>
          <w:sz w:val="24"/>
          <w:szCs w:val="24"/>
        </w:rPr>
        <w:t>[</w:t>
      </w:r>
      <w:r w:rsidR="001C2732">
        <w:rPr>
          <w:rFonts w:ascii="Times New Roman" w:hAnsi="Times New Roman" w:cs="Times New Roman"/>
          <w:color w:val="231F20"/>
          <w:spacing w:val="-7"/>
          <w:sz w:val="24"/>
          <w:szCs w:val="24"/>
        </w:rPr>
        <w:t>2</w:t>
      </w:r>
      <w:r w:rsidR="00244661" w:rsidRPr="007A1039">
        <w:rPr>
          <w:rFonts w:ascii="Times New Roman" w:hAnsi="Times New Roman" w:cs="Times New Roman"/>
          <w:color w:val="231F20"/>
          <w:spacing w:val="-7"/>
          <w:sz w:val="24"/>
          <w:szCs w:val="24"/>
        </w:rPr>
        <w:t xml:space="preserve">, </w:t>
      </w:r>
      <w:r w:rsidR="00244661" w:rsidRPr="007A1039">
        <w:rPr>
          <w:rFonts w:ascii="Times New Roman" w:hAnsi="Times New Roman" w:cs="Times New Roman"/>
          <w:color w:val="231F20"/>
          <w:spacing w:val="-5"/>
          <w:sz w:val="24"/>
          <w:szCs w:val="24"/>
        </w:rPr>
        <w:t>p.</w:t>
      </w:r>
      <w:r w:rsidR="00244661" w:rsidRPr="007A1039">
        <w:rPr>
          <w:rFonts w:ascii="Times New Roman" w:hAnsi="Times New Roman" w:cs="Times New Roman"/>
          <w:color w:val="231F20"/>
          <w:sz w:val="24"/>
          <w:szCs w:val="24"/>
        </w:rPr>
        <w:t>22]</w:t>
      </w:r>
    </w:p>
    <w:p w14:paraId="09CD39E7" w14:textId="1D19DCAD" w:rsidR="00244661" w:rsidRDefault="00244661" w:rsidP="00244661">
      <w:pPr>
        <w:pStyle w:val="BodyText"/>
        <w:tabs>
          <w:tab w:val="left" w:pos="0"/>
        </w:tabs>
        <w:spacing w:before="9" w:line="228" w:lineRule="auto"/>
        <w:ind w:right="-360"/>
        <w:rPr>
          <w:rFonts w:ascii="Times New Roman" w:hAnsi="Times New Roman" w:cs="Times New Roman"/>
          <w:color w:val="231F20"/>
          <w:sz w:val="24"/>
          <w:szCs w:val="24"/>
        </w:rPr>
      </w:pPr>
      <w:r>
        <w:rPr>
          <w:rFonts w:ascii="Times New Roman" w:hAnsi="Times New Roman" w:cs="Times New Roman"/>
          <w:color w:val="231F20"/>
          <w:sz w:val="24"/>
          <w:szCs w:val="24"/>
        </w:rPr>
        <w:tab/>
      </w:r>
      <w:r w:rsidRPr="007A1039">
        <w:rPr>
          <w:rFonts w:ascii="Times New Roman" w:hAnsi="Times New Roman" w:cs="Times New Roman"/>
          <w:color w:val="231F20"/>
          <w:sz w:val="24"/>
          <w:szCs w:val="24"/>
        </w:rPr>
        <w:t xml:space="preserve">By </w:t>
      </w:r>
      <w:r w:rsidRPr="007A1039">
        <w:rPr>
          <w:rFonts w:ascii="Times New Roman" w:hAnsi="Times New Roman" w:cs="Times New Roman"/>
          <w:color w:val="231F20"/>
          <w:spacing w:val="2"/>
          <w:sz w:val="24"/>
          <w:szCs w:val="24"/>
        </w:rPr>
        <w:t>the</w:t>
      </w:r>
      <w:r w:rsidR="00283547">
        <w:rPr>
          <w:rFonts w:ascii="Times New Roman" w:hAnsi="Times New Roman" w:cs="Times New Roman"/>
          <w:color w:val="231F20"/>
          <w:spacing w:val="2"/>
          <w:sz w:val="24"/>
          <w:szCs w:val="24"/>
        </w:rPr>
        <w:t xml:space="preserve"> </w:t>
      </w:r>
      <w:r w:rsidRPr="007A1039">
        <w:rPr>
          <w:rFonts w:ascii="Times New Roman" w:hAnsi="Times New Roman" w:cs="Times New Roman"/>
          <w:color w:val="231F20"/>
          <w:sz w:val="24"/>
          <w:szCs w:val="24"/>
        </w:rPr>
        <w:t xml:space="preserve">1880s, </w:t>
      </w:r>
      <w:r w:rsidRPr="007A1039">
        <w:rPr>
          <w:rFonts w:ascii="Times New Roman" w:hAnsi="Times New Roman" w:cs="Times New Roman"/>
          <w:color w:val="231F20"/>
          <w:spacing w:val="2"/>
          <w:sz w:val="24"/>
          <w:szCs w:val="24"/>
        </w:rPr>
        <w:t xml:space="preserve">the </w:t>
      </w:r>
      <w:r w:rsidRPr="007A1039">
        <w:rPr>
          <w:rFonts w:ascii="Times New Roman" w:hAnsi="Times New Roman" w:cs="Times New Roman"/>
          <w:color w:val="231F20"/>
          <w:sz w:val="24"/>
          <w:szCs w:val="24"/>
        </w:rPr>
        <w:t xml:space="preserve">Great </w:t>
      </w:r>
      <w:r w:rsidRPr="007A1039">
        <w:rPr>
          <w:rFonts w:ascii="Times New Roman" w:hAnsi="Times New Roman" w:cs="Times New Roman"/>
          <w:color w:val="231F20"/>
          <w:spacing w:val="2"/>
          <w:sz w:val="24"/>
          <w:szCs w:val="24"/>
        </w:rPr>
        <w:t xml:space="preserve">Desert, </w:t>
      </w:r>
      <w:r w:rsidRPr="007A1039">
        <w:rPr>
          <w:rFonts w:ascii="Times New Roman" w:hAnsi="Times New Roman" w:cs="Times New Roman"/>
          <w:color w:val="231F20"/>
          <w:sz w:val="24"/>
          <w:szCs w:val="24"/>
        </w:rPr>
        <w:t xml:space="preserve">now </w:t>
      </w:r>
      <w:r w:rsidRPr="007A1039">
        <w:rPr>
          <w:rFonts w:ascii="Times New Roman" w:hAnsi="Times New Roman" w:cs="Times New Roman"/>
          <w:color w:val="231F20"/>
          <w:spacing w:val="2"/>
          <w:sz w:val="24"/>
          <w:szCs w:val="24"/>
        </w:rPr>
        <w:t xml:space="preserve">called the </w:t>
      </w:r>
      <w:r w:rsidRPr="007A1039">
        <w:rPr>
          <w:rFonts w:ascii="Times New Roman" w:hAnsi="Times New Roman" w:cs="Times New Roman"/>
          <w:color w:val="231F20"/>
          <w:sz w:val="24"/>
          <w:szCs w:val="24"/>
        </w:rPr>
        <w:t xml:space="preserve">Great </w:t>
      </w:r>
      <w:r w:rsidRPr="007A1039">
        <w:rPr>
          <w:rFonts w:ascii="Times New Roman" w:hAnsi="Times New Roman" w:cs="Times New Roman"/>
          <w:color w:val="231F20"/>
          <w:spacing w:val="2"/>
          <w:sz w:val="24"/>
          <w:szCs w:val="24"/>
        </w:rPr>
        <w:t xml:space="preserve">Plains, </w:t>
      </w:r>
      <w:r w:rsidRPr="007A1039">
        <w:rPr>
          <w:rFonts w:ascii="Times New Roman" w:hAnsi="Times New Roman" w:cs="Times New Roman"/>
          <w:color w:val="231F20"/>
          <w:sz w:val="24"/>
          <w:szCs w:val="24"/>
        </w:rPr>
        <w:t xml:space="preserve">continued to attract </w:t>
      </w:r>
      <w:r w:rsidRPr="007A1039">
        <w:rPr>
          <w:rFonts w:ascii="Times New Roman" w:hAnsi="Times New Roman" w:cs="Times New Roman"/>
          <w:color w:val="231F20"/>
          <w:spacing w:val="3"/>
          <w:sz w:val="24"/>
          <w:szCs w:val="24"/>
        </w:rPr>
        <w:t xml:space="preserve">industrialists </w:t>
      </w:r>
      <w:r w:rsidRPr="007A1039">
        <w:rPr>
          <w:rFonts w:ascii="Times New Roman" w:hAnsi="Times New Roman" w:cs="Times New Roman"/>
          <w:color w:val="231F20"/>
          <w:spacing w:val="2"/>
          <w:sz w:val="24"/>
          <w:szCs w:val="24"/>
        </w:rPr>
        <w:t xml:space="preserve">with </w:t>
      </w:r>
      <w:r w:rsidRPr="007A1039">
        <w:rPr>
          <w:rFonts w:ascii="Times New Roman" w:hAnsi="Times New Roman" w:cs="Times New Roman"/>
          <w:color w:val="231F20"/>
          <w:sz w:val="24"/>
          <w:szCs w:val="24"/>
        </w:rPr>
        <w:t xml:space="preserve">get-rich-quick </w:t>
      </w:r>
      <w:r w:rsidRPr="007A1039">
        <w:rPr>
          <w:rFonts w:ascii="Times New Roman" w:hAnsi="Times New Roman" w:cs="Times New Roman"/>
          <w:color w:val="231F20"/>
          <w:spacing w:val="2"/>
          <w:sz w:val="24"/>
          <w:szCs w:val="24"/>
        </w:rPr>
        <w:t xml:space="preserve">schemes. </w:t>
      </w:r>
      <w:r>
        <w:rPr>
          <w:rFonts w:ascii="Times New Roman" w:hAnsi="Times New Roman" w:cs="Times New Roman"/>
          <w:color w:val="231F20"/>
          <w:spacing w:val="2"/>
          <w:sz w:val="24"/>
          <w:szCs w:val="24"/>
        </w:rPr>
        <w:t xml:space="preserve"> </w:t>
      </w:r>
      <w:r w:rsidRPr="007A1039">
        <w:rPr>
          <w:rFonts w:ascii="Times New Roman" w:hAnsi="Times New Roman" w:cs="Times New Roman"/>
          <w:color w:val="231F20"/>
          <w:spacing w:val="3"/>
          <w:sz w:val="24"/>
          <w:szCs w:val="24"/>
        </w:rPr>
        <w:t xml:space="preserve">Railroads </w:t>
      </w:r>
      <w:r w:rsidRPr="007A1039">
        <w:rPr>
          <w:rFonts w:ascii="Times New Roman" w:hAnsi="Times New Roman" w:cs="Times New Roman"/>
          <w:color w:val="231F20"/>
          <w:sz w:val="24"/>
          <w:szCs w:val="24"/>
        </w:rPr>
        <w:t xml:space="preserve">gave </w:t>
      </w:r>
      <w:r w:rsidRPr="007A1039">
        <w:rPr>
          <w:rFonts w:ascii="Times New Roman" w:hAnsi="Times New Roman" w:cs="Times New Roman"/>
          <w:color w:val="231F20"/>
          <w:spacing w:val="3"/>
          <w:sz w:val="24"/>
          <w:szCs w:val="24"/>
        </w:rPr>
        <w:t xml:space="preserve">free </w:t>
      </w:r>
      <w:r w:rsidRPr="007A1039">
        <w:rPr>
          <w:rFonts w:ascii="Times New Roman" w:hAnsi="Times New Roman" w:cs="Times New Roman"/>
          <w:color w:val="231F20"/>
          <w:sz w:val="24"/>
          <w:szCs w:val="24"/>
        </w:rPr>
        <w:t xml:space="preserve">rides for people to </w:t>
      </w:r>
      <w:r w:rsidRPr="007A1039">
        <w:rPr>
          <w:rFonts w:ascii="Times New Roman" w:hAnsi="Times New Roman" w:cs="Times New Roman"/>
          <w:color w:val="231F20"/>
          <w:spacing w:val="2"/>
          <w:sz w:val="24"/>
          <w:szCs w:val="24"/>
        </w:rPr>
        <w:t xml:space="preserve">see the </w:t>
      </w:r>
      <w:r w:rsidRPr="007A1039">
        <w:rPr>
          <w:rFonts w:ascii="Times New Roman" w:hAnsi="Times New Roman" w:cs="Times New Roman"/>
          <w:color w:val="231F20"/>
          <w:sz w:val="24"/>
          <w:szCs w:val="24"/>
        </w:rPr>
        <w:t xml:space="preserve">$13-per-acre </w:t>
      </w:r>
      <w:r w:rsidRPr="007A1039">
        <w:rPr>
          <w:rFonts w:ascii="Times New Roman" w:hAnsi="Times New Roman" w:cs="Times New Roman"/>
          <w:color w:val="231F20"/>
          <w:spacing w:val="2"/>
          <w:sz w:val="24"/>
          <w:szCs w:val="24"/>
        </w:rPr>
        <w:t xml:space="preserve">land and declared </w:t>
      </w:r>
      <w:r w:rsidRPr="007A1039">
        <w:rPr>
          <w:rFonts w:ascii="Times New Roman" w:hAnsi="Times New Roman" w:cs="Times New Roman"/>
          <w:color w:val="231F20"/>
          <w:sz w:val="24"/>
          <w:szCs w:val="24"/>
        </w:rPr>
        <w:t xml:space="preserve">“with scientific </w:t>
      </w:r>
      <w:r w:rsidRPr="007A1039">
        <w:rPr>
          <w:rFonts w:ascii="Times New Roman" w:hAnsi="Times New Roman" w:cs="Times New Roman"/>
          <w:color w:val="231F20"/>
          <w:spacing w:val="3"/>
          <w:sz w:val="24"/>
          <w:szCs w:val="24"/>
        </w:rPr>
        <w:t xml:space="preserve">certainty” </w:t>
      </w:r>
      <w:r w:rsidRPr="007A1039">
        <w:rPr>
          <w:rFonts w:ascii="Times New Roman" w:hAnsi="Times New Roman" w:cs="Times New Roman"/>
          <w:color w:val="231F20"/>
          <w:spacing w:val="-6"/>
          <w:sz w:val="24"/>
          <w:szCs w:val="24"/>
        </w:rPr>
        <w:t>[</w:t>
      </w:r>
      <w:r w:rsidR="001C2732">
        <w:rPr>
          <w:rFonts w:ascii="Times New Roman" w:hAnsi="Times New Roman" w:cs="Times New Roman"/>
          <w:color w:val="231F20"/>
          <w:spacing w:val="-6"/>
          <w:sz w:val="24"/>
          <w:szCs w:val="24"/>
        </w:rPr>
        <w:t>2</w:t>
      </w:r>
      <w:r w:rsidRPr="007A1039">
        <w:rPr>
          <w:rFonts w:ascii="Times New Roman" w:hAnsi="Times New Roman" w:cs="Times New Roman"/>
          <w:color w:val="231F20"/>
          <w:spacing w:val="-6"/>
          <w:sz w:val="24"/>
          <w:szCs w:val="24"/>
        </w:rPr>
        <w:t xml:space="preserve">, </w:t>
      </w:r>
      <w:r w:rsidRPr="007A1039">
        <w:rPr>
          <w:rFonts w:ascii="Times New Roman" w:hAnsi="Times New Roman" w:cs="Times New Roman"/>
          <w:color w:val="231F20"/>
          <w:spacing w:val="-4"/>
          <w:sz w:val="24"/>
          <w:szCs w:val="24"/>
        </w:rPr>
        <w:t>p.</w:t>
      </w:r>
      <w:r w:rsidRPr="007A1039">
        <w:rPr>
          <w:rFonts w:ascii="Times New Roman" w:hAnsi="Times New Roman" w:cs="Times New Roman"/>
          <w:color w:val="231F20"/>
          <w:sz w:val="24"/>
          <w:szCs w:val="24"/>
        </w:rPr>
        <w:t xml:space="preserve">25] </w:t>
      </w:r>
      <w:r w:rsidRPr="007A1039">
        <w:rPr>
          <w:rFonts w:ascii="Times New Roman" w:hAnsi="Times New Roman" w:cs="Times New Roman"/>
          <w:color w:val="231F20"/>
          <w:spacing w:val="4"/>
          <w:sz w:val="24"/>
          <w:szCs w:val="24"/>
        </w:rPr>
        <w:t xml:space="preserve">trains </w:t>
      </w:r>
      <w:r w:rsidRPr="007A1039">
        <w:rPr>
          <w:rFonts w:ascii="Times New Roman" w:hAnsi="Times New Roman" w:cs="Times New Roman"/>
          <w:color w:val="231F20"/>
          <w:sz w:val="24"/>
          <w:szCs w:val="24"/>
        </w:rPr>
        <w:t xml:space="preserve">would “cause </w:t>
      </w:r>
      <w:r w:rsidRPr="007A1039">
        <w:rPr>
          <w:rFonts w:ascii="Times New Roman" w:hAnsi="Times New Roman" w:cs="Times New Roman"/>
          <w:color w:val="231F20"/>
          <w:spacing w:val="2"/>
          <w:sz w:val="24"/>
          <w:szCs w:val="24"/>
        </w:rPr>
        <w:t xml:space="preserve">the skies </w:t>
      </w:r>
      <w:r w:rsidRPr="007A1039">
        <w:rPr>
          <w:rFonts w:ascii="Times New Roman" w:hAnsi="Times New Roman" w:cs="Times New Roman"/>
          <w:color w:val="231F20"/>
          <w:sz w:val="24"/>
          <w:szCs w:val="24"/>
        </w:rPr>
        <w:t xml:space="preserve">to </w:t>
      </w:r>
      <w:r w:rsidRPr="007A1039">
        <w:rPr>
          <w:rFonts w:ascii="Times New Roman" w:hAnsi="Times New Roman" w:cs="Times New Roman"/>
          <w:color w:val="231F20"/>
          <w:spacing w:val="-3"/>
          <w:sz w:val="24"/>
          <w:szCs w:val="24"/>
        </w:rPr>
        <w:t xml:space="preserve">weep.” </w:t>
      </w:r>
      <w:r w:rsidR="001C2732">
        <w:rPr>
          <w:rFonts w:ascii="Times New Roman" w:hAnsi="Times New Roman" w:cs="Times New Roman"/>
          <w:color w:val="231F20"/>
          <w:spacing w:val="-3"/>
          <w:sz w:val="24"/>
          <w:szCs w:val="24"/>
        </w:rPr>
        <w:t>[2</w:t>
      </w:r>
      <w:r w:rsidRPr="007A1039">
        <w:rPr>
          <w:rFonts w:ascii="Times New Roman" w:hAnsi="Times New Roman" w:cs="Times New Roman"/>
          <w:color w:val="231F20"/>
          <w:spacing w:val="-6"/>
          <w:sz w:val="24"/>
          <w:szCs w:val="24"/>
        </w:rPr>
        <w:t xml:space="preserve">, </w:t>
      </w:r>
      <w:r w:rsidRPr="007A1039">
        <w:rPr>
          <w:rFonts w:ascii="Times New Roman" w:hAnsi="Times New Roman" w:cs="Times New Roman"/>
          <w:color w:val="231F20"/>
          <w:spacing w:val="-4"/>
          <w:sz w:val="24"/>
          <w:szCs w:val="24"/>
        </w:rPr>
        <w:t>p.</w:t>
      </w:r>
      <w:r w:rsidRPr="007A1039">
        <w:rPr>
          <w:rFonts w:ascii="Times New Roman" w:hAnsi="Times New Roman" w:cs="Times New Roman"/>
          <w:color w:val="231F20"/>
          <w:sz w:val="24"/>
          <w:szCs w:val="24"/>
        </w:rPr>
        <w:t>25]</w:t>
      </w:r>
      <w:r>
        <w:rPr>
          <w:rFonts w:ascii="Times New Roman" w:hAnsi="Times New Roman" w:cs="Times New Roman"/>
          <w:color w:val="231F20"/>
          <w:sz w:val="24"/>
          <w:szCs w:val="24"/>
        </w:rPr>
        <w:t xml:space="preserve"> </w:t>
      </w:r>
      <w:r w:rsidRPr="007A1039">
        <w:rPr>
          <w:rFonts w:ascii="Times New Roman" w:hAnsi="Times New Roman" w:cs="Times New Roman"/>
          <w:color w:val="231F20"/>
          <w:spacing w:val="2"/>
          <w:sz w:val="24"/>
          <w:szCs w:val="24"/>
        </w:rPr>
        <w:t xml:space="preserve">The </w:t>
      </w:r>
      <w:r w:rsidRPr="007A1039">
        <w:rPr>
          <w:rFonts w:ascii="Times New Roman" w:hAnsi="Times New Roman" w:cs="Times New Roman"/>
          <w:color w:val="231F20"/>
          <w:sz w:val="24"/>
          <w:szCs w:val="24"/>
        </w:rPr>
        <w:t xml:space="preserve">government promoted </w:t>
      </w:r>
      <w:r w:rsidRPr="007A1039">
        <w:rPr>
          <w:rFonts w:ascii="Times New Roman" w:hAnsi="Times New Roman" w:cs="Times New Roman"/>
          <w:i/>
          <w:color w:val="231F20"/>
          <w:sz w:val="24"/>
          <w:szCs w:val="24"/>
        </w:rPr>
        <w:t xml:space="preserve">dry farming </w:t>
      </w:r>
      <w:r w:rsidRPr="007A1039">
        <w:rPr>
          <w:rFonts w:ascii="Times New Roman" w:hAnsi="Times New Roman" w:cs="Times New Roman"/>
          <w:color w:val="231F20"/>
          <w:sz w:val="24"/>
          <w:szCs w:val="24"/>
        </w:rPr>
        <w:t xml:space="preserve">– </w:t>
      </w:r>
      <w:r w:rsidRPr="007A1039">
        <w:rPr>
          <w:rFonts w:ascii="Times New Roman" w:hAnsi="Times New Roman" w:cs="Times New Roman"/>
          <w:color w:val="231F20"/>
          <w:spacing w:val="3"/>
          <w:sz w:val="24"/>
          <w:szCs w:val="24"/>
        </w:rPr>
        <w:t xml:space="preserve">an </w:t>
      </w:r>
      <w:r w:rsidRPr="007A1039">
        <w:rPr>
          <w:rFonts w:ascii="Times New Roman" w:hAnsi="Times New Roman" w:cs="Times New Roman"/>
          <w:color w:val="231F20"/>
          <w:sz w:val="24"/>
          <w:szCs w:val="24"/>
        </w:rPr>
        <w:t xml:space="preserve">easy way to </w:t>
      </w:r>
      <w:r w:rsidRPr="007A1039">
        <w:rPr>
          <w:rFonts w:ascii="Times New Roman" w:hAnsi="Times New Roman" w:cs="Times New Roman"/>
          <w:color w:val="231F20"/>
          <w:spacing w:val="3"/>
          <w:sz w:val="24"/>
          <w:szCs w:val="24"/>
        </w:rPr>
        <w:t xml:space="preserve">farm </w:t>
      </w:r>
      <w:r w:rsidRPr="007A1039">
        <w:rPr>
          <w:rFonts w:ascii="Times New Roman" w:hAnsi="Times New Roman" w:cs="Times New Roman"/>
          <w:color w:val="231F20"/>
          <w:spacing w:val="2"/>
          <w:sz w:val="24"/>
          <w:szCs w:val="24"/>
        </w:rPr>
        <w:t xml:space="preserve">the prairie: </w:t>
      </w:r>
      <w:r w:rsidRPr="007A1039">
        <w:rPr>
          <w:rFonts w:ascii="Times New Roman" w:hAnsi="Times New Roman" w:cs="Times New Roman"/>
          <w:color w:val="231F20"/>
          <w:sz w:val="24"/>
          <w:szCs w:val="24"/>
        </w:rPr>
        <w:t>Why!</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 </w:t>
      </w:r>
      <w:r w:rsidRPr="007A1039">
        <w:rPr>
          <w:rFonts w:ascii="Times New Roman" w:hAnsi="Times New Roman" w:cs="Times New Roman"/>
          <w:color w:val="231F20"/>
          <w:spacing w:val="2"/>
          <w:sz w:val="24"/>
          <w:szCs w:val="24"/>
        </w:rPr>
        <w:t xml:space="preserve">The </w:t>
      </w:r>
      <w:r w:rsidRPr="007A1039">
        <w:rPr>
          <w:rFonts w:ascii="Times New Roman" w:hAnsi="Times New Roman" w:cs="Times New Roman"/>
          <w:color w:val="231F20"/>
          <w:sz w:val="24"/>
          <w:szCs w:val="24"/>
        </w:rPr>
        <w:t xml:space="preserve">very act of plowing would </w:t>
      </w:r>
      <w:r w:rsidRPr="007A1039">
        <w:rPr>
          <w:rFonts w:ascii="Times New Roman" w:hAnsi="Times New Roman" w:cs="Times New Roman"/>
          <w:color w:val="231F20"/>
          <w:spacing w:val="2"/>
          <w:sz w:val="24"/>
          <w:szCs w:val="24"/>
        </w:rPr>
        <w:t xml:space="preserve">bring </w:t>
      </w:r>
      <w:r w:rsidRPr="007A1039">
        <w:rPr>
          <w:rFonts w:ascii="Times New Roman" w:hAnsi="Times New Roman" w:cs="Times New Roman"/>
          <w:color w:val="231F20"/>
          <w:spacing w:val="3"/>
          <w:sz w:val="24"/>
          <w:szCs w:val="24"/>
        </w:rPr>
        <w:t xml:space="preserve">rain! </w:t>
      </w:r>
      <w:r w:rsidRPr="007A1039">
        <w:rPr>
          <w:rFonts w:ascii="Times New Roman" w:hAnsi="Times New Roman" w:cs="Times New Roman"/>
          <w:color w:val="231F20"/>
          <w:spacing w:val="2"/>
          <w:sz w:val="24"/>
          <w:szCs w:val="24"/>
        </w:rPr>
        <w:t xml:space="preserve">Experienced </w:t>
      </w:r>
      <w:r w:rsidRPr="007A1039">
        <w:rPr>
          <w:rFonts w:ascii="Times New Roman" w:hAnsi="Times New Roman" w:cs="Times New Roman"/>
          <w:color w:val="231F20"/>
          <w:sz w:val="24"/>
          <w:szCs w:val="24"/>
        </w:rPr>
        <w:t xml:space="preserve">cowboys repeatedly scoffed, </w:t>
      </w:r>
      <w:r w:rsidRPr="007A1039">
        <w:rPr>
          <w:rFonts w:ascii="Times New Roman" w:hAnsi="Times New Roman" w:cs="Times New Roman"/>
          <w:color w:val="231F20"/>
          <w:spacing w:val="-4"/>
          <w:sz w:val="24"/>
          <w:szCs w:val="24"/>
        </w:rPr>
        <w:t>“</w:t>
      </w:r>
      <w:r w:rsidRPr="007A1039">
        <w:rPr>
          <w:rFonts w:ascii="Times New Roman" w:hAnsi="Times New Roman" w:cs="Times New Roman"/>
          <w:i/>
          <w:color w:val="231F20"/>
          <w:spacing w:val="-4"/>
          <w:sz w:val="24"/>
          <w:szCs w:val="24"/>
        </w:rPr>
        <w:t xml:space="preserve">Don’t </w:t>
      </w:r>
      <w:r w:rsidRPr="007A1039">
        <w:rPr>
          <w:rFonts w:ascii="Times New Roman" w:hAnsi="Times New Roman" w:cs="Times New Roman"/>
          <w:i/>
          <w:color w:val="231F20"/>
          <w:sz w:val="24"/>
          <w:szCs w:val="24"/>
        </w:rPr>
        <w:t xml:space="preserve">plow the </w:t>
      </w:r>
      <w:r w:rsidRPr="007A1039">
        <w:rPr>
          <w:rFonts w:ascii="Times New Roman" w:hAnsi="Times New Roman" w:cs="Times New Roman"/>
          <w:i/>
          <w:color w:val="231F20"/>
          <w:spacing w:val="3"/>
          <w:sz w:val="24"/>
          <w:szCs w:val="24"/>
        </w:rPr>
        <w:t>prairies!”</w:t>
      </w:r>
      <w:r w:rsidRPr="007A1039">
        <w:rPr>
          <w:rFonts w:ascii="Times New Roman" w:hAnsi="Times New Roman" w:cs="Times New Roman"/>
          <w:i/>
          <w:color w:val="231F20"/>
          <w:spacing w:val="-13"/>
          <w:sz w:val="24"/>
          <w:szCs w:val="24"/>
        </w:rPr>
        <w:t xml:space="preserve"> </w:t>
      </w:r>
      <w:r w:rsidRPr="007A1039">
        <w:rPr>
          <w:rFonts w:ascii="Times New Roman" w:hAnsi="Times New Roman" w:cs="Times New Roman"/>
          <w:color w:val="231F20"/>
          <w:spacing w:val="-6"/>
          <w:sz w:val="24"/>
          <w:szCs w:val="24"/>
        </w:rPr>
        <w:t>[</w:t>
      </w:r>
      <w:r w:rsidR="001C2732">
        <w:rPr>
          <w:rFonts w:ascii="Times New Roman" w:hAnsi="Times New Roman" w:cs="Times New Roman"/>
          <w:color w:val="231F20"/>
          <w:spacing w:val="-6"/>
          <w:sz w:val="24"/>
          <w:szCs w:val="24"/>
        </w:rPr>
        <w:t>2</w:t>
      </w:r>
      <w:r w:rsidRPr="007A1039">
        <w:rPr>
          <w:rFonts w:ascii="Times New Roman" w:hAnsi="Times New Roman" w:cs="Times New Roman"/>
          <w:color w:val="231F20"/>
          <w:spacing w:val="-6"/>
          <w:sz w:val="24"/>
          <w:szCs w:val="24"/>
        </w:rPr>
        <w:t>,</w:t>
      </w:r>
      <w:r w:rsidRPr="007A1039">
        <w:rPr>
          <w:rFonts w:ascii="Times New Roman" w:hAnsi="Times New Roman" w:cs="Times New Roman"/>
          <w:color w:val="231F20"/>
          <w:spacing w:val="-13"/>
          <w:sz w:val="24"/>
          <w:szCs w:val="24"/>
        </w:rPr>
        <w:t xml:space="preserve"> </w:t>
      </w:r>
      <w:r w:rsidRPr="007A1039">
        <w:rPr>
          <w:rFonts w:ascii="Times New Roman" w:hAnsi="Times New Roman" w:cs="Times New Roman"/>
          <w:color w:val="231F20"/>
          <w:spacing w:val="-4"/>
          <w:sz w:val="24"/>
          <w:szCs w:val="24"/>
        </w:rPr>
        <w:t>p.</w:t>
      </w:r>
      <w:r w:rsidRPr="007A1039">
        <w:rPr>
          <w:rFonts w:ascii="Times New Roman" w:hAnsi="Times New Roman" w:cs="Times New Roman"/>
          <w:color w:val="231F20"/>
          <w:sz w:val="24"/>
          <w:szCs w:val="24"/>
        </w:rPr>
        <w:t>25]</w:t>
      </w:r>
      <w:r w:rsidRPr="007A1039">
        <w:rPr>
          <w:rFonts w:ascii="Times New Roman" w:hAnsi="Times New Roman" w:cs="Times New Roman"/>
          <w:color w:val="231F20"/>
          <w:spacing w:val="-13"/>
          <w:sz w:val="24"/>
          <w:szCs w:val="24"/>
        </w:rPr>
        <w:t xml:space="preserve"> </w:t>
      </w:r>
      <w:r>
        <w:rPr>
          <w:rFonts w:ascii="Times New Roman" w:hAnsi="Times New Roman" w:cs="Times New Roman"/>
          <w:color w:val="231F20"/>
          <w:spacing w:val="-13"/>
          <w:sz w:val="24"/>
          <w:szCs w:val="24"/>
        </w:rPr>
        <w:t xml:space="preserve"> </w:t>
      </w:r>
      <w:r w:rsidRPr="007A1039">
        <w:rPr>
          <w:rFonts w:ascii="Times New Roman" w:hAnsi="Times New Roman" w:cs="Times New Roman"/>
          <w:color w:val="231F20"/>
          <w:sz w:val="24"/>
          <w:szCs w:val="24"/>
        </w:rPr>
        <w:t>But</w:t>
      </w:r>
      <w:r w:rsidRPr="007A1039">
        <w:rPr>
          <w:rFonts w:ascii="Times New Roman" w:hAnsi="Times New Roman" w:cs="Times New Roman"/>
          <w:color w:val="231F20"/>
          <w:spacing w:val="-13"/>
          <w:sz w:val="24"/>
          <w:szCs w:val="24"/>
        </w:rPr>
        <w:t xml:space="preserve"> </w:t>
      </w:r>
      <w:r w:rsidRPr="007A1039">
        <w:rPr>
          <w:rFonts w:ascii="Times New Roman" w:hAnsi="Times New Roman" w:cs="Times New Roman"/>
          <w:color w:val="231F20"/>
          <w:sz w:val="24"/>
          <w:szCs w:val="24"/>
        </w:rPr>
        <w:t>no</w:t>
      </w:r>
      <w:r w:rsidRPr="007A1039">
        <w:rPr>
          <w:rFonts w:ascii="Times New Roman" w:hAnsi="Times New Roman" w:cs="Times New Roman"/>
          <w:color w:val="231F20"/>
          <w:spacing w:val="-13"/>
          <w:sz w:val="24"/>
          <w:szCs w:val="24"/>
        </w:rPr>
        <w:t xml:space="preserve"> </w:t>
      </w:r>
      <w:r w:rsidRPr="007A1039">
        <w:rPr>
          <w:rFonts w:ascii="Times New Roman" w:hAnsi="Times New Roman" w:cs="Times New Roman"/>
          <w:color w:val="231F20"/>
          <w:sz w:val="24"/>
          <w:szCs w:val="24"/>
        </w:rPr>
        <w:t>one</w:t>
      </w:r>
      <w:r w:rsidRPr="007A1039">
        <w:rPr>
          <w:rFonts w:ascii="Times New Roman" w:hAnsi="Times New Roman" w:cs="Times New Roman"/>
          <w:color w:val="231F20"/>
          <w:spacing w:val="-13"/>
          <w:sz w:val="24"/>
          <w:szCs w:val="24"/>
        </w:rPr>
        <w:t xml:space="preserve"> </w:t>
      </w:r>
      <w:r w:rsidRPr="007A1039">
        <w:rPr>
          <w:rFonts w:ascii="Times New Roman" w:hAnsi="Times New Roman" w:cs="Times New Roman"/>
          <w:color w:val="231F20"/>
          <w:spacing w:val="2"/>
          <w:sz w:val="24"/>
          <w:szCs w:val="24"/>
        </w:rPr>
        <w:t>listened.</w:t>
      </w:r>
      <w:r w:rsidRPr="007A1039">
        <w:rPr>
          <w:rFonts w:ascii="Times New Roman" w:hAnsi="Times New Roman" w:cs="Times New Roman"/>
          <w:color w:val="231F20"/>
          <w:spacing w:val="-13"/>
          <w:sz w:val="24"/>
          <w:szCs w:val="24"/>
        </w:rPr>
        <w:t xml:space="preserve"> </w:t>
      </w:r>
      <w:r>
        <w:rPr>
          <w:rFonts w:ascii="Times New Roman" w:hAnsi="Times New Roman" w:cs="Times New Roman"/>
          <w:color w:val="231F20"/>
          <w:spacing w:val="-13"/>
          <w:sz w:val="24"/>
          <w:szCs w:val="24"/>
        </w:rPr>
        <w:t xml:space="preserve"> </w:t>
      </w:r>
      <w:r w:rsidRPr="007A1039">
        <w:rPr>
          <w:rFonts w:ascii="Times New Roman" w:hAnsi="Times New Roman" w:cs="Times New Roman"/>
          <w:color w:val="231F20"/>
          <w:sz w:val="24"/>
          <w:szCs w:val="24"/>
        </w:rPr>
        <w:t>New</w:t>
      </w:r>
      <w:r w:rsidRPr="007A1039">
        <w:rPr>
          <w:rFonts w:ascii="Times New Roman" w:hAnsi="Times New Roman" w:cs="Times New Roman"/>
          <w:color w:val="231F20"/>
          <w:spacing w:val="-13"/>
          <w:sz w:val="24"/>
          <w:szCs w:val="24"/>
        </w:rPr>
        <w:t xml:space="preserve"> </w:t>
      </w:r>
      <w:r w:rsidRPr="007A1039">
        <w:rPr>
          <w:rFonts w:ascii="Times New Roman" w:hAnsi="Times New Roman" w:cs="Times New Roman"/>
          <w:color w:val="231F20"/>
          <w:spacing w:val="2"/>
          <w:sz w:val="24"/>
          <w:szCs w:val="24"/>
        </w:rPr>
        <w:t>self-scouring</w:t>
      </w:r>
      <w:r w:rsidRPr="007A1039">
        <w:rPr>
          <w:rFonts w:ascii="Times New Roman" w:hAnsi="Times New Roman" w:cs="Times New Roman"/>
          <w:color w:val="231F20"/>
          <w:spacing w:val="-13"/>
          <w:sz w:val="24"/>
          <w:szCs w:val="24"/>
        </w:rPr>
        <w:t xml:space="preserve"> </w:t>
      </w:r>
      <w:r w:rsidRPr="007A1039">
        <w:rPr>
          <w:rFonts w:ascii="Times New Roman" w:hAnsi="Times New Roman" w:cs="Times New Roman"/>
          <w:color w:val="231F20"/>
          <w:sz w:val="24"/>
          <w:szCs w:val="24"/>
        </w:rPr>
        <w:t>steel</w:t>
      </w:r>
      <w:r w:rsidRPr="007A1039">
        <w:rPr>
          <w:rFonts w:ascii="Times New Roman" w:hAnsi="Times New Roman" w:cs="Times New Roman"/>
          <w:color w:val="231F20"/>
          <w:spacing w:val="-13"/>
          <w:sz w:val="24"/>
          <w:szCs w:val="24"/>
        </w:rPr>
        <w:t xml:space="preserve"> </w:t>
      </w:r>
      <w:r w:rsidRPr="007A1039">
        <w:rPr>
          <w:rFonts w:ascii="Times New Roman" w:hAnsi="Times New Roman" w:cs="Times New Roman"/>
          <w:color w:val="231F20"/>
          <w:sz w:val="24"/>
          <w:szCs w:val="24"/>
        </w:rPr>
        <w:t xml:space="preserve">plows made it easy to </w:t>
      </w:r>
      <w:r w:rsidRPr="007A1039">
        <w:rPr>
          <w:rFonts w:ascii="Times New Roman" w:hAnsi="Times New Roman" w:cs="Times New Roman"/>
          <w:color w:val="231F20"/>
          <w:spacing w:val="2"/>
          <w:sz w:val="24"/>
          <w:szCs w:val="24"/>
        </w:rPr>
        <w:t xml:space="preserve">tear </w:t>
      </w:r>
      <w:r w:rsidRPr="007A1039">
        <w:rPr>
          <w:rFonts w:ascii="Times New Roman" w:hAnsi="Times New Roman" w:cs="Times New Roman"/>
          <w:color w:val="231F20"/>
          <w:sz w:val="24"/>
          <w:szCs w:val="24"/>
        </w:rPr>
        <w:t xml:space="preserve">out </w:t>
      </w:r>
      <w:r w:rsidRPr="007A1039">
        <w:rPr>
          <w:rFonts w:ascii="Times New Roman" w:hAnsi="Times New Roman" w:cs="Times New Roman"/>
          <w:color w:val="231F20"/>
          <w:spacing w:val="2"/>
          <w:sz w:val="24"/>
          <w:szCs w:val="24"/>
        </w:rPr>
        <w:t xml:space="preserve">prairie </w:t>
      </w:r>
      <w:r w:rsidRPr="007A1039">
        <w:rPr>
          <w:rFonts w:ascii="Times New Roman" w:hAnsi="Times New Roman" w:cs="Times New Roman"/>
          <w:color w:val="231F20"/>
          <w:sz w:val="24"/>
          <w:szCs w:val="24"/>
        </w:rPr>
        <w:t xml:space="preserve">sod. </w:t>
      </w:r>
      <w:r w:rsidR="006F09DC">
        <w:rPr>
          <w:rFonts w:ascii="Times New Roman" w:hAnsi="Times New Roman" w:cs="Times New Roman"/>
          <w:color w:val="231F20"/>
          <w:sz w:val="24"/>
          <w:szCs w:val="24"/>
        </w:rPr>
        <w:t>And h</w:t>
      </w:r>
      <w:r w:rsidRPr="007A1039">
        <w:rPr>
          <w:rFonts w:ascii="Times New Roman" w:hAnsi="Times New Roman" w:cs="Times New Roman"/>
          <w:color w:val="231F20"/>
          <w:sz w:val="24"/>
          <w:szCs w:val="24"/>
        </w:rPr>
        <w:t>omesteaders</w:t>
      </w:r>
      <w:r>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w:t>
      </w:r>
      <w:r w:rsidRPr="007A1039">
        <w:rPr>
          <w:rFonts w:ascii="Times New Roman" w:hAnsi="Times New Roman" w:cs="Times New Roman"/>
          <w:color w:val="231F20"/>
          <w:spacing w:val="3"/>
          <w:sz w:val="24"/>
          <w:szCs w:val="24"/>
        </w:rPr>
        <w:t xml:space="preserve">seeking </w:t>
      </w:r>
      <w:r w:rsidRPr="007A1039">
        <w:rPr>
          <w:rFonts w:ascii="Times New Roman" w:hAnsi="Times New Roman" w:cs="Times New Roman"/>
          <w:color w:val="231F20"/>
          <w:sz w:val="24"/>
          <w:szCs w:val="24"/>
        </w:rPr>
        <w:t xml:space="preserve">a </w:t>
      </w:r>
      <w:r w:rsidRPr="007A1039">
        <w:rPr>
          <w:rFonts w:ascii="Times New Roman" w:hAnsi="Times New Roman" w:cs="Times New Roman"/>
          <w:color w:val="231F20"/>
          <w:spacing w:val="2"/>
          <w:sz w:val="24"/>
          <w:szCs w:val="24"/>
        </w:rPr>
        <w:t xml:space="preserve">better </w:t>
      </w:r>
      <w:r w:rsidRPr="007A1039">
        <w:rPr>
          <w:rFonts w:ascii="Times New Roman" w:hAnsi="Times New Roman" w:cs="Times New Roman"/>
          <w:color w:val="231F20"/>
          <w:spacing w:val="3"/>
          <w:sz w:val="24"/>
          <w:szCs w:val="24"/>
        </w:rPr>
        <w:t>life</w:t>
      </w:r>
      <w:r>
        <w:rPr>
          <w:rFonts w:ascii="Times New Roman" w:hAnsi="Times New Roman" w:cs="Times New Roman"/>
          <w:color w:val="231F20"/>
          <w:spacing w:val="3"/>
          <w:sz w:val="24"/>
          <w:szCs w:val="24"/>
        </w:rPr>
        <w:t>,</w:t>
      </w:r>
      <w:r w:rsidRPr="007A1039">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z w:val="24"/>
          <w:szCs w:val="24"/>
        </w:rPr>
        <w:t xml:space="preserve">plowed! </w:t>
      </w:r>
      <w:r>
        <w:rPr>
          <w:rFonts w:ascii="Times New Roman" w:hAnsi="Times New Roman" w:cs="Times New Roman"/>
          <w:color w:val="231F20"/>
          <w:sz w:val="24"/>
          <w:szCs w:val="24"/>
        </w:rPr>
        <w:t xml:space="preserve"> </w:t>
      </w:r>
    </w:p>
    <w:p w14:paraId="3F3B2ED6" w14:textId="36E4F104" w:rsidR="00244661" w:rsidRPr="007A1039" w:rsidRDefault="00244661" w:rsidP="00244661">
      <w:pPr>
        <w:pStyle w:val="BodyText"/>
        <w:tabs>
          <w:tab w:val="left" w:pos="0"/>
        </w:tabs>
        <w:spacing w:before="9" w:line="228" w:lineRule="auto"/>
        <w:ind w:right="-360"/>
        <w:rPr>
          <w:rFonts w:ascii="Times New Roman" w:hAnsi="Times New Roman" w:cs="Times New Roman"/>
          <w:sz w:val="24"/>
          <w:szCs w:val="24"/>
        </w:rPr>
      </w:pPr>
      <w:r>
        <w:rPr>
          <w:rFonts w:ascii="Times New Roman" w:hAnsi="Times New Roman" w:cs="Times New Roman"/>
          <w:color w:val="231F20"/>
          <w:sz w:val="24"/>
          <w:szCs w:val="24"/>
        </w:rPr>
        <w:tab/>
      </w:r>
      <w:r w:rsidRPr="007A1039">
        <w:rPr>
          <w:rFonts w:ascii="Times New Roman" w:hAnsi="Times New Roman" w:cs="Times New Roman"/>
          <w:color w:val="231F20"/>
          <w:sz w:val="24"/>
          <w:szCs w:val="24"/>
        </w:rPr>
        <w:t xml:space="preserve">More homesteaders arrived, </w:t>
      </w:r>
      <w:r w:rsidR="00AA3759">
        <w:rPr>
          <w:rFonts w:ascii="Times New Roman" w:hAnsi="Times New Roman" w:cs="Times New Roman"/>
          <w:color w:val="231F20"/>
          <w:sz w:val="24"/>
          <w:szCs w:val="24"/>
        </w:rPr>
        <w:t>drawn</w:t>
      </w:r>
      <w:r w:rsidRPr="007A1039">
        <w:rPr>
          <w:rFonts w:ascii="Times New Roman" w:hAnsi="Times New Roman" w:cs="Times New Roman"/>
          <w:color w:val="231F20"/>
          <w:sz w:val="24"/>
          <w:szCs w:val="24"/>
        </w:rPr>
        <w:t xml:space="preserve"> by “aggressive </w:t>
      </w:r>
      <w:r w:rsidRPr="007A1039">
        <w:rPr>
          <w:rFonts w:ascii="Times New Roman" w:hAnsi="Times New Roman" w:cs="Times New Roman"/>
          <w:color w:val="231F20"/>
          <w:spacing w:val="2"/>
          <w:sz w:val="24"/>
          <w:szCs w:val="24"/>
        </w:rPr>
        <w:t>salesmanship</w:t>
      </w:r>
      <w:r w:rsidR="001C2FD4">
        <w:rPr>
          <w:rFonts w:ascii="Times New Roman" w:hAnsi="Times New Roman" w:cs="Times New Roman"/>
          <w:color w:val="231F20"/>
          <w:spacing w:val="2"/>
          <w:sz w:val="24"/>
          <w:szCs w:val="24"/>
        </w:rPr>
        <w:t>.</w:t>
      </w:r>
      <w:r w:rsidRPr="007A1039">
        <w:rPr>
          <w:rFonts w:ascii="Times New Roman" w:hAnsi="Times New Roman" w:cs="Times New Roman"/>
          <w:color w:val="231F20"/>
          <w:spacing w:val="2"/>
          <w:sz w:val="24"/>
          <w:szCs w:val="24"/>
        </w:rPr>
        <w:t xml:space="preserve">” </w:t>
      </w:r>
      <w:r w:rsidRPr="007A1039">
        <w:rPr>
          <w:rFonts w:ascii="Times New Roman" w:hAnsi="Times New Roman" w:cs="Times New Roman"/>
          <w:color w:val="231F20"/>
          <w:spacing w:val="-6"/>
          <w:sz w:val="24"/>
          <w:szCs w:val="24"/>
        </w:rPr>
        <w:t>[</w:t>
      </w:r>
      <w:r w:rsidR="001C2732">
        <w:rPr>
          <w:rFonts w:ascii="Times New Roman" w:hAnsi="Times New Roman" w:cs="Times New Roman"/>
          <w:color w:val="231F20"/>
          <w:spacing w:val="-6"/>
          <w:sz w:val="24"/>
          <w:szCs w:val="24"/>
        </w:rPr>
        <w:t>2</w:t>
      </w:r>
      <w:r w:rsidRPr="007A1039">
        <w:rPr>
          <w:rFonts w:ascii="Times New Roman" w:hAnsi="Times New Roman" w:cs="Times New Roman"/>
          <w:color w:val="231F20"/>
          <w:spacing w:val="-6"/>
          <w:sz w:val="24"/>
          <w:szCs w:val="24"/>
        </w:rPr>
        <w:t xml:space="preserve">, </w:t>
      </w:r>
      <w:r w:rsidRPr="007A1039">
        <w:rPr>
          <w:rFonts w:ascii="Times New Roman" w:hAnsi="Times New Roman" w:cs="Times New Roman"/>
          <w:color w:val="231F20"/>
          <w:spacing w:val="-4"/>
          <w:sz w:val="24"/>
          <w:szCs w:val="24"/>
        </w:rPr>
        <w:t>p.</w:t>
      </w:r>
      <w:r w:rsidRPr="007A1039">
        <w:rPr>
          <w:rFonts w:ascii="Times New Roman" w:hAnsi="Times New Roman" w:cs="Times New Roman"/>
          <w:color w:val="231F20"/>
          <w:sz w:val="24"/>
          <w:szCs w:val="24"/>
        </w:rPr>
        <w:t>23]</w:t>
      </w:r>
      <w:r>
        <w:rPr>
          <w:rFonts w:ascii="Times New Roman" w:hAnsi="Times New Roman" w:cs="Times New Roman"/>
          <w:color w:val="231F20"/>
          <w:sz w:val="24"/>
          <w:szCs w:val="24"/>
        </w:rPr>
        <w:t xml:space="preserve">  </w:t>
      </w:r>
      <w:r w:rsidRPr="007A1039">
        <w:rPr>
          <w:rFonts w:ascii="Times New Roman" w:hAnsi="Times New Roman" w:cs="Times New Roman"/>
          <w:color w:val="231F20"/>
          <w:spacing w:val="3"/>
          <w:sz w:val="24"/>
          <w:szCs w:val="24"/>
        </w:rPr>
        <w:t xml:space="preserve">In </w:t>
      </w:r>
      <w:r w:rsidRPr="007A1039">
        <w:rPr>
          <w:rFonts w:ascii="Times New Roman" w:hAnsi="Times New Roman" w:cs="Times New Roman"/>
          <w:color w:val="231F20"/>
          <w:sz w:val="24"/>
          <w:szCs w:val="24"/>
        </w:rPr>
        <w:t xml:space="preserve">1908, </w:t>
      </w:r>
      <w:r w:rsidRPr="007A1039">
        <w:rPr>
          <w:rFonts w:ascii="Times New Roman" w:hAnsi="Times New Roman" w:cs="Times New Roman"/>
          <w:color w:val="231F20"/>
          <w:spacing w:val="2"/>
          <w:sz w:val="24"/>
          <w:szCs w:val="24"/>
        </w:rPr>
        <w:t xml:space="preserve">the railroads </w:t>
      </w:r>
      <w:r w:rsidRPr="007A1039">
        <w:rPr>
          <w:rFonts w:ascii="Times New Roman" w:hAnsi="Times New Roman" w:cs="Times New Roman"/>
          <w:color w:val="231F20"/>
          <w:sz w:val="24"/>
          <w:szCs w:val="24"/>
        </w:rPr>
        <w:t>sold 3,000 lots.</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 </w:t>
      </w:r>
      <w:r w:rsidRPr="007A1039">
        <w:rPr>
          <w:rFonts w:ascii="Times New Roman" w:hAnsi="Times New Roman" w:cs="Times New Roman"/>
          <w:color w:val="231F20"/>
          <w:spacing w:val="2"/>
          <w:sz w:val="24"/>
          <w:szCs w:val="24"/>
        </w:rPr>
        <w:t xml:space="preserve">Between </w:t>
      </w:r>
      <w:r w:rsidRPr="007A1039">
        <w:rPr>
          <w:rFonts w:ascii="Times New Roman" w:hAnsi="Times New Roman" w:cs="Times New Roman"/>
          <w:color w:val="231F20"/>
          <w:spacing w:val="-6"/>
          <w:sz w:val="24"/>
          <w:szCs w:val="24"/>
        </w:rPr>
        <w:t xml:space="preserve">1910 </w:t>
      </w:r>
      <w:r w:rsidRPr="007A1039">
        <w:rPr>
          <w:rFonts w:ascii="Times New Roman" w:hAnsi="Times New Roman" w:cs="Times New Roman"/>
          <w:color w:val="231F20"/>
          <w:spacing w:val="2"/>
          <w:sz w:val="24"/>
          <w:szCs w:val="24"/>
        </w:rPr>
        <w:t xml:space="preserve">and </w:t>
      </w:r>
      <w:r w:rsidRPr="007A1039">
        <w:rPr>
          <w:rFonts w:ascii="Times New Roman" w:hAnsi="Times New Roman" w:cs="Times New Roman"/>
          <w:color w:val="231F20"/>
          <w:spacing w:val="-3"/>
          <w:sz w:val="24"/>
          <w:szCs w:val="24"/>
        </w:rPr>
        <w:t xml:space="preserve">1930, </w:t>
      </w:r>
      <w:r w:rsidRPr="007A1039">
        <w:rPr>
          <w:rFonts w:ascii="Times New Roman" w:hAnsi="Times New Roman" w:cs="Times New Roman"/>
          <w:color w:val="231F20"/>
          <w:sz w:val="24"/>
          <w:szCs w:val="24"/>
        </w:rPr>
        <w:t xml:space="preserve">30 </w:t>
      </w:r>
      <w:r w:rsidRPr="007A1039">
        <w:rPr>
          <w:rFonts w:ascii="Times New Roman" w:hAnsi="Times New Roman" w:cs="Times New Roman"/>
          <w:color w:val="231F20"/>
          <w:spacing w:val="2"/>
          <w:sz w:val="24"/>
          <w:szCs w:val="24"/>
        </w:rPr>
        <w:t xml:space="preserve">towns </w:t>
      </w:r>
      <w:r>
        <w:rPr>
          <w:rFonts w:ascii="Times New Roman" w:hAnsi="Times New Roman" w:cs="Times New Roman"/>
          <w:color w:val="231F20"/>
          <w:spacing w:val="2"/>
          <w:sz w:val="24"/>
          <w:szCs w:val="24"/>
        </w:rPr>
        <w:t>sprun</w:t>
      </w:r>
      <w:r w:rsidRPr="00F10CE5">
        <w:rPr>
          <w:rFonts w:ascii="Times New Roman" w:hAnsi="Times New Roman" w:cs="Times New Roman"/>
          <w:color w:val="231F20"/>
          <w:spacing w:val="2"/>
          <w:sz w:val="24"/>
          <w:szCs w:val="24"/>
        </w:rPr>
        <w:t>g up</w:t>
      </w:r>
      <w:r>
        <w:rPr>
          <w:rFonts w:ascii="Times New Roman" w:hAnsi="Times New Roman" w:cs="Times New Roman"/>
          <w:color w:val="231F20"/>
          <w:spacing w:val="2"/>
          <w:sz w:val="24"/>
          <w:szCs w:val="24"/>
        </w:rPr>
        <w:t xml:space="preserve"> </w:t>
      </w:r>
      <w:r w:rsidRPr="007A1039">
        <w:rPr>
          <w:rFonts w:ascii="Times New Roman" w:hAnsi="Times New Roman" w:cs="Times New Roman"/>
          <w:color w:val="231F20"/>
          <w:spacing w:val="3"/>
          <w:sz w:val="24"/>
          <w:szCs w:val="24"/>
        </w:rPr>
        <w:t xml:space="preserve">in </w:t>
      </w:r>
      <w:r w:rsidRPr="007A1039">
        <w:rPr>
          <w:rFonts w:ascii="Times New Roman" w:hAnsi="Times New Roman" w:cs="Times New Roman"/>
          <w:color w:val="231F20"/>
          <w:sz w:val="24"/>
          <w:szCs w:val="24"/>
        </w:rPr>
        <w:t xml:space="preserve">Oklahoma’s </w:t>
      </w:r>
      <w:r w:rsidRPr="007A1039">
        <w:rPr>
          <w:rFonts w:ascii="Times New Roman" w:hAnsi="Times New Roman" w:cs="Times New Roman"/>
          <w:color w:val="231F20"/>
          <w:spacing w:val="3"/>
          <w:sz w:val="24"/>
          <w:szCs w:val="24"/>
        </w:rPr>
        <w:t xml:space="preserve">Panhandle </w:t>
      </w:r>
      <w:r w:rsidRPr="007A1039">
        <w:rPr>
          <w:rFonts w:ascii="Times New Roman" w:hAnsi="Times New Roman" w:cs="Times New Roman"/>
          <w:color w:val="231F20"/>
          <w:sz w:val="24"/>
          <w:szCs w:val="24"/>
        </w:rPr>
        <w:t>alone</w:t>
      </w:r>
      <w:r w:rsidRPr="007A1039">
        <w:rPr>
          <w:rFonts w:ascii="Times New Roman" w:hAnsi="Times New Roman" w:cs="Times New Roman"/>
          <w:color w:val="231F20"/>
          <w:spacing w:val="-3"/>
          <w:sz w:val="24"/>
          <w:szCs w:val="24"/>
        </w:rPr>
        <w:t>.</w:t>
      </w:r>
      <w:r>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pacing w:val="-3"/>
          <w:sz w:val="24"/>
          <w:szCs w:val="24"/>
        </w:rPr>
        <w:t xml:space="preserve"> </w:t>
      </w:r>
      <w:r>
        <w:rPr>
          <w:rFonts w:ascii="Times New Roman" w:hAnsi="Times New Roman" w:cs="Times New Roman"/>
          <w:color w:val="231F20"/>
          <w:spacing w:val="-3"/>
          <w:sz w:val="24"/>
          <w:szCs w:val="24"/>
        </w:rPr>
        <w:t>By 1926, i</w:t>
      </w:r>
      <w:r w:rsidRPr="007A1039">
        <w:rPr>
          <w:rFonts w:ascii="Times New Roman" w:hAnsi="Times New Roman" w:cs="Times New Roman"/>
          <w:color w:val="231F20"/>
          <w:spacing w:val="3"/>
          <w:sz w:val="24"/>
          <w:szCs w:val="24"/>
        </w:rPr>
        <w:t xml:space="preserve">n </w:t>
      </w:r>
      <w:r w:rsidRPr="007A1039">
        <w:rPr>
          <w:rFonts w:ascii="Times New Roman" w:hAnsi="Times New Roman" w:cs="Times New Roman"/>
          <w:color w:val="231F20"/>
          <w:sz w:val="24"/>
          <w:szCs w:val="24"/>
        </w:rPr>
        <w:t>Texas</w:t>
      </w:r>
      <w:r w:rsidRPr="007A1039">
        <w:rPr>
          <w:rFonts w:ascii="Times New Roman" w:hAnsi="Times New Roman" w:cs="Times New Roman"/>
          <w:color w:val="231F20"/>
          <w:spacing w:val="-3"/>
          <w:sz w:val="24"/>
          <w:szCs w:val="24"/>
        </w:rPr>
        <w:t xml:space="preserve"> </w:t>
      </w:r>
      <w:r w:rsidR="00115B26">
        <w:rPr>
          <w:rFonts w:ascii="Times New Roman" w:hAnsi="Times New Roman" w:cs="Times New Roman"/>
          <w:color w:val="231F20"/>
          <w:sz w:val="24"/>
          <w:szCs w:val="24"/>
        </w:rPr>
        <w:t xml:space="preserve">on </w:t>
      </w:r>
      <w:r w:rsidR="00115B26" w:rsidRPr="007A1039">
        <w:rPr>
          <w:rFonts w:ascii="Times New Roman" w:hAnsi="Times New Roman" w:cs="Times New Roman"/>
          <w:color w:val="231F20"/>
          <w:spacing w:val="3"/>
          <w:sz w:val="24"/>
          <w:szCs w:val="24"/>
        </w:rPr>
        <w:t xml:space="preserve">an original 3-million </w:t>
      </w:r>
      <w:r w:rsidR="00115B26" w:rsidRPr="007A1039">
        <w:rPr>
          <w:rFonts w:ascii="Times New Roman" w:hAnsi="Times New Roman" w:cs="Times New Roman"/>
          <w:color w:val="231F20"/>
          <w:sz w:val="24"/>
          <w:szCs w:val="24"/>
        </w:rPr>
        <w:t>acre</w:t>
      </w:r>
      <w:r w:rsidR="00115B26">
        <w:rPr>
          <w:rFonts w:ascii="Times New Roman" w:hAnsi="Times New Roman" w:cs="Times New Roman"/>
          <w:color w:val="231F20"/>
          <w:sz w:val="24"/>
          <w:szCs w:val="24"/>
        </w:rPr>
        <w:t xml:space="preserve"> ranch </w:t>
      </w:r>
      <w:r w:rsidRPr="007A1039">
        <w:rPr>
          <w:rFonts w:ascii="Times New Roman" w:hAnsi="Times New Roman" w:cs="Times New Roman"/>
          <w:color w:val="231F20"/>
          <w:spacing w:val="-3"/>
          <w:sz w:val="24"/>
          <w:szCs w:val="24"/>
        </w:rPr>
        <w:t xml:space="preserve">only </w:t>
      </w:r>
      <w:r w:rsidRPr="007A1039">
        <w:rPr>
          <w:rFonts w:ascii="Times New Roman" w:hAnsi="Times New Roman" w:cs="Times New Roman"/>
          <w:color w:val="231F20"/>
          <w:sz w:val="24"/>
          <w:szCs w:val="24"/>
        </w:rPr>
        <w:t xml:space="preserve">415,000 </w:t>
      </w:r>
      <w:r w:rsidRPr="007A1039">
        <w:rPr>
          <w:rFonts w:ascii="Times New Roman" w:hAnsi="Times New Roman" w:cs="Times New Roman"/>
          <w:color w:val="231F20"/>
          <w:spacing w:val="2"/>
          <w:sz w:val="24"/>
          <w:szCs w:val="24"/>
        </w:rPr>
        <w:t xml:space="preserve">acres </w:t>
      </w:r>
      <w:r w:rsidRPr="007A1039">
        <w:rPr>
          <w:rFonts w:ascii="Times New Roman" w:hAnsi="Times New Roman" w:cs="Times New Roman"/>
          <w:color w:val="231F20"/>
          <w:sz w:val="24"/>
          <w:szCs w:val="24"/>
        </w:rPr>
        <w:t xml:space="preserve">were </w:t>
      </w:r>
      <w:r w:rsidR="00A115AE">
        <w:rPr>
          <w:rFonts w:ascii="Times New Roman" w:hAnsi="Times New Roman" w:cs="Times New Roman"/>
          <w:color w:val="231F20"/>
          <w:sz w:val="24"/>
          <w:szCs w:val="24"/>
        </w:rPr>
        <w:t xml:space="preserve">saved from the </w:t>
      </w:r>
      <w:r w:rsidRPr="007A1039">
        <w:rPr>
          <w:rFonts w:ascii="Times New Roman" w:hAnsi="Times New Roman" w:cs="Times New Roman"/>
          <w:color w:val="231F20"/>
          <w:sz w:val="24"/>
          <w:szCs w:val="24"/>
        </w:rPr>
        <w:t>plow</w:t>
      </w:r>
      <w:r w:rsidRPr="007A1039">
        <w:rPr>
          <w:rFonts w:ascii="Times New Roman" w:hAnsi="Times New Roman" w:cs="Times New Roman"/>
          <w:color w:val="231F20"/>
          <w:spacing w:val="2"/>
          <w:sz w:val="24"/>
          <w:szCs w:val="24"/>
        </w:rPr>
        <w:t>.</w:t>
      </w:r>
      <w:r w:rsidR="00AA3759">
        <w:rPr>
          <w:rFonts w:ascii="Times New Roman" w:hAnsi="Times New Roman" w:cs="Times New Roman"/>
          <w:color w:val="231F20"/>
          <w:spacing w:val="2"/>
          <w:sz w:val="24"/>
          <w:szCs w:val="24"/>
        </w:rPr>
        <w:t xml:space="preserve"> </w:t>
      </w:r>
      <w:r w:rsidR="00AA3759" w:rsidRPr="007A1039">
        <w:rPr>
          <w:rFonts w:ascii="Times New Roman" w:hAnsi="Times New Roman" w:cs="Times New Roman"/>
          <w:color w:val="231F20"/>
          <w:spacing w:val="-6"/>
          <w:sz w:val="24"/>
          <w:szCs w:val="24"/>
        </w:rPr>
        <w:t>[</w:t>
      </w:r>
      <w:r w:rsidR="00AA3759">
        <w:rPr>
          <w:rFonts w:ascii="Times New Roman" w:hAnsi="Times New Roman" w:cs="Times New Roman"/>
          <w:color w:val="231F20"/>
          <w:spacing w:val="-6"/>
          <w:sz w:val="24"/>
          <w:szCs w:val="24"/>
        </w:rPr>
        <w:t>2</w:t>
      </w:r>
      <w:r w:rsidR="00AA3759" w:rsidRPr="007A1039">
        <w:rPr>
          <w:rFonts w:ascii="Times New Roman" w:hAnsi="Times New Roman" w:cs="Times New Roman"/>
          <w:color w:val="231F20"/>
          <w:spacing w:val="-6"/>
          <w:sz w:val="24"/>
          <w:szCs w:val="24"/>
        </w:rPr>
        <w:t xml:space="preserve">, </w:t>
      </w:r>
      <w:r w:rsidR="00AA3759" w:rsidRPr="007A1039">
        <w:rPr>
          <w:rFonts w:ascii="Times New Roman" w:hAnsi="Times New Roman" w:cs="Times New Roman"/>
          <w:color w:val="231F20"/>
          <w:spacing w:val="-4"/>
          <w:sz w:val="24"/>
          <w:szCs w:val="24"/>
        </w:rPr>
        <w:t>p.</w:t>
      </w:r>
      <w:r w:rsidR="00AA3759" w:rsidRPr="007A1039">
        <w:rPr>
          <w:rFonts w:ascii="Times New Roman" w:hAnsi="Times New Roman" w:cs="Times New Roman"/>
          <w:color w:val="231F20"/>
          <w:sz w:val="24"/>
          <w:szCs w:val="24"/>
        </w:rPr>
        <w:t>26]</w:t>
      </w:r>
      <w:r>
        <w:rPr>
          <w:rFonts w:ascii="Times New Roman" w:hAnsi="Times New Roman" w:cs="Times New Roman"/>
          <w:color w:val="231F20"/>
          <w:spacing w:val="2"/>
          <w:sz w:val="24"/>
          <w:szCs w:val="24"/>
        </w:rPr>
        <w:t xml:space="preserve"> </w:t>
      </w:r>
      <w:r w:rsidRPr="007A1039">
        <w:rPr>
          <w:rFonts w:ascii="Times New Roman" w:hAnsi="Times New Roman" w:cs="Times New Roman"/>
          <w:color w:val="231F20"/>
          <w:spacing w:val="2"/>
          <w:sz w:val="24"/>
          <w:szCs w:val="24"/>
        </w:rPr>
        <w:t xml:space="preserve"> </w:t>
      </w:r>
      <w:r w:rsidRPr="007A1039">
        <w:rPr>
          <w:rFonts w:ascii="Times New Roman" w:hAnsi="Times New Roman" w:cs="Times New Roman"/>
          <w:color w:val="231F20"/>
          <w:sz w:val="24"/>
          <w:szCs w:val="24"/>
        </w:rPr>
        <w:t xml:space="preserve">Wheat </w:t>
      </w:r>
      <w:r w:rsidRPr="007A1039">
        <w:rPr>
          <w:rFonts w:ascii="Times New Roman" w:hAnsi="Times New Roman" w:cs="Times New Roman"/>
          <w:color w:val="231F20"/>
          <w:spacing w:val="2"/>
          <w:sz w:val="24"/>
          <w:szCs w:val="24"/>
        </w:rPr>
        <w:t>speculators</w:t>
      </w:r>
      <w:r w:rsidR="00AA3759">
        <w:rPr>
          <w:rFonts w:ascii="Times New Roman" w:hAnsi="Times New Roman" w:cs="Times New Roman"/>
          <w:color w:val="231F20"/>
          <w:spacing w:val="2"/>
          <w:sz w:val="24"/>
          <w:szCs w:val="24"/>
        </w:rPr>
        <w:t xml:space="preserve"> </w:t>
      </w:r>
      <w:r w:rsidRPr="007A1039">
        <w:rPr>
          <w:rFonts w:ascii="Times New Roman" w:hAnsi="Times New Roman" w:cs="Times New Roman"/>
          <w:color w:val="231F20"/>
          <w:spacing w:val="-36"/>
          <w:sz w:val="24"/>
          <w:szCs w:val="24"/>
        </w:rPr>
        <w:t xml:space="preserve"> </w:t>
      </w:r>
      <w:r w:rsidRPr="007A1039">
        <w:rPr>
          <w:rFonts w:ascii="Times New Roman" w:hAnsi="Times New Roman" w:cs="Times New Roman"/>
          <w:color w:val="231F20"/>
          <w:spacing w:val="2"/>
          <w:sz w:val="24"/>
          <w:szCs w:val="24"/>
        </w:rPr>
        <w:t xml:space="preserve">joined oilmen </w:t>
      </w:r>
      <w:r w:rsidRPr="007A1039">
        <w:rPr>
          <w:rFonts w:ascii="Times New Roman" w:hAnsi="Times New Roman" w:cs="Times New Roman"/>
          <w:color w:val="231F20"/>
          <w:spacing w:val="3"/>
          <w:sz w:val="24"/>
          <w:szCs w:val="24"/>
        </w:rPr>
        <w:t xml:space="preserve">in tearing </w:t>
      </w:r>
      <w:r w:rsidRPr="007A1039">
        <w:rPr>
          <w:rFonts w:ascii="Times New Roman" w:hAnsi="Times New Roman" w:cs="Times New Roman"/>
          <w:color w:val="231F20"/>
          <w:sz w:val="24"/>
          <w:szCs w:val="24"/>
        </w:rPr>
        <w:t xml:space="preserve">up </w:t>
      </w:r>
      <w:r w:rsidRPr="007A1039">
        <w:rPr>
          <w:rFonts w:ascii="Times New Roman" w:hAnsi="Times New Roman" w:cs="Times New Roman"/>
          <w:color w:val="231F20"/>
          <w:spacing w:val="2"/>
          <w:sz w:val="24"/>
          <w:szCs w:val="24"/>
        </w:rPr>
        <w:t>the grassland</w:t>
      </w:r>
      <w:r w:rsidR="00E24552">
        <w:rPr>
          <w:rFonts w:ascii="Times New Roman" w:hAnsi="Times New Roman" w:cs="Times New Roman"/>
          <w:color w:val="231F20"/>
          <w:spacing w:val="2"/>
          <w:sz w:val="24"/>
          <w:szCs w:val="24"/>
        </w:rPr>
        <w:t>.</w:t>
      </w:r>
      <w:r w:rsidRPr="007A1039">
        <w:rPr>
          <w:rFonts w:ascii="Times New Roman" w:hAnsi="Times New Roman" w:cs="Times New Roman"/>
          <w:color w:val="231F20"/>
          <w:spacing w:val="2"/>
          <w:sz w:val="24"/>
          <w:szCs w:val="24"/>
        </w:rPr>
        <w:t xml:space="preserve"> </w:t>
      </w:r>
      <w:r w:rsidRPr="007A1039">
        <w:rPr>
          <w:rFonts w:ascii="Times New Roman" w:hAnsi="Times New Roman" w:cs="Times New Roman"/>
          <w:color w:val="231F20"/>
          <w:spacing w:val="-6"/>
          <w:sz w:val="24"/>
          <w:szCs w:val="24"/>
        </w:rPr>
        <w:t>[</w:t>
      </w:r>
      <w:r w:rsidR="001C2732">
        <w:rPr>
          <w:rFonts w:ascii="Times New Roman" w:hAnsi="Times New Roman" w:cs="Times New Roman"/>
          <w:color w:val="231F20"/>
          <w:spacing w:val="-6"/>
          <w:sz w:val="24"/>
          <w:szCs w:val="24"/>
        </w:rPr>
        <w:t>2</w:t>
      </w:r>
      <w:r w:rsidRPr="007A1039">
        <w:rPr>
          <w:rFonts w:ascii="Times New Roman" w:hAnsi="Times New Roman" w:cs="Times New Roman"/>
          <w:color w:val="231F20"/>
          <w:spacing w:val="-6"/>
          <w:sz w:val="24"/>
          <w:szCs w:val="24"/>
        </w:rPr>
        <w:t xml:space="preserve">, </w:t>
      </w:r>
      <w:r w:rsidRPr="007A1039">
        <w:rPr>
          <w:rFonts w:ascii="Times New Roman" w:hAnsi="Times New Roman" w:cs="Times New Roman"/>
          <w:color w:val="231F20"/>
          <w:spacing w:val="-4"/>
          <w:sz w:val="24"/>
          <w:szCs w:val="24"/>
        </w:rPr>
        <w:t>p.</w:t>
      </w:r>
      <w:r w:rsidRPr="007A1039">
        <w:rPr>
          <w:rFonts w:ascii="Times New Roman" w:hAnsi="Times New Roman" w:cs="Times New Roman"/>
          <w:color w:val="231F20"/>
          <w:sz w:val="24"/>
          <w:szCs w:val="24"/>
        </w:rPr>
        <w:t>27]</w:t>
      </w:r>
    </w:p>
    <w:p w14:paraId="4C6D9231" w14:textId="731F7C94" w:rsidR="00244661" w:rsidRDefault="00244661" w:rsidP="00244661">
      <w:pPr>
        <w:pStyle w:val="BodyText"/>
        <w:tabs>
          <w:tab w:val="left" w:pos="0"/>
        </w:tabs>
        <w:spacing w:before="13" w:line="228" w:lineRule="auto"/>
        <w:ind w:right="-360"/>
        <w:rPr>
          <w:rFonts w:ascii="Times New Roman" w:hAnsi="Times New Roman" w:cs="Times New Roman"/>
          <w:color w:val="231F20"/>
          <w:sz w:val="24"/>
          <w:szCs w:val="24"/>
        </w:rPr>
      </w:pPr>
      <w:r>
        <w:rPr>
          <w:rFonts w:ascii="Times New Roman" w:hAnsi="Times New Roman" w:cs="Times New Roman"/>
          <w:color w:val="231F20"/>
          <w:sz w:val="24"/>
          <w:szCs w:val="24"/>
        </w:rPr>
        <w:tab/>
      </w:r>
      <w:r w:rsidRPr="007A1039">
        <w:rPr>
          <w:rFonts w:ascii="Times New Roman" w:hAnsi="Times New Roman" w:cs="Times New Roman"/>
          <w:color w:val="231F20"/>
          <w:sz w:val="24"/>
          <w:szCs w:val="24"/>
        </w:rPr>
        <w:t>W</w:t>
      </w:r>
      <w:r>
        <w:rPr>
          <w:rFonts w:ascii="Times New Roman" w:hAnsi="Times New Roman" w:cs="Times New Roman"/>
          <w:color w:val="231F20"/>
          <w:sz w:val="24"/>
          <w:szCs w:val="24"/>
        </w:rPr>
        <w:t>hen</w:t>
      </w:r>
      <w:r w:rsidRPr="007A1039">
        <w:rPr>
          <w:rFonts w:ascii="Times New Roman" w:hAnsi="Times New Roman" w:cs="Times New Roman"/>
          <w:color w:val="231F20"/>
          <w:sz w:val="24"/>
          <w:szCs w:val="24"/>
        </w:rPr>
        <w:t xml:space="preserve"> native sod of the Great Plains </w:t>
      </w:r>
      <w:r>
        <w:rPr>
          <w:rFonts w:ascii="Times New Roman" w:hAnsi="Times New Roman" w:cs="Times New Roman"/>
          <w:color w:val="231F20"/>
          <w:sz w:val="24"/>
          <w:szCs w:val="24"/>
        </w:rPr>
        <w:t xml:space="preserve">was </w:t>
      </w:r>
      <w:r w:rsidRPr="007A1039">
        <w:rPr>
          <w:rFonts w:ascii="Times New Roman" w:hAnsi="Times New Roman" w:cs="Times New Roman"/>
          <w:color w:val="231F20"/>
          <w:sz w:val="24"/>
          <w:szCs w:val="24"/>
        </w:rPr>
        <w:t xml:space="preserve">intact, </w:t>
      </w:r>
      <w:r w:rsidRPr="007A1039">
        <w:rPr>
          <w:rFonts w:ascii="Times New Roman" w:hAnsi="Times New Roman" w:cs="Times New Roman"/>
          <w:i/>
          <w:color w:val="231F20"/>
          <w:sz w:val="24"/>
          <w:szCs w:val="24"/>
        </w:rPr>
        <w:t xml:space="preserve">nothing </w:t>
      </w:r>
      <w:r w:rsidRPr="007A1039">
        <w:rPr>
          <w:rFonts w:ascii="Times New Roman" w:hAnsi="Times New Roman" w:cs="Times New Roman"/>
          <w:color w:val="231F20"/>
          <w:sz w:val="24"/>
          <w:szCs w:val="24"/>
        </w:rPr>
        <w:t xml:space="preserve">– not 30- to 40-mile-per-hour winds, drought, or hailstorms </w:t>
      </w:r>
      <w:r w:rsidRPr="007A1039">
        <w:rPr>
          <w:rFonts w:ascii="Times New Roman" w:hAnsi="Times New Roman" w:cs="Times New Roman"/>
          <w:i/>
          <w:color w:val="231F20"/>
          <w:sz w:val="24"/>
          <w:szCs w:val="24"/>
        </w:rPr>
        <w:t xml:space="preserve">– </w:t>
      </w:r>
      <w:r w:rsidRPr="007A1039">
        <w:rPr>
          <w:rFonts w:ascii="Times New Roman" w:hAnsi="Times New Roman" w:cs="Times New Roman"/>
          <w:color w:val="231F20"/>
          <w:sz w:val="24"/>
          <w:szCs w:val="24"/>
        </w:rPr>
        <w:t>disturbed prairie</w:t>
      </w:r>
      <w:r>
        <w:rPr>
          <w:rFonts w:ascii="Times New Roman" w:hAnsi="Times New Roman" w:cs="Times New Roman"/>
          <w:color w:val="231F20"/>
          <w:sz w:val="24"/>
          <w:szCs w:val="24"/>
        </w:rPr>
        <w:t xml:space="preserve"> gr</w:t>
      </w:r>
      <w:r w:rsidRPr="007A1039">
        <w:rPr>
          <w:rFonts w:ascii="Times New Roman" w:hAnsi="Times New Roman" w:cs="Times New Roman"/>
          <w:color w:val="231F20"/>
          <w:sz w:val="24"/>
          <w:szCs w:val="24"/>
        </w:rPr>
        <w:t>asses.</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 </w:t>
      </w:r>
      <w:r w:rsidRPr="007A1039">
        <w:rPr>
          <w:rFonts w:ascii="Times New Roman" w:hAnsi="Times New Roman" w:cs="Times New Roman"/>
          <w:color w:val="231F20"/>
          <w:spacing w:val="-5"/>
          <w:sz w:val="24"/>
          <w:szCs w:val="24"/>
        </w:rPr>
        <w:t xml:space="preserve">“‘Blue </w:t>
      </w:r>
      <w:r w:rsidRPr="007A1039">
        <w:rPr>
          <w:rFonts w:ascii="Times New Roman" w:hAnsi="Times New Roman" w:cs="Times New Roman"/>
          <w:color w:val="231F20"/>
          <w:sz w:val="24"/>
          <w:szCs w:val="24"/>
        </w:rPr>
        <w:t xml:space="preserve">northers froze </w:t>
      </w:r>
      <w:r w:rsidRPr="007A1039">
        <w:rPr>
          <w:rFonts w:ascii="Times New Roman" w:hAnsi="Times New Roman" w:cs="Times New Roman"/>
          <w:color w:val="231F20"/>
          <w:spacing w:val="-7"/>
          <w:sz w:val="24"/>
          <w:szCs w:val="24"/>
        </w:rPr>
        <w:t xml:space="preserve">‘em </w:t>
      </w:r>
      <w:r w:rsidRPr="007A1039">
        <w:rPr>
          <w:rFonts w:ascii="Times New Roman" w:hAnsi="Times New Roman" w:cs="Times New Roman"/>
          <w:color w:val="231F20"/>
          <w:sz w:val="24"/>
          <w:szCs w:val="24"/>
        </w:rPr>
        <w:t>so hard the grasses</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was</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like bro</w:t>
      </w:r>
      <w:r>
        <w:rPr>
          <w:rFonts w:ascii="Times New Roman" w:hAnsi="Times New Roman" w:cs="Times New Roman"/>
          <w:color w:val="231F20"/>
          <w:sz w:val="24"/>
          <w:szCs w:val="24"/>
        </w:rPr>
        <w:t>ken</w:t>
      </w:r>
      <w:r w:rsidRPr="007A1039">
        <w:rPr>
          <w:rFonts w:ascii="Times New Roman" w:hAnsi="Times New Roman" w:cs="Times New Roman"/>
          <w:color w:val="231F20"/>
          <w:sz w:val="24"/>
          <w:szCs w:val="24"/>
        </w:rPr>
        <w:t xml:space="preserve"> glass to walk </w:t>
      </w:r>
      <w:r w:rsidRPr="007A1039">
        <w:rPr>
          <w:rFonts w:ascii="Times New Roman" w:hAnsi="Times New Roman" w:cs="Times New Roman"/>
          <w:color w:val="231F20"/>
          <w:spacing w:val="-11"/>
          <w:sz w:val="24"/>
          <w:szCs w:val="24"/>
        </w:rPr>
        <w:t xml:space="preserve">on’…. </w:t>
      </w:r>
      <w:r w:rsidRPr="007A1039">
        <w:rPr>
          <w:rFonts w:ascii="Times New Roman" w:hAnsi="Times New Roman" w:cs="Times New Roman"/>
          <w:color w:val="231F20"/>
          <w:spacing w:val="-3"/>
          <w:sz w:val="24"/>
          <w:szCs w:val="24"/>
        </w:rPr>
        <w:t xml:space="preserve">[But] </w:t>
      </w:r>
      <w:r w:rsidRPr="007A1039">
        <w:rPr>
          <w:rFonts w:ascii="Times New Roman" w:hAnsi="Times New Roman" w:cs="Times New Roman"/>
          <w:color w:val="231F20"/>
          <w:sz w:val="24"/>
          <w:szCs w:val="24"/>
        </w:rPr>
        <w:t xml:space="preserve">as long as the </w:t>
      </w:r>
      <w:r w:rsidRPr="007A1039">
        <w:rPr>
          <w:rFonts w:ascii="Times New Roman" w:hAnsi="Times New Roman" w:cs="Times New Roman"/>
          <w:color w:val="231F20"/>
          <w:spacing w:val="-4"/>
          <w:sz w:val="24"/>
          <w:szCs w:val="24"/>
        </w:rPr>
        <w:t xml:space="preserve">weave </w:t>
      </w:r>
      <w:r w:rsidRPr="007A1039">
        <w:rPr>
          <w:rFonts w:ascii="Times New Roman" w:hAnsi="Times New Roman" w:cs="Times New Roman"/>
          <w:color w:val="231F20"/>
          <w:sz w:val="24"/>
          <w:szCs w:val="24"/>
        </w:rPr>
        <w:t xml:space="preserve">of grass was stitched to the land, the prairie flourished in </w:t>
      </w:r>
      <w:r w:rsidRPr="007A1039">
        <w:rPr>
          <w:rFonts w:ascii="Times New Roman" w:hAnsi="Times New Roman" w:cs="Times New Roman"/>
          <w:color w:val="231F20"/>
          <w:spacing w:val="2"/>
          <w:sz w:val="24"/>
          <w:szCs w:val="24"/>
        </w:rPr>
        <w:t xml:space="preserve">dry </w:t>
      </w:r>
      <w:r w:rsidRPr="007A1039">
        <w:rPr>
          <w:rFonts w:ascii="Times New Roman" w:hAnsi="Times New Roman" w:cs="Times New Roman"/>
          <w:color w:val="231F20"/>
          <w:sz w:val="24"/>
          <w:szCs w:val="24"/>
        </w:rPr>
        <w:t>years and wet</w:t>
      </w:r>
      <w:r w:rsidR="00865BD6">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w:t>
      </w:r>
      <w:r w:rsidRPr="007A1039">
        <w:rPr>
          <w:rFonts w:ascii="Times New Roman" w:hAnsi="Times New Roman" w:cs="Times New Roman"/>
          <w:color w:val="231F20"/>
          <w:spacing w:val="-8"/>
          <w:sz w:val="24"/>
          <w:szCs w:val="24"/>
        </w:rPr>
        <w:t>[</w:t>
      </w:r>
      <w:r w:rsidR="00A373E8">
        <w:rPr>
          <w:rFonts w:ascii="Times New Roman" w:hAnsi="Times New Roman" w:cs="Times New Roman"/>
          <w:color w:val="231F20"/>
          <w:spacing w:val="-8"/>
          <w:sz w:val="24"/>
          <w:szCs w:val="24"/>
        </w:rPr>
        <w:t>2</w:t>
      </w:r>
      <w:r w:rsidRPr="007A1039">
        <w:rPr>
          <w:rFonts w:ascii="Times New Roman" w:hAnsi="Times New Roman" w:cs="Times New Roman"/>
          <w:color w:val="231F20"/>
          <w:spacing w:val="-8"/>
          <w:sz w:val="24"/>
          <w:szCs w:val="24"/>
        </w:rPr>
        <w:t xml:space="preserve">, </w:t>
      </w:r>
      <w:r w:rsidRPr="007A1039">
        <w:rPr>
          <w:rFonts w:ascii="Times New Roman" w:hAnsi="Times New Roman" w:cs="Times New Roman"/>
          <w:color w:val="231F20"/>
          <w:spacing w:val="-6"/>
          <w:sz w:val="24"/>
          <w:szCs w:val="24"/>
        </w:rPr>
        <w:t>p.</w:t>
      </w:r>
      <w:r w:rsidRPr="007A1039">
        <w:rPr>
          <w:rFonts w:ascii="Times New Roman" w:hAnsi="Times New Roman" w:cs="Times New Roman"/>
          <w:color w:val="231F20"/>
          <w:spacing w:val="-5"/>
          <w:sz w:val="24"/>
          <w:szCs w:val="24"/>
        </w:rPr>
        <w:t>112]</w:t>
      </w:r>
      <w:r>
        <w:rPr>
          <w:rFonts w:ascii="Times New Roman" w:hAnsi="Times New Roman" w:cs="Times New Roman"/>
          <w:color w:val="231F20"/>
          <w:spacing w:val="-5"/>
          <w:sz w:val="24"/>
          <w:szCs w:val="24"/>
        </w:rPr>
        <w:t xml:space="preserve"> </w:t>
      </w:r>
      <w:r w:rsidRPr="007A1039">
        <w:rPr>
          <w:rFonts w:ascii="Times New Roman" w:hAnsi="Times New Roman" w:cs="Times New Roman"/>
          <w:color w:val="231F20"/>
          <w:spacing w:val="-5"/>
          <w:sz w:val="24"/>
          <w:szCs w:val="24"/>
        </w:rPr>
        <w:t xml:space="preserve"> </w:t>
      </w:r>
      <w:r w:rsidRPr="007A1039">
        <w:rPr>
          <w:rFonts w:ascii="Times New Roman" w:hAnsi="Times New Roman" w:cs="Times New Roman"/>
          <w:color w:val="231F20"/>
          <w:sz w:val="24"/>
          <w:szCs w:val="24"/>
        </w:rPr>
        <w:t>With</w:t>
      </w:r>
      <w:r w:rsidRPr="007A1039">
        <w:rPr>
          <w:rFonts w:ascii="Times New Roman" w:hAnsi="Times New Roman" w:cs="Times New Roman"/>
          <w:color w:val="231F20"/>
          <w:spacing w:val="-6"/>
          <w:sz w:val="24"/>
          <w:szCs w:val="24"/>
        </w:rPr>
        <w:t xml:space="preserve"> </w:t>
      </w:r>
      <w:r w:rsidRPr="007A1039">
        <w:rPr>
          <w:rFonts w:ascii="Times New Roman" w:hAnsi="Times New Roman" w:cs="Times New Roman"/>
          <w:color w:val="231F20"/>
          <w:spacing w:val="-3"/>
          <w:sz w:val="24"/>
          <w:szCs w:val="24"/>
        </w:rPr>
        <w:t>12-foot</w:t>
      </w:r>
      <w:r>
        <w:rPr>
          <w:rFonts w:ascii="Times New Roman" w:hAnsi="Times New Roman" w:cs="Times New Roman"/>
          <w:color w:val="231F20"/>
          <w:spacing w:val="-3"/>
          <w:sz w:val="24"/>
          <w:szCs w:val="24"/>
        </w:rPr>
        <w:t xml:space="preserve"> deep</w:t>
      </w:r>
      <w:r w:rsidRPr="007A1039">
        <w:rPr>
          <w:rFonts w:ascii="Times New Roman" w:hAnsi="Times New Roman" w:cs="Times New Roman"/>
          <w:color w:val="231F20"/>
          <w:spacing w:val="-6"/>
          <w:sz w:val="24"/>
          <w:szCs w:val="24"/>
        </w:rPr>
        <w:t xml:space="preserve"> </w:t>
      </w:r>
      <w:r w:rsidRPr="007A1039">
        <w:rPr>
          <w:rFonts w:ascii="Times New Roman" w:hAnsi="Times New Roman" w:cs="Times New Roman"/>
          <w:color w:val="231F20"/>
          <w:sz w:val="24"/>
          <w:szCs w:val="24"/>
        </w:rPr>
        <w:t>roots,</w:t>
      </w:r>
      <w:r w:rsidRPr="007A1039">
        <w:rPr>
          <w:rFonts w:ascii="Times New Roman" w:hAnsi="Times New Roman" w:cs="Times New Roman"/>
          <w:color w:val="231F20"/>
          <w:spacing w:val="-6"/>
          <w:sz w:val="24"/>
          <w:szCs w:val="24"/>
        </w:rPr>
        <w:t xml:space="preserve"> </w:t>
      </w:r>
      <w:r w:rsidRPr="007A1039">
        <w:rPr>
          <w:rFonts w:ascii="Times New Roman" w:hAnsi="Times New Roman" w:cs="Times New Roman"/>
          <w:color w:val="231F20"/>
          <w:sz w:val="24"/>
          <w:szCs w:val="24"/>
        </w:rPr>
        <w:t>grasses</w:t>
      </w:r>
      <w:r w:rsidRPr="007A1039">
        <w:rPr>
          <w:rFonts w:ascii="Times New Roman" w:hAnsi="Times New Roman" w:cs="Times New Roman"/>
          <w:color w:val="231F20"/>
          <w:spacing w:val="-6"/>
          <w:sz w:val="24"/>
          <w:szCs w:val="24"/>
        </w:rPr>
        <w:t xml:space="preserve"> </w:t>
      </w:r>
      <w:r w:rsidRPr="007A1039">
        <w:rPr>
          <w:rFonts w:ascii="Times New Roman" w:hAnsi="Times New Roman" w:cs="Times New Roman"/>
          <w:color w:val="231F20"/>
          <w:sz w:val="24"/>
          <w:szCs w:val="24"/>
        </w:rPr>
        <w:t>“had</w:t>
      </w:r>
      <w:r w:rsidRPr="007A1039">
        <w:rPr>
          <w:rFonts w:ascii="Times New Roman" w:hAnsi="Times New Roman" w:cs="Times New Roman"/>
          <w:color w:val="231F20"/>
          <w:spacing w:val="-6"/>
          <w:sz w:val="24"/>
          <w:szCs w:val="24"/>
        </w:rPr>
        <w:t xml:space="preserve"> </w:t>
      </w:r>
      <w:r w:rsidRPr="007A1039">
        <w:rPr>
          <w:rFonts w:ascii="Times New Roman" w:hAnsi="Times New Roman" w:cs="Times New Roman"/>
          <w:color w:val="231F20"/>
          <w:spacing w:val="-4"/>
          <w:sz w:val="24"/>
          <w:szCs w:val="24"/>
        </w:rPr>
        <w:t>evolved</w:t>
      </w:r>
      <w:r w:rsidRPr="007A1039">
        <w:rPr>
          <w:rFonts w:ascii="Times New Roman" w:hAnsi="Times New Roman" w:cs="Times New Roman"/>
          <w:color w:val="231F20"/>
          <w:spacing w:val="-6"/>
          <w:sz w:val="24"/>
          <w:szCs w:val="24"/>
        </w:rPr>
        <w:t xml:space="preserve"> </w:t>
      </w:r>
      <w:r w:rsidRPr="007A1039">
        <w:rPr>
          <w:rFonts w:ascii="Times New Roman" w:hAnsi="Times New Roman" w:cs="Times New Roman"/>
          <w:color w:val="231F20"/>
          <w:sz w:val="24"/>
          <w:szCs w:val="24"/>
        </w:rPr>
        <w:t>as</w:t>
      </w:r>
      <w:r w:rsidRPr="007A1039">
        <w:rPr>
          <w:rFonts w:ascii="Times New Roman" w:hAnsi="Times New Roman" w:cs="Times New Roman"/>
          <w:color w:val="231F20"/>
          <w:spacing w:val="-6"/>
          <w:sz w:val="24"/>
          <w:szCs w:val="24"/>
        </w:rPr>
        <w:t xml:space="preserve"> </w:t>
      </w:r>
      <w:r w:rsidRPr="007A1039">
        <w:rPr>
          <w:rFonts w:ascii="Times New Roman" w:hAnsi="Times New Roman" w:cs="Times New Roman"/>
          <w:color w:val="231F20"/>
          <w:sz w:val="24"/>
          <w:szCs w:val="24"/>
        </w:rPr>
        <w:t>the</w:t>
      </w:r>
      <w:r w:rsidRPr="007A1039">
        <w:rPr>
          <w:rFonts w:ascii="Times New Roman" w:hAnsi="Times New Roman" w:cs="Times New Roman"/>
          <w:color w:val="231F20"/>
          <w:spacing w:val="-6"/>
          <w:sz w:val="24"/>
          <w:szCs w:val="24"/>
        </w:rPr>
        <w:t xml:space="preserve"> </w:t>
      </w:r>
      <w:r w:rsidRPr="007A1039">
        <w:rPr>
          <w:rFonts w:ascii="Times New Roman" w:hAnsi="Times New Roman" w:cs="Times New Roman"/>
          <w:color w:val="231F20"/>
          <w:sz w:val="24"/>
          <w:szCs w:val="24"/>
        </w:rPr>
        <w:t>perfect</w:t>
      </w:r>
      <w:r w:rsidRPr="007A1039">
        <w:rPr>
          <w:rFonts w:ascii="Times New Roman" w:hAnsi="Times New Roman" w:cs="Times New Roman"/>
          <w:color w:val="231F20"/>
          <w:spacing w:val="-6"/>
          <w:sz w:val="24"/>
          <w:szCs w:val="24"/>
        </w:rPr>
        <w:t xml:space="preserve"> </w:t>
      </w:r>
      <w:r w:rsidRPr="007A1039">
        <w:rPr>
          <w:rFonts w:ascii="Times New Roman" w:hAnsi="Times New Roman" w:cs="Times New Roman"/>
          <w:color w:val="231F20"/>
          <w:spacing w:val="-3"/>
          <w:sz w:val="24"/>
          <w:szCs w:val="24"/>
        </w:rPr>
        <w:t>fit</w:t>
      </w:r>
      <w:r w:rsidRPr="007A1039">
        <w:rPr>
          <w:rFonts w:ascii="Times New Roman" w:hAnsi="Times New Roman" w:cs="Times New Roman"/>
          <w:color w:val="231F20"/>
          <w:spacing w:val="-6"/>
          <w:sz w:val="24"/>
          <w:szCs w:val="24"/>
        </w:rPr>
        <w:t xml:space="preserve"> </w:t>
      </w:r>
      <w:r w:rsidRPr="007A1039">
        <w:rPr>
          <w:rFonts w:ascii="Times New Roman" w:hAnsi="Times New Roman" w:cs="Times New Roman"/>
          <w:color w:val="231F20"/>
          <w:sz w:val="24"/>
          <w:szCs w:val="24"/>
        </w:rPr>
        <w:t>for</w:t>
      </w:r>
      <w:r w:rsidRPr="007A1039">
        <w:rPr>
          <w:rFonts w:ascii="Times New Roman" w:hAnsi="Times New Roman" w:cs="Times New Roman"/>
          <w:color w:val="231F20"/>
          <w:spacing w:val="-6"/>
          <w:sz w:val="24"/>
          <w:szCs w:val="24"/>
        </w:rPr>
        <w:t xml:space="preserve"> </w:t>
      </w:r>
      <w:r w:rsidRPr="007A1039">
        <w:rPr>
          <w:rFonts w:ascii="Times New Roman" w:hAnsi="Times New Roman" w:cs="Times New Roman"/>
          <w:color w:val="231F20"/>
          <w:sz w:val="24"/>
          <w:szCs w:val="24"/>
        </w:rPr>
        <w:t>the</w:t>
      </w:r>
      <w:r w:rsidRPr="007A1039">
        <w:rPr>
          <w:rFonts w:ascii="Times New Roman" w:hAnsi="Times New Roman" w:cs="Times New Roman"/>
          <w:color w:val="231F20"/>
          <w:spacing w:val="-6"/>
          <w:sz w:val="24"/>
          <w:szCs w:val="24"/>
        </w:rPr>
        <w:t xml:space="preserve"> </w:t>
      </w:r>
      <w:r w:rsidRPr="007A1039">
        <w:rPr>
          <w:rFonts w:ascii="Times New Roman" w:hAnsi="Times New Roman" w:cs="Times New Roman"/>
          <w:color w:val="231F20"/>
          <w:sz w:val="24"/>
          <w:szCs w:val="24"/>
        </w:rPr>
        <w:t xml:space="preserve">sandy loam of the arid </w:t>
      </w:r>
      <w:r w:rsidRPr="007A1039">
        <w:rPr>
          <w:rFonts w:ascii="Times New Roman" w:hAnsi="Times New Roman" w:cs="Times New Roman"/>
          <w:color w:val="231F20"/>
          <w:spacing w:val="-4"/>
          <w:sz w:val="24"/>
          <w:szCs w:val="24"/>
        </w:rPr>
        <w:t>zone</w:t>
      </w:r>
      <w:r w:rsidR="00865BD6">
        <w:rPr>
          <w:rFonts w:ascii="Times New Roman" w:hAnsi="Times New Roman" w:cs="Times New Roman"/>
          <w:color w:val="231F20"/>
          <w:spacing w:val="-4"/>
          <w:sz w:val="24"/>
          <w:szCs w:val="24"/>
        </w:rPr>
        <w:t xml:space="preserve"> . . ..</w:t>
      </w:r>
      <w:r w:rsidRPr="007A1039">
        <w:rPr>
          <w:rFonts w:ascii="Times New Roman" w:hAnsi="Times New Roman" w:cs="Times New Roman"/>
          <w:color w:val="231F20"/>
          <w:spacing w:val="-4"/>
          <w:sz w:val="24"/>
          <w:szCs w:val="24"/>
        </w:rPr>
        <w:t xml:space="preserve"> Even </w:t>
      </w:r>
      <w:r w:rsidRPr="007A1039">
        <w:rPr>
          <w:rFonts w:ascii="Times New Roman" w:hAnsi="Times New Roman" w:cs="Times New Roman"/>
          <w:color w:val="231F20"/>
          <w:sz w:val="24"/>
          <w:szCs w:val="24"/>
        </w:rPr>
        <w:t xml:space="preserve">when hot winds robbed the surface of all water-bearing life,” grasses – adapted </w:t>
      </w:r>
      <w:r w:rsidRPr="007A1039">
        <w:rPr>
          <w:rFonts w:ascii="Times New Roman" w:hAnsi="Times New Roman" w:cs="Times New Roman"/>
          <w:color w:val="231F20"/>
          <w:spacing w:val="-4"/>
          <w:sz w:val="24"/>
          <w:szCs w:val="24"/>
        </w:rPr>
        <w:t xml:space="preserve">over </w:t>
      </w:r>
      <w:r w:rsidRPr="007A1039">
        <w:rPr>
          <w:rFonts w:ascii="Times New Roman" w:hAnsi="Times New Roman" w:cs="Times New Roman"/>
          <w:color w:val="231F20"/>
          <w:sz w:val="24"/>
          <w:szCs w:val="24"/>
        </w:rPr>
        <w:t xml:space="preserve">untold generations – retained moisture, nurtured diverse plants and animals, and </w:t>
      </w:r>
      <w:r w:rsidRPr="007A1039">
        <w:rPr>
          <w:rFonts w:ascii="Times New Roman" w:hAnsi="Times New Roman" w:cs="Times New Roman"/>
          <w:color w:val="231F20"/>
          <w:spacing w:val="-3"/>
          <w:sz w:val="24"/>
          <w:szCs w:val="24"/>
        </w:rPr>
        <w:t xml:space="preserve">“the web </w:t>
      </w:r>
      <w:r w:rsidRPr="007A1039">
        <w:rPr>
          <w:rFonts w:ascii="Times New Roman" w:hAnsi="Times New Roman" w:cs="Times New Roman"/>
          <w:color w:val="231F20"/>
          <w:sz w:val="24"/>
          <w:szCs w:val="24"/>
        </w:rPr>
        <w:t>of life held</w:t>
      </w:r>
      <w:r w:rsidR="000B1522">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w:t>
      </w:r>
      <w:r w:rsidRPr="007A1039">
        <w:rPr>
          <w:rFonts w:ascii="Times New Roman" w:hAnsi="Times New Roman" w:cs="Times New Roman"/>
          <w:color w:val="231F20"/>
          <w:spacing w:val="-4"/>
          <w:sz w:val="24"/>
          <w:szCs w:val="24"/>
        </w:rPr>
        <w:t>[</w:t>
      </w:r>
      <w:r w:rsidR="00A373E8">
        <w:rPr>
          <w:rFonts w:ascii="Times New Roman" w:hAnsi="Times New Roman" w:cs="Times New Roman"/>
          <w:color w:val="231F20"/>
          <w:spacing w:val="-4"/>
          <w:sz w:val="24"/>
          <w:szCs w:val="24"/>
        </w:rPr>
        <w:t>2</w:t>
      </w:r>
      <w:r w:rsidRPr="007A1039">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z w:val="24"/>
          <w:szCs w:val="24"/>
        </w:rPr>
        <w:t>p.112–113]</w:t>
      </w:r>
    </w:p>
    <w:p w14:paraId="228E32E0" w14:textId="77777777" w:rsidR="00244661" w:rsidRDefault="00244661" w:rsidP="00244661">
      <w:pPr>
        <w:pStyle w:val="BodyText"/>
        <w:tabs>
          <w:tab w:val="left" w:pos="0"/>
        </w:tabs>
        <w:spacing w:before="13" w:line="228" w:lineRule="auto"/>
        <w:ind w:right="-360"/>
        <w:rPr>
          <w:rFonts w:ascii="Times New Roman" w:hAnsi="Times New Roman" w:cs="Times New Roman"/>
          <w:color w:val="231F20"/>
          <w:sz w:val="24"/>
          <w:szCs w:val="24"/>
        </w:rPr>
      </w:pPr>
    </w:p>
    <w:p w14:paraId="44428362" w14:textId="01590B1A" w:rsidR="00244661" w:rsidRPr="009C7D8C" w:rsidRDefault="00244661" w:rsidP="00244661">
      <w:pPr>
        <w:pStyle w:val="BodyText"/>
        <w:tabs>
          <w:tab w:val="left" w:pos="0"/>
        </w:tabs>
        <w:spacing w:line="228" w:lineRule="auto"/>
        <w:ind w:right="-360"/>
        <w:jc w:val="center"/>
        <w:rPr>
          <w:rFonts w:ascii="Times New Roman" w:hAnsi="Times New Roman" w:cs="Times New Roman"/>
          <w:b/>
          <w:bCs/>
          <w:sz w:val="24"/>
          <w:szCs w:val="24"/>
        </w:rPr>
      </w:pPr>
      <w:r>
        <w:rPr>
          <w:rFonts w:ascii="Times New Roman" w:hAnsi="Times New Roman" w:cs="Times New Roman"/>
          <w:b/>
          <w:bCs/>
          <w:color w:val="231F20"/>
          <w:sz w:val="24"/>
          <w:szCs w:val="24"/>
        </w:rPr>
        <w:t>Insert Try This 2</w:t>
      </w:r>
      <w:r w:rsidR="00ED5284">
        <w:rPr>
          <w:rFonts w:ascii="Times New Roman" w:hAnsi="Times New Roman" w:cs="Times New Roman"/>
          <w:b/>
          <w:bCs/>
          <w:color w:val="231F20"/>
          <w:sz w:val="24"/>
          <w:szCs w:val="24"/>
        </w:rPr>
        <w:t>2</w:t>
      </w:r>
      <w:r>
        <w:rPr>
          <w:rFonts w:ascii="Times New Roman" w:hAnsi="Times New Roman" w:cs="Times New Roman"/>
          <w:b/>
          <w:bCs/>
          <w:color w:val="231F20"/>
          <w:sz w:val="24"/>
          <w:szCs w:val="24"/>
        </w:rPr>
        <w:t>.1 Here</w:t>
      </w:r>
      <w:r w:rsidR="0052250E">
        <w:rPr>
          <w:rFonts w:ascii="Times New Roman" w:hAnsi="Times New Roman" w:cs="Times New Roman"/>
          <w:b/>
          <w:bCs/>
          <w:color w:val="231F20"/>
          <w:sz w:val="24"/>
          <w:szCs w:val="24"/>
        </w:rPr>
        <w:t xml:space="preserve"> – How Long Is A Root?</w:t>
      </w:r>
    </w:p>
    <w:p w14:paraId="46B70F6F" w14:textId="77777777" w:rsidR="00244661" w:rsidRDefault="00244661" w:rsidP="00244661">
      <w:pPr>
        <w:pStyle w:val="Heading6"/>
        <w:tabs>
          <w:tab w:val="left" w:pos="0"/>
        </w:tabs>
        <w:spacing w:line="321" w:lineRule="exact"/>
        <w:ind w:left="0" w:right="-360"/>
        <w:rPr>
          <w:rFonts w:ascii="Times New Roman" w:hAnsi="Times New Roman" w:cs="Times New Roman"/>
          <w:color w:val="231F20"/>
          <w:sz w:val="24"/>
          <w:szCs w:val="24"/>
        </w:rPr>
      </w:pPr>
    </w:p>
    <w:p w14:paraId="77D7DE14" w14:textId="7B9F582E" w:rsidR="00244661" w:rsidRPr="00601B58" w:rsidRDefault="00244661" w:rsidP="00244661">
      <w:pPr>
        <w:rPr>
          <w:rFonts w:ascii="Times New Roman" w:hAnsi="Times New Roman" w:cs="Times New Roman"/>
          <w:b/>
          <w:bCs/>
          <w:sz w:val="24"/>
          <w:szCs w:val="24"/>
        </w:rPr>
      </w:pPr>
      <w:r w:rsidRPr="00601B58">
        <w:rPr>
          <w:rFonts w:ascii="Times New Roman" w:hAnsi="Times New Roman" w:cs="Times New Roman"/>
          <w:b/>
          <w:bCs/>
          <w:sz w:val="24"/>
          <w:szCs w:val="24"/>
        </w:rPr>
        <w:t>Ultimate Consequences</w:t>
      </w:r>
    </w:p>
    <w:p w14:paraId="2F6F8D6B" w14:textId="77777777" w:rsidR="00244661" w:rsidRDefault="00244661" w:rsidP="00244661">
      <w:pPr>
        <w:pStyle w:val="BodyText"/>
        <w:tabs>
          <w:tab w:val="left" w:pos="0"/>
          <w:tab w:val="left" w:pos="900"/>
        </w:tabs>
        <w:spacing w:before="1" w:line="228" w:lineRule="auto"/>
        <w:ind w:right="-360"/>
        <w:rPr>
          <w:rFonts w:ascii="Times New Roman" w:hAnsi="Times New Roman" w:cs="Times New Roman"/>
          <w:color w:val="231F20"/>
          <w:sz w:val="24"/>
          <w:szCs w:val="24"/>
        </w:rPr>
      </w:pPr>
    </w:p>
    <w:p w14:paraId="659107ED" w14:textId="3284842A" w:rsidR="00244661" w:rsidRDefault="00244661" w:rsidP="00244661">
      <w:pPr>
        <w:pStyle w:val="BodyText"/>
        <w:tabs>
          <w:tab w:val="left" w:pos="0"/>
        </w:tabs>
        <w:spacing w:before="1" w:line="228" w:lineRule="auto"/>
        <w:ind w:right="-360"/>
        <w:rPr>
          <w:rFonts w:ascii="Times New Roman" w:hAnsi="Times New Roman" w:cs="Times New Roman"/>
          <w:color w:val="231F20"/>
          <w:spacing w:val="-5"/>
          <w:sz w:val="24"/>
          <w:szCs w:val="24"/>
        </w:rPr>
      </w:pPr>
      <w:r>
        <w:rPr>
          <w:rFonts w:ascii="Times New Roman" w:hAnsi="Times New Roman" w:cs="Times New Roman"/>
          <w:color w:val="231F20"/>
          <w:sz w:val="24"/>
          <w:szCs w:val="24"/>
        </w:rPr>
        <w:tab/>
      </w:r>
      <w:r w:rsidRPr="007A1039">
        <w:rPr>
          <w:rFonts w:ascii="Times New Roman" w:hAnsi="Times New Roman" w:cs="Times New Roman"/>
          <w:color w:val="231F20"/>
          <w:sz w:val="24"/>
          <w:szCs w:val="24"/>
        </w:rPr>
        <w:t xml:space="preserve">In </w:t>
      </w:r>
      <w:r w:rsidRPr="007A1039">
        <w:rPr>
          <w:rFonts w:ascii="Times New Roman" w:hAnsi="Times New Roman" w:cs="Times New Roman"/>
          <w:color w:val="231F20"/>
          <w:spacing w:val="-6"/>
          <w:sz w:val="24"/>
          <w:szCs w:val="24"/>
        </w:rPr>
        <w:t xml:space="preserve">1932, </w:t>
      </w:r>
      <w:r w:rsidRPr="007A1039">
        <w:rPr>
          <w:rFonts w:ascii="Times New Roman" w:hAnsi="Times New Roman" w:cs="Times New Roman"/>
          <w:color w:val="231F20"/>
          <w:sz w:val="24"/>
          <w:szCs w:val="24"/>
        </w:rPr>
        <w:t xml:space="preserve">a decade of severe dust storms began, unnoticed until winds </w:t>
      </w:r>
      <w:r w:rsidRPr="007A1039">
        <w:rPr>
          <w:rFonts w:ascii="Times New Roman" w:hAnsi="Times New Roman" w:cs="Times New Roman"/>
          <w:color w:val="231F20"/>
          <w:spacing w:val="-3"/>
          <w:sz w:val="24"/>
          <w:szCs w:val="24"/>
        </w:rPr>
        <w:t>“picked</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z w:val="24"/>
          <w:szCs w:val="24"/>
        </w:rPr>
        <w:t>up</w:t>
      </w:r>
      <w:r w:rsidRPr="007A1039">
        <w:rPr>
          <w:rFonts w:ascii="Times New Roman" w:hAnsi="Times New Roman" w:cs="Times New Roman"/>
          <w:color w:val="231F20"/>
          <w:spacing w:val="-8"/>
          <w:sz w:val="24"/>
          <w:szCs w:val="24"/>
        </w:rPr>
        <w:t xml:space="preserve"> </w:t>
      </w:r>
      <w:r w:rsidRPr="007A1039">
        <w:rPr>
          <w:rFonts w:ascii="Times New Roman" w:hAnsi="Times New Roman" w:cs="Times New Roman"/>
          <w:color w:val="231F20"/>
          <w:sz w:val="24"/>
          <w:szCs w:val="24"/>
        </w:rPr>
        <w:t>the</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z w:val="24"/>
          <w:szCs w:val="24"/>
        </w:rPr>
        <w:t>soil</w:t>
      </w:r>
      <w:r w:rsidRPr="007A1039">
        <w:rPr>
          <w:rFonts w:ascii="Times New Roman" w:hAnsi="Times New Roman" w:cs="Times New Roman"/>
          <w:color w:val="231F20"/>
          <w:spacing w:val="-8"/>
          <w:sz w:val="24"/>
          <w:szCs w:val="24"/>
        </w:rPr>
        <w:t xml:space="preserve"> </w:t>
      </w:r>
      <w:r w:rsidRPr="007A1039">
        <w:rPr>
          <w:rFonts w:ascii="Times New Roman" w:hAnsi="Times New Roman" w:cs="Times New Roman"/>
          <w:color w:val="231F20"/>
          <w:sz w:val="24"/>
          <w:szCs w:val="24"/>
        </w:rPr>
        <w:t>…</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z w:val="24"/>
          <w:szCs w:val="24"/>
        </w:rPr>
        <w:t>and</w:t>
      </w:r>
      <w:r w:rsidRPr="007A1039">
        <w:rPr>
          <w:rFonts w:ascii="Times New Roman" w:hAnsi="Times New Roman" w:cs="Times New Roman"/>
          <w:color w:val="231F20"/>
          <w:spacing w:val="-8"/>
          <w:sz w:val="24"/>
          <w:szCs w:val="24"/>
        </w:rPr>
        <w:t xml:space="preserve"> </w:t>
      </w:r>
      <w:r w:rsidRPr="007A1039">
        <w:rPr>
          <w:rFonts w:ascii="Times New Roman" w:hAnsi="Times New Roman" w:cs="Times New Roman"/>
          <w:color w:val="231F20"/>
          <w:sz w:val="24"/>
          <w:szCs w:val="24"/>
        </w:rPr>
        <w:t>sent</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pacing w:val="-3"/>
          <w:sz w:val="24"/>
          <w:szCs w:val="24"/>
        </w:rPr>
        <w:t>it</w:t>
      </w:r>
      <w:r w:rsidRPr="007A1039">
        <w:rPr>
          <w:rFonts w:ascii="Times New Roman" w:hAnsi="Times New Roman" w:cs="Times New Roman"/>
          <w:color w:val="231F20"/>
          <w:spacing w:val="-8"/>
          <w:sz w:val="24"/>
          <w:szCs w:val="24"/>
        </w:rPr>
        <w:t xml:space="preserve"> </w:t>
      </w:r>
      <w:r w:rsidRPr="007A1039">
        <w:rPr>
          <w:rFonts w:ascii="Times New Roman" w:hAnsi="Times New Roman" w:cs="Times New Roman"/>
          <w:color w:val="231F20"/>
          <w:spacing w:val="-3"/>
          <w:sz w:val="24"/>
          <w:szCs w:val="24"/>
        </w:rPr>
        <w:t>skyward….</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z w:val="24"/>
          <w:szCs w:val="24"/>
        </w:rPr>
        <w:t>Around</w:t>
      </w:r>
      <w:r w:rsidRPr="007A1039">
        <w:rPr>
          <w:rFonts w:ascii="Times New Roman" w:hAnsi="Times New Roman" w:cs="Times New Roman"/>
          <w:color w:val="231F20"/>
          <w:spacing w:val="-8"/>
          <w:sz w:val="24"/>
          <w:szCs w:val="24"/>
        </w:rPr>
        <w:t xml:space="preserve"> </w:t>
      </w:r>
      <w:r w:rsidRPr="007A1039">
        <w:rPr>
          <w:rFonts w:ascii="Times New Roman" w:hAnsi="Times New Roman" w:cs="Times New Roman"/>
          <w:color w:val="231F20"/>
          <w:sz w:val="24"/>
          <w:szCs w:val="24"/>
        </w:rPr>
        <w:t>noon,</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z w:val="24"/>
          <w:szCs w:val="24"/>
        </w:rPr>
        <w:t>on</w:t>
      </w:r>
      <w:r w:rsidRPr="007A1039">
        <w:rPr>
          <w:rFonts w:ascii="Times New Roman" w:hAnsi="Times New Roman" w:cs="Times New Roman"/>
          <w:color w:val="231F20"/>
          <w:spacing w:val="-8"/>
          <w:sz w:val="24"/>
          <w:szCs w:val="24"/>
        </w:rPr>
        <w:t xml:space="preserve"> </w:t>
      </w:r>
      <w:r w:rsidRPr="007A1039">
        <w:rPr>
          <w:rFonts w:ascii="Times New Roman" w:hAnsi="Times New Roman" w:cs="Times New Roman"/>
          <w:color w:val="231F20"/>
          <w:sz w:val="24"/>
          <w:szCs w:val="24"/>
        </w:rPr>
        <w:t xml:space="preserve">January </w:t>
      </w:r>
      <w:r w:rsidRPr="007A1039">
        <w:rPr>
          <w:rFonts w:ascii="Times New Roman" w:hAnsi="Times New Roman" w:cs="Times New Roman"/>
          <w:color w:val="231F20"/>
          <w:spacing w:val="-7"/>
          <w:sz w:val="24"/>
          <w:szCs w:val="24"/>
        </w:rPr>
        <w:t xml:space="preserve">21, </w:t>
      </w:r>
      <w:r w:rsidRPr="007A1039">
        <w:rPr>
          <w:rFonts w:ascii="Times New Roman" w:hAnsi="Times New Roman" w:cs="Times New Roman"/>
          <w:color w:val="231F20"/>
          <w:spacing w:val="-6"/>
          <w:sz w:val="24"/>
          <w:szCs w:val="24"/>
        </w:rPr>
        <w:t xml:space="preserve">1932, </w:t>
      </w:r>
      <w:r w:rsidRPr="007A1039">
        <w:rPr>
          <w:rFonts w:ascii="Times New Roman" w:hAnsi="Times New Roman" w:cs="Times New Roman"/>
          <w:color w:val="231F20"/>
          <w:sz w:val="24"/>
          <w:szCs w:val="24"/>
        </w:rPr>
        <w:t>a cloud ten-thousand-feet-high from ground to top</w:t>
      </w:r>
      <w:r>
        <w:rPr>
          <w:rFonts w:ascii="Times New Roman" w:hAnsi="Times New Roman" w:cs="Times New Roman"/>
          <w:color w:val="231F20"/>
          <w:sz w:val="24"/>
          <w:szCs w:val="24"/>
        </w:rPr>
        <w:t xml:space="preserve"> [almost 2 miles, about 7 Empire State Buildings]</w:t>
      </w:r>
      <w:r w:rsidRPr="007A1039">
        <w:rPr>
          <w:rFonts w:ascii="Times New Roman" w:hAnsi="Times New Roman" w:cs="Times New Roman"/>
          <w:color w:val="231F20"/>
          <w:sz w:val="24"/>
          <w:szCs w:val="24"/>
        </w:rPr>
        <w:t xml:space="preserve"> appeared </w:t>
      </w:r>
      <w:r w:rsidRPr="007A1039">
        <w:rPr>
          <w:rFonts w:ascii="Times New Roman" w:hAnsi="Times New Roman" w:cs="Times New Roman"/>
          <w:color w:val="231F20"/>
          <w:spacing w:val="-3"/>
          <w:sz w:val="24"/>
          <w:szCs w:val="24"/>
        </w:rPr>
        <w:t xml:space="preserve">outside </w:t>
      </w:r>
      <w:r w:rsidRPr="007A1039">
        <w:rPr>
          <w:rFonts w:ascii="Times New Roman" w:hAnsi="Times New Roman" w:cs="Times New Roman"/>
          <w:color w:val="231F20"/>
          <w:spacing w:val="-5"/>
          <w:sz w:val="24"/>
          <w:szCs w:val="24"/>
        </w:rPr>
        <w:t xml:space="preserve">Amarillo…”. </w:t>
      </w:r>
      <w:r w:rsidRPr="007A1039">
        <w:rPr>
          <w:rFonts w:ascii="Times New Roman" w:hAnsi="Times New Roman" w:cs="Times New Roman"/>
          <w:color w:val="231F20"/>
          <w:sz w:val="24"/>
          <w:szCs w:val="24"/>
        </w:rPr>
        <w:t xml:space="preserve">Fierce sixty-mile-an-hour winds carried the monstrous dirt-filled </w:t>
      </w:r>
      <w:r w:rsidRPr="007A1039">
        <w:rPr>
          <w:rFonts w:ascii="Times New Roman" w:hAnsi="Times New Roman" w:cs="Times New Roman"/>
          <w:color w:val="231F20"/>
          <w:spacing w:val="2"/>
          <w:sz w:val="24"/>
          <w:szCs w:val="24"/>
        </w:rPr>
        <w:t xml:space="preserve">curtain </w:t>
      </w:r>
      <w:r w:rsidRPr="007A1039">
        <w:rPr>
          <w:rFonts w:ascii="Times New Roman" w:hAnsi="Times New Roman" w:cs="Times New Roman"/>
          <w:color w:val="231F20"/>
          <w:spacing w:val="-4"/>
          <w:sz w:val="24"/>
          <w:szCs w:val="24"/>
        </w:rPr>
        <w:t xml:space="preserve">toward </w:t>
      </w:r>
      <w:r>
        <w:rPr>
          <w:rFonts w:ascii="Times New Roman" w:hAnsi="Times New Roman" w:cs="Times New Roman"/>
          <w:color w:val="231F20"/>
          <w:spacing w:val="-4"/>
          <w:sz w:val="24"/>
          <w:szCs w:val="24"/>
        </w:rPr>
        <w:t xml:space="preserve">the </w:t>
      </w:r>
      <w:r w:rsidRPr="007A1039">
        <w:rPr>
          <w:rFonts w:ascii="Times New Roman" w:hAnsi="Times New Roman" w:cs="Times New Roman"/>
          <w:color w:val="231F20"/>
          <w:sz w:val="24"/>
          <w:szCs w:val="24"/>
        </w:rPr>
        <w:t>Oklahoma</w:t>
      </w:r>
      <w:r>
        <w:rPr>
          <w:rFonts w:ascii="Times New Roman" w:hAnsi="Times New Roman" w:cs="Times New Roman"/>
          <w:color w:val="231F20"/>
          <w:sz w:val="24"/>
          <w:szCs w:val="24"/>
        </w:rPr>
        <w:t xml:space="preserve"> panhandle</w:t>
      </w:r>
      <w:r w:rsidRPr="007A1039">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z w:val="24"/>
          <w:szCs w:val="24"/>
        </w:rPr>
        <w:t>and Kansas.</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 The land was “wrong </w:t>
      </w:r>
      <w:r w:rsidRPr="007A1039">
        <w:rPr>
          <w:rFonts w:ascii="Times New Roman" w:hAnsi="Times New Roman" w:cs="Times New Roman"/>
          <w:color w:val="231F20"/>
          <w:spacing w:val="-3"/>
          <w:sz w:val="24"/>
          <w:szCs w:val="24"/>
        </w:rPr>
        <w:t xml:space="preserve">side </w:t>
      </w:r>
      <w:r w:rsidRPr="007A1039">
        <w:rPr>
          <w:rFonts w:ascii="Times New Roman" w:hAnsi="Times New Roman" w:cs="Times New Roman"/>
          <w:color w:val="231F20"/>
          <w:spacing w:val="-6"/>
          <w:sz w:val="24"/>
          <w:szCs w:val="24"/>
        </w:rPr>
        <w:t>up</w:t>
      </w:r>
      <w:r w:rsidR="00A44E8F">
        <w:rPr>
          <w:rFonts w:ascii="Times New Roman" w:hAnsi="Times New Roman" w:cs="Times New Roman"/>
          <w:color w:val="231F20"/>
          <w:spacing w:val="-6"/>
          <w:sz w:val="24"/>
          <w:szCs w:val="24"/>
        </w:rPr>
        <w:t>.</w:t>
      </w:r>
      <w:r w:rsidRPr="007A1039">
        <w:rPr>
          <w:rFonts w:ascii="Times New Roman" w:hAnsi="Times New Roman" w:cs="Times New Roman"/>
          <w:color w:val="231F20"/>
          <w:spacing w:val="-6"/>
          <w:sz w:val="24"/>
          <w:szCs w:val="24"/>
        </w:rPr>
        <w:t xml:space="preserve">” </w:t>
      </w:r>
      <w:r w:rsidRPr="007A1039">
        <w:rPr>
          <w:rFonts w:ascii="Times New Roman" w:hAnsi="Times New Roman" w:cs="Times New Roman"/>
          <w:color w:val="231F20"/>
          <w:spacing w:val="-8"/>
          <w:sz w:val="24"/>
          <w:szCs w:val="24"/>
        </w:rPr>
        <w:t>[</w:t>
      </w:r>
      <w:r w:rsidR="00A373E8">
        <w:rPr>
          <w:rFonts w:ascii="Times New Roman" w:hAnsi="Times New Roman" w:cs="Times New Roman"/>
          <w:color w:val="231F20"/>
          <w:spacing w:val="-8"/>
          <w:sz w:val="24"/>
          <w:szCs w:val="24"/>
        </w:rPr>
        <w:t>2</w:t>
      </w:r>
      <w:r w:rsidRPr="007A1039">
        <w:rPr>
          <w:rFonts w:ascii="Times New Roman" w:hAnsi="Times New Roman" w:cs="Times New Roman"/>
          <w:color w:val="231F20"/>
          <w:spacing w:val="-8"/>
          <w:sz w:val="24"/>
          <w:szCs w:val="24"/>
        </w:rPr>
        <w:t xml:space="preserve">, </w:t>
      </w:r>
      <w:r w:rsidRPr="007A1039">
        <w:rPr>
          <w:rFonts w:ascii="Times New Roman" w:hAnsi="Times New Roman" w:cs="Times New Roman"/>
          <w:color w:val="231F20"/>
          <w:spacing w:val="-6"/>
          <w:sz w:val="24"/>
          <w:szCs w:val="24"/>
        </w:rPr>
        <w:t>p.114]</w:t>
      </w:r>
      <w:r>
        <w:rPr>
          <w:rFonts w:ascii="Times New Roman" w:hAnsi="Times New Roman" w:cs="Times New Roman"/>
          <w:color w:val="231F20"/>
          <w:spacing w:val="-6"/>
          <w:sz w:val="24"/>
          <w:szCs w:val="24"/>
        </w:rPr>
        <w:t xml:space="preserve"> </w:t>
      </w:r>
      <w:r w:rsidRPr="007A1039">
        <w:rPr>
          <w:rFonts w:ascii="Times New Roman" w:hAnsi="Times New Roman" w:cs="Times New Roman"/>
          <w:color w:val="231F20"/>
          <w:spacing w:val="-6"/>
          <w:sz w:val="24"/>
          <w:szCs w:val="24"/>
        </w:rPr>
        <w:t xml:space="preserve"> </w:t>
      </w:r>
      <w:r w:rsidRPr="007A1039">
        <w:rPr>
          <w:rFonts w:ascii="Times New Roman" w:hAnsi="Times New Roman" w:cs="Times New Roman"/>
          <w:color w:val="231F20"/>
          <w:spacing w:val="-4"/>
          <w:sz w:val="24"/>
          <w:szCs w:val="24"/>
        </w:rPr>
        <w:t xml:space="preserve">It </w:t>
      </w:r>
      <w:r w:rsidRPr="007A1039">
        <w:rPr>
          <w:rFonts w:ascii="Times New Roman" w:hAnsi="Times New Roman" w:cs="Times New Roman"/>
          <w:color w:val="231F20"/>
          <w:sz w:val="24"/>
          <w:szCs w:val="24"/>
        </w:rPr>
        <w:t>looked like mountains moving</w:t>
      </w:r>
      <w:r w:rsidR="00E24552">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w:t>
      </w:r>
      <w:r w:rsidRPr="007A1039">
        <w:rPr>
          <w:rFonts w:ascii="Times New Roman" w:hAnsi="Times New Roman" w:cs="Times New Roman"/>
          <w:color w:val="231F20"/>
          <w:spacing w:val="-8"/>
          <w:sz w:val="24"/>
          <w:szCs w:val="24"/>
        </w:rPr>
        <w:t>[</w:t>
      </w:r>
      <w:r w:rsidR="00A373E8">
        <w:rPr>
          <w:rFonts w:ascii="Times New Roman" w:hAnsi="Times New Roman" w:cs="Times New Roman"/>
          <w:color w:val="231F20"/>
          <w:spacing w:val="-8"/>
          <w:sz w:val="24"/>
          <w:szCs w:val="24"/>
        </w:rPr>
        <w:t>2</w:t>
      </w:r>
      <w:r w:rsidRPr="007A1039">
        <w:rPr>
          <w:rFonts w:ascii="Times New Roman" w:hAnsi="Times New Roman" w:cs="Times New Roman"/>
          <w:color w:val="231F20"/>
          <w:spacing w:val="-8"/>
          <w:sz w:val="24"/>
          <w:szCs w:val="24"/>
        </w:rPr>
        <w:t xml:space="preserve">, </w:t>
      </w:r>
      <w:r w:rsidRPr="007A1039">
        <w:rPr>
          <w:rFonts w:ascii="Times New Roman" w:hAnsi="Times New Roman" w:cs="Times New Roman"/>
          <w:color w:val="231F20"/>
          <w:spacing w:val="-6"/>
          <w:sz w:val="24"/>
          <w:szCs w:val="24"/>
        </w:rPr>
        <w:t>p.</w:t>
      </w:r>
      <w:r w:rsidRPr="007A1039">
        <w:rPr>
          <w:rFonts w:ascii="Times New Roman" w:hAnsi="Times New Roman" w:cs="Times New Roman"/>
          <w:color w:val="231F20"/>
          <w:spacing w:val="-5"/>
          <w:sz w:val="24"/>
          <w:szCs w:val="24"/>
        </w:rPr>
        <w:t>113]</w:t>
      </w:r>
      <w:r>
        <w:rPr>
          <w:rFonts w:ascii="Times New Roman" w:hAnsi="Times New Roman" w:cs="Times New Roman"/>
          <w:color w:val="231F20"/>
          <w:spacing w:val="-5"/>
          <w:sz w:val="24"/>
          <w:szCs w:val="24"/>
        </w:rPr>
        <w:t xml:space="preserve">  </w:t>
      </w:r>
    </w:p>
    <w:p w14:paraId="07EA08EF" w14:textId="77777777" w:rsidR="00244661" w:rsidRDefault="00244661" w:rsidP="00244661">
      <w:pPr>
        <w:pStyle w:val="BodyText"/>
        <w:tabs>
          <w:tab w:val="left" w:pos="0"/>
        </w:tabs>
        <w:spacing w:before="1" w:line="228" w:lineRule="auto"/>
        <w:ind w:right="-360"/>
        <w:rPr>
          <w:rFonts w:ascii="Times New Roman" w:hAnsi="Times New Roman" w:cs="Times New Roman"/>
          <w:sz w:val="24"/>
          <w:szCs w:val="24"/>
        </w:rPr>
      </w:pPr>
    </w:p>
    <w:p w14:paraId="386579A3" w14:textId="65EA91B6" w:rsidR="00244661" w:rsidRPr="00562220" w:rsidRDefault="00244661" w:rsidP="00244661">
      <w:pPr>
        <w:pStyle w:val="BodyText"/>
        <w:tabs>
          <w:tab w:val="left" w:pos="0"/>
        </w:tabs>
        <w:spacing w:before="1" w:line="228" w:lineRule="auto"/>
        <w:ind w:right="-360"/>
        <w:jc w:val="center"/>
        <w:rPr>
          <w:rFonts w:ascii="Times New Roman" w:hAnsi="Times New Roman" w:cs="Times New Roman"/>
          <w:b/>
          <w:bCs/>
          <w:sz w:val="24"/>
          <w:szCs w:val="24"/>
        </w:rPr>
      </w:pPr>
      <w:r>
        <w:rPr>
          <w:rFonts w:ascii="Times New Roman" w:hAnsi="Times New Roman" w:cs="Times New Roman"/>
          <w:b/>
          <w:bCs/>
          <w:sz w:val="24"/>
          <w:szCs w:val="24"/>
        </w:rPr>
        <w:t>Insert Try This 2</w:t>
      </w:r>
      <w:r w:rsidR="00ED5284">
        <w:rPr>
          <w:rFonts w:ascii="Times New Roman" w:hAnsi="Times New Roman" w:cs="Times New Roman"/>
          <w:b/>
          <w:bCs/>
          <w:sz w:val="24"/>
          <w:szCs w:val="24"/>
        </w:rPr>
        <w:t>2</w:t>
      </w:r>
      <w:r>
        <w:rPr>
          <w:rFonts w:ascii="Times New Roman" w:hAnsi="Times New Roman" w:cs="Times New Roman"/>
          <w:b/>
          <w:bCs/>
          <w:sz w:val="24"/>
          <w:szCs w:val="24"/>
        </w:rPr>
        <w:t>.</w:t>
      </w:r>
      <w:r w:rsidR="00ED5284">
        <w:rPr>
          <w:rFonts w:ascii="Times New Roman" w:hAnsi="Times New Roman" w:cs="Times New Roman"/>
          <w:b/>
          <w:bCs/>
          <w:sz w:val="24"/>
          <w:szCs w:val="24"/>
        </w:rPr>
        <w:t>2</w:t>
      </w:r>
      <w:r>
        <w:rPr>
          <w:rFonts w:ascii="Times New Roman" w:hAnsi="Times New Roman" w:cs="Times New Roman"/>
          <w:b/>
          <w:bCs/>
          <w:sz w:val="24"/>
          <w:szCs w:val="24"/>
        </w:rPr>
        <w:t xml:space="preserve"> Here</w:t>
      </w:r>
      <w:r w:rsidR="0052250E">
        <w:rPr>
          <w:rFonts w:ascii="Times New Roman" w:hAnsi="Times New Roman" w:cs="Times New Roman"/>
          <w:b/>
          <w:bCs/>
          <w:sz w:val="24"/>
          <w:szCs w:val="24"/>
        </w:rPr>
        <w:t xml:space="preserve"> – Imagine 7-Empire State Buildings Tall</w:t>
      </w:r>
    </w:p>
    <w:p w14:paraId="27F840A0" w14:textId="77777777" w:rsidR="00244661" w:rsidRDefault="00244661" w:rsidP="00244661">
      <w:pPr>
        <w:pStyle w:val="BodyText"/>
        <w:tabs>
          <w:tab w:val="left" w:pos="0"/>
        </w:tabs>
        <w:spacing w:before="1" w:line="228" w:lineRule="auto"/>
        <w:ind w:right="-360"/>
        <w:rPr>
          <w:rFonts w:ascii="Times New Roman" w:hAnsi="Times New Roman" w:cs="Times New Roman"/>
          <w:sz w:val="24"/>
          <w:szCs w:val="24"/>
        </w:rPr>
      </w:pPr>
    </w:p>
    <w:p w14:paraId="79D40EDE" w14:textId="42E9D610" w:rsidR="00244661" w:rsidRPr="00646277" w:rsidRDefault="00244661" w:rsidP="00244661">
      <w:pPr>
        <w:pStyle w:val="BodyText"/>
        <w:tabs>
          <w:tab w:val="left" w:pos="0"/>
        </w:tabs>
        <w:spacing w:before="1" w:line="228" w:lineRule="auto"/>
        <w:ind w:right="-360"/>
        <w:jc w:val="center"/>
        <w:rPr>
          <w:rFonts w:ascii="Times New Roman" w:hAnsi="Times New Roman" w:cs="Times New Roman"/>
          <w:b/>
          <w:sz w:val="24"/>
          <w:szCs w:val="24"/>
        </w:rPr>
      </w:pPr>
      <w:r>
        <w:rPr>
          <w:rFonts w:ascii="Times New Roman" w:hAnsi="Times New Roman" w:cs="Times New Roman"/>
          <w:b/>
          <w:sz w:val="24"/>
          <w:szCs w:val="24"/>
        </w:rPr>
        <w:t>Insert Figure 2</w:t>
      </w:r>
      <w:r w:rsidR="00FA1C34">
        <w:rPr>
          <w:rFonts w:ascii="Times New Roman" w:hAnsi="Times New Roman" w:cs="Times New Roman"/>
          <w:b/>
          <w:sz w:val="24"/>
          <w:szCs w:val="24"/>
        </w:rPr>
        <w:t>2.1</w:t>
      </w:r>
      <w:r>
        <w:rPr>
          <w:rFonts w:ascii="Times New Roman" w:hAnsi="Times New Roman" w:cs="Times New Roman"/>
          <w:b/>
          <w:sz w:val="24"/>
          <w:szCs w:val="24"/>
        </w:rPr>
        <w:t xml:space="preserve"> near Here: Full page, turn sideways to view</w:t>
      </w:r>
      <w:r w:rsidR="001263EA">
        <w:rPr>
          <w:rFonts w:ascii="Times New Roman" w:hAnsi="Times New Roman" w:cs="Times New Roman"/>
          <w:b/>
          <w:sz w:val="24"/>
          <w:szCs w:val="24"/>
        </w:rPr>
        <w:t xml:space="preserve"> Mountain of Moving Dirt</w:t>
      </w:r>
    </w:p>
    <w:p w14:paraId="574B4532" w14:textId="77777777" w:rsidR="00244661" w:rsidRDefault="00244661" w:rsidP="00244661">
      <w:pPr>
        <w:pStyle w:val="BodyText"/>
        <w:tabs>
          <w:tab w:val="left" w:pos="0"/>
          <w:tab w:val="left" w:pos="900"/>
        </w:tabs>
        <w:spacing w:before="7" w:line="228" w:lineRule="auto"/>
        <w:ind w:right="-360"/>
        <w:rPr>
          <w:rFonts w:ascii="Times New Roman" w:hAnsi="Times New Roman" w:cs="Times New Roman"/>
          <w:color w:val="231F20"/>
          <w:spacing w:val="-5"/>
          <w:sz w:val="24"/>
          <w:szCs w:val="24"/>
        </w:rPr>
      </w:pPr>
    </w:p>
    <w:p w14:paraId="7DAA7464" w14:textId="39705524" w:rsidR="00244661" w:rsidRDefault="00244661" w:rsidP="00244661">
      <w:pPr>
        <w:pStyle w:val="BodyText"/>
        <w:tabs>
          <w:tab w:val="left" w:pos="0"/>
        </w:tabs>
        <w:spacing w:before="7" w:line="228" w:lineRule="auto"/>
        <w:ind w:right="-360"/>
        <w:rPr>
          <w:rFonts w:ascii="Times New Roman" w:hAnsi="Times New Roman" w:cs="Times New Roman"/>
          <w:color w:val="231F20"/>
          <w:spacing w:val="-9"/>
          <w:sz w:val="24"/>
          <w:szCs w:val="24"/>
        </w:rPr>
      </w:pPr>
      <w:r>
        <w:rPr>
          <w:rFonts w:ascii="Times New Roman" w:hAnsi="Times New Roman" w:cs="Times New Roman"/>
          <w:color w:val="231F20"/>
          <w:spacing w:val="-5"/>
          <w:sz w:val="24"/>
          <w:szCs w:val="24"/>
        </w:rPr>
        <w:tab/>
      </w:r>
      <w:r w:rsidRPr="007A1039">
        <w:rPr>
          <w:rFonts w:ascii="Times New Roman" w:hAnsi="Times New Roman" w:cs="Times New Roman"/>
          <w:color w:val="231F20"/>
          <w:spacing w:val="-5"/>
          <w:sz w:val="24"/>
          <w:szCs w:val="24"/>
        </w:rPr>
        <w:t xml:space="preserve">Plowing </w:t>
      </w:r>
      <w:r w:rsidRPr="007A1039">
        <w:rPr>
          <w:rFonts w:ascii="Times New Roman" w:hAnsi="Times New Roman" w:cs="Times New Roman"/>
          <w:color w:val="231F20"/>
          <w:spacing w:val="-3"/>
          <w:sz w:val="24"/>
          <w:szCs w:val="24"/>
        </w:rPr>
        <w:t xml:space="preserve">the </w:t>
      </w:r>
      <w:r w:rsidRPr="007A1039">
        <w:rPr>
          <w:rFonts w:ascii="Times New Roman" w:hAnsi="Times New Roman" w:cs="Times New Roman"/>
          <w:color w:val="231F20"/>
          <w:spacing w:val="-5"/>
          <w:sz w:val="24"/>
          <w:szCs w:val="24"/>
        </w:rPr>
        <w:t xml:space="preserve">deep-rooted </w:t>
      </w:r>
      <w:r w:rsidRPr="007A1039">
        <w:rPr>
          <w:rFonts w:ascii="Times New Roman" w:hAnsi="Times New Roman" w:cs="Times New Roman"/>
          <w:color w:val="231F20"/>
          <w:spacing w:val="-3"/>
          <w:sz w:val="24"/>
          <w:szCs w:val="24"/>
        </w:rPr>
        <w:t xml:space="preserve">grasses </w:t>
      </w:r>
      <w:r w:rsidRPr="007A1039">
        <w:rPr>
          <w:rFonts w:ascii="Times New Roman" w:hAnsi="Times New Roman" w:cs="Times New Roman"/>
          <w:color w:val="231F20"/>
          <w:spacing w:val="-4"/>
          <w:sz w:val="24"/>
          <w:szCs w:val="24"/>
        </w:rPr>
        <w:t xml:space="preserve">had exhausted </w:t>
      </w:r>
      <w:r w:rsidRPr="007A1039">
        <w:rPr>
          <w:rFonts w:ascii="Times New Roman" w:hAnsi="Times New Roman" w:cs="Times New Roman"/>
          <w:color w:val="231F20"/>
          <w:spacing w:val="-3"/>
          <w:sz w:val="24"/>
          <w:szCs w:val="24"/>
        </w:rPr>
        <w:t xml:space="preserve">their </w:t>
      </w:r>
      <w:r w:rsidRPr="007A1039">
        <w:rPr>
          <w:rFonts w:ascii="Times New Roman" w:hAnsi="Times New Roman" w:cs="Times New Roman"/>
          <w:color w:val="231F20"/>
          <w:spacing w:val="-8"/>
          <w:sz w:val="24"/>
          <w:szCs w:val="24"/>
        </w:rPr>
        <w:t>water.</w:t>
      </w:r>
      <w:r>
        <w:rPr>
          <w:rFonts w:ascii="Times New Roman" w:hAnsi="Times New Roman" w:cs="Times New Roman"/>
          <w:color w:val="231F20"/>
          <w:spacing w:val="-8"/>
          <w:sz w:val="24"/>
          <w:szCs w:val="24"/>
        </w:rPr>
        <w:t xml:space="preserve"> </w:t>
      </w:r>
      <w:r w:rsidRPr="007A1039">
        <w:rPr>
          <w:rFonts w:ascii="Times New Roman" w:hAnsi="Times New Roman" w:cs="Times New Roman"/>
          <w:color w:val="231F20"/>
          <w:spacing w:val="-8"/>
          <w:sz w:val="24"/>
          <w:szCs w:val="24"/>
        </w:rPr>
        <w:t xml:space="preserve"> </w:t>
      </w:r>
      <w:r w:rsidRPr="007A1039">
        <w:rPr>
          <w:rFonts w:ascii="Times New Roman" w:hAnsi="Times New Roman" w:cs="Times New Roman"/>
          <w:color w:val="231F20"/>
          <w:spacing w:val="-6"/>
          <w:sz w:val="24"/>
          <w:szCs w:val="24"/>
        </w:rPr>
        <w:t xml:space="preserve">Without </w:t>
      </w:r>
      <w:r w:rsidRPr="007A1039">
        <w:rPr>
          <w:rFonts w:ascii="Times New Roman" w:hAnsi="Times New Roman" w:cs="Times New Roman"/>
          <w:color w:val="231F20"/>
          <w:spacing w:val="-8"/>
          <w:sz w:val="24"/>
          <w:szCs w:val="24"/>
        </w:rPr>
        <w:t xml:space="preserve">water, </w:t>
      </w:r>
      <w:r w:rsidRPr="007A1039">
        <w:rPr>
          <w:rFonts w:ascii="Times New Roman" w:hAnsi="Times New Roman" w:cs="Times New Roman"/>
          <w:color w:val="231F20"/>
          <w:spacing w:val="-6"/>
          <w:sz w:val="24"/>
          <w:szCs w:val="24"/>
        </w:rPr>
        <w:t xml:space="preserve">what </w:t>
      </w:r>
      <w:r w:rsidRPr="007A1039">
        <w:rPr>
          <w:rFonts w:ascii="Times New Roman" w:hAnsi="Times New Roman" w:cs="Times New Roman"/>
          <w:color w:val="231F20"/>
          <w:spacing w:val="-4"/>
          <w:sz w:val="24"/>
          <w:szCs w:val="24"/>
        </w:rPr>
        <w:t>was</w:t>
      </w:r>
      <w:r w:rsidR="005E628F">
        <w:rPr>
          <w:rFonts w:ascii="Times New Roman" w:hAnsi="Times New Roman" w:cs="Times New Roman"/>
          <w:color w:val="231F20"/>
          <w:spacing w:val="-4"/>
          <w:sz w:val="24"/>
          <w:szCs w:val="24"/>
        </w:rPr>
        <w:t xml:space="preserve"> once</w:t>
      </w:r>
      <w:r w:rsidRPr="007A1039">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pacing w:val="-3"/>
          <w:sz w:val="24"/>
          <w:szCs w:val="24"/>
        </w:rPr>
        <w:t xml:space="preserve">soil </w:t>
      </w:r>
      <w:r w:rsidRPr="007A1039">
        <w:rPr>
          <w:rFonts w:ascii="Times New Roman" w:hAnsi="Times New Roman" w:cs="Times New Roman"/>
          <w:color w:val="231F20"/>
          <w:sz w:val="24"/>
          <w:szCs w:val="24"/>
        </w:rPr>
        <w:t xml:space="preserve">turned </w:t>
      </w:r>
      <w:r w:rsidRPr="007A1039">
        <w:rPr>
          <w:rFonts w:ascii="Times New Roman" w:hAnsi="Times New Roman" w:cs="Times New Roman"/>
          <w:color w:val="231F20"/>
          <w:spacing w:val="-3"/>
          <w:sz w:val="24"/>
          <w:szCs w:val="24"/>
        </w:rPr>
        <w:t xml:space="preserve">to </w:t>
      </w:r>
      <w:r w:rsidR="005E628F">
        <w:rPr>
          <w:rFonts w:ascii="Times New Roman" w:hAnsi="Times New Roman" w:cs="Times New Roman"/>
          <w:color w:val="231F20"/>
          <w:spacing w:val="-3"/>
          <w:sz w:val="24"/>
          <w:szCs w:val="24"/>
        </w:rPr>
        <w:t xml:space="preserve">a fine, grimy </w:t>
      </w:r>
      <w:r w:rsidRPr="007A1039">
        <w:rPr>
          <w:rFonts w:ascii="Times New Roman" w:hAnsi="Times New Roman" w:cs="Times New Roman"/>
          <w:color w:val="231F20"/>
          <w:spacing w:val="-5"/>
          <w:sz w:val="24"/>
          <w:szCs w:val="24"/>
        </w:rPr>
        <w:t xml:space="preserve">dust </w:t>
      </w:r>
      <w:r w:rsidRPr="007A1039">
        <w:rPr>
          <w:rFonts w:ascii="Times New Roman" w:hAnsi="Times New Roman" w:cs="Times New Roman"/>
          <w:color w:val="231F20"/>
          <w:spacing w:val="-3"/>
          <w:sz w:val="24"/>
          <w:szCs w:val="24"/>
        </w:rPr>
        <w:t xml:space="preserve">and </w:t>
      </w:r>
      <w:r w:rsidRPr="007A1039">
        <w:rPr>
          <w:rFonts w:ascii="Times New Roman" w:hAnsi="Times New Roman" w:cs="Times New Roman"/>
          <w:color w:val="231F20"/>
          <w:spacing w:val="-6"/>
          <w:sz w:val="24"/>
          <w:szCs w:val="24"/>
        </w:rPr>
        <w:t xml:space="preserve">blew </w:t>
      </w:r>
      <w:r w:rsidRPr="007A1039">
        <w:rPr>
          <w:rFonts w:ascii="Times New Roman" w:hAnsi="Times New Roman" w:cs="Times New Roman"/>
          <w:color w:val="231F20"/>
          <w:spacing w:val="-11"/>
          <w:sz w:val="24"/>
          <w:szCs w:val="24"/>
        </w:rPr>
        <w:t>away.</w:t>
      </w:r>
      <w:r>
        <w:rPr>
          <w:rFonts w:ascii="Times New Roman" w:hAnsi="Times New Roman" w:cs="Times New Roman"/>
          <w:color w:val="231F20"/>
          <w:spacing w:val="-11"/>
          <w:sz w:val="24"/>
          <w:szCs w:val="24"/>
        </w:rPr>
        <w:t xml:space="preserve"> </w:t>
      </w:r>
      <w:r w:rsidRPr="007A1039">
        <w:rPr>
          <w:rFonts w:ascii="Times New Roman" w:hAnsi="Times New Roman" w:cs="Times New Roman"/>
          <w:color w:val="231F20"/>
          <w:spacing w:val="-11"/>
          <w:sz w:val="24"/>
          <w:szCs w:val="24"/>
        </w:rPr>
        <w:t xml:space="preserve"> </w:t>
      </w:r>
      <w:r w:rsidRPr="007A1039">
        <w:rPr>
          <w:rFonts w:ascii="Times New Roman" w:hAnsi="Times New Roman" w:cs="Times New Roman"/>
          <w:color w:val="231F20"/>
          <w:spacing w:val="-7"/>
          <w:sz w:val="24"/>
          <w:szCs w:val="24"/>
        </w:rPr>
        <w:t xml:space="preserve">People </w:t>
      </w:r>
      <w:r w:rsidR="00B67278">
        <w:rPr>
          <w:rFonts w:ascii="Times New Roman" w:hAnsi="Times New Roman" w:cs="Times New Roman"/>
          <w:color w:val="231F20"/>
          <w:spacing w:val="-7"/>
          <w:sz w:val="24"/>
          <w:szCs w:val="24"/>
        </w:rPr>
        <w:t>panicked. C</w:t>
      </w:r>
      <w:r w:rsidRPr="007A1039">
        <w:rPr>
          <w:rFonts w:ascii="Times New Roman" w:hAnsi="Times New Roman" w:cs="Times New Roman"/>
          <w:color w:val="231F20"/>
          <w:spacing w:val="-4"/>
          <w:sz w:val="24"/>
          <w:szCs w:val="24"/>
        </w:rPr>
        <w:t>hok</w:t>
      </w:r>
      <w:r w:rsidR="006133DB">
        <w:rPr>
          <w:rFonts w:ascii="Times New Roman" w:hAnsi="Times New Roman" w:cs="Times New Roman"/>
          <w:color w:val="231F20"/>
          <w:spacing w:val="-4"/>
          <w:sz w:val="24"/>
          <w:szCs w:val="24"/>
        </w:rPr>
        <w:t>ed by the grime</w:t>
      </w:r>
      <w:r w:rsidR="00B67278">
        <w:rPr>
          <w:rFonts w:ascii="Times New Roman" w:hAnsi="Times New Roman" w:cs="Times New Roman"/>
          <w:color w:val="231F20"/>
          <w:spacing w:val="-4"/>
          <w:sz w:val="24"/>
          <w:szCs w:val="24"/>
        </w:rPr>
        <w:t xml:space="preserve"> and</w:t>
      </w:r>
      <w:r w:rsidRPr="007A1039">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pacing w:val="-6"/>
          <w:sz w:val="24"/>
          <w:szCs w:val="24"/>
        </w:rPr>
        <w:t xml:space="preserve">overcome </w:t>
      </w:r>
      <w:r w:rsidRPr="007A1039">
        <w:rPr>
          <w:rFonts w:ascii="Times New Roman" w:hAnsi="Times New Roman" w:cs="Times New Roman"/>
          <w:color w:val="231F20"/>
          <w:spacing w:val="-4"/>
          <w:sz w:val="24"/>
          <w:szCs w:val="24"/>
        </w:rPr>
        <w:t xml:space="preserve">by </w:t>
      </w:r>
      <w:r w:rsidRPr="007A1039">
        <w:rPr>
          <w:rFonts w:ascii="Times New Roman" w:hAnsi="Times New Roman" w:cs="Times New Roman"/>
          <w:color w:val="231F20"/>
          <w:spacing w:val="-6"/>
          <w:sz w:val="24"/>
          <w:szCs w:val="24"/>
        </w:rPr>
        <w:t>fear</w:t>
      </w:r>
      <w:r w:rsidR="006133DB">
        <w:rPr>
          <w:rFonts w:ascii="Times New Roman" w:hAnsi="Times New Roman" w:cs="Times New Roman"/>
          <w:color w:val="231F20"/>
          <w:spacing w:val="-6"/>
          <w:sz w:val="24"/>
          <w:szCs w:val="24"/>
        </w:rPr>
        <w:t xml:space="preserve">, </w:t>
      </w:r>
      <w:r w:rsidR="0046253A">
        <w:rPr>
          <w:rFonts w:ascii="Times New Roman" w:hAnsi="Times New Roman" w:cs="Times New Roman"/>
          <w:color w:val="231F20"/>
          <w:spacing w:val="-6"/>
          <w:sz w:val="24"/>
          <w:szCs w:val="24"/>
        </w:rPr>
        <w:t>many</w:t>
      </w:r>
      <w:r w:rsidR="00B67278">
        <w:rPr>
          <w:rFonts w:ascii="Times New Roman" w:hAnsi="Times New Roman" w:cs="Times New Roman"/>
          <w:color w:val="231F20"/>
          <w:spacing w:val="-6"/>
          <w:sz w:val="24"/>
          <w:szCs w:val="24"/>
        </w:rPr>
        <w:t xml:space="preserve"> fled</w:t>
      </w:r>
      <w:r w:rsidR="006133DB">
        <w:rPr>
          <w:rFonts w:ascii="Times New Roman" w:hAnsi="Times New Roman" w:cs="Times New Roman"/>
          <w:color w:val="231F20"/>
          <w:spacing w:val="-6"/>
          <w:sz w:val="24"/>
          <w:szCs w:val="24"/>
        </w:rPr>
        <w:t>.</w:t>
      </w:r>
      <w:r>
        <w:rPr>
          <w:rFonts w:ascii="Times New Roman" w:hAnsi="Times New Roman" w:cs="Times New Roman"/>
          <w:color w:val="231F20"/>
          <w:spacing w:val="-6"/>
          <w:sz w:val="24"/>
          <w:szCs w:val="24"/>
        </w:rPr>
        <w:t xml:space="preserve"> </w:t>
      </w:r>
      <w:r w:rsidRPr="007A1039">
        <w:rPr>
          <w:rFonts w:ascii="Times New Roman" w:hAnsi="Times New Roman" w:cs="Times New Roman"/>
          <w:color w:val="231F20"/>
          <w:spacing w:val="-6"/>
          <w:sz w:val="24"/>
          <w:szCs w:val="24"/>
        </w:rPr>
        <w:t xml:space="preserve"> </w:t>
      </w:r>
      <w:r w:rsidRPr="007A1039">
        <w:rPr>
          <w:rFonts w:ascii="Times New Roman" w:hAnsi="Times New Roman" w:cs="Times New Roman"/>
          <w:color w:val="231F20"/>
          <w:spacing w:val="-4"/>
          <w:sz w:val="24"/>
          <w:szCs w:val="24"/>
        </w:rPr>
        <w:t xml:space="preserve">Monstrous </w:t>
      </w:r>
      <w:r w:rsidRPr="007A1039">
        <w:rPr>
          <w:rFonts w:ascii="Times New Roman" w:hAnsi="Times New Roman" w:cs="Times New Roman"/>
          <w:color w:val="231F20"/>
          <w:spacing w:val="-5"/>
          <w:sz w:val="24"/>
          <w:szCs w:val="24"/>
        </w:rPr>
        <w:t xml:space="preserve">dust </w:t>
      </w:r>
      <w:r w:rsidRPr="007A1039">
        <w:rPr>
          <w:rFonts w:ascii="Times New Roman" w:hAnsi="Times New Roman" w:cs="Times New Roman"/>
          <w:color w:val="231F20"/>
          <w:spacing w:val="-4"/>
          <w:sz w:val="24"/>
          <w:szCs w:val="24"/>
        </w:rPr>
        <w:t xml:space="preserve">storms </w:t>
      </w:r>
      <w:r w:rsidRPr="007A1039">
        <w:rPr>
          <w:rFonts w:ascii="Times New Roman" w:hAnsi="Times New Roman" w:cs="Times New Roman"/>
          <w:color w:val="231F20"/>
          <w:spacing w:val="-5"/>
          <w:sz w:val="24"/>
          <w:szCs w:val="24"/>
        </w:rPr>
        <w:t xml:space="preserve">continued throughout </w:t>
      </w:r>
      <w:r w:rsidRPr="007A1039">
        <w:rPr>
          <w:rFonts w:ascii="Times New Roman" w:hAnsi="Times New Roman" w:cs="Times New Roman"/>
          <w:color w:val="231F20"/>
          <w:spacing w:val="-3"/>
          <w:sz w:val="24"/>
          <w:szCs w:val="24"/>
        </w:rPr>
        <w:t xml:space="preserve">the </w:t>
      </w:r>
      <w:r w:rsidRPr="007A1039">
        <w:rPr>
          <w:rFonts w:ascii="Times New Roman" w:hAnsi="Times New Roman" w:cs="Times New Roman"/>
          <w:color w:val="231F20"/>
          <w:spacing w:val="-6"/>
          <w:sz w:val="24"/>
          <w:szCs w:val="24"/>
        </w:rPr>
        <w:t>decade.</w:t>
      </w:r>
      <w:r>
        <w:rPr>
          <w:rFonts w:ascii="Times New Roman" w:hAnsi="Times New Roman" w:cs="Times New Roman"/>
          <w:color w:val="231F20"/>
          <w:spacing w:val="-6"/>
          <w:sz w:val="24"/>
          <w:szCs w:val="24"/>
        </w:rPr>
        <w:t xml:space="preserve"> </w:t>
      </w:r>
      <w:r w:rsidRPr="007A1039">
        <w:rPr>
          <w:rFonts w:ascii="Times New Roman" w:hAnsi="Times New Roman" w:cs="Times New Roman"/>
          <w:color w:val="231F20"/>
          <w:spacing w:val="-4"/>
          <w:sz w:val="24"/>
          <w:szCs w:val="24"/>
        </w:rPr>
        <w:t xml:space="preserve">Some </w:t>
      </w:r>
      <w:r w:rsidRPr="007A1039">
        <w:rPr>
          <w:rFonts w:ascii="Times New Roman" w:hAnsi="Times New Roman" w:cs="Times New Roman"/>
          <w:color w:val="231F20"/>
          <w:spacing w:val="-6"/>
          <w:sz w:val="24"/>
          <w:szCs w:val="24"/>
        </w:rPr>
        <w:t xml:space="preserve">people </w:t>
      </w:r>
      <w:r w:rsidRPr="007A1039">
        <w:rPr>
          <w:rFonts w:ascii="Times New Roman" w:hAnsi="Times New Roman" w:cs="Times New Roman"/>
          <w:color w:val="231F20"/>
          <w:spacing w:val="-4"/>
          <w:sz w:val="24"/>
          <w:szCs w:val="24"/>
        </w:rPr>
        <w:t>left.</w:t>
      </w:r>
      <w:r w:rsidR="00F12EC7">
        <w:rPr>
          <w:rFonts w:ascii="Times New Roman" w:hAnsi="Times New Roman" w:cs="Times New Roman"/>
          <w:color w:val="231F20"/>
          <w:spacing w:val="-4"/>
          <w:sz w:val="24"/>
          <w:szCs w:val="24"/>
        </w:rPr>
        <w:t xml:space="preserve"> Many died.</w:t>
      </w:r>
      <w:r w:rsidRPr="007A1039">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z w:val="24"/>
          <w:szCs w:val="24"/>
        </w:rPr>
        <w:t xml:space="preserve">A </w:t>
      </w:r>
      <w:r w:rsidRPr="007A1039">
        <w:rPr>
          <w:rFonts w:ascii="Times New Roman" w:hAnsi="Times New Roman" w:cs="Times New Roman"/>
          <w:color w:val="231F20"/>
          <w:spacing w:val="-4"/>
          <w:sz w:val="24"/>
          <w:szCs w:val="24"/>
        </w:rPr>
        <w:t xml:space="preserve">few </w:t>
      </w:r>
      <w:r w:rsidRPr="007A1039">
        <w:rPr>
          <w:rFonts w:ascii="Times New Roman" w:hAnsi="Times New Roman" w:cs="Times New Roman"/>
          <w:color w:val="231F20"/>
          <w:spacing w:val="-5"/>
          <w:sz w:val="24"/>
          <w:szCs w:val="24"/>
        </w:rPr>
        <w:t>endured.</w:t>
      </w:r>
      <w:r>
        <w:rPr>
          <w:rFonts w:ascii="Times New Roman" w:hAnsi="Times New Roman" w:cs="Times New Roman"/>
          <w:color w:val="231F20"/>
          <w:spacing w:val="-5"/>
          <w:sz w:val="24"/>
          <w:szCs w:val="24"/>
        </w:rPr>
        <w:t xml:space="preserve"> </w:t>
      </w:r>
      <w:r w:rsidRPr="007A1039">
        <w:rPr>
          <w:rFonts w:ascii="Times New Roman" w:hAnsi="Times New Roman" w:cs="Times New Roman"/>
          <w:color w:val="231F20"/>
          <w:spacing w:val="-3"/>
          <w:sz w:val="24"/>
          <w:szCs w:val="24"/>
        </w:rPr>
        <w:t>The</w:t>
      </w:r>
      <w:r>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pacing w:val="-6"/>
          <w:sz w:val="24"/>
          <w:szCs w:val="24"/>
        </w:rPr>
        <w:t xml:space="preserve">calamity, </w:t>
      </w:r>
      <w:r w:rsidRPr="007A1039">
        <w:rPr>
          <w:rFonts w:ascii="Times New Roman" w:hAnsi="Times New Roman" w:cs="Times New Roman"/>
          <w:color w:val="231F20"/>
          <w:spacing w:val="-3"/>
          <w:sz w:val="24"/>
          <w:szCs w:val="24"/>
        </w:rPr>
        <w:t xml:space="preserve">called the Dust </w:t>
      </w:r>
      <w:r w:rsidRPr="007A1039">
        <w:rPr>
          <w:rFonts w:ascii="Times New Roman" w:hAnsi="Times New Roman" w:cs="Times New Roman"/>
          <w:color w:val="231F20"/>
          <w:spacing w:val="-7"/>
          <w:sz w:val="24"/>
          <w:szCs w:val="24"/>
        </w:rPr>
        <w:t xml:space="preserve">Bowl, </w:t>
      </w:r>
      <w:r w:rsidRPr="007A1039">
        <w:rPr>
          <w:rFonts w:ascii="Times New Roman" w:hAnsi="Times New Roman" w:cs="Times New Roman"/>
          <w:color w:val="231F20"/>
          <w:spacing w:val="-5"/>
          <w:sz w:val="24"/>
          <w:szCs w:val="24"/>
        </w:rPr>
        <w:t xml:space="preserve">resulted </w:t>
      </w:r>
      <w:r w:rsidRPr="007A1039">
        <w:rPr>
          <w:rFonts w:ascii="Times New Roman" w:hAnsi="Times New Roman" w:cs="Times New Roman"/>
          <w:color w:val="231F20"/>
          <w:spacing w:val="-4"/>
          <w:sz w:val="24"/>
          <w:szCs w:val="24"/>
        </w:rPr>
        <w:t xml:space="preserve">because disastrous </w:t>
      </w:r>
      <w:r w:rsidRPr="007A1039">
        <w:rPr>
          <w:rFonts w:ascii="Times New Roman" w:hAnsi="Times New Roman" w:cs="Times New Roman"/>
          <w:color w:val="231F20"/>
          <w:spacing w:val="-3"/>
          <w:sz w:val="24"/>
          <w:szCs w:val="24"/>
        </w:rPr>
        <w:t xml:space="preserve">farming </w:t>
      </w:r>
      <w:r w:rsidRPr="007A1039">
        <w:rPr>
          <w:rFonts w:ascii="Times New Roman" w:hAnsi="Times New Roman" w:cs="Times New Roman"/>
          <w:color w:val="231F20"/>
          <w:spacing w:val="-5"/>
          <w:sz w:val="24"/>
          <w:szCs w:val="24"/>
        </w:rPr>
        <w:t xml:space="preserve">practices </w:t>
      </w:r>
      <w:r w:rsidRPr="007A1039">
        <w:rPr>
          <w:rFonts w:ascii="Times New Roman" w:hAnsi="Times New Roman" w:cs="Times New Roman"/>
          <w:color w:val="231F20"/>
          <w:spacing w:val="-3"/>
          <w:sz w:val="24"/>
          <w:szCs w:val="24"/>
        </w:rPr>
        <w:t xml:space="preserve">on marginal land </w:t>
      </w:r>
      <w:r w:rsidRPr="007A1039">
        <w:rPr>
          <w:rFonts w:ascii="Times New Roman" w:hAnsi="Times New Roman" w:cs="Times New Roman"/>
          <w:color w:val="231F20"/>
          <w:spacing w:val="-2"/>
          <w:sz w:val="24"/>
          <w:szCs w:val="24"/>
        </w:rPr>
        <w:t xml:space="preserve">ruined </w:t>
      </w:r>
      <w:r w:rsidRPr="007A1039">
        <w:rPr>
          <w:rFonts w:ascii="Times New Roman" w:hAnsi="Times New Roman" w:cs="Times New Roman"/>
          <w:color w:val="231F20"/>
          <w:sz w:val="24"/>
          <w:szCs w:val="24"/>
        </w:rPr>
        <w:t xml:space="preserve">an </w:t>
      </w:r>
      <w:r w:rsidRPr="007A1039">
        <w:rPr>
          <w:rFonts w:ascii="Times New Roman" w:hAnsi="Times New Roman" w:cs="Times New Roman"/>
          <w:color w:val="231F20"/>
          <w:spacing w:val="-5"/>
          <w:sz w:val="24"/>
          <w:szCs w:val="24"/>
        </w:rPr>
        <w:t xml:space="preserve">8000-year-old ecosystem </w:t>
      </w:r>
      <w:r w:rsidRPr="007A1039">
        <w:rPr>
          <w:rFonts w:ascii="Times New Roman" w:hAnsi="Times New Roman" w:cs="Times New Roman"/>
          <w:color w:val="231F20"/>
          <w:spacing w:val="-4"/>
          <w:sz w:val="24"/>
          <w:szCs w:val="24"/>
        </w:rPr>
        <w:t>that</w:t>
      </w:r>
      <w:r>
        <w:rPr>
          <w:rFonts w:ascii="Times New Roman" w:hAnsi="Times New Roman" w:cs="Times New Roman"/>
          <w:color w:val="231F20"/>
          <w:spacing w:val="-4"/>
          <w:sz w:val="24"/>
          <w:szCs w:val="24"/>
        </w:rPr>
        <w:t>,</w:t>
      </w:r>
      <w:r w:rsidRPr="007A1039">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pacing w:val="-5"/>
          <w:sz w:val="24"/>
          <w:szCs w:val="24"/>
        </w:rPr>
        <w:t xml:space="preserve">for </w:t>
      </w:r>
      <w:r w:rsidRPr="007A1039">
        <w:rPr>
          <w:rFonts w:ascii="Times New Roman" w:hAnsi="Times New Roman" w:cs="Times New Roman"/>
          <w:color w:val="231F20"/>
          <w:sz w:val="24"/>
          <w:szCs w:val="24"/>
        </w:rPr>
        <w:t>millennia</w:t>
      </w:r>
      <w:r>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w:t>
      </w:r>
      <w:r w:rsidRPr="007A1039">
        <w:rPr>
          <w:rFonts w:ascii="Times New Roman" w:hAnsi="Times New Roman" w:cs="Times New Roman"/>
          <w:color w:val="231F20"/>
          <w:spacing w:val="-4"/>
          <w:sz w:val="24"/>
          <w:szCs w:val="24"/>
        </w:rPr>
        <w:t xml:space="preserve">“had </w:t>
      </w:r>
      <w:r w:rsidRPr="007A1039">
        <w:rPr>
          <w:rFonts w:ascii="Times New Roman" w:hAnsi="Times New Roman" w:cs="Times New Roman"/>
          <w:color w:val="231F20"/>
          <w:spacing w:val="-3"/>
          <w:sz w:val="24"/>
          <w:szCs w:val="24"/>
        </w:rPr>
        <w:t xml:space="preserve">been the </w:t>
      </w:r>
      <w:r w:rsidRPr="007A1039">
        <w:rPr>
          <w:rFonts w:ascii="Times New Roman" w:hAnsi="Times New Roman" w:cs="Times New Roman"/>
          <w:color w:val="231F20"/>
          <w:spacing w:val="-10"/>
          <w:sz w:val="24"/>
          <w:szCs w:val="24"/>
        </w:rPr>
        <w:t xml:space="preserve">world’s </w:t>
      </w:r>
      <w:r w:rsidRPr="007A1039">
        <w:rPr>
          <w:rFonts w:ascii="Times New Roman" w:hAnsi="Times New Roman" w:cs="Times New Roman"/>
          <w:color w:val="231F20"/>
          <w:spacing w:val="-5"/>
          <w:sz w:val="24"/>
          <w:szCs w:val="24"/>
        </w:rPr>
        <w:t>greatest grasslands</w:t>
      </w:r>
      <w:r w:rsidR="00CB3255">
        <w:rPr>
          <w:rFonts w:ascii="Times New Roman" w:hAnsi="Times New Roman" w:cs="Times New Roman"/>
          <w:color w:val="231F20"/>
          <w:spacing w:val="-5"/>
          <w:sz w:val="24"/>
          <w:szCs w:val="24"/>
        </w:rPr>
        <w:t>.</w:t>
      </w:r>
      <w:r w:rsidRPr="007A1039">
        <w:rPr>
          <w:rFonts w:ascii="Times New Roman" w:hAnsi="Times New Roman" w:cs="Times New Roman"/>
          <w:color w:val="231F20"/>
          <w:spacing w:val="-5"/>
          <w:sz w:val="24"/>
          <w:szCs w:val="24"/>
        </w:rPr>
        <w:t xml:space="preserve">” </w:t>
      </w:r>
      <w:r w:rsidRPr="007A1039">
        <w:rPr>
          <w:rFonts w:ascii="Times New Roman" w:hAnsi="Times New Roman" w:cs="Times New Roman"/>
          <w:color w:val="231F20"/>
          <w:spacing w:val="-11"/>
          <w:sz w:val="24"/>
          <w:szCs w:val="24"/>
        </w:rPr>
        <w:t>[</w:t>
      </w:r>
      <w:r w:rsidR="007A177C">
        <w:rPr>
          <w:rFonts w:ascii="Times New Roman" w:hAnsi="Times New Roman" w:cs="Times New Roman"/>
          <w:color w:val="231F20"/>
          <w:spacing w:val="-11"/>
          <w:sz w:val="24"/>
          <w:szCs w:val="24"/>
        </w:rPr>
        <w:t>2</w:t>
      </w:r>
      <w:r w:rsidRPr="007A1039">
        <w:rPr>
          <w:rFonts w:ascii="Times New Roman" w:hAnsi="Times New Roman" w:cs="Times New Roman"/>
          <w:color w:val="231F20"/>
          <w:spacing w:val="-11"/>
          <w:sz w:val="24"/>
          <w:szCs w:val="24"/>
        </w:rPr>
        <w:t xml:space="preserve">, </w:t>
      </w:r>
      <w:r w:rsidRPr="007A1039">
        <w:rPr>
          <w:rFonts w:ascii="Times New Roman" w:hAnsi="Times New Roman" w:cs="Times New Roman"/>
          <w:color w:val="231F20"/>
          <w:spacing w:val="-8"/>
          <w:sz w:val="24"/>
          <w:szCs w:val="24"/>
        </w:rPr>
        <w:t>p.</w:t>
      </w:r>
      <w:r w:rsidRPr="007A1039">
        <w:rPr>
          <w:rFonts w:ascii="Times New Roman" w:hAnsi="Times New Roman" w:cs="Times New Roman"/>
          <w:color w:val="231F20"/>
          <w:spacing w:val="-9"/>
          <w:sz w:val="24"/>
          <w:szCs w:val="24"/>
        </w:rPr>
        <w:t>31]</w:t>
      </w:r>
    </w:p>
    <w:p w14:paraId="17A6723B" w14:textId="2067AA10" w:rsidR="00EC3143" w:rsidRDefault="00EC3143" w:rsidP="00244661">
      <w:pPr>
        <w:pStyle w:val="BodyText"/>
        <w:tabs>
          <w:tab w:val="left" w:pos="0"/>
        </w:tabs>
        <w:spacing w:before="7" w:line="228" w:lineRule="auto"/>
        <w:ind w:right="-360"/>
        <w:rPr>
          <w:rFonts w:ascii="Times New Roman" w:hAnsi="Times New Roman" w:cs="Times New Roman"/>
          <w:color w:val="231F20"/>
          <w:spacing w:val="-9"/>
          <w:sz w:val="24"/>
          <w:szCs w:val="24"/>
        </w:rPr>
      </w:pPr>
      <w:r>
        <w:rPr>
          <w:rFonts w:ascii="Times New Roman" w:hAnsi="Times New Roman" w:cs="Times New Roman"/>
          <w:color w:val="231F20"/>
          <w:spacing w:val="-9"/>
          <w:sz w:val="24"/>
          <w:szCs w:val="24"/>
        </w:rPr>
        <w:tab/>
      </w:r>
      <w:r>
        <w:rPr>
          <w:rFonts w:ascii="Times New Roman" w:hAnsi="Times New Roman" w:cs="Times New Roman"/>
          <w:sz w:val="24"/>
          <w:szCs w:val="24"/>
        </w:rPr>
        <w:t>Because prairie grass was ripped out, the soil dried out and blew–from Oklahoma to Washington, DC, through open windows of The White House where dust landed on the President’s desk, and the dust storm continued on, out to ships on the Atlantic Ocean. Yes! This really happened!</w:t>
      </w:r>
    </w:p>
    <w:p w14:paraId="0F400962" w14:textId="77777777" w:rsidR="00244661" w:rsidRDefault="00244661" w:rsidP="00244661">
      <w:pPr>
        <w:pStyle w:val="BodyText"/>
        <w:tabs>
          <w:tab w:val="left" w:pos="0"/>
        </w:tabs>
        <w:spacing w:before="7" w:line="228" w:lineRule="auto"/>
        <w:ind w:right="-360"/>
        <w:rPr>
          <w:rFonts w:ascii="Times New Roman" w:hAnsi="Times New Roman" w:cs="Times New Roman"/>
          <w:color w:val="231F20"/>
          <w:spacing w:val="-9"/>
          <w:sz w:val="24"/>
          <w:szCs w:val="24"/>
        </w:rPr>
      </w:pPr>
    </w:p>
    <w:p w14:paraId="26B49B31" w14:textId="1FB37005" w:rsidR="00244661" w:rsidRDefault="00244661" w:rsidP="00244661">
      <w:pPr>
        <w:pStyle w:val="BodyText"/>
        <w:tabs>
          <w:tab w:val="left" w:pos="0"/>
        </w:tabs>
        <w:spacing w:before="7" w:line="228" w:lineRule="auto"/>
        <w:ind w:right="-360"/>
        <w:jc w:val="center"/>
        <w:rPr>
          <w:rFonts w:ascii="Times New Roman" w:hAnsi="Times New Roman" w:cs="Times New Roman"/>
          <w:b/>
          <w:bCs/>
          <w:color w:val="231F20"/>
          <w:spacing w:val="-9"/>
          <w:sz w:val="24"/>
          <w:szCs w:val="24"/>
        </w:rPr>
      </w:pPr>
      <w:r>
        <w:rPr>
          <w:rFonts w:ascii="Times New Roman" w:hAnsi="Times New Roman" w:cs="Times New Roman"/>
          <w:b/>
          <w:bCs/>
          <w:color w:val="231F20"/>
          <w:spacing w:val="-9"/>
          <w:sz w:val="24"/>
          <w:szCs w:val="24"/>
        </w:rPr>
        <w:t>Insert Try This 2</w:t>
      </w:r>
      <w:r w:rsidR="00ED5284">
        <w:rPr>
          <w:rFonts w:ascii="Times New Roman" w:hAnsi="Times New Roman" w:cs="Times New Roman"/>
          <w:b/>
          <w:bCs/>
          <w:color w:val="231F20"/>
          <w:spacing w:val="-9"/>
          <w:sz w:val="24"/>
          <w:szCs w:val="24"/>
        </w:rPr>
        <w:t>2</w:t>
      </w:r>
      <w:r>
        <w:rPr>
          <w:rFonts w:ascii="Times New Roman" w:hAnsi="Times New Roman" w:cs="Times New Roman"/>
          <w:b/>
          <w:bCs/>
          <w:color w:val="231F20"/>
          <w:spacing w:val="-9"/>
          <w:sz w:val="24"/>
          <w:szCs w:val="24"/>
        </w:rPr>
        <w:t>.</w:t>
      </w:r>
      <w:r w:rsidR="00ED5284">
        <w:rPr>
          <w:rFonts w:ascii="Times New Roman" w:hAnsi="Times New Roman" w:cs="Times New Roman"/>
          <w:b/>
          <w:bCs/>
          <w:color w:val="231F20"/>
          <w:spacing w:val="-9"/>
          <w:sz w:val="24"/>
          <w:szCs w:val="24"/>
        </w:rPr>
        <w:t>3</w:t>
      </w:r>
      <w:r>
        <w:rPr>
          <w:rFonts w:ascii="Times New Roman" w:hAnsi="Times New Roman" w:cs="Times New Roman"/>
          <w:b/>
          <w:bCs/>
          <w:color w:val="231F20"/>
          <w:spacing w:val="-9"/>
          <w:sz w:val="24"/>
          <w:szCs w:val="24"/>
        </w:rPr>
        <w:t xml:space="preserve"> Here</w:t>
      </w:r>
      <w:r w:rsidR="00AE1416">
        <w:rPr>
          <w:rFonts w:ascii="Times New Roman" w:hAnsi="Times New Roman" w:cs="Times New Roman"/>
          <w:b/>
          <w:bCs/>
          <w:color w:val="231F20"/>
          <w:spacing w:val="-9"/>
          <w:sz w:val="24"/>
          <w:szCs w:val="24"/>
        </w:rPr>
        <w:t xml:space="preserve"> – The Dust Bowl</w:t>
      </w:r>
    </w:p>
    <w:p w14:paraId="02F90445" w14:textId="4E0FD4C5" w:rsidR="00AE1416" w:rsidRDefault="00AE1416" w:rsidP="00244661">
      <w:pPr>
        <w:pStyle w:val="BodyText"/>
        <w:tabs>
          <w:tab w:val="left" w:pos="0"/>
        </w:tabs>
        <w:spacing w:before="7" w:line="228" w:lineRule="auto"/>
        <w:ind w:right="-360"/>
        <w:jc w:val="center"/>
        <w:rPr>
          <w:rFonts w:ascii="Times New Roman" w:hAnsi="Times New Roman" w:cs="Times New Roman"/>
          <w:b/>
          <w:bCs/>
          <w:color w:val="231F20"/>
          <w:spacing w:val="-9"/>
          <w:sz w:val="24"/>
          <w:szCs w:val="24"/>
        </w:rPr>
      </w:pPr>
    </w:p>
    <w:p w14:paraId="4D602362" w14:textId="46526AFB" w:rsidR="00244661" w:rsidRPr="00F81E77" w:rsidRDefault="00244661" w:rsidP="00244661">
      <w:pPr>
        <w:rPr>
          <w:rFonts w:ascii="Times New Roman" w:hAnsi="Times New Roman" w:cs="Times New Roman"/>
          <w:b/>
          <w:bCs/>
          <w:sz w:val="24"/>
          <w:szCs w:val="24"/>
        </w:rPr>
      </w:pPr>
      <w:r w:rsidRPr="00F81E77">
        <w:rPr>
          <w:rFonts w:ascii="Times New Roman" w:hAnsi="Times New Roman" w:cs="Times New Roman"/>
          <w:b/>
          <w:bCs/>
          <w:sz w:val="24"/>
          <w:szCs w:val="24"/>
        </w:rPr>
        <w:t xml:space="preserve">New Starts: 1945–Today </w:t>
      </w:r>
    </w:p>
    <w:p w14:paraId="7C3A4130" w14:textId="77777777" w:rsidR="00244661" w:rsidRPr="00F81E77" w:rsidRDefault="00244661" w:rsidP="00244661">
      <w:pPr>
        <w:pStyle w:val="Heading6"/>
        <w:tabs>
          <w:tab w:val="left" w:pos="0"/>
        </w:tabs>
        <w:ind w:left="0" w:right="-360"/>
        <w:rPr>
          <w:rFonts w:ascii="Times New Roman" w:hAnsi="Times New Roman" w:cs="Times New Roman"/>
          <w:sz w:val="24"/>
          <w:szCs w:val="24"/>
        </w:rPr>
      </w:pPr>
    </w:p>
    <w:p w14:paraId="786EF66C" w14:textId="1071DAC5" w:rsidR="00244661" w:rsidRPr="00562220" w:rsidRDefault="00244661" w:rsidP="005F5B9E">
      <w:pPr>
        <w:pStyle w:val="ListParagraph"/>
        <w:tabs>
          <w:tab w:val="left" w:pos="0"/>
        </w:tabs>
        <w:spacing w:line="267" w:lineRule="exact"/>
        <w:ind w:left="0" w:right="-360" w:firstLine="720"/>
        <w:rPr>
          <w:rFonts w:ascii="Times New Roman" w:hAnsi="Times New Roman" w:cs="Times New Roman"/>
          <w:sz w:val="24"/>
          <w:szCs w:val="24"/>
        </w:rPr>
      </w:pPr>
      <w:r>
        <w:rPr>
          <w:rFonts w:ascii="Times New Roman" w:hAnsi="Times New Roman" w:cs="Times New Roman"/>
          <w:color w:val="231F20"/>
          <w:sz w:val="24"/>
          <w:szCs w:val="24"/>
        </w:rPr>
        <w:t xml:space="preserve">For </w:t>
      </w:r>
      <w:r w:rsidR="00F81E77">
        <w:rPr>
          <w:rFonts w:ascii="Times New Roman" w:hAnsi="Times New Roman" w:cs="Times New Roman"/>
          <w:color w:val="231F20"/>
          <w:sz w:val="24"/>
          <w:szCs w:val="24"/>
        </w:rPr>
        <w:t xml:space="preserve">well </w:t>
      </w:r>
      <w:r>
        <w:rPr>
          <w:rFonts w:ascii="Times New Roman" w:hAnsi="Times New Roman" w:cs="Times New Roman"/>
          <w:color w:val="231F20"/>
          <w:sz w:val="24"/>
          <w:szCs w:val="24"/>
        </w:rPr>
        <w:t>over half a century, a</w:t>
      </w:r>
      <w:r w:rsidRPr="007A1039">
        <w:rPr>
          <w:rFonts w:ascii="Times New Roman" w:hAnsi="Times New Roman" w:cs="Times New Roman"/>
          <w:color w:val="231F20"/>
          <w:sz w:val="24"/>
          <w:szCs w:val="24"/>
        </w:rPr>
        <w:t xml:space="preserve">gricultural abundance </w:t>
      </w:r>
      <w:r>
        <w:rPr>
          <w:rFonts w:ascii="Times New Roman" w:hAnsi="Times New Roman" w:cs="Times New Roman"/>
          <w:color w:val="231F20"/>
          <w:sz w:val="24"/>
          <w:szCs w:val="24"/>
        </w:rPr>
        <w:t>ha</w:t>
      </w:r>
      <w:r w:rsidRPr="007A1039">
        <w:rPr>
          <w:rFonts w:ascii="Times New Roman" w:hAnsi="Times New Roman" w:cs="Times New Roman"/>
          <w:color w:val="231F20"/>
          <w:sz w:val="24"/>
          <w:szCs w:val="24"/>
        </w:rPr>
        <w:t xml:space="preserve">s </w:t>
      </w:r>
      <w:r>
        <w:rPr>
          <w:rFonts w:ascii="Times New Roman" w:hAnsi="Times New Roman" w:cs="Times New Roman"/>
          <w:color w:val="231F20"/>
          <w:sz w:val="24"/>
          <w:szCs w:val="24"/>
        </w:rPr>
        <w:t xml:space="preserve">been </w:t>
      </w:r>
      <w:r w:rsidRPr="007A1039">
        <w:rPr>
          <w:rFonts w:ascii="Times New Roman" w:hAnsi="Times New Roman" w:cs="Times New Roman"/>
          <w:color w:val="231F20"/>
          <w:sz w:val="24"/>
          <w:szCs w:val="24"/>
        </w:rPr>
        <w:t xml:space="preserve">the </w:t>
      </w:r>
      <w:r w:rsidR="00610591" w:rsidRPr="007A1039">
        <w:rPr>
          <w:rFonts w:ascii="Times New Roman" w:hAnsi="Times New Roman" w:cs="Times New Roman"/>
          <w:color w:val="231F20"/>
          <w:sz w:val="24"/>
          <w:szCs w:val="24"/>
        </w:rPr>
        <w:t xml:space="preserve">strategic advantage </w:t>
      </w:r>
      <w:r w:rsidR="00610591">
        <w:rPr>
          <w:rFonts w:ascii="Times New Roman" w:hAnsi="Times New Roman" w:cs="Times New Roman"/>
          <w:color w:val="231F20"/>
          <w:sz w:val="24"/>
          <w:szCs w:val="24"/>
        </w:rPr>
        <w:t xml:space="preserve">of </w:t>
      </w:r>
      <w:r w:rsidR="007D5844">
        <w:rPr>
          <w:rFonts w:ascii="Times New Roman" w:hAnsi="Times New Roman" w:cs="Times New Roman"/>
          <w:color w:val="231F20"/>
          <w:sz w:val="24"/>
          <w:szCs w:val="24"/>
        </w:rPr>
        <w:t xml:space="preserve">the </w:t>
      </w:r>
      <w:r w:rsidRPr="007A1039">
        <w:rPr>
          <w:rFonts w:ascii="Times New Roman" w:hAnsi="Times New Roman" w:cs="Times New Roman"/>
          <w:color w:val="231F20"/>
          <w:sz w:val="24"/>
          <w:szCs w:val="24"/>
        </w:rPr>
        <w:t>Great Plains</w:t>
      </w:r>
      <w:r w:rsidR="007A177C">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w:t>
      </w:r>
      <w:r w:rsidR="007A177C">
        <w:rPr>
          <w:rFonts w:ascii="Times New Roman" w:hAnsi="Times New Roman" w:cs="Times New Roman"/>
          <w:color w:val="231F20"/>
          <w:sz w:val="24"/>
          <w:szCs w:val="24"/>
        </w:rPr>
        <w:t>4</w:t>
      </w:r>
      <w:r w:rsidRPr="007A1039">
        <w:rPr>
          <w:rFonts w:ascii="Times New Roman" w:hAnsi="Times New Roman" w:cs="Times New Roman"/>
          <w:color w:val="231F20"/>
          <w:sz w:val="24"/>
          <w:szCs w:val="24"/>
        </w:rPr>
        <w:t xml:space="preserve">] </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The region </w:t>
      </w:r>
      <w:r w:rsidR="005F5B9E">
        <w:rPr>
          <w:rFonts w:ascii="Times New Roman" w:hAnsi="Times New Roman" w:cs="Times New Roman"/>
          <w:color w:val="231F20"/>
          <w:sz w:val="24"/>
          <w:szCs w:val="24"/>
        </w:rPr>
        <w:t xml:space="preserve">extends </w:t>
      </w:r>
      <w:r w:rsidR="005F5B9E" w:rsidRPr="007A1039">
        <w:rPr>
          <w:rFonts w:ascii="Times New Roman" w:hAnsi="Times New Roman" w:cs="Times New Roman"/>
          <w:color w:val="231F20"/>
          <w:sz w:val="24"/>
          <w:szCs w:val="24"/>
        </w:rPr>
        <w:t>3,000 miles north to south</w:t>
      </w:r>
      <w:r w:rsidR="005F5B9E">
        <w:rPr>
          <w:rFonts w:ascii="Times New Roman" w:hAnsi="Times New Roman" w:cs="Times New Roman"/>
          <w:color w:val="231F20"/>
          <w:sz w:val="24"/>
          <w:szCs w:val="24"/>
        </w:rPr>
        <w:t>,</w:t>
      </w:r>
      <w:r w:rsidR="005F5B9E" w:rsidRPr="007A1039">
        <w:rPr>
          <w:rFonts w:ascii="Times New Roman" w:hAnsi="Times New Roman" w:cs="Times New Roman"/>
          <w:color w:val="231F20"/>
          <w:sz w:val="24"/>
          <w:szCs w:val="24"/>
        </w:rPr>
        <w:t xml:space="preserve"> 300–700 miles east to west</w:t>
      </w:r>
      <w:r w:rsidR="005F5B9E">
        <w:rPr>
          <w:rFonts w:ascii="Times New Roman" w:hAnsi="Times New Roman" w:cs="Times New Roman"/>
          <w:color w:val="231F20"/>
          <w:sz w:val="24"/>
          <w:szCs w:val="24"/>
        </w:rPr>
        <w:t>,</w:t>
      </w:r>
      <w:r w:rsidR="005F5B9E" w:rsidRPr="007A1039">
        <w:rPr>
          <w:rFonts w:ascii="Times New Roman" w:hAnsi="Times New Roman" w:cs="Times New Roman"/>
          <w:color w:val="231F20"/>
          <w:spacing w:val="-4"/>
          <w:sz w:val="24"/>
          <w:szCs w:val="24"/>
        </w:rPr>
        <w:t xml:space="preserve"> </w:t>
      </w:r>
      <w:r w:rsidR="005F5B9E">
        <w:rPr>
          <w:rFonts w:ascii="Times New Roman" w:hAnsi="Times New Roman" w:cs="Times New Roman"/>
          <w:color w:val="231F20"/>
          <w:spacing w:val="-5"/>
          <w:sz w:val="24"/>
          <w:szCs w:val="24"/>
        </w:rPr>
        <w:t xml:space="preserve">and </w:t>
      </w:r>
      <w:r>
        <w:rPr>
          <w:rFonts w:ascii="Times New Roman" w:hAnsi="Times New Roman" w:cs="Times New Roman"/>
          <w:color w:val="231F20"/>
          <w:sz w:val="24"/>
          <w:szCs w:val="24"/>
        </w:rPr>
        <w:t>covers</w:t>
      </w:r>
      <w:r w:rsidR="005F5B9E">
        <w:rPr>
          <w:rFonts w:ascii="Times New Roman" w:hAnsi="Times New Roman" w:cs="Times New Roman"/>
          <w:color w:val="231F20"/>
          <w:sz w:val="24"/>
          <w:szCs w:val="24"/>
        </w:rPr>
        <w:t xml:space="preserve"> </w:t>
      </w:r>
      <w:r>
        <w:rPr>
          <w:rFonts w:ascii="Times New Roman" w:hAnsi="Times New Roman" w:cs="Times New Roman"/>
          <w:color w:val="231F20"/>
          <w:sz w:val="24"/>
          <w:szCs w:val="24"/>
        </w:rPr>
        <w:t>o</w:t>
      </w:r>
      <w:r w:rsidRPr="007A1039">
        <w:rPr>
          <w:rFonts w:ascii="Times New Roman" w:hAnsi="Times New Roman" w:cs="Times New Roman"/>
          <w:color w:val="231F20"/>
          <w:sz w:val="24"/>
          <w:szCs w:val="24"/>
        </w:rPr>
        <w:t>ne-third of the United States</w:t>
      </w:r>
      <w:r w:rsidR="007D5844">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parts or all of </w:t>
      </w:r>
      <w:r w:rsidRPr="007A1039">
        <w:rPr>
          <w:rFonts w:ascii="Times New Roman" w:hAnsi="Times New Roman" w:cs="Times New Roman"/>
          <w:color w:val="231F20"/>
          <w:spacing w:val="-7"/>
          <w:sz w:val="24"/>
          <w:szCs w:val="24"/>
        </w:rPr>
        <w:t xml:space="preserve">10 </w:t>
      </w:r>
      <w:r w:rsidRPr="007A1039">
        <w:rPr>
          <w:rFonts w:ascii="Times New Roman" w:hAnsi="Times New Roman" w:cs="Times New Roman"/>
          <w:color w:val="231F20"/>
          <w:sz w:val="24"/>
          <w:szCs w:val="24"/>
        </w:rPr>
        <w:t>states and 3 Canadian provinces</w:t>
      </w:r>
      <w:r w:rsidR="007D5844">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w:t>
      </w:r>
      <w:r w:rsidRPr="007A1039">
        <w:rPr>
          <w:rFonts w:ascii="Times New Roman" w:hAnsi="Times New Roman" w:cs="Times New Roman"/>
          <w:color w:val="231F20"/>
          <w:spacing w:val="-5"/>
          <w:sz w:val="24"/>
          <w:szCs w:val="24"/>
        </w:rPr>
        <w:t>[</w:t>
      </w:r>
      <w:r w:rsidR="007A177C">
        <w:rPr>
          <w:rFonts w:ascii="Times New Roman" w:hAnsi="Times New Roman" w:cs="Times New Roman"/>
          <w:color w:val="231F20"/>
          <w:spacing w:val="-5"/>
          <w:sz w:val="24"/>
          <w:szCs w:val="24"/>
        </w:rPr>
        <w:t>5</w:t>
      </w:r>
      <w:r w:rsidRPr="007A1039">
        <w:rPr>
          <w:rFonts w:ascii="Times New Roman" w:hAnsi="Times New Roman" w:cs="Times New Roman"/>
          <w:color w:val="231F20"/>
          <w:spacing w:val="-5"/>
          <w:sz w:val="24"/>
          <w:szCs w:val="24"/>
        </w:rPr>
        <w:t>]</w:t>
      </w:r>
      <w:r w:rsidR="007D5844">
        <w:rPr>
          <w:rFonts w:ascii="Times New Roman" w:hAnsi="Times New Roman" w:cs="Times New Roman"/>
          <w:color w:val="231F20"/>
          <w:spacing w:val="-5"/>
          <w:sz w:val="24"/>
          <w:szCs w:val="24"/>
        </w:rPr>
        <w:t xml:space="preserve"> </w:t>
      </w:r>
      <w:r w:rsidR="005F5B9E">
        <w:rPr>
          <w:rFonts w:ascii="Times New Roman" w:hAnsi="Times New Roman" w:cs="Times New Roman"/>
          <w:color w:val="231F20"/>
          <w:spacing w:val="-5"/>
          <w:sz w:val="24"/>
          <w:szCs w:val="24"/>
        </w:rPr>
        <w:t xml:space="preserve">And, </w:t>
      </w:r>
      <w:r>
        <w:rPr>
          <w:rFonts w:ascii="Times New Roman" w:hAnsi="Times New Roman" w:cs="Times New Roman"/>
          <w:color w:val="231F20"/>
          <w:sz w:val="24"/>
          <w:szCs w:val="24"/>
        </w:rPr>
        <w:t>a</w:t>
      </w:r>
      <w:r w:rsidRPr="007A1039">
        <w:rPr>
          <w:rFonts w:ascii="Times New Roman" w:hAnsi="Times New Roman" w:cs="Times New Roman"/>
          <w:color w:val="231F20"/>
          <w:sz w:val="24"/>
          <w:szCs w:val="24"/>
        </w:rPr>
        <w:t xml:space="preserve"> 74,000-square-mile aquifer, the Ogallala, underl</w:t>
      </w:r>
      <w:r w:rsidR="005F5B9E">
        <w:rPr>
          <w:rFonts w:ascii="Times New Roman" w:hAnsi="Times New Roman" w:cs="Times New Roman"/>
          <w:color w:val="231F20"/>
          <w:sz w:val="24"/>
          <w:szCs w:val="24"/>
        </w:rPr>
        <w:t xml:space="preserve">ies </w:t>
      </w:r>
      <w:r w:rsidRPr="007A1039">
        <w:rPr>
          <w:rFonts w:ascii="Times New Roman" w:hAnsi="Times New Roman" w:cs="Times New Roman"/>
          <w:color w:val="231F20"/>
          <w:spacing w:val="-39"/>
          <w:sz w:val="24"/>
          <w:szCs w:val="24"/>
        </w:rPr>
        <w:t xml:space="preserve"> </w:t>
      </w:r>
      <w:r w:rsidRPr="007A1039">
        <w:rPr>
          <w:rFonts w:ascii="Times New Roman" w:hAnsi="Times New Roman" w:cs="Times New Roman"/>
          <w:color w:val="231F20"/>
          <w:sz w:val="24"/>
          <w:szCs w:val="24"/>
        </w:rPr>
        <w:t>80 percent of the Great Plains</w:t>
      </w:r>
      <w:r w:rsidR="005F5B9E">
        <w:rPr>
          <w:rFonts w:ascii="Times New Roman" w:hAnsi="Times New Roman" w:cs="Times New Roman"/>
          <w:color w:val="231F20"/>
          <w:sz w:val="24"/>
          <w:szCs w:val="24"/>
        </w:rPr>
        <w:t>.</w:t>
      </w:r>
      <w:r w:rsidRPr="007A1039">
        <w:rPr>
          <w:rFonts w:ascii="Times New Roman" w:hAnsi="Times New Roman" w:cs="Times New Roman"/>
          <w:color w:val="231F20"/>
          <w:spacing w:val="-2"/>
          <w:sz w:val="24"/>
          <w:szCs w:val="24"/>
        </w:rPr>
        <w:t xml:space="preserve"> </w:t>
      </w:r>
      <w:r w:rsidRPr="007A1039">
        <w:rPr>
          <w:rFonts w:ascii="Times New Roman" w:hAnsi="Times New Roman" w:cs="Times New Roman"/>
          <w:color w:val="231F20"/>
          <w:spacing w:val="-4"/>
          <w:sz w:val="24"/>
          <w:szCs w:val="24"/>
        </w:rPr>
        <w:t>[</w:t>
      </w:r>
      <w:r w:rsidR="007A177C">
        <w:rPr>
          <w:rFonts w:ascii="Times New Roman" w:hAnsi="Times New Roman" w:cs="Times New Roman"/>
          <w:color w:val="231F20"/>
          <w:spacing w:val="-4"/>
          <w:sz w:val="24"/>
          <w:szCs w:val="24"/>
        </w:rPr>
        <w:t>6</w:t>
      </w:r>
      <w:r w:rsidRPr="007A1039">
        <w:rPr>
          <w:rFonts w:ascii="Times New Roman" w:hAnsi="Times New Roman" w:cs="Times New Roman"/>
          <w:color w:val="231F20"/>
          <w:spacing w:val="-4"/>
          <w:sz w:val="24"/>
          <w:szCs w:val="24"/>
        </w:rPr>
        <w:t>]</w:t>
      </w:r>
    </w:p>
    <w:p w14:paraId="53F0789B" w14:textId="77777777" w:rsidR="00244661" w:rsidRDefault="00244661" w:rsidP="00244661">
      <w:pPr>
        <w:pStyle w:val="ListParagraph"/>
        <w:tabs>
          <w:tab w:val="left" w:pos="0"/>
          <w:tab w:val="left" w:pos="720"/>
          <w:tab w:val="left" w:pos="1759"/>
          <w:tab w:val="left" w:pos="1760"/>
        </w:tabs>
        <w:spacing w:before="4" w:line="228" w:lineRule="auto"/>
        <w:ind w:left="540" w:right="-360" w:firstLine="0"/>
        <w:rPr>
          <w:rFonts w:ascii="Times New Roman" w:hAnsi="Times New Roman" w:cs="Times New Roman"/>
          <w:color w:val="231F20"/>
          <w:spacing w:val="-4"/>
          <w:sz w:val="24"/>
          <w:szCs w:val="24"/>
        </w:rPr>
      </w:pPr>
    </w:p>
    <w:p w14:paraId="4B4FB763" w14:textId="52B263E8" w:rsidR="00244661" w:rsidRDefault="00244661" w:rsidP="00244661">
      <w:pPr>
        <w:pStyle w:val="BodyText"/>
        <w:tabs>
          <w:tab w:val="left" w:pos="0"/>
          <w:tab w:val="left" w:pos="900"/>
        </w:tabs>
        <w:spacing w:line="228" w:lineRule="auto"/>
        <w:ind w:right="-360"/>
        <w:jc w:val="center"/>
        <w:rPr>
          <w:rFonts w:ascii="Times New Roman" w:hAnsi="Times New Roman" w:cs="Times New Roman"/>
          <w:b/>
          <w:bCs/>
          <w:sz w:val="24"/>
          <w:szCs w:val="24"/>
        </w:rPr>
      </w:pPr>
      <w:r>
        <w:rPr>
          <w:rFonts w:ascii="Times New Roman" w:hAnsi="Times New Roman" w:cs="Times New Roman"/>
          <w:noProof/>
          <w:sz w:val="24"/>
          <w:szCs w:val="24"/>
        </w:rPr>
        <mc:AlternateContent>
          <mc:Choice Requires="wps">
            <w:drawing>
              <wp:anchor distT="0" distB="0" distL="114300" distR="114300" simplePos="0" relativeHeight="251666432" behindDoc="0" locked="0" layoutInCell="1" allowOverlap="1" wp14:anchorId="09EF2FAE" wp14:editId="3804E946">
                <wp:simplePos x="0" y="0"/>
                <wp:positionH relativeFrom="page">
                  <wp:posOffset>8648700</wp:posOffset>
                </wp:positionH>
                <wp:positionV relativeFrom="page">
                  <wp:posOffset>6134100</wp:posOffset>
                </wp:positionV>
                <wp:extent cx="0" cy="190500"/>
                <wp:effectExtent l="9525" t="9525" r="9525" b="9525"/>
                <wp:wrapNone/>
                <wp:docPr id="176" name="Straight Connector 1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050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54E1D6" id="Straight Connector 176" o:spid="_x0000_s1026" style="position:absolute;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81pt,483pt" to="681pt,4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" strokeweight=".25pt">
                <w10:wrap anchorx="page" anchory="page"/>
              </v:lin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7456" behindDoc="0" locked="0" layoutInCell="1" allowOverlap="1" wp14:anchorId="2F75EBB6" wp14:editId="59E07151">
                <wp:simplePos x="0" y="0"/>
                <wp:positionH relativeFrom="page">
                  <wp:posOffset>419100</wp:posOffset>
                </wp:positionH>
                <wp:positionV relativeFrom="page">
                  <wp:posOffset>6134100</wp:posOffset>
                </wp:positionV>
                <wp:extent cx="0" cy="190500"/>
                <wp:effectExtent l="9525" t="9525" r="9525" b="9525"/>
                <wp:wrapNone/>
                <wp:docPr id="175" name="Straight Connector 1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050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104269" id="Straight Connector 175" o:spid="_x0000_s1026" style="position:absolute;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33pt,483pt" to="33pt,4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" strokeweight=".25pt">
                <w10:wrap anchorx="page" anchory="page"/>
              </v:lin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8480" behindDoc="0" locked="0" layoutInCell="1" allowOverlap="1" wp14:anchorId="12682637" wp14:editId="408ED423">
                <wp:simplePos x="0" y="0"/>
                <wp:positionH relativeFrom="page">
                  <wp:posOffset>8877300</wp:posOffset>
                </wp:positionH>
                <wp:positionV relativeFrom="page">
                  <wp:posOffset>419100</wp:posOffset>
                </wp:positionV>
                <wp:extent cx="190500" cy="0"/>
                <wp:effectExtent l="9525" t="9525" r="9525" b="9525"/>
                <wp:wrapNone/>
                <wp:docPr id="174" name="Straight Connector 1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512F84" id="Straight Connector 174" o:spid="_x0000_s1026" style="position:absolute;z-index:2516684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99pt,33pt" to="714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" strokeweight=".25pt">
                <w10:wrap anchorx="page" anchory="page"/>
              </v:lin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9504" behindDoc="0" locked="0" layoutInCell="1" allowOverlap="1" wp14:anchorId="426D197B" wp14:editId="6E776A8F">
                <wp:simplePos x="0" y="0"/>
                <wp:positionH relativeFrom="page">
                  <wp:posOffset>8877300</wp:posOffset>
                </wp:positionH>
                <wp:positionV relativeFrom="page">
                  <wp:posOffset>5905500</wp:posOffset>
                </wp:positionV>
                <wp:extent cx="190500" cy="0"/>
                <wp:effectExtent l="9525" t="9525" r="9525" b="9525"/>
                <wp:wrapNone/>
                <wp:docPr id="173" name="Straight Connector 1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7ED50E" id="Straight Connector 173" o:spid="_x0000_s1026" style="position:absolute;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99pt,465pt" to="714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" strokeweight=".25pt">
                <w10:wrap anchorx="page" anchory="page"/>
              </v:lin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70528" behindDoc="0" locked="0" layoutInCell="1" allowOverlap="1" wp14:anchorId="763FD8D9" wp14:editId="0A6EE210">
                <wp:simplePos x="0" y="0"/>
                <wp:positionH relativeFrom="page">
                  <wp:posOffset>190500</wp:posOffset>
                </wp:positionH>
                <wp:positionV relativeFrom="page">
                  <wp:posOffset>5905500</wp:posOffset>
                </wp:positionV>
                <wp:extent cx="0" cy="0"/>
                <wp:effectExtent l="200025" t="9525" r="200025" b="9525"/>
                <wp:wrapNone/>
                <wp:docPr id="172" name="Straight Connector 1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6FDCC1" id="Straight Connector 172" o:spid="_x0000_s1026" style="position:absolute;z-index:2516705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5pt,465pt" to="15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" strokeweight=".25pt">
                <w10:wrap anchorx="page" anchory="page"/>
              </v:line>
            </w:pict>
          </mc:Fallback>
        </mc:AlternateContent>
      </w:r>
      <w:r>
        <w:rPr>
          <w:rFonts w:ascii="Times New Roman" w:hAnsi="Times New Roman" w:cs="Times New Roman"/>
          <w:b/>
          <w:bCs/>
          <w:sz w:val="24"/>
          <w:szCs w:val="24"/>
        </w:rPr>
        <w:t>Insert Try This 2</w:t>
      </w:r>
      <w:r w:rsidR="00ED5284">
        <w:rPr>
          <w:rFonts w:ascii="Times New Roman" w:hAnsi="Times New Roman" w:cs="Times New Roman"/>
          <w:b/>
          <w:bCs/>
          <w:sz w:val="24"/>
          <w:szCs w:val="24"/>
        </w:rPr>
        <w:t>2</w:t>
      </w:r>
      <w:r>
        <w:rPr>
          <w:rFonts w:ascii="Times New Roman" w:hAnsi="Times New Roman" w:cs="Times New Roman"/>
          <w:b/>
          <w:bCs/>
          <w:sz w:val="24"/>
          <w:szCs w:val="24"/>
        </w:rPr>
        <w:t>.</w:t>
      </w:r>
      <w:r w:rsidR="00ED5284">
        <w:rPr>
          <w:rFonts w:ascii="Times New Roman" w:hAnsi="Times New Roman" w:cs="Times New Roman"/>
          <w:b/>
          <w:bCs/>
          <w:sz w:val="24"/>
          <w:szCs w:val="24"/>
        </w:rPr>
        <w:t>4</w:t>
      </w:r>
      <w:r>
        <w:rPr>
          <w:rFonts w:ascii="Times New Roman" w:hAnsi="Times New Roman" w:cs="Times New Roman"/>
          <w:b/>
          <w:bCs/>
          <w:sz w:val="24"/>
          <w:szCs w:val="24"/>
        </w:rPr>
        <w:t xml:space="preserve"> Here</w:t>
      </w:r>
      <w:r w:rsidR="00AE1416">
        <w:rPr>
          <w:rFonts w:ascii="Times New Roman" w:hAnsi="Times New Roman" w:cs="Times New Roman"/>
          <w:b/>
          <w:bCs/>
          <w:sz w:val="24"/>
          <w:szCs w:val="24"/>
        </w:rPr>
        <w:t xml:space="preserve"> – Making Soil Good For Plants</w:t>
      </w:r>
    </w:p>
    <w:p w14:paraId="20AF981F" w14:textId="0B6B92C4" w:rsidR="0047485A" w:rsidRDefault="0047485A" w:rsidP="00244661">
      <w:pPr>
        <w:pStyle w:val="BodyText"/>
        <w:tabs>
          <w:tab w:val="left" w:pos="0"/>
          <w:tab w:val="left" w:pos="900"/>
        </w:tabs>
        <w:spacing w:line="228" w:lineRule="auto"/>
        <w:ind w:right="-360"/>
        <w:jc w:val="center"/>
        <w:rPr>
          <w:rFonts w:ascii="Times New Roman" w:hAnsi="Times New Roman" w:cs="Times New Roman"/>
          <w:b/>
          <w:bCs/>
          <w:sz w:val="24"/>
          <w:szCs w:val="24"/>
        </w:rPr>
      </w:pPr>
    </w:p>
    <w:p w14:paraId="38EA10D7" w14:textId="7DDC3CDE" w:rsidR="0047485A" w:rsidRDefault="0047485A" w:rsidP="00244661">
      <w:pPr>
        <w:pStyle w:val="BodyText"/>
        <w:tabs>
          <w:tab w:val="left" w:pos="0"/>
          <w:tab w:val="left" w:pos="900"/>
        </w:tabs>
        <w:spacing w:line="228" w:lineRule="auto"/>
        <w:ind w:right="-360"/>
        <w:jc w:val="center"/>
        <w:rPr>
          <w:rFonts w:ascii="Times New Roman" w:hAnsi="Times New Roman" w:cs="Times New Roman"/>
          <w:b/>
          <w:bCs/>
          <w:sz w:val="24"/>
          <w:szCs w:val="24"/>
        </w:rPr>
      </w:pPr>
      <w:r>
        <w:rPr>
          <w:rFonts w:ascii="Times New Roman" w:hAnsi="Times New Roman" w:cs="Times New Roman"/>
          <w:b/>
          <w:bCs/>
          <w:sz w:val="24"/>
          <w:szCs w:val="24"/>
        </w:rPr>
        <w:t>Insert Figure 22.2 Here – Impact of Good Soil on Plants</w:t>
      </w:r>
    </w:p>
    <w:p w14:paraId="4C3B2C14" w14:textId="77777777" w:rsidR="00244661" w:rsidRPr="007A1039" w:rsidRDefault="00244661" w:rsidP="00244661">
      <w:pPr>
        <w:pStyle w:val="BodyText"/>
        <w:tabs>
          <w:tab w:val="left" w:pos="0"/>
          <w:tab w:val="left" w:pos="900"/>
        </w:tabs>
        <w:spacing w:before="2"/>
        <w:ind w:right="-360"/>
        <w:rPr>
          <w:rFonts w:ascii="Times New Roman" w:hAnsi="Times New Roman" w:cs="Times New Roman"/>
          <w:sz w:val="24"/>
          <w:szCs w:val="24"/>
        </w:rPr>
      </w:pPr>
    </w:p>
    <w:p w14:paraId="1516D050" w14:textId="011EC35D" w:rsidR="00244661" w:rsidRDefault="00244661" w:rsidP="00244661">
      <w:pPr>
        <w:pStyle w:val="BodyText"/>
        <w:tabs>
          <w:tab w:val="left" w:pos="0"/>
          <w:tab w:val="left" w:pos="900"/>
        </w:tabs>
        <w:spacing w:line="228" w:lineRule="auto"/>
        <w:ind w:right="-360"/>
        <w:rPr>
          <w:rFonts w:ascii="Times New Roman" w:hAnsi="Times New Roman" w:cs="Times New Roman"/>
          <w:color w:val="231F20"/>
          <w:sz w:val="24"/>
          <w:szCs w:val="24"/>
        </w:rPr>
      </w:pPr>
      <w:r>
        <w:rPr>
          <w:rFonts w:ascii="Times New Roman" w:hAnsi="Times New Roman" w:cs="Times New Roman"/>
          <w:color w:val="231F20"/>
          <w:sz w:val="24"/>
          <w:szCs w:val="24"/>
        </w:rPr>
        <w:tab/>
        <w:t xml:space="preserve">Today in the Great Plains, </w:t>
      </w:r>
      <w:r w:rsidR="003663B1">
        <w:rPr>
          <w:rFonts w:ascii="Times New Roman" w:hAnsi="Times New Roman" w:cs="Times New Roman"/>
          <w:color w:val="231F20"/>
          <w:sz w:val="24"/>
          <w:szCs w:val="24"/>
        </w:rPr>
        <w:t>94</w:t>
      </w:r>
      <w:r w:rsidRPr="007A1039">
        <w:rPr>
          <w:rFonts w:ascii="Times New Roman" w:hAnsi="Times New Roman" w:cs="Times New Roman"/>
          <w:color w:val="231F20"/>
          <w:sz w:val="24"/>
          <w:szCs w:val="24"/>
        </w:rPr>
        <w:t xml:space="preserve"> percent of the land and 90 percent of the Ogallala Aquifer’s water support about one-fifth of the U.S. total annual harvest–wheat, grains, </w:t>
      </w:r>
      <w:r>
        <w:rPr>
          <w:rFonts w:ascii="Times New Roman" w:hAnsi="Times New Roman" w:cs="Times New Roman"/>
          <w:color w:val="231F20"/>
          <w:sz w:val="24"/>
          <w:szCs w:val="24"/>
        </w:rPr>
        <w:t xml:space="preserve">soy, </w:t>
      </w:r>
      <w:r w:rsidRPr="007A1039">
        <w:rPr>
          <w:rFonts w:ascii="Times New Roman" w:hAnsi="Times New Roman" w:cs="Times New Roman"/>
          <w:color w:val="231F20"/>
          <w:sz w:val="24"/>
          <w:szCs w:val="24"/>
        </w:rPr>
        <w:t>corn, cotton, cattle, and hogs</w:t>
      </w:r>
      <w:r>
        <w:rPr>
          <w:rFonts w:ascii="Times New Roman" w:hAnsi="Times New Roman" w:cs="Times New Roman"/>
          <w:color w:val="231F20"/>
          <w:sz w:val="24"/>
          <w:szCs w:val="24"/>
        </w:rPr>
        <w:t xml:space="preserve"> worth about $20 billion</w:t>
      </w:r>
      <w:r w:rsidRPr="007A1039">
        <w:rPr>
          <w:rFonts w:ascii="Times New Roman" w:hAnsi="Times New Roman" w:cs="Times New Roman"/>
          <w:color w:val="231F20"/>
          <w:sz w:val="24"/>
          <w:szCs w:val="24"/>
        </w:rPr>
        <w:t xml:space="preserve">. </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Water management of the Ogallala is based on “planned depletion</w:t>
      </w:r>
      <w:r w:rsidR="003663B1">
        <w:rPr>
          <w:rFonts w:ascii="Times New Roman" w:hAnsi="Times New Roman" w:cs="Times New Roman"/>
          <w:color w:val="231F20"/>
          <w:sz w:val="24"/>
          <w:szCs w:val="24"/>
        </w:rPr>
        <w:t>,</w:t>
      </w:r>
      <w:r>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not </w:t>
      </w:r>
      <w:r>
        <w:rPr>
          <w:rFonts w:ascii="Times New Roman" w:hAnsi="Times New Roman" w:cs="Times New Roman"/>
          <w:color w:val="231F20"/>
          <w:sz w:val="24"/>
          <w:szCs w:val="24"/>
        </w:rPr>
        <w:t>“</w:t>
      </w:r>
      <w:r w:rsidRPr="007A1039">
        <w:rPr>
          <w:rFonts w:ascii="Times New Roman" w:hAnsi="Times New Roman" w:cs="Times New Roman"/>
          <w:color w:val="231F20"/>
          <w:sz w:val="24"/>
          <w:szCs w:val="24"/>
        </w:rPr>
        <w:t>sustainable yield</w:t>
      </w:r>
      <w:r w:rsidR="003663B1">
        <w:rPr>
          <w:rFonts w:ascii="Times New Roman" w:hAnsi="Times New Roman" w:cs="Times New Roman"/>
          <w:color w:val="231F20"/>
          <w:sz w:val="24"/>
          <w:szCs w:val="24"/>
        </w:rPr>
        <w:t>.</w:t>
      </w:r>
      <w:r w:rsidRPr="007A1039">
        <w:rPr>
          <w:rFonts w:ascii="Times New Roman" w:hAnsi="Times New Roman" w:cs="Times New Roman"/>
          <w:color w:val="231F20"/>
          <w:sz w:val="24"/>
          <w:szCs w:val="24"/>
        </w:rPr>
        <w:t>” [</w:t>
      </w:r>
      <w:r w:rsidR="007A177C">
        <w:rPr>
          <w:rFonts w:ascii="Times New Roman" w:hAnsi="Times New Roman" w:cs="Times New Roman"/>
          <w:color w:val="231F20"/>
          <w:sz w:val="24"/>
          <w:szCs w:val="24"/>
        </w:rPr>
        <w:t>6</w:t>
      </w:r>
      <w:r w:rsidRPr="007A1039">
        <w:rPr>
          <w:rFonts w:ascii="Times New Roman" w:hAnsi="Times New Roman" w:cs="Times New Roman"/>
          <w:color w:val="231F20"/>
          <w:sz w:val="24"/>
          <w:szCs w:val="24"/>
        </w:rPr>
        <w:t>]</w:t>
      </w:r>
      <w:r>
        <w:rPr>
          <w:rFonts w:ascii="Times New Roman" w:hAnsi="Times New Roman" w:cs="Times New Roman"/>
          <w:color w:val="231F20"/>
          <w:sz w:val="24"/>
          <w:szCs w:val="24"/>
        </w:rPr>
        <w:t xml:space="preserve">  The words “</w:t>
      </w:r>
      <w:r w:rsidRPr="00867744">
        <w:rPr>
          <w:rFonts w:ascii="Times New Roman" w:hAnsi="Times New Roman" w:cs="Times New Roman"/>
          <w:b/>
          <w:bCs/>
          <w:color w:val="231F20"/>
          <w:sz w:val="24"/>
          <w:szCs w:val="24"/>
        </w:rPr>
        <w:t>planned depletion</w:t>
      </w:r>
      <w:r>
        <w:rPr>
          <w:rFonts w:ascii="Times New Roman" w:hAnsi="Times New Roman" w:cs="Times New Roman"/>
          <w:color w:val="231F20"/>
          <w:sz w:val="24"/>
          <w:szCs w:val="24"/>
        </w:rPr>
        <w:t>” mean that people know the water will run out and try to manage it to last as long as possible.  The words “</w:t>
      </w:r>
      <w:r>
        <w:rPr>
          <w:rFonts w:ascii="Times New Roman" w:hAnsi="Times New Roman" w:cs="Times New Roman"/>
          <w:b/>
          <w:bCs/>
          <w:color w:val="231F20"/>
          <w:sz w:val="24"/>
          <w:szCs w:val="24"/>
        </w:rPr>
        <w:t>sustainable yield</w:t>
      </w:r>
      <w:r>
        <w:rPr>
          <w:rFonts w:ascii="Times New Roman" w:hAnsi="Times New Roman" w:cs="Times New Roman"/>
          <w:color w:val="231F20"/>
          <w:sz w:val="24"/>
          <w:szCs w:val="24"/>
        </w:rPr>
        <w:t>” mean finding ways to use the least amount of water possible.</w:t>
      </w:r>
    </w:p>
    <w:p w14:paraId="274246C2" w14:textId="77777777" w:rsidR="00244661" w:rsidRDefault="00244661" w:rsidP="00244661">
      <w:pPr>
        <w:pStyle w:val="BodyText"/>
        <w:tabs>
          <w:tab w:val="left" w:pos="0"/>
          <w:tab w:val="left" w:pos="900"/>
        </w:tabs>
        <w:spacing w:line="228" w:lineRule="auto"/>
        <w:ind w:right="-360"/>
        <w:rPr>
          <w:rFonts w:ascii="Times New Roman" w:hAnsi="Times New Roman" w:cs="Times New Roman"/>
          <w:color w:val="231F20"/>
          <w:sz w:val="24"/>
          <w:szCs w:val="24"/>
        </w:rPr>
      </w:pPr>
    </w:p>
    <w:p w14:paraId="34A15512" w14:textId="0947E27D" w:rsidR="00244661" w:rsidRDefault="00244661" w:rsidP="00244661">
      <w:pPr>
        <w:pStyle w:val="BodyText"/>
        <w:tabs>
          <w:tab w:val="left" w:pos="0"/>
          <w:tab w:val="left" w:pos="900"/>
        </w:tabs>
        <w:spacing w:line="228" w:lineRule="auto"/>
        <w:ind w:right="-360"/>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Insert Try This 2</w:t>
      </w:r>
      <w:r w:rsidR="00F30F0A">
        <w:rPr>
          <w:rFonts w:ascii="Times New Roman" w:hAnsi="Times New Roman" w:cs="Times New Roman"/>
          <w:b/>
          <w:bCs/>
          <w:color w:val="231F20"/>
          <w:sz w:val="24"/>
          <w:szCs w:val="24"/>
        </w:rPr>
        <w:t>2</w:t>
      </w:r>
      <w:r>
        <w:rPr>
          <w:rFonts w:ascii="Times New Roman" w:hAnsi="Times New Roman" w:cs="Times New Roman"/>
          <w:b/>
          <w:bCs/>
          <w:color w:val="231F20"/>
          <w:sz w:val="24"/>
          <w:szCs w:val="24"/>
        </w:rPr>
        <w:t>.</w:t>
      </w:r>
      <w:r w:rsidR="00F30F0A">
        <w:rPr>
          <w:rFonts w:ascii="Times New Roman" w:hAnsi="Times New Roman" w:cs="Times New Roman"/>
          <w:b/>
          <w:bCs/>
          <w:color w:val="231F20"/>
          <w:sz w:val="24"/>
          <w:szCs w:val="24"/>
        </w:rPr>
        <w:t>5</w:t>
      </w:r>
      <w:r>
        <w:rPr>
          <w:rFonts w:ascii="Times New Roman" w:hAnsi="Times New Roman" w:cs="Times New Roman"/>
          <w:b/>
          <w:bCs/>
          <w:color w:val="231F20"/>
          <w:sz w:val="24"/>
          <w:szCs w:val="24"/>
        </w:rPr>
        <w:t xml:space="preserve"> Here</w:t>
      </w:r>
      <w:r w:rsidR="00AE1416">
        <w:rPr>
          <w:rFonts w:ascii="Times New Roman" w:hAnsi="Times New Roman" w:cs="Times New Roman"/>
          <w:b/>
          <w:bCs/>
          <w:color w:val="231F20"/>
          <w:sz w:val="24"/>
          <w:szCs w:val="24"/>
        </w:rPr>
        <w:t xml:space="preserve"> – Which Way To Farm?</w:t>
      </w:r>
    </w:p>
    <w:p w14:paraId="25C87987" w14:textId="77777777" w:rsidR="00D92448" w:rsidRDefault="00D92448" w:rsidP="00244661">
      <w:pPr>
        <w:pStyle w:val="BodyText"/>
        <w:tabs>
          <w:tab w:val="left" w:pos="0"/>
          <w:tab w:val="left" w:pos="900"/>
        </w:tabs>
        <w:spacing w:line="228" w:lineRule="auto"/>
        <w:ind w:right="-360"/>
        <w:jc w:val="center"/>
        <w:rPr>
          <w:rFonts w:ascii="Times New Roman" w:hAnsi="Times New Roman" w:cs="Times New Roman"/>
          <w:b/>
          <w:bCs/>
          <w:color w:val="231F20"/>
          <w:sz w:val="24"/>
          <w:szCs w:val="24"/>
        </w:rPr>
      </w:pPr>
    </w:p>
    <w:p w14:paraId="000F1396" w14:textId="176BCA83" w:rsidR="00D92448" w:rsidRDefault="00E5522D" w:rsidP="00D92448">
      <w:pPr>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Vignette</w:t>
      </w:r>
      <w:r w:rsidR="00D92448">
        <w:rPr>
          <w:rFonts w:ascii="Times New Roman" w:hAnsi="Times New Roman" w:cs="Times New Roman"/>
          <w:b/>
          <w:bCs/>
          <w:color w:val="231F20"/>
          <w:sz w:val="24"/>
          <w:szCs w:val="24"/>
        </w:rPr>
        <w:t>:</w:t>
      </w:r>
      <w:r>
        <w:rPr>
          <w:rFonts w:ascii="Times New Roman" w:hAnsi="Times New Roman" w:cs="Times New Roman"/>
          <w:b/>
          <w:bCs/>
          <w:color w:val="231F20"/>
          <w:sz w:val="24"/>
          <w:szCs w:val="24"/>
        </w:rPr>
        <w:t xml:space="preserve"> </w:t>
      </w:r>
      <w:r w:rsidR="009878FA" w:rsidRPr="00F31076">
        <w:rPr>
          <w:rFonts w:ascii="Times New Roman" w:hAnsi="Times New Roman" w:cs="Times New Roman"/>
          <w:b/>
          <w:bCs/>
          <w:i/>
          <w:iCs/>
          <w:color w:val="231F20"/>
          <w:sz w:val="24"/>
          <w:szCs w:val="24"/>
        </w:rPr>
        <w:t>Soil and Water</w:t>
      </w:r>
    </w:p>
    <w:p w14:paraId="1D44B8CB" w14:textId="77777777" w:rsidR="00AD6E9D" w:rsidRDefault="00AD6E9D" w:rsidP="00D92448">
      <w:pPr>
        <w:jc w:val="center"/>
        <w:rPr>
          <w:rFonts w:ascii="Times New Roman" w:hAnsi="Times New Roman" w:cs="Times New Roman"/>
          <w:b/>
          <w:bCs/>
          <w:color w:val="231F20"/>
          <w:sz w:val="24"/>
          <w:szCs w:val="24"/>
        </w:rPr>
      </w:pPr>
    </w:p>
    <w:p w14:paraId="6A4B37EC" w14:textId="5035F5FE" w:rsidR="006D0E81" w:rsidRDefault="00E5522D" w:rsidP="006D0E81">
      <w:pPr>
        <w:ind w:firstLine="720"/>
        <w:rPr>
          <w:rFonts w:ascii="Times New Roman" w:hAnsi="Times New Roman" w:cs="Times New Roman"/>
          <w:color w:val="231F20"/>
          <w:sz w:val="24"/>
          <w:szCs w:val="24"/>
        </w:rPr>
      </w:pPr>
      <w:r>
        <w:rPr>
          <w:rFonts w:ascii="Times New Roman" w:hAnsi="Times New Roman" w:cs="Times New Roman"/>
          <w:color w:val="231F20"/>
          <w:sz w:val="24"/>
          <w:szCs w:val="24"/>
        </w:rPr>
        <w:t xml:space="preserve">Very young children understand what it means to be thirsty and </w:t>
      </w:r>
      <w:r w:rsidR="00AD6E9D">
        <w:rPr>
          <w:rFonts w:ascii="Times New Roman" w:hAnsi="Times New Roman" w:cs="Times New Roman"/>
          <w:color w:val="231F20"/>
          <w:sz w:val="24"/>
          <w:szCs w:val="24"/>
        </w:rPr>
        <w:t>know the</w:t>
      </w:r>
      <w:r>
        <w:rPr>
          <w:rFonts w:ascii="Times New Roman" w:hAnsi="Times New Roman" w:cs="Times New Roman"/>
          <w:color w:val="231F20"/>
          <w:sz w:val="24"/>
          <w:szCs w:val="24"/>
        </w:rPr>
        <w:t xml:space="preserve"> satisf</w:t>
      </w:r>
      <w:r w:rsidR="00AD6E9D">
        <w:rPr>
          <w:rFonts w:ascii="Times New Roman" w:hAnsi="Times New Roman" w:cs="Times New Roman"/>
          <w:color w:val="231F20"/>
          <w:sz w:val="24"/>
          <w:szCs w:val="24"/>
        </w:rPr>
        <w:t>ied feeling</w:t>
      </w:r>
      <w:r>
        <w:rPr>
          <w:rFonts w:ascii="Times New Roman" w:hAnsi="Times New Roman" w:cs="Times New Roman"/>
          <w:color w:val="231F20"/>
          <w:sz w:val="24"/>
          <w:szCs w:val="24"/>
        </w:rPr>
        <w:t xml:space="preserve"> of </w:t>
      </w:r>
      <w:r w:rsidR="00AD6E9D">
        <w:rPr>
          <w:rFonts w:ascii="Times New Roman" w:hAnsi="Times New Roman" w:cs="Times New Roman"/>
          <w:color w:val="231F20"/>
          <w:sz w:val="24"/>
          <w:szCs w:val="24"/>
        </w:rPr>
        <w:t>having</w:t>
      </w:r>
      <w:r>
        <w:rPr>
          <w:rFonts w:ascii="Times New Roman" w:hAnsi="Times New Roman" w:cs="Times New Roman"/>
          <w:color w:val="231F20"/>
          <w:sz w:val="24"/>
          <w:szCs w:val="24"/>
        </w:rPr>
        <w:t xml:space="preserve"> a good drink of water. </w:t>
      </w:r>
      <w:r w:rsidR="00D92448">
        <w:rPr>
          <w:rFonts w:ascii="Times New Roman" w:hAnsi="Times New Roman" w:cs="Times New Roman"/>
          <w:color w:val="231F20"/>
          <w:sz w:val="24"/>
          <w:szCs w:val="24"/>
        </w:rPr>
        <w:t xml:space="preserve">Carl </w:t>
      </w:r>
      <w:r w:rsidR="00AD6E9D">
        <w:rPr>
          <w:rFonts w:ascii="Times New Roman" w:hAnsi="Times New Roman" w:cs="Times New Roman"/>
          <w:color w:val="231F20"/>
          <w:sz w:val="24"/>
          <w:szCs w:val="24"/>
        </w:rPr>
        <w:t>wanted</w:t>
      </w:r>
      <w:r w:rsidR="00D92448">
        <w:rPr>
          <w:rFonts w:ascii="Times New Roman" w:hAnsi="Times New Roman" w:cs="Times New Roman"/>
          <w:color w:val="231F20"/>
          <w:sz w:val="24"/>
          <w:szCs w:val="24"/>
        </w:rPr>
        <w:t xml:space="preserve"> his 3 and 4-year-olds</w:t>
      </w:r>
      <w:r>
        <w:rPr>
          <w:rFonts w:ascii="Times New Roman" w:hAnsi="Times New Roman" w:cs="Times New Roman"/>
          <w:color w:val="231F20"/>
          <w:sz w:val="24"/>
          <w:szCs w:val="24"/>
        </w:rPr>
        <w:t xml:space="preserve"> </w:t>
      </w:r>
      <w:r w:rsidR="00AD6E9D">
        <w:rPr>
          <w:rFonts w:ascii="Times New Roman" w:hAnsi="Times New Roman" w:cs="Times New Roman"/>
          <w:color w:val="231F20"/>
          <w:sz w:val="24"/>
          <w:szCs w:val="24"/>
        </w:rPr>
        <w:t xml:space="preserve">to </w:t>
      </w:r>
      <w:r w:rsidR="00D92448">
        <w:rPr>
          <w:rFonts w:ascii="Times New Roman" w:hAnsi="Times New Roman" w:cs="Times New Roman"/>
          <w:color w:val="231F20"/>
          <w:sz w:val="24"/>
          <w:szCs w:val="24"/>
        </w:rPr>
        <w:t>transfer their feelings</w:t>
      </w:r>
      <w:r>
        <w:rPr>
          <w:rFonts w:ascii="Times New Roman" w:hAnsi="Times New Roman" w:cs="Times New Roman"/>
          <w:color w:val="231F20"/>
          <w:sz w:val="24"/>
          <w:szCs w:val="24"/>
        </w:rPr>
        <w:t xml:space="preserve"> to plants. </w:t>
      </w:r>
      <w:r w:rsidR="00B65EF3">
        <w:rPr>
          <w:rFonts w:ascii="Times New Roman" w:hAnsi="Times New Roman" w:cs="Times New Roman"/>
          <w:color w:val="231F20"/>
          <w:sz w:val="24"/>
          <w:szCs w:val="24"/>
        </w:rPr>
        <w:t>As he</w:t>
      </w:r>
      <w:r w:rsidR="00D92448">
        <w:rPr>
          <w:rFonts w:ascii="Times New Roman" w:hAnsi="Times New Roman" w:cs="Times New Roman"/>
          <w:color w:val="231F20"/>
          <w:sz w:val="24"/>
          <w:szCs w:val="24"/>
        </w:rPr>
        <w:t xml:space="preserve"> rang the bell for mid-morning break</w:t>
      </w:r>
      <w:r w:rsidR="00B65EF3">
        <w:rPr>
          <w:rFonts w:ascii="Times New Roman" w:hAnsi="Times New Roman" w:cs="Times New Roman"/>
          <w:color w:val="231F20"/>
          <w:sz w:val="24"/>
          <w:szCs w:val="24"/>
        </w:rPr>
        <w:t>, he said</w:t>
      </w:r>
      <w:r w:rsidR="00D92448">
        <w:rPr>
          <w:rFonts w:ascii="Times New Roman" w:hAnsi="Times New Roman" w:cs="Times New Roman"/>
          <w:color w:val="231F20"/>
          <w:sz w:val="24"/>
          <w:szCs w:val="24"/>
        </w:rPr>
        <w:t xml:space="preserve">: “Raise your hand if you are thirsty.” Everyone did. </w:t>
      </w:r>
      <w:r w:rsidR="00B65EF3">
        <w:rPr>
          <w:rFonts w:ascii="Times New Roman" w:hAnsi="Times New Roman" w:cs="Times New Roman"/>
          <w:color w:val="231F20"/>
          <w:sz w:val="24"/>
          <w:szCs w:val="24"/>
        </w:rPr>
        <w:t>He</w:t>
      </w:r>
      <w:r w:rsidR="00D92448">
        <w:rPr>
          <w:rFonts w:ascii="Times New Roman" w:hAnsi="Times New Roman" w:cs="Times New Roman"/>
          <w:color w:val="231F20"/>
          <w:sz w:val="24"/>
          <w:szCs w:val="24"/>
        </w:rPr>
        <w:t xml:space="preserve"> asked: “How do you </w:t>
      </w:r>
      <w:r w:rsidR="00D92448" w:rsidRPr="00B65EF3">
        <w:rPr>
          <w:rFonts w:ascii="Times New Roman" w:hAnsi="Times New Roman" w:cs="Times New Roman"/>
          <w:i/>
          <w:iCs/>
          <w:color w:val="231F20"/>
          <w:sz w:val="24"/>
          <w:szCs w:val="24"/>
        </w:rPr>
        <w:t>feel</w:t>
      </w:r>
      <w:r w:rsidR="00D92448">
        <w:rPr>
          <w:rFonts w:ascii="Times New Roman" w:hAnsi="Times New Roman" w:cs="Times New Roman"/>
          <w:color w:val="231F20"/>
          <w:sz w:val="24"/>
          <w:szCs w:val="24"/>
        </w:rPr>
        <w:t xml:space="preserve"> when you are thirsty?” Children responded: “My mouth is dry.” </w:t>
      </w:r>
      <w:r w:rsidR="0089415E">
        <w:rPr>
          <w:rFonts w:ascii="Times New Roman" w:hAnsi="Times New Roman" w:cs="Times New Roman"/>
          <w:color w:val="231F20"/>
          <w:sz w:val="24"/>
          <w:szCs w:val="24"/>
        </w:rPr>
        <w:t xml:space="preserve">Or. My swallow hurts.” </w:t>
      </w:r>
      <w:r w:rsidR="00D92448">
        <w:rPr>
          <w:rFonts w:ascii="Times New Roman" w:hAnsi="Times New Roman" w:cs="Times New Roman"/>
          <w:color w:val="231F20"/>
          <w:sz w:val="24"/>
          <w:szCs w:val="24"/>
        </w:rPr>
        <w:t>Or, “I’m panting, like Roger” (the neighborhood dog who visit</w:t>
      </w:r>
      <w:r w:rsidR="0089415E">
        <w:rPr>
          <w:rFonts w:ascii="Times New Roman" w:hAnsi="Times New Roman" w:cs="Times New Roman"/>
          <w:color w:val="231F20"/>
          <w:sz w:val="24"/>
          <w:szCs w:val="24"/>
        </w:rPr>
        <w:t>s</w:t>
      </w:r>
      <w:r w:rsidR="00D92448">
        <w:rPr>
          <w:rFonts w:ascii="Times New Roman" w:hAnsi="Times New Roman" w:cs="Times New Roman"/>
          <w:color w:val="231F20"/>
          <w:sz w:val="24"/>
          <w:szCs w:val="24"/>
        </w:rPr>
        <w:t xml:space="preserve"> the schoolyard). Or, “I’m gonna fall down if I don’t get something to drink!</w:t>
      </w:r>
      <w:r w:rsidR="00DE15D0">
        <w:rPr>
          <w:rFonts w:ascii="Times New Roman" w:hAnsi="Times New Roman" w:cs="Times New Roman"/>
          <w:color w:val="231F20"/>
          <w:sz w:val="24"/>
          <w:szCs w:val="24"/>
        </w:rPr>
        <w:t xml:space="preserve">” Or: “Just gimme </w:t>
      </w:r>
      <w:r w:rsidR="0089415E">
        <w:rPr>
          <w:rFonts w:ascii="Times New Roman" w:hAnsi="Times New Roman" w:cs="Times New Roman"/>
          <w:color w:val="231F20"/>
          <w:sz w:val="24"/>
          <w:szCs w:val="24"/>
        </w:rPr>
        <w:t xml:space="preserve">a </w:t>
      </w:r>
      <w:r w:rsidR="00DE15D0">
        <w:rPr>
          <w:rFonts w:ascii="Times New Roman" w:hAnsi="Times New Roman" w:cs="Times New Roman"/>
          <w:color w:val="231F20"/>
          <w:sz w:val="24"/>
          <w:szCs w:val="24"/>
        </w:rPr>
        <w:t xml:space="preserve">bag </w:t>
      </w:r>
      <w:r w:rsidR="00433757">
        <w:rPr>
          <w:rFonts w:ascii="Times New Roman" w:hAnsi="Times New Roman" w:cs="Times New Roman"/>
          <w:color w:val="231F20"/>
          <w:sz w:val="24"/>
          <w:szCs w:val="24"/>
        </w:rPr>
        <w:t>uh</w:t>
      </w:r>
      <w:r w:rsidR="00DE15D0">
        <w:rPr>
          <w:rFonts w:ascii="Times New Roman" w:hAnsi="Times New Roman" w:cs="Times New Roman"/>
          <w:color w:val="231F20"/>
          <w:sz w:val="24"/>
          <w:szCs w:val="24"/>
        </w:rPr>
        <w:t xml:space="preserve"> ice!” </w:t>
      </w:r>
    </w:p>
    <w:p w14:paraId="1929343D" w14:textId="2CB51641" w:rsidR="00DE15D0" w:rsidRDefault="00DE15D0" w:rsidP="006D0E81">
      <w:pPr>
        <w:ind w:firstLine="720"/>
        <w:rPr>
          <w:rFonts w:ascii="Times New Roman" w:hAnsi="Times New Roman" w:cs="Times New Roman"/>
          <w:color w:val="231F20"/>
          <w:sz w:val="24"/>
          <w:szCs w:val="24"/>
        </w:rPr>
      </w:pPr>
      <w:r>
        <w:rPr>
          <w:rFonts w:ascii="Times New Roman" w:hAnsi="Times New Roman" w:cs="Times New Roman"/>
          <w:color w:val="231F20"/>
          <w:sz w:val="24"/>
          <w:szCs w:val="24"/>
        </w:rPr>
        <w:t xml:space="preserve">At their next full class meeting, they discussed being thirsty and </w:t>
      </w:r>
      <w:r w:rsidR="00B65EF3">
        <w:rPr>
          <w:rFonts w:ascii="Times New Roman" w:hAnsi="Times New Roman" w:cs="Times New Roman"/>
          <w:color w:val="231F20"/>
          <w:sz w:val="24"/>
          <w:szCs w:val="24"/>
        </w:rPr>
        <w:t>asked</w:t>
      </w:r>
      <w:r>
        <w:rPr>
          <w:rFonts w:ascii="Times New Roman" w:hAnsi="Times New Roman" w:cs="Times New Roman"/>
          <w:color w:val="231F20"/>
          <w:sz w:val="24"/>
          <w:szCs w:val="24"/>
        </w:rPr>
        <w:t xml:space="preserve">: Do cats get thirsty? “My Honey,” Marlo’s cat, “he always </w:t>
      </w:r>
      <w:r w:rsidR="00B65EF3">
        <w:rPr>
          <w:rFonts w:ascii="Times New Roman" w:hAnsi="Times New Roman" w:cs="Times New Roman"/>
          <w:color w:val="231F20"/>
          <w:sz w:val="24"/>
          <w:szCs w:val="24"/>
        </w:rPr>
        <w:t>go</w:t>
      </w:r>
      <w:r w:rsidR="00433757">
        <w:rPr>
          <w:rFonts w:ascii="Times New Roman" w:hAnsi="Times New Roman" w:cs="Times New Roman"/>
          <w:color w:val="231F20"/>
          <w:sz w:val="24"/>
          <w:szCs w:val="24"/>
        </w:rPr>
        <w:t>es to his</w:t>
      </w:r>
      <w:r>
        <w:rPr>
          <w:rFonts w:ascii="Times New Roman" w:hAnsi="Times New Roman" w:cs="Times New Roman"/>
          <w:color w:val="231F20"/>
          <w:sz w:val="24"/>
          <w:szCs w:val="24"/>
        </w:rPr>
        <w:t xml:space="preserve"> water bowl.” Many children comment</w:t>
      </w:r>
      <w:r w:rsidR="00B65EF3">
        <w:rPr>
          <w:rFonts w:ascii="Times New Roman" w:hAnsi="Times New Roman" w:cs="Times New Roman"/>
          <w:color w:val="231F20"/>
          <w:sz w:val="24"/>
          <w:szCs w:val="24"/>
        </w:rPr>
        <w:t>ed</w:t>
      </w:r>
      <w:r>
        <w:rPr>
          <w:rFonts w:ascii="Times New Roman" w:hAnsi="Times New Roman" w:cs="Times New Roman"/>
          <w:color w:val="231F20"/>
          <w:sz w:val="24"/>
          <w:szCs w:val="24"/>
        </w:rPr>
        <w:t xml:space="preserve"> on their pets’ water dishes</w:t>
      </w:r>
      <w:r w:rsidR="00B65EF3">
        <w:rPr>
          <w:rFonts w:ascii="Times New Roman" w:hAnsi="Times New Roman" w:cs="Times New Roman"/>
          <w:color w:val="231F20"/>
          <w:sz w:val="24"/>
          <w:szCs w:val="24"/>
        </w:rPr>
        <w:t>, but</w:t>
      </w:r>
      <w:r>
        <w:rPr>
          <w:rFonts w:ascii="Times New Roman" w:hAnsi="Times New Roman" w:cs="Times New Roman"/>
          <w:color w:val="231F20"/>
          <w:sz w:val="24"/>
          <w:szCs w:val="24"/>
        </w:rPr>
        <w:t xml:space="preserve"> were not sure about ants: “Ants are too tiny to drink!” Web searches showed that ants do drink but, in answer to Tim’s question, probably don’t fart. It was dawning on them that all animals drink</w:t>
      </w:r>
      <w:r w:rsidR="00433757">
        <w:rPr>
          <w:rFonts w:ascii="Times New Roman" w:hAnsi="Times New Roman" w:cs="Times New Roman"/>
          <w:color w:val="231F20"/>
          <w:sz w:val="24"/>
          <w:szCs w:val="24"/>
        </w:rPr>
        <w:t xml:space="preserve">. </w:t>
      </w:r>
      <w:r>
        <w:rPr>
          <w:rFonts w:ascii="Times New Roman" w:hAnsi="Times New Roman" w:cs="Times New Roman"/>
          <w:color w:val="231F20"/>
          <w:sz w:val="24"/>
          <w:szCs w:val="24"/>
        </w:rPr>
        <w:t xml:space="preserve">Carl asked, “Do plants get thirsty?” </w:t>
      </w:r>
      <w:r w:rsidR="00B65EF3">
        <w:rPr>
          <w:rFonts w:ascii="Times New Roman" w:hAnsi="Times New Roman" w:cs="Times New Roman"/>
          <w:color w:val="231F20"/>
          <w:sz w:val="24"/>
          <w:szCs w:val="24"/>
        </w:rPr>
        <w:t>They considered:</w:t>
      </w:r>
      <w:r>
        <w:rPr>
          <w:rFonts w:ascii="Times New Roman" w:hAnsi="Times New Roman" w:cs="Times New Roman"/>
          <w:color w:val="231F20"/>
          <w:sz w:val="24"/>
          <w:szCs w:val="24"/>
        </w:rPr>
        <w:t xml:space="preserve"> “They ain’t got no mouth, so how can they drink?” </w:t>
      </w:r>
      <w:r w:rsidR="00C900B3">
        <w:rPr>
          <w:rFonts w:ascii="Times New Roman" w:hAnsi="Times New Roman" w:cs="Times New Roman"/>
          <w:color w:val="231F20"/>
          <w:sz w:val="24"/>
          <w:szCs w:val="24"/>
        </w:rPr>
        <w:t>Much conversation ensued.</w:t>
      </w:r>
    </w:p>
    <w:p w14:paraId="4E4634BF" w14:textId="200D4A73" w:rsidR="00C900B3" w:rsidRDefault="00C900B3" w:rsidP="006D0E81">
      <w:pPr>
        <w:ind w:firstLine="720"/>
        <w:rPr>
          <w:rFonts w:ascii="Times New Roman" w:hAnsi="Times New Roman" w:cs="Times New Roman"/>
          <w:color w:val="231F20"/>
          <w:sz w:val="24"/>
          <w:szCs w:val="24"/>
        </w:rPr>
      </w:pPr>
      <w:r>
        <w:rPr>
          <w:rFonts w:ascii="Times New Roman" w:hAnsi="Times New Roman" w:cs="Times New Roman"/>
          <w:color w:val="231F20"/>
          <w:sz w:val="24"/>
          <w:szCs w:val="24"/>
        </w:rPr>
        <w:t xml:space="preserve">Carl brought </w:t>
      </w:r>
      <w:r w:rsidR="005E6CAA">
        <w:rPr>
          <w:rFonts w:ascii="Times New Roman" w:hAnsi="Times New Roman" w:cs="Times New Roman"/>
          <w:color w:val="231F20"/>
          <w:sz w:val="24"/>
          <w:szCs w:val="24"/>
        </w:rPr>
        <w:t>several</w:t>
      </w:r>
      <w:r>
        <w:rPr>
          <w:rFonts w:ascii="Times New Roman" w:hAnsi="Times New Roman" w:cs="Times New Roman"/>
          <w:color w:val="231F20"/>
          <w:sz w:val="24"/>
          <w:szCs w:val="24"/>
        </w:rPr>
        <w:t xml:space="preserve"> Pothos vine</w:t>
      </w:r>
      <w:r w:rsidR="004D4B10">
        <w:rPr>
          <w:rFonts w:ascii="Times New Roman" w:hAnsi="Times New Roman" w:cs="Times New Roman"/>
          <w:color w:val="231F20"/>
          <w:sz w:val="24"/>
          <w:szCs w:val="24"/>
        </w:rPr>
        <w:t>*</w:t>
      </w:r>
      <w:r>
        <w:rPr>
          <w:rFonts w:ascii="Times New Roman" w:hAnsi="Times New Roman" w:cs="Times New Roman"/>
          <w:color w:val="231F20"/>
          <w:sz w:val="24"/>
          <w:szCs w:val="24"/>
        </w:rPr>
        <w:t xml:space="preserve"> cuttings</w:t>
      </w:r>
      <w:r w:rsidR="00433757">
        <w:rPr>
          <w:rFonts w:ascii="Times New Roman" w:hAnsi="Times New Roman" w:cs="Times New Roman"/>
          <w:color w:val="231F20"/>
          <w:sz w:val="24"/>
          <w:szCs w:val="24"/>
        </w:rPr>
        <w:t>,</w:t>
      </w:r>
      <w:r>
        <w:rPr>
          <w:rFonts w:ascii="Times New Roman" w:hAnsi="Times New Roman" w:cs="Times New Roman"/>
          <w:color w:val="231F20"/>
          <w:sz w:val="24"/>
          <w:szCs w:val="24"/>
        </w:rPr>
        <w:t xml:space="preserve"> 2 glass mayonnaise</w:t>
      </w:r>
      <w:r w:rsidR="00433757">
        <w:rPr>
          <w:rFonts w:ascii="Times New Roman" w:hAnsi="Times New Roman" w:cs="Times New Roman"/>
          <w:color w:val="231F20"/>
          <w:sz w:val="24"/>
          <w:szCs w:val="24"/>
        </w:rPr>
        <w:t>-size</w:t>
      </w:r>
      <w:r>
        <w:rPr>
          <w:rFonts w:ascii="Times New Roman" w:hAnsi="Times New Roman" w:cs="Times New Roman"/>
          <w:color w:val="231F20"/>
          <w:sz w:val="24"/>
          <w:szCs w:val="24"/>
        </w:rPr>
        <w:t xml:space="preserve"> jars</w:t>
      </w:r>
      <w:r w:rsidR="00433757">
        <w:rPr>
          <w:rFonts w:ascii="Times New Roman" w:hAnsi="Times New Roman" w:cs="Times New Roman"/>
          <w:color w:val="231F20"/>
          <w:sz w:val="24"/>
          <w:szCs w:val="24"/>
        </w:rPr>
        <w:t xml:space="preserve">, and </w:t>
      </w:r>
      <w:r w:rsidR="008A1BE2">
        <w:rPr>
          <w:rFonts w:ascii="Times New Roman" w:hAnsi="Times New Roman" w:cs="Times New Roman"/>
          <w:color w:val="231F20"/>
          <w:sz w:val="24"/>
          <w:szCs w:val="24"/>
        </w:rPr>
        <w:t>announced</w:t>
      </w:r>
      <w:r>
        <w:rPr>
          <w:rFonts w:ascii="Times New Roman" w:hAnsi="Times New Roman" w:cs="Times New Roman"/>
          <w:color w:val="231F20"/>
          <w:sz w:val="24"/>
          <w:szCs w:val="24"/>
        </w:rPr>
        <w:t xml:space="preserve">: “Let’s do an experiment.” Together they put </w:t>
      </w:r>
      <w:r w:rsidR="005E6CAA">
        <w:rPr>
          <w:rFonts w:ascii="Times New Roman" w:hAnsi="Times New Roman" w:cs="Times New Roman"/>
          <w:color w:val="231F20"/>
          <w:sz w:val="24"/>
          <w:szCs w:val="24"/>
        </w:rPr>
        <w:t>some cuttings</w:t>
      </w:r>
      <w:r>
        <w:rPr>
          <w:rFonts w:ascii="Times New Roman" w:hAnsi="Times New Roman" w:cs="Times New Roman"/>
          <w:color w:val="231F20"/>
          <w:sz w:val="24"/>
          <w:szCs w:val="24"/>
        </w:rPr>
        <w:t xml:space="preserve"> in a jar </w:t>
      </w:r>
      <w:r>
        <w:rPr>
          <w:rFonts w:ascii="Times New Roman" w:hAnsi="Times New Roman" w:cs="Times New Roman"/>
          <w:i/>
          <w:iCs/>
          <w:color w:val="231F20"/>
          <w:sz w:val="24"/>
          <w:szCs w:val="24"/>
        </w:rPr>
        <w:t xml:space="preserve">with </w:t>
      </w:r>
      <w:r>
        <w:rPr>
          <w:rFonts w:ascii="Times New Roman" w:hAnsi="Times New Roman" w:cs="Times New Roman"/>
          <w:color w:val="231F20"/>
          <w:sz w:val="24"/>
          <w:szCs w:val="24"/>
        </w:rPr>
        <w:t>water and other</w:t>
      </w:r>
      <w:r w:rsidR="005E6CAA">
        <w:rPr>
          <w:rFonts w:ascii="Times New Roman" w:hAnsi="Times New Roman" w:cs="Times New Roman"/>
          <w:color w:val="231F20"/>
          <w:sz w:val="24"/>
          <w:szCs w:val="24"/>
        </w:rPr>
        <w:t>s</w:t>
      </w:r>
      <w:r>
        <w:rPr>
          <w:rFonts w:ascii="Times New Roman" w:hAnsi="Times New Roman" w:cs="Times New Roman"/>
          <w:color w:val="231F20"/>
          <w:sz w:val="24"/>
          <w:szCs w:val="24"/>
        </w:rPr>
        <w:t xml:space="preserve"> in a jar </w:t>
      </w:r>
      <w:r w:rsidRPr="00C900B3">
        <w:rPr>
          <w:rFonts w:ascii="Times New Roman" w:hAnsi="Times New Roman" w:cs="Times New Roman"/>
          <w:i/>
          <w:iCs/>
          <w:color w:val="231F20"/>
          <w:sz w:val="24"/>
          <w:szCs w:val="24"/>
        </w:rPr>
        <w:t>without</w:t>
      </w:r>
      <w:r>
        <w:rPr>
          <w:rFonts w:ascii="Times New Roman" w:hAnsi="Times New Roman" w:cs="Times New Roman"/>
          <w:i/>
          <w:iCs/>
          <w:color w:val="231F20"/>
          <w:sz w:val="24"/>
          <w:szCs w:val="24"/>
        </w:rPr>
        <w:t xml:space="preserve"> </w:t>
      </w:r>
      <w:r>
        <w:rPr>
          <w:rFonts w:ascii="Times New Roman" w:hAnsi="Times New Roman" w:cs="Times New Roman"/>
          <w:color w:val="231F20"/>
          <w:sz w:val="24"/>
          <w:szCs w:val="24"/>
        </w:rPr>
        <w:t xml:space="preserve">water. </w:t>
      </w:r>
      <w:r w:rsidR="00B65EF3">
        <w:rPr>
          <w:rFonts w:ascii="Times New Roman" w:hAnsi="Times New Roman" w:cs="Times New Roman"/>
          <w:color w:val="231F20"/>
          <w:sz w:val="24"/>
          <w:szCs w:val="24"/>
        </w:rPr>
        <w:t>I</w:t>
      </w:r>
      <w:r>
        <w:rPr>
          <w:rFonts w:ascii="Times New Roman" w:hAnsi="Times New Roman" w:cs="Times New Roman"/>
          <w:color w:val="231F20"/>
          <w:sz w:val="24"/>
          <w:szCs w:val="24"/>
        </w:rPr>
        <w:t>n front of the children</w:t>
      </w:r>
      <w:r w:rsidR="00B65EF3">
        <w:rPr>
          <w:rFonts w:ascii="Times New Roman" w:hAnsi="Times New Roman" w:cs="Times New Roman"/>
          <w:color w:val="231F20"/>
          <w:sz w:val="24"/>
          <w:szCs w:val="24"/>
        </w:rPr>
        <w:t xml:space="preserve">, </w:t>
      </w:r>
      <w:r>
        <w:rPr>
          <w:rFonts w:ascii="Times New Roman" w:hAnsi="Times New Roman" w:cs="Times New Roman"/>
          <w:color w:val="231F20"/>
          <w:sz w:val="24"/>
          <w:szCs w:val="24"/>
        </w:rPr>
        <w:t>Carl ma</w:t>
      </w:r>
      <w:r w:rsidR="00B65EF3">
        <w:rPr>
          <w:rFonts w:ascii="Times New Roman" w:hAnsi="Times New Roman" w:cs="Times New Roman"/>
          <w:color w:val="231F20"/>
          <w:sz w:val="24"/>
          <w:szCs w:val="24"/>
        </w:rPr>
        <w:t>de</w:t>
      </w:r>
      <w:r>
        <w:rPr>
          <w:rFonts w:ascii="Times New Roman" w:hAnsi="Times New Roman" w:cs="Times New Roman"/>
          <w:color w:val="231F20"/>
          <w:sz w:val="24"/>
          <w:szCs w:val="24"/>
        </w:rPr>
        <w:t xml:space="preserve"> a </w:t>
      </w:r>
      <w:r w:rsidR="00B65EF3">
        <w:rPr>
          <w:rFonts w:ascii="Times New Roman" w:hAnsi="Times New Roman" w:cs="Times New Roman"/>
          <w:color w:val="231F20"/>
          <w:sz w:val="24"/>
          <w:szCs w:val="24"/>
        </w:rPr>
        <w:t xml:space="preserve">large </w:t>
      </w:r>
      <w:r>
        <w:rPr>
          <w:rFonts w:ascii="Times New Roman" w:hAnsi="Times New Roman" w:cs="Times New Roman"/>
          <w:color w:val="231F20"/>
          <w:sz w:val="24"/>
          <w:szCs w:val="24"/>
        </w:rPr>
        <w:t xml:space="preserve">chart: The heading on one side read “Days With Water” and on the other side “Days With NO Water.” Every day, they </w:t>
      </w:r>
      <w:r w:rsidR="005E6CAA">
        <w:rPr>
          <w:rFonts w:ascii="Times New Roman" w:hAnsi="Times New Roman" w:cs="Times New Roman"/>
          <w:color w:val="231F20"/>
          <w:sz w:val="24"/>
          <w:szCs w:val="24"/>
        </w:rPr>
        <w:t xml:space="preserve">examined the jars and </w:t>
      </w:r>
      <w:r>
        <w:rPr>
          <w:rFonts w:ascii="Times New Roman" w:hAnsi="Times New Roman" w:cs="Times New Roman"/>
          <w:color w:val="231F20"/>
          <w:sz w:val="24"/>
          <w:szCs w:val="24"/>
        </w:rPr>
        <w:t xml:space="preserve">made a line to mark time. </w:t>
      </w:r>
      <w:r w:rsidR="005E6CAA">
        <w:rPr>
          <w:rFonts w:ascii="Times New Roman" w:hAnsi="Times New Roman" w:cs="Times New Roman"/>
          <w:color w:val="231F20"/>
          <w:sz w:val="24"/>
          <w:szCs w:val="24"/>
        </w:rPr>
        <w:t>After about 3 weeks, the one with no water was dying and the other had many beginning roots!</w:t>
      </w:r>
    </w:p>
    <w:p w14:paraId="38EDEC61" w14:textId="6A61575D" w:rsidR="004D4B10" w:rsidRPr="004D4B10" w:rsidRDefault="004D4B10" w:rsidP="004D4B10">
      <w:pPr>
        <w:rPr>
          <w:rFonts w:ascii="Times New Roman" w:hAnsi="Times New Roman" w:cs="Times New Roman"/>
          <w:color w:val="231F20"/>
          <w:sz w:val="20"/>
          <w:szCs w:val="20"/>
        </w:rPr>
      </w:pPr>
      <w:r>
        <w:rPr>
          <w:rFonts w:ascii="Times New Roman" w:hAnsi="Times New Roman" w:cs="Times New Roman"/>
          <w:color w:val="231F20"/>
          <w:sz w:val="20"/>
          <w:szCs w:val="20"/>
        </w:rPr>
        <w:t>*</w:t>
      </w:r>
      <w:r w:rsidRPr="004D4B10">
        <w:rPr>
          <w:rFonts w:ascii="Times New Roman" w:hAnsi="Times New Roman" w:cs="Times New Roman"/>
          <w:color w:val="231F20"/>
          <w:sz w:val="20"/>
          <w:szCs w:val="20"/>
        </w:rPr>
        <w:t>Pothos vine is common and grows readily in water or earth.</w:t>
      </w:r>
    </w:p>
    <w:p w14:paraId="63A3EFBD" w14:textId="22DC9F3A" w:rsidR="00AD6E9D" w:rsidRDefault="005E6CAA" w:rsidP="006D0E81">
      <w:pPr>
        <w:ind w:firstLine="720"/>
        <w:rPr>
          <w:rFonts w:ascii="Times New Roman" w:hAnsi="Times New Roman" w:cs="Times New Roman"/>
          <w:color w:val="231F20"/>
          <w:sz w:val="24"/>
          <w:szCs w:val="24"/>
        </w:rPr>
      </w:pPr>
      <w:r>
        <w:rPr>
          <w:rFonts w:ascii="Times New Roman" w:hAnsi="Times New Roman" w:cs="Times New Roman"/>
          <w:color w:val="231F20"/>
          <w:sz w:val="24"/>
          <w:szCs w:val="24"/>
        </w:rPr>
        <w:t xml:space="preserve">Carl asked, “What do you think will happen if we plant the healthy cuttings in soil? Much discussion! </w:t>
      </w:r>
      <w:r w:rsidR="00B65EF3">
        <w:rPr>
          <w:rFonts w:ascii="Times New Roman" w:hAnsi="Times New Roman" w:cs="Times New Roman"/>
          <w:color w:val="231F20"/>
          <w:sz w:val="24"/>
          <w:szCs w:val="24"/>
        </w:rPr>
        <w:t>T</w:t>
      </w:r>
      <w:r>
        <w:rPr>
          <w:rFonts w:ascii="Times New Roman" w:hAnsi="Times New Roman" w:cs="Times New Roman"/>
          <w:color w:val="231F20"/>
          <w:sz w:val="24"/>
          <w:szCs w:val="24"/>
        </w:rPr>
        <w:t>hey made 3 mixtures, one of clay, sand, and potting soil, one of just clay, and one of just sand and guessed what would happen to each. Carl made another chart, this one not just marking time but for observations. The children now understood that plants need water, so watered all pots: “Not too much,” Carl cautioned, and showed them how to touch to test the wetness</w:t>
      </w:r>
      <w:r w:rsidR="00AD6E9D">
        <w:rPr>
          <w:rFonts w:ascii="Times New Roman" w:hAnsi="Times New Roman" w:cs="Times New Roman"/>
          <w:color w:val="231F20"/>
          <w:sz w:val="24"/>
          <w:szCs w:val="24"/>
        </w:rPr>
        <w:t>. They would learn that the kind of soil is as important to a plant as having water!</w:t>
      </w:r>
    </w:p>
    <w:p w14:paraId="2772AC70" w14:textId="092C9161" w:rsidR="005E6CAA" w:rsidRDefault="00AD6E9D" w:rsidP="006D0E81">
      <w:pPr>
        <w:ind w:firstLine="720"/>
        <w:rPr>
          <w:rFonts w:ascii="Times New Roman" w:hAnsi="Times New Roman" w:cs="Times New Roman"/>
          <w:color w:val="231F20"/>
          <w:sz w:val="24"/>
          <w:szCs w:val="24"/>
        </w:rPr>
      </w:pPr>
      <w:r>
        <w:rPr>
          <w:rFonts w:ascii="Times New Roman" w:hAnsi="Times New Roman" w:cs="Times New Roman"/>
          <w:color w:val="231F20"/>
          <w:sz w:val="24"/>
          <w:szCs w:val="24"/>
        </w:rPr>
        <w:t>Agnes’ 5 and 6-year-olds were learning about soil</w:t>
      </w:r>
      <w:r w:rsidR="00B65EF3">
        <w:rPr>
          <w:rFonts w:ascii="Times New Roman" w:hAnsi="Times New Roman" w:cs="Times New Roman"/>
          <w:color w:val="231F20"/>
          <w:sz w:val="24"/>
          <w:szCs w:val="24"/>
        </w:rPr>
        <w:t>. Four children</w:t>
      </w:r>
      <w:r>
        <w:rPr>
          <w:rFonts w:ascii="Times New Roman" w:hAnsi="Times New Roman" w:cs="Times New Roman"/>
          <w:color w:val="231F20"/>
          <w:sz w:val="24"/>
          <w:szCs w:val="24"/>
        </w:rPr>
        <w:t xml:space="preserve"> brought 3 of their plants to show Carl’s class: The plant in one pot thrived, in a second pot drooped, and in a third was almost dead! </w:t>
      </w:r>
      <w:r w:rsidR="00B65EF3">
        <w:rPr>
          <w:rFonts w:ascii="Times New Roman" w:hAnsi="Times New Roman" w:cs="Times New Roman"/>
          <w:color w:val="231F20"/>
          <w:sz w:val="24"/>
          <w:szCs w:val="24"/>
        </w:rPr>
        <w:t>Charlie, a 6-year-old</w:t>
      </w:r>
      <w:r w:rsidR="004D4B10">
        <w:rPr>
          <w:rFonts w:ascii="Times New Roman" w:hAnsi="Times New Roman" w:cs="Times New Roman"/>
          <w:color w:val="231F20"/>
          <w:sz w:val="24"/>
          <w:szCs w:val="24"/>
        </w:rPr>
        <w:t xml:space="preserve">, took charge: </w:t>
      </w:r>
      <w:r w:rsidR="004D4B10">
        <w:rPr>
          <w:rFonts w:ascii="Times New Roman" w:hAnsi="Times New Roman" w:cs="Times New Roman"/>
          <w:color w:val="231F20"/>
          <w:sz w:val="24"/>
          <w:szCs w:val="24"/>
        </w:rPr>
        <w:t xml:space="preserve">“Soil is </w:t>
      </w:r>
      <w:r w:rsidR="004D4B10">
        <w:rPr>
          <w:rFonts w:ascii="Times New Roman" w:hAnsi="Times New Roman" w:cs="Times New Roman"/>
          <w:i/>
          <w:iCs/>
          <w:color w:val="231F20"/>
          <w:sz w:val="24"/>
          <w:szCs w:val="24"/>
        </w:rPr>
        <w:t xml:space="preserve">really </w:t>
      </w:r>
      <w:r w:rsidR="004D4B10">
        <w:rPr>
          <w:rFonts w:ascii="Times New Roman" w:hAnsi="Times New Roman" w:cs="Times New Roman"/>
          <w:color w:val="231F20"/>
          <w:sz w:val="24"/>
          <w:szCs w:val="24"/>
        </w:rPr>
        <w:t>important!”</w:t>
      </w:r>
      <w:r w:rsidR="00B65EF3">
        <w:rPr>
          <w:rFonts w:ascii="Times New Roman" w:hAnsi="Times New Roman" w:cs="Times New Roman"/>
          <w:color w:val="231F20"/>
          <w:sz w:val="24"/>
          <w:szCs w:val="24"/>
        </w:rPr>
        <w:t xml:space="preserve"> Maddy added:</w:t>
      </w:r>
      <w:r>
        <w:rPr>
          <w:rFonts w:ascii="Times New Roman" w:hAnsi="Times New Roman" w:cs="Times New Roman"/>
          <w:color w:val="231F20"/>
          <w:sz w:val="24"/>
          <w:szCs w:val="24"/>
        </w:rPr>
        <w:t xml:space="preserve"> “It’s like eating only candy or eating veg’tbls!” </w:t>
      </w:r>
      <w:r w:rsidR="00B65EF3">
        <w:rPr>
          <w:rFonts w:ascii="Times New Roman" w:hAnsi="Times New Roman" w:cs="Times New Roman"/>
          <w:color w:val="231F20"/>
          <w:sz w:val="24"/>
          <w:szCs w:val="24"/>
        </w:rPr>
        <w:t xml:space="preserve">Goldie chimed in: </w:t>
      </w:r>
      <w:r>
        <w:rPr>
          <w:rFonts w:ascii="Times New Roman" w:hAnsi="Times New Roman" w:cs="Times New Roman"/>
          <w:color w:val="231F20"/>
          <w:sz w:val="24"/>
          <w:szCs w:val="24"/>
        </w:rPr>
        <w:t xml:space="preserve">“And a mixture of good foods!” </w:t>
      </w:r>
      <w:r w:rsidR="00B65EF3">
        <w:rPr>
          <w:rFonts w:ascii="Times New Roman" w:hAnsi="Times New Roman" w:cs="Times New Roman"/>
          <w:color w:val="231F20"/>
          <w:sz w:val="24"/>
          <w:szCs w:val="24"/>
        </w:rPr>
        <w:t xml:space="preserve">A chorus of voices: </w:t>
      </w:r>
      <w:r>
        <w:rPr>
          <w:rFonts w:ascii="Times New Roman" w:hAnsi="Times New Roman" w:cs="Times New Roman"/>
          <w:color w:val="231F20"/>
          <w:sz w:val="24"/>
          <w:szCs w:val="24"/>
        </w:rPr>
        <w:t>“And healthy foods!” The older children were beginning to understand: GIGO: garbage in/garbage out! As Joe put it: “You’re only as strong as your food, and plants will die with no good food.” Tanya</w:t>
      </w:r>
      <w:r w:rsidR="00B65EF3">
        <w:rPr>
          <w:rFonts w:ascii="Times New Roman" w:hAnsi="Times New Roman" w:cs="Times New Roman"/>
          <w:color w:val="231F20"/>
          <w:sz w:val="24"/>
          <w:szCs w:val="24"/>
        </w:rPr>
        <w:t xml:space="preserve"> added</w:t>
      </w:r>
      <w:r>
        <w:rPr>
          <w:rFonts w:ascii="Times New Roman" w:hAnsi="Times New Roman" w:cs="Times New Roman"/>
          <w:color w:val="231F20"/>
          <w:sz w:val="24"/>
          <w:szCs w:val="24"/>
        </w:rPr>
        <w:t xml:space="preserve">: “Yeah! And the </w:t>
      </w:r>
      <w:r w:rsidR="004D4B10">
        <w:rPr>
          <w:rFonts w:ascii="Times New Roman" w:hAnsi="Times New Roman" w:cs="Times New Roman"/>
          <w:color w:val="231F20"/>
          <w:sz w:val="24"/>
          <w:szCs w:val="24"/>
        </w:rPr>
        <w:t xml:space="preserve">plants’ food is in the </w:t>
      </w:r>
      <w:r w:rsidRPr="00B652F7">
        <w:rPr>
          <w:rFonts w:ascii="Times New Roman" w:hAnsi="Times New Roman" w:cs="Times New Roman"/>
          <w:i/>
          <w:iCs/>
          <w:color w:val="231F20"/>
          <w:sz w:val="24"/>
          <w:szCs w:val="24"/>
        </w:rPr>
        <w:t>soil</w:t>
      </w:r>
      <w:r>
        <w:rPr>
          <w:rFonts w:ascii="Times New Roman" w:hAnsi="Times New Roman" w:cs="Times New Roman"/>
          <w:color w:val="231F20"/>
          <w:sz w:val="24"/>
          <w:szCs w:val="24"/>
        </w:rPr>
        <w:t>!”</w:t>
      </w:r>
      <w:r w:rsidR="00B65EF3">
        <w:rPr>
          <w:rFonts w:ascii="Times New Roman" w:hAnsi="Times New Roman" w:cs="Times New Roman"/>
          <w:color w:val="231F20"/>
          <w:sz w:val="24"/>
          <w:szCs w:val="24"/>
        </w:rPr>
        <w:t xml:space="preserve"> </w:t>
      </w:r>
      <w:r w:rsidR="00B652F7">
        <w:rPr>
          <w:rFonts w:ascii="Times New Roman" w:hAnsi="Times New Roman" w:cs="Times New Roman"/>
          <w:color w:val="231F20"/>
          <w:sz w:val="24"/>
          <w:szCs w:val="24"/>
        </w:rPr>
        <w:t xml:space="preserve">Benito: “So the soil better be GOOD!” </w:t>
      </w:r>
      <w:r w:rsidR="00B65EF3">
        <w:rPr>
          <w:rFonts w:ascii="Times New Roman" w:hAnsi="Times New Roman" w:cs="Times New Roman"/>
          <w:color w:val="231F20"/>
          <w:sz w:val="24"/>
          <w:szCs w:val="24"/>
        </w:rPr>
        <w:t>[END VIGNETTE</w:t>
      </w:r>
      <w:r w:rsidR="004D4B10">
        <w:rPr>
          <w:rFonts w:ascii="Times New Roman" w:hAnsi="Times New Roman" w:cs="Times New Roman"/>
          <w:color w:val="231F20"/>
          <w:sz w:val="24"/>
          <w:szCs w:val="24"/>
        </w:rPr>
        <w:t>]</w:t>
      </w:r>
    </w:p>
    <w:p w14:paraId="47263C5A" w14:textId="20E6296E" w:rsidR="00186541" w:rsidRDefault="00186541" w:rsidP="00186541">
      <w:pPr>
        <w:rPr>
          <w:rFonts w:ascii="Times New Roman" w:hAnsi="Times New Roman" w:cs="Times New Roman"/>
          <w:color w:val="231F20"/>
          <w:sz w:val="24"/>
          <w:szCs w:val="24"/>
        </w:rPr>
      </w:pPr>
    </w:p>
    <w:p w14:paraId="38D0278B" w14:textId="747A93D8" w:rsidR="00186541" w:rsidRPr="00186541" w:rsidRDefault="00186541" w:rsidP="00186541">
      <w:pPr>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The Science of Soil</w:t>
      </w:r>
    </w:p>
    <w:p w14:paraId="50C7784A" w14:textId="0F5E7FE2" w:rsidR="00B65EF3" w:rsidRDefault="00B65EF3" w:rsidP="00B65EF3">
      <w:pPr>
        <w:rPr>
          <w:rFonts w:ascii="Times New Roman" w:hAnsi="Times New Roman" w:cs="Times New Roman"/>
          <w:color w:val="231F20"/>
          <w:sz w:val="24"/>
          <w:szCs w:val="24"/>
        </w:rPr>
      </w:pPr>
    </w:p>
    <w:p w14:paraId="375CC224" w14:textId="5E53FFF7" w:rsidR="00B65EF3" w:rsidRDefault="00142AE4" w:rsidP="00142AE4">
      <w:pPr>
        <w:rPr>
          <w:rFonts w:ascii="Times New Roman" w:hAnsi="Times New Roman" w:cs="Times New Roman"/>
          <w:color w:val="231F20"/>
          <w:sz w:val="24"/>
          <w:szCs w:val="24"/>
        </w:rPr>
      </w:pPr>
      <w:r>
        <w:rPr>
          <w:rFonts w:ascii="Times New Roman" w:hAnsi="Times New Roman" w:cs="Times New Roman"/>
          <w:color w:val="231F20"/>
          <w:sz w:val="24"/>
          <w:szCs w:val="24"/>
        </w:rPr>
        <w:tab/>
      </w:r>
      <w:r w:rsidR="00B65EF3">
        <w:rPr>
          <w:rFonts w:ascii="Times New Roman" w:hAnsi="Times New Roman" w:cs="Times New Roman"/>
          <w:color w:val="231F20"/>
          <w:sz w:val="24"/>
          <w:szCs w:val="24"/>
        </w:rPr>
        <w:t>Understanding soil is a major science</w:t>
      </w:r>
      <w:r>
        <w:rPr>
          <w:rFonts w:ascii="Times New Roman" w:hAnsi="Times New Roman" w:cs="Times New Roman"/>
          <w:color w:val="231F20"/>
          <w:sz w:val="24"/>
          <w:szCs w:val="24"/>
        </w:rPr>
        <w:t xml:space="preserve"> practiced by</w:t>
      </w:r>
      <w:r w:rsidR="00B65EF3">
        <w:rPr>
          <w:rFonts w:ascii="Times New Roman" w:hAnsi="Times New Roman" w:cs="Times New Roman"/>
          <w:color w:val="231F20"/>
          <w:sz w:val="24"/>
          <w:szCs w:val="24"/>
        </w:rPr>
        <w:t xml:space="preserve"> </w:t>
      </w:r>
      <w:r w:rsidR="007026E2">
        <w:rPr>
          <w:rFonts w:ascii="Times New Roman" w:hAnsi="Times New Roman" w:cs="Times New Roman"/>
          <w:color w:val="231F20"/>
          <w:sz w:val="24"/>
          <w:szCs w:val="24"/>
        </w:rPr>
        <w:t>Pedologists who use biology, chemistry, and physics to study all aspects of soil. They have classified soil in 12 basic types  and have learned</w:t>
      </w:r>
      <w:r>
        <w:rPr>
          <w:rFonts w:ascii="Times New Roman" w:hAnsi="Times New Roman" w:cs="Times New Roman"/>
          <w:color w:val="231F20"/>
          <w:sz w:val="24"/>
          <w:szCs w:val="24"/>
        </w:rPr>
        <w:t xml:space="preserve"> </w:t>
      </w:r>
      <w:r w:rsidR="007026E2">
        <w:rPr>
          <w:rFonts w:ascii="Times New Roman" w:hAnsi="Times New Roman" w:cs="Times New Roman"/>
          <w:color w:val="231F20"/>
          <w:sz w:val="24"/>
          <w:szCs w:val="24"/>
        </w:rPr>
        <w:t xml:space="preserve">worldwide </w:t>
      </w:r>
      <w:r w:rsidR="00B652F7">
        <w:rPr>
          <w:rFonts w:ascii="Times New Roman" w:hAnsi="Times New Roman" w:cs="Times New Roman"/>
          <w:color w:val="231F20"/>
          <w:sz w:val="24"/>
          <w:szCs w:val="24"/>
        </w:rPr>
        <w:t>wh</w:t>
      </w:r>
      <w:r w:rsidR="00186541">
        <w:rPr>
          <w:rFonts w:ascii="Times New Roman" w:hAnsi="Times New Roman" w:cs="Times New Roman"/>
          <w:color w:val="231F20"/>
          <w:sz w:val="24"/>
          <w:szCs w:val="24"/>
        </w:rPr>
        <w:t>ere each</w:t>
      </w:r>
      <w:r w:rsidR="00B652F7">
        <w:rPr>
          <w:rFonts w:ascii="Times New Roman" w:hAnsi="Times New Roman" w:cs="Times New Roman"/>
          <w:color w:val="231F20"/>
          <w:sz w:val="24"/>
          <w:szCs w:val="24"/>
        </w:rPr>
        <w:t xml:space="preserve"> type of soil </w:t>
      </w:r>
      <w:r w:rsidR="00186541">
        <w:rPr>
          <w:rFonts w:ascii="Times New Roman" w:hAnsi="Times New Roman" w:cs="Times New Roman"/>
          <w:color w:val="231F20"/>
          <w:sz w:val="24"/>
          <w:szCs w:val="24"/>
        </w:rPr>
        <w:t>is</w:t>
      </w:r>
      <w:r w:rsidR="007026E2">
        <w:rPr>
          <w:rFonts w:ascii="Times New Roman" w:hAnsi="Times New Roman" w:cs="Times New Roman"/>
          <w:color w:val="231F20"/>
          <w:sz w:val="24"/>
          <w:szCs w:val="24"/>
        </w:rPr>
        <w:t xml:space="preserve">. </w:t>
      </w:r>
      <w:r w:rsidR="00186541">
        <w:rPr>
          <w:rFonts w:ascii="Times New Roman" w:hAnsi="Times New Roman" w:cs="Times New Roman"/>
          <w:color w:val="231F20"/>
          <w:sz w:val="24"/>
          <w:szCs w:val="24"/>
        </w:rPr>
        <w:t xml:space="preserve">Follow the </w:t>
      </w:r>
      <w:r w:rsidR="00B652F7">
        <w:rPr>
          <w:rFonts w:ascii="Times New Roman" w:hAnsi="Times New Roman" w:cs="Times New Roman"/>
          <w:color w:val="231F20"/>
          <w:sz w:val="24"/>
          <w:szCs w:val="24"/>
        </w:rPr>
        <w:t xml:space="preserve">link in Try This 22.X  </w:t>
      </w:r>
      <w:r w:rsidR="00186541">
        <w:rPr>
          <w:rFonts w:ascii="Times New Roman" w:hAnsi="Times New Roman" w:cs="Times New Roman"/>
          <w:color w:val="231F20"/>
          <w:sz w:val="24"/>
          <w:szCs w:val="24"/>
        </w:rPr>
        <w:t xml:space="preserve">to </w:t>
      </w:r>
      <w:r w:rsidR="00B652F7">
        <w:rPr>
          <w:rFonts w:ascii="Times New Roman" w:hAnsi="Times New Roman" w:cs="Times New Roman"/>
          <w:color w:val="231F20"/>
          <w:sz w:val="24"/>
          <w:szCs w:val="24"/>
        </w:rPr>
        <w:t xml:space="preserve">a colorful chart on </w:t>
      </w:r>
      <w:r w:rsidR="00186541">
        <w:rPr>
          <w:rFonts w:ascii="Times New Roman" w:hAnsi="Times New Roman" w:cs="Times New Roman"/>
          <w:color w:val="231F20"/>
          <w:sz w:val="24"/>
          <w:szCs w:val="24"/>
        </w:rPr>
        <w:t xml:space="preserve">types of </w:t>
      </w:r>
      <w:r w:rsidR="00B652F7">
        <w:rPr>
          <w:rFonts w:ascii="Times New Roman" w:hAnsi="Times New Roman" w:cs="Times New Roman"/>
          <w:color w:val="231F20"/>
          <w:sz w:val="24"/>
          <w:szCs w:val="24"/>
        </w:rPr>
        <w:t>soil</w:t>
      </w:r>
      <w:r w:rsidR="00B652F7">
        <w:rPr>
          <w:rFonts w:ascii="Times New Roman" w:hAnsi="Times New Roman" w:cs="Times New Roman"/>
          <w:color w:val="231F20"/>
          <w:sz w:val="24"/>
          <w:szCs w:val="24"/>
        </w:rPr>
        <w:t>.</w:t>
      </w:r>
      <w:r w:rsidR="00186541">
        <w:rPr>
          <w:rFonts w:ascii="Times New Roman" w:hAnsi="Times New Roman" w:cs="Times New Roman"/>
          <w:color w:val="231F20"/>
          <w:sz w:val="24"/>
          <w:szCs w:val="24"/>
        </w:rPr>
        <w:t xml:space="preserve"> </w:t>
      </w:r>
      <w:r w:rsidR="007026E2">
        <w:rPr>
          <w:rFonts w:ascii="Times New Roman" w:hAnsi="Times New Roman" w:cs="Times New Roman"/>
          <w:color w:val="231F20"/>
          <w:sz w:val="24"/>
          <w:szCs w:val="24"/>
        </w:rPr>
        <w:t>The map in Figure 22.X shows the types of soil across the United States in colors that match the chart</w:t>
      </w:r>
      <w:r>
        <w:rPr>
          <w:rFonts w:ascii="Times New Roman" w:hAnsi="Times New Roman" w:cs="Times New Roman"/>
          <w:color w:val="231F20"/>
          <w:sz w:val="24"/>
          <w:szCs w:val="24"/>
        </w:rPr>
        <w:t>, linked in Try This</w:t>
      </w:r>
      <w:r w:rsidR="007026E2">
        <w:rPr>
          <w:rFonts w:ascii="Times New Roman" w:hAnsi="Times New Roman" w:cs="Times New Roman"/>
          <w:color w:val="231F20"/>
          <w:sz w:val="24"/>
          <w:szCs w:val="24"/>
        </w:rPr>
        <w:t xml:space="preserve">. 22.X. You can take advantage of young children’s </w:t>
      </w:r>
      <w:r>
        <w:rPr>
          <w:rFonts w:ascii="Times New Roman" w:hAnsi="Times New Roman" w:cs="Times New Roman"/>
          <w:color w:val="231F20"/>
          <w:sz w:val="24"/>
          <w:szCs w:val="24"/>
        </w:rPr>
        <w:t>delight</w:t>
      </w:r>
      <w:r w:rsidR="007026E2">
        <w:rPr>
          <w:rFonts w:ascii="Times New Roman" w:hAnsi="Times New Roman" w:cs="Times New Roman"/>
          <w:color w:val="231F20"/>
          <w:sz w:val="24"/>
          <w:szCs w:val="24"/>
        </w:rPr>
        <w:t xml:space="preserve"> in hand</w:t>
      </w:r>
      <w:r>
        <w:rPr>
          <w:rFonts w:ascii="Times New Roman" w:hAnsi="Times New Roman" w:cs="Times New Roman"/>
          <w:color w:val="231F20"/>
          <w:sz w:val="24"/>
          <w:szCs w:val="24"/>
        </w:rPr>
        <w:t>ling</w:t>
      </w:r>
      <w:r w:rsidR="007026E2">
        <w:rPr>
          <w:rFonts w:ascii="Times New Roman" w:hAnsi="Times New Roman" w:cs="Times New Roman"/>
          <w:color w:val="231F20"/>
          <w:sz w:val="24"/>
          <w:szCs w:val="24"/>
        </w:rPr>
        <w:t xml:space="preserve"> sand and dirt to learn about the impact that soil</w:t>
      </w:r>
      <w:r>
        <w:rPr>
          <w:rFonts w:ascii="Times New Roman" w:hAnsi="Times New Roman" w:cs="Times New Roman"/>
          <w:color w:val="231F20"/>
          <w:sz w:val="24"/>
          <w:szCs w:val="24"/>
        </w:rPr>
        <w:t xml:space="preserve"> types</w:t>
      </w:r>
      <w:r w:rsidR="007026E2">
        <w:rPr>
          <w:rFonts w:ascii="Times New Roman" w:hAnsi="Times New Roman" w:cs="Times New Roman"/>
          <w:color w:val="231F20"/>
          <w:sz w:val="24"/>
          <w:szCs w:val="24"/>
        </w:rPr>
        <w:t xml:space="preserve"> </w:t>
      </w:r>
      <w:r w:rsidR="00EA403A">
        <w:rPr>
          <w:rFonts w:ascii="Times New Roman" w:hAnsi="Times New Roman" w:cs="Times New Roman"/>
          <w:color w:val="231F20"/>
          <w:sz w:val="24"/>
          <w:szCs w:val="24"/>
        </w:rPr>
        <w:t>determine whether</w:t>
      </w:r>
      <w:r w:rsidR="007026E2">
        <w:rPr>
          <w:rFonts w:ascii="Times New Roman" w:hAnsi="Times New Roman" w:cs="Times New Roman"/>
          <w:color w:val="231F20"/>
          <w:sz w:val="24"/>
          <w:szCs w:val="24"/>
        </w:rPr>
        <w:t xml:space="preserve"> plants</w:t>
      </w:r>
      <w:r w:rsidR="00EA403A">
        <w:rPr>
          <w:rFonts w:ascii="Times New Roman" w:hAnsi="Times New Roman" w:cs="Times New Roman"/>
          <w:color w:val="231F20"/>
          <w:sz w:val="24"/>
          <w:szCs w:val="24"/>
        </w:rPr>
        <w:t xml:space="preserve"> are healthy</w:t>
      </w:r>
      <w:r w:rsidR="007026E2">
        <w:rPr>
          <w:rFonts w:ascii="Times New Roman" w:hAnsi="Times New Roman" w:cs="Times New Roman"/>
          <w:color w:val="231F20"/>
          <w:sz w:val="24"/>
          <w:szCs w:val="24"/>
        </w:rPr>
        <w:t>.</w:t>
      </w:r>
    </w:p>
    <w:p w14:paraId="578F7F5F" w14:textId="371634C8" w:rsidR="00B9775C" w:rsidRDefault="00B9775C" w:rsidP="00142AE4">
      <w:pPr>
        <w:rPr>
          <w:rFonts w:ascii="Times New Roman" w:hAnsi="Times New Roman" w:cs="Times New Roman"/>
          <w:color w:val="231F20"/>
          <w:sz w:val="24"/>
          <w:szCs w:val="24"/>
        </w:rPr>
      </w:pPr>
    </w:p>
    <w:p w14:paraId="5FFDA1FB" w14:textId="77777777" w:rsidR="00F97B2A" w:rsidRDefault="00B9775C" w:rsidP="00142AE4">
      <w:pPr>
        <w:rPr>
          <w:rFonts w:ascii="Times New Roman" w:hAnsi="Times New Roman" w:cs="Times New Roman"/>
          <w:color w:val="231F20"/>
          <w:sz w:val="24"/>
          <w:szCs w:val="24"/>
        </w:rPr>
      </w:pPr>
      <w:r>
        <w:rPr>
          <w:rFonts w:ascii="Times New Roman" w:hAnsi="Times New Roman" w:cs="Times New Roman"/>
          <w:color w:val="231F20"/>
          <w:sz w:val="24"/>
          <w:szCs w:val="24"/>
        </w:rPr>
        <w:tab/>
        <w:t xml:space="preserve">Over 8,000 years, the natural grasses on the Great Plains had become perfectly adapted to the soil and weather, conditions the farmers who first settled there did not understand. Indigenous peoples </w:t>
      </w:r>
      <w:r w:rsidR="0029541E">
        <w:rPr>
          <w:rFonts w:ascii="Times New Roman" w:hAnsi="Times New Roman" w:cs="Times New Roman"/>
          <w:color w:val="231F20"/>
          <w:sz w:val="24"/>
          <w:szCs w:val="24"/>
        </w:rPr>
        <w:t xml:space="preserve">had lived on the lands for thousands of years </w:t>
      </w:r>
      <w:r w:rsidR="00960BAD">
        <w:rPr>
          <w:rFonts w:ascii="Times New Roman" w:hAnsi="Times New Roman" w:cs="Times New Roman"/>
          <w:color w:val="231F20"/>
          <w:sz w:val="24"/>
          <w:szCs w:val="24"/>
        </w:rPr>
        <w:t>by</w:t>
      </w:r>
      <w:r w:rsidR="0029541E">
        <w:rPr>
          <w:rFonts w:ascii="Times New Roman" w:hAnsi="Times New Roman" w:cs="Times New Roman"/>
          <w:color w:val="231F20"/>
          <w:sz w:val="24"/>
          <w:szCs w:val="24"/>
        </w:rPr>
        <w:t xml:space="preserve"> respect</w:t>
      </w:r>
      <w:r w:rsidR="00960BAD">
        <w:rPr>
          <w:rFonts w:ascii="Times New Roman" w:hAnsi="Times New Roman" w:cs="Times New Roman"/>
          <w:color w:val="231F20"/>
          <w:sz w:val="24"/>
          <w:szCs w:val="24"/>
        </w:rPr>
        <w:t>ing and not damaging</w:t>
      </w:r>
      <w:r w:rsidR="0029541E">
        <w:rPr>
          <w:rFonts w:ascii="Times New Roman" w:hAnsi="Times New Roman" w:cs="Times New Roman"/>
          <w:color w:val="231F20"/>
          <w:sz w:val="24"/>
          <w:szCs w:val="24"/>
        </w:rPr>
        <w:t xml:space="preserve"> plants and animals. In 18</w:t>
      </w:r>
      <w:r w:rsidR="00960BAD">
        <w:rPr>
          <w:rFonts w:ascii="Times New Roman" w:hAnsi="Times New Roman" w:cs="Times New Roman"/>
          <w:color w:val="231F20"/>
          <w:sz w:val="24"/>
          <w:szCs w:val="24"/>
        </w:rPr>
        <w:t>9</w:t>
      </w:r>
      <w:r w:rsidR="0029541E">
        <w:rPr>
          <w:rFonts w:ascii="Times New Roman" w:hAnsi="Times New Roman" w:cs="Times New Roman"/>
          <w:color w:val="231F20"/>
          <w:sz w:val="24"/>
          <w:szCs w:val="24"/>
        </w:rPr>
        <w:t>6, well before the Dust Bowl era, the U.S. Department of Agriculture recognized the importance of knowing about the kinds of soil from coast to coast</w:t>
      </w:r>
      <w:r w:rsidR="00960BAD">
        <w:rPr>
          <w:rFonts w:ascii="Times New Roman" w:hAnsi="Times New Roman" w:cs="Times New Roman"/>
          <w:color w:val="231F20"/>
          <w:sz w:val="24"/>
          <w:szCs w:val="24"/>
        </w:rPr>
        <w:t xml:space="preserve">. Such </w:t>
      </w:r>
      <w:r w:rsidR="000C12C4">
        <w:rPr>
          <w:rFonts w:ascii="Times New Roman" w:hAnsi="Times New Roman" w:cs="Times New Roman"/>
          <w:color w:val="231F20"/>
          <w:sz w:val="24"/>
          <w:szCs w:val="24"/>
        </w:rPr>
        <w:t>information</w:t>
      </w:r>
      <w:r w:rsidR="00960BAD">
        <w:rPr>
          <w:rFonts w:ascii="Times New Roman" w:hAnsi="Times New Roman" w:cs="Times New Roman"/>
          <w:color w:val="231F20"/>
          <w:sz w:val="24"/>
          <w:szCs w:val="24"/>
        </w:rPr>
        <w:t xml:space="preserve"> would</w:t>
      </w:r>
      <w:r w:rsidR="000C12C4">
        <w:rPr>
          <w:rFonts w:ascii="Times New Roman" w:hAnsi="Times New Roman" w:cs="Times New Roman"/>
          <w:color w:val="231F20"/>
          <w:sz w:val="24"/>
          <w:szCs w:val="24"/>
        </w:rPr>
        <w:t xml:space="preserve"> “</w:t>
      </w:r>
      <w:r w:rsidR="0029541E" w:rsidRPr="000C12C4">
        <w:rPr>
          <w:rFonts w:ascii="Times New Roman" w:hAnsi="Times New Roman" w:cs="Times New Roman"/>
          <w:color w:val="000000"/>
          <w:sz w:val="24"/>
          <w:szCs w:val="24"/>
          <w:shd w:val="clear" w:color="auto" w:fill="FFFFFF"/>
        </w:rPr>
        <w:t>support community planning and resource development in order to protect and improve the quality of the environment, meet recreational needs, conserve land and water resources, and control and reduce pollution from sediment and other pollutants in areas of rapidly changing uses.</w:t>
      </w:r>
      <w:r w:rsidR="000C12C4">
        <w:rPr>
          <w:rFonts w:ascii="Times New Roman" w:hAnsi="Times New Roman" w:cs="Times New Roman"/>
          <w:color w:val="000000"/>
          <w:sz w:val="24"/>
          <w:szCs w:val="24"/>
          <w:shd w:val="clear" w:color="auto" w:fill="FFFFFF"/>
        </w:rPr>
        <w:t xml:space="preserve">” (NEW: Ditzler, C &amp; West, L. (ND). </w:t>
      </w:r>
      <w:r w:rsidR="000C12C4">
        <w:rPr>
          <w:rFonts w:ascii="Times New Roman" w:hAnsi="Times New Roman" w:cs="Times New Roman"/>
          <w:i/>
          <w:iCs/>
          <w:color w:val="000000"/>
          <w:sz w:val="24"/>
          <w:szCs w:val="24"/>
          <w:shd w:val="clear" w:color="auto" w:fill="FFFFFF"/>
        </w:rPr>
        <w:t>USDA national resources conservation ser</w:t>
      </w:r>
      <w:r w:rsidR="00960BAD">
        <w:rPr>
          <w:rFonts w:ascii="Times New Roman" w:hAnsi="Times New Roman" w:cs="Times New Roman"/>
          <w:i/>
          <w:iCs/>
          <w:color w:val="231F20"/>
          <w:sz w:val="24"/>
          <w:szCs w:val="24"/>
        </w:rPr>
        <w:t xml:space="preserve">vice soils. </w:t>
      </w:r>
      <w:r w:rsidR="00960BAD">
        <w:rPr>
          <w:rFonts w:ascii="Times New Roman" w:hAnsi="Times New Roman" w:cs="Times New Roman"/>
          <w:color w:val="231F20"/>
          <w:sz w:val="24"/>
          <w:szCs w:val="24"/>
        </w:rPr>
        <w:t xml:space="preserve">Retrieved March 2021: </w:t>
      </w:r>
      <w:r w:rsidR="00960BAD" w:rsidRPr="00960BAD">
        <w:rPr>
          <w:rFonts w:ascii="Times New Roman" w:hAnsi="Times New Roman" w:cs="Times New Roman"/>
          <w:color w:val="231F20"/>
          <w:sz w:val="24"/>
          <w:szCs w:val="24"/>
        </w:rPr>
        <w:t>nrcs.usda.gov/wps/portal/nrcs/detail/soils/ref/?cid=nrcs142p2_054251</w:t>
      </w:r>
      <w:r w:rsidR="00960BAD">
        <w:rPr>
          <w:rFonts w:ascii="Times New Roman" w:hAnsi="Times New Roman" w:cs="Times New Roman"/>
          <w:color w:val="231F20"/>
          <w:sz w:val="24"/>
          <w:szCs w:val="24"/>
        </w:rPr>
        <w:t xml:space="preserve">) </w:t>
      </w:r>
    </w:p>
    <w:p w14:paraId="1A353BE8" w14:textId="3C5A81EE" w:rsidR="000358A7" w:rsidRDefault="000358A7" w:rsidP="000358A7">
      <w:pPr>
        <w:tabs>
          <w:tab w:val="left" w:pos="900"/>
        </w:tabs>
        <w:spacing w:before="4" w:line="237" w:lineRule="auto"/>
        <w:ind w:right="-450"/>
        <w:rPr>
          <w:rFonts w:ascii="Times New Roman" w:hAnsi="Times New Roman" w:cs="Times New Roman"/>
          <w:iCs/>
          <w:sz w:val="24"/>
          <w:szCs w:val="24"/>
        </w:rPr>
      </w:pPr>
      <w:r>
        <w:rPr>
          <w:rFonts w:ascii="Times New Roman" w:hAnsi="Times New Roman" w:cs="Times New Roman"/>
          <w:color w:val="231F20"/>
          <w:sz w:val="24"/>
          <w:szCs w:val="24"/>
        </w:rPr>
        <w:tab/>
      </w:r>
      <w:r w:rsidR="00960BAD">
        <w:rPr>
          <w:rFonts w:ascii="Times New Roman" w:hAnsi="Times New Roman" w:cs="Times New Roman"/>
          <w:color w:val="231F20"/>
          <w:sz w:val="24"/>
          <w:szCs w:val="24"/>
        </w:rPr>
        <w:t xml:space="preserve">Throughout the next century, soil scientists worked hand in hand with the government to produce the information summarized in the publication </w:t>
      </w:r>
      <w:r w:rsidR="00960BAD">
        <w:rPr>
          <w:rFonts w:ascii="Times New Roman" w:hAnsi="Times New Roman" w:cs="Times New Roman"/>
          <w:i/>
          <w:iCs/>
          <w:color w:val="231F20"/>
          <w:sz w:val="24"/>
          <w:szCs w:val="24"/>
        </w:rPr>
        <w:t xml:space="preserve">The 12 Orders of Soil Taxonomy </w:t>
      </w:r>
      <w:r w:rsidR="00960BAD">
        <w:rPr>
          <w:rFonts w:ascii="Times New Roman" w:hAnsi="Times New Roman" w:cs="Times New Roman"/>
          <w:color w:val="231F20"/>
          <w:sz w:val="24"/>
          <w:szCs w:val="24"/>
        </w:rPr>
        <w:t>(See Try This 22.6</w:t>
      </w:r>
      <w:r w:rsidR="00A83DE3">
        <w:rPr>
          <w:rFonts w:ascii="Times New Roman" w:hAnsi="Times New Roman" w:cs="Times New Roman"/>
          <w:color w:val="231F20"/>
          <w:sz w:val="24"/>
          <w:szCs w:val="24"/>
        </w:rPr>
        <w:t>)</w:t>
      </w:r>
      <w:r w:rsidR="00960BAD">
        <w:rPr>
          <w:rFonts w:ascii="Times New Roman" w:hAnsi="Times New Roman" w:cs="Times New Roman"/>
          <w:color w:val="231F20"/>
          <w:sz w:val="24"/>
          <w:szCs w:val="24"/>
        </w:rPr>
        <w:t xml:space="preserve"> and the map in Figure 22.4</w:t>
      </w:r>
      <w:r w:rsidR="00F97B2A">
        <w:rPr>
          <w:rFonts w:ascii="Times New Roman" w:hAnsi="Times New Roman" w:cs="Times New Roman"/>
          <w:color w:val="231F20"/>
          <w:sz w:val="24"/>
          <w:szCs w:val="24"/>
        </w:rPr>
        <w:t xml:space="preserve"> The information has been critical to the increasing effort to restore the prairies. </w:t>
      </w:r>
      <w:r w:rsidR="00F97B2A" w:rsidRPr="007A1039">
        <w:rPr>
          <w:rFonts w:ascii="Times New Roman" w:hAnsi="Times New Roman" w:cs="Times New Roman"/>
          <w:color w:val="231F20"/>
          <w:sz w:val="24"/>
          <w:szCs w:val="24"/>
        </w:rPr>
        <w:t xml:space="preserve">Making good soil–with no pesticides or manufactured ingredients–is a first step in sowing native seeds that, in time, will </w:t>
      </w:r>
      <w:r w:rsidR="00F97B2A">
        <w:rPr>
          <w:rFonts w:ascii="Times New Roman" w:hAnsi="Times New Roman" w:cs="Times New Roman"/>
          <w:color w:val="231F20"/>
          <w:sz w:val="24"/>
          <w:szCs w:val="24"/>
        </w:rPr>
        <w:t>regenerate as</w:t>
      </w:r>
      <w:r w:rsidR="00F97B2A" w:rsidRPr="007A1039">
        <w:rPr>
          <w:rFonts w:ascii="Times New Roman" w:hAnsi="Times New Roman" w:cs="Times New Roman"/>
          <w:color w:val="231F20"/>
          <w:sz w:val="24"/>
          <w:szCs w:val="24"/>
        </w:rPr>
        <w:t xml:space="preserve"> a medley of native grasses</w:t>
      </w:r>
      <w:r w:rsidR="00F97B2A">
        <w:rPr>
          <w:rFonts w:ascii="Times New Roman" w:hAnsi="Times New Roman" w:cs="Times New Roman"/>
          <w:color w:val="231F20"/>
          <w:sz w:val="24"/>
          <w:szCs w:val="24"/>
        </w:rPr>
        <w:t xml:space="preserve"> and</w:t>
      </w:r>
      <w:r w:rsidR="00F97B2A" w:rsidRPr="007A1039">
        <w:rPr>
          <w:rFonts w:ascii="Times New Roman" w:hAnsi="Times New Roman" w:cs="Times New Roman"/>
          <w:color w:val="231F20"/>
          <w:sz w:val="24"/>
          <w:szCs w:val="24"/>
        </w:rPr>
        <w:t xml:space="preserve"> </w:t>
      </w:r>
      <w:r w:rsidR="00F97B2A">
        <w:rPr>
          <w:rFonts w:ascii="Times New Roman" w:hAnsi="Times New Roman" w:cs="Times New Roman"/>
          <w:color w:val="231F20"/>
          <w:sz w:val="24"/>
          <w:szCs w:val="24"/>
        </w:rPr>
        <w:t>become</w:t>
      </w:r>
      <w:r w:rsidR="00F97B2A" w:rsidRPr="009071EC">
        <w:rPr>
          <w:rFonts w:ascii="Times New Roman" w:hAnsi="Times New Roman" w:cs="Times New Roman"/>
          <w:sz w:val="24"/>
          <w:szCs w:val="24"/>
        </w:rPr>
        <w:t xml:space="preserve"> </w:t>
      </w:r>
      <w:r w:rsidR="00F97B2A">
        <w:rPr>
          <w:rFonts w:ascii="Times New Roman" w:hAnsi="Times New Roman" w:cs="Times New Roman"/>
          <w:sz w:val="24"/>
          <w:szCs w:val="24"/>
        </w:rPr>
        <w:t>home for wide-ranging species of plants and animals, clean water, and natural beauty.</w:t>
      </w:r>
      <w:r>
        <w:rPr>
          <w:rFonts w:ascii="Times New Roman" w:hAnsi="Times New Roman" w:cs="Times New Roman"/>
          <w:sz w:val="24"/>
          <w:szCs w:val="24"/>
        </w:rPr>
        <w:t xml:space="preserve"> </w:t>
      </w:r>
      <w:r>
        <w:rPr>
          <w:rFonts w:ascii="Times New Roman" w:hAnsi="Times New Roman" w:cs="Times New Roman"/>
          <w:iCs/>
          <w:sz w:val="24"/>
          <w:szCs w:val="24"/>
        </w:rPr>
        <w:t>Little rivals the dramatic light, varied textures, and colors</w:t>
      </w:r>
      <w:r>
        <w:rPr>
          <w:rFonts w:ascii="Times New Roman" w:hAnsi="Times New Roman" w:cs="Times New Roman"/>
          <w:iCs/>
          <w:sz w:val="24"/>
          <w:szCs w:val="24"/>
        </w:rPr>
        <w:t>, both subtle and bo</w:t>
      </w:r>
      <w:r>
        <w:rPr>
          <w:rFonts w:ascii="Times New Roman" w:hAnsi="Times New Roman" w:cs="Times New Roman"/>
          <w:iCs/>
          <w:sz w:val="24"/>
          <w:szCs w:val="24"/>
        </w:rPr>
        <w:t>ld</w:t>
      </w:r>
      <w:r>
        <w:rPr>
          <w:rFonts w:ascii="Times New Roman" w:hAnsi="Times New Roman" w:cs="Times New Roman"/>
          <w:iCs/>
          <w:sz w:val="24"/>
          <w:szCs w:val="24"/>
        </w:rPr>
        <w:t>, on prairies that</w:t>
      </w:r>
      <w:r>
        <w:rPr>
          <w:rFonts w:ascii="Times New Roman" w:hAnsi="Times New Roman" w:cs="Times New Roman"/>
          <w:iCs/>
          <w:sz w:val="24"/>
          <w:szCs w:val="24"/>
        </w:rPr>
        <w:t xml:space="preserve"> extend as far as you can see.  </w:t>
      </w:r>
    </w:p>
    <w:p w14:paraId="773768F1" w14:textId="6F2A3DBF" w:rsidR="00CB4C56" w:rsidRDefault="00CB4C56" w:rsidP="000358A7">
      <w:pPr>
        <w:tabs>
          <w:tab w:val="left" w:pos="900"/>
        </w:tabs>
        <w:spacing w:before="4" w:line="237" w:lineRule="auto"/>
        <w:ind w:right="-450"/>
        <w:rPr>
          <w:rFonts w:ascii="Times New Roman" w:hAnsi="Times New Roman" w:cs="Times New Roman"/>
          <w:iCs/>
          <w:sz w:val="24"/>
          <w:szCs w:val="24"/>
        </w:rPr>
      </w:pPr>
    </w:p>
    <w:p w14:paraId="428FA885" w14:textId="0CF8AE7A" w:rsidR="00CB4C56" w:rsidRDefault="00CB4C56" w:rsidP="000358A7">
      <w:pPr>
        <w:tabs>
          <w:tab w:val="left" w:pos="900"/>
        </w:tabs>
        <w:spacing w:before="4" w:line="237" w:lineRule="auto"/>
        <w:ind w:right="-450"/>
        <w:rPr>
          <w:rFonts w:ascii="Times New Roman" w:hAnsi="Times New Roman" w:cs="Times New Roman"/>
          <w:iCs/>
          <w:sz w:val="24"/>
          <w:szCs w:val="24"/>
        </w:rPr>
      </w:pPr>
      <w:r>
        <w:rPr>
          <w:rFonts w:ascii="Times New Roman" w:hAnsi="Times New Roman" w:cs="Times New Roman"/>
          <w:iCs/>
          <w:sz w:val="24"/>
          <w:szCs w:val="24"/>
        </w:rPr>
        <w:tab/>
      </w:r>
      <w:r w:rsidRPr="00CB4C56">
        <w:rPr>
          <w:rFonts w:ascii="Times New Roman" w:hAnsi="Times New Roman" w:cs="Times New Roman"/>
          <w:i/>
          <w:sz w:val="24"/>
          <w:szCs w:val="24"/>
        </w:rPr>
        <w:t>“The nation behaves well if it treats its natural resources as assets which it must turn over to the next generation increased, and not impaired, in value.”</w:t>
      </w:r>
      <w:r>
        <w:rPr>
          <w:rFonts w:ascii="Times New Roman" w:hAnsi="Times New Roman" w:cs="Times New Roman"/>
          <w:iCs/>
          <w:sz w:val="24"/>
          <w:szCs w:val="24"/>
        </w:rPr>
        <w:t xml:space="preserve"> President Theodore Roosevelt, Speech to the Colorado Livestock Association, Denver, Colo. 29 August 1910</w:t>
      </w:r>
    </w:p>
    <w:p w14:paraId="69F3AB41" w14:textId="0747F49F" w:rsidR="00B9775C" w:rsidRPr="00960BAD" w:rsidRDefault="00B9775C" w:rsidP="00F97B2A">
      <w:pPr>
        <w:ind w:firstLine="720"/>
        <w:rPr>
          <w:rFonts w:ascii="Times New Roman" w:hAnsi="Times New Roman" w:cs="Times New Roman"/>
          <w:color w:val="231F20"/>
          <w:sz w:val="24"/>
          <w:szCs w:val="24"/>
        </w:rPr>
      </w:pPr>
    </w:p>
    <w:p w14:paraId="360FDD49" w14:textId="19A91B74" w:rsidR="00F108BD" w:rsidRPr="000C12C4" w:rsidRDefault="00F108BD" w:rsidP="00142AE4">
      <w:pPr>
        <w:rPr>
          <w:rFonts w:ascii="Times New Roman" w:hAnsi="Times New Roman" w:cs="Times New Roman"/>
          <w:color w:val="231F20"/>
          <w:sz w:val="24"/>
          <w:szCs w:val="24"/>
        </w:rPr>
      </w:pPr>
    </w:p>
    <w:p w14:paraId="078EF421" w14:textId="43EE460A" w:rsidR="00F108BD" w:rsidRPr="00F108BD" w:rsidRDefault="00F108BD" w:rsidP="00142AE4">
      <w:pPr>
        <w:rPr>
          <w:rFonts w:ascii="Times New Roman" w:hAnsi="Times New Roman" w:cs="Times New Roman"/>
          <w:b/>
          <w:bCs/>
          <w:sz w:val="24"/>
          <w:szCs w:val="24"/>
        </w:rPr>
      </w:pPr>
      <w:r>
        <w:rPr>
          <w:rFonts w:ascii="Times New Roman" w:hAnsi="Times New Roman" w:cs="Times New Roman"/>
          <w:b/>
          <w:bCs/>
          <w:color w:val="231F20"/>
          <w:sz w:val="24"/>
          <w:szCs w:val="24"/>
        </w:rPr>
        <w:t>It Seemed Like Progress . . .</w:t>
      </w:r>
    </w:p>
    <w:p w14:paraId="2B8AEB48" w14:textId="77777777" w:rsidR="006D0E81" w:rsidRDefault="006D0E81" w:rsidP="006D0E81">
      <w:pPr>
        <w:ind w:firstLine="720"/>
        <w:rPr>
          <w:rFonts w:ascii="Times New Roman" w:hAnsi="Times New Roman" w:cs="Times New Roman"/>
          <w:sz w:val="24"/>
          <w:szCs w:val="24"/>
        </w:rPr>
      </w:pPr>
    </w:p>
    <w:p w14:paraId="18604F21" w14:textId="4FA94174" w:rsidR="00244661" w:rsidRPr="007A1039" w:rsidRDefault="00F108BD" w:rsidP="006D0E81">
      <w:pPr>
        <w:ind w:firstLine="720"/>
        <w:rPr>
          <w:rFonts w:ascii="Times New Roman" w:hAnsi="Times New Roman" w:cs="Times New Roman"/>
          <w:sz w:val="24"/>
          <w:szCs w:val="24"/>
        </w:rPr>
      </w:pPr>
      <w:r>
        <w:rPr>
          <w:rFonts w:ascii="Times New Roman" w:hAnsi="Times New Roman" w:cs="Times New Roman"/>
          <w:sz w:val="24"/>
          <w:szCs w:val="24"/>
        </w:rPr>
        <w:t>Around 1945 a</w:t>
      </w:r>
      <w:r w:rsidR="00E4748E">
        <w:rPr>
          <w:rFonts w:ascii="Times New Roman" w:hAnsi="Times New Roman" w:cs="Times New Roman"/>
          <w:sz w:val="24"/>
          <w:szCs w:val="24"/>
        </w:rPr>
        <w:t xml:space="preserve">fter </w:t>
      </w:r>
      <w:r w:rsidR="00244661" w:rsidRPr="007A1039">
        <w:rPr>
          <w:rFonts w:ascii="Times New Roman" w:hAnsi="Times New Roman" w:cs="Times New Roman"/>
          <w:color w:val="231F20"/>
          <w:spacing w:val="-6"/>
          <w:sz w:val="24"/>
          <w:szCs w:val="24"/>
        </w:rPr>
        <w:t>World</w:t>
      </w:r>
      <w:r w:rsidR="00244661" w:rsidRPr="007A1039">
        <w:rPr>
          <w:rFonts w:ascii="Times New Roman" w:hAnsi="Times New Roman" w:cs="Times New Roman"/>
          <w:color w:val="231F20"/>
          <w:spacing w:val="-10"/>
          <w:sz w:val="24"/>
          <w:szCs w:val="24"/>
        </w:rPr>
        <w:t xml:space="preserve"> </w:t>
      </w:r>
      <w:r w:rsidR="00244661" w:rsidRPr="007A1039">
        <w:rPr>
          <w:rFonts w:ascii="Times New Roman" w:hAnsi="Times New Roman" w:cs="Times New Roman"/>
          <w:color w:val="231F20"/>
          <w:spacing w:val="-4"/>
          <w:sz w:val="24"/>
          <w:szCs w:val="24"/>
        </w:rPr>
        <w:t>War</w:t>
      </w:r>
      <w:r w:rsidR="00244661" w:rsidRPr="007A1039">
        <w:rPr>
          <w:rFonts w:ascii="Times New Roman" w:hAnsi="Times New Roman" w:cs="Times New Roman"/>
          <w:color w:val="231F20"/>
          <w:spacing w:val="-10"/>
          <w:sz w:val="24"/>
          <w:szCs w:val="24"/>
        </w:rPr>
        <w:t xml:space="preserve"> </w:t>
      </w:r>
      <w:r w:rsidR="00244661" w:rsidRPr="007A1039">
        <w:rPr>
          <w:rFonts w:ascii="Times New Roman" w:hAnsi="Times New Roman" w:cs="Times New Roman"/>
          <w:color w:val="231F20"/>
          <w:sz w:val="24"/>
          <w:szCs w:val="24"/>
        </w:rPr>
        <w:t>II,</w:t>
      </w:r>
      <w:r w:rsidR="00244661" w:rsidRPr="007A1039">
        <w:rPr>
          <w:rFonts w:ascii="Times New Roman" w:hAnsi="Times New Roman" w:cs="Times New Roman"/>
          <w:color w:val="231F20"/>
          <w:spacing w:val="-11"/>
          <w:sz w:val="24"/>
          <w:szCs w:val="24"/>
        </w:rPr>
        <w:t xml:space="preserve"> </w:t>
      </w:r>
      <w:r w:rsidR="00244661" w:rsidRPr="007A1039">
        <w:rPr>
          <w:rFonts w:ascii="Times New Roman" w:hAnsi="Times New Roman" w:cs="Times New Roman"/>
          <w:color w:val="231F20"/>
          <w:sz w:val="24"/>
          <w:szCs w:val="24"/>
        </w:rPr>
        <w:t>new</w:t>
      </w:r>
      <w:r w:rsidR="00244661" w:rsidRPr="007A1039">
        <w:rPr>
          <w:rFonts w:ascii="Times New Roman" w:hAnsi="Times New Roman" w:cs="Times New Roman"/>
          <w:color w:val="231F20"/>
          <w:spacing w:val="-10"/>
          <w:sz w:val="24"/>
          <w:szCs w:val="24"/>
        </w:rPr>
        <w:t xml:space="preserve"> </w:t>
      </w:r>
      <w:r w:rsidR="00244661" w:rsidRPr="007A1039">
        <w:rPr>
          <w:rFonts w:ascii="Times New Roman" w:hAnsi="Times New Roman" w:cs="Times New Roman"/>
          <w:color w:val="231F20"/>
          <w:sz w:val="24"/>
          <w:szCs w:val="24"/>
        </w:rPr>
        <w:t>mechanical</w:t>
      </w:r>
      <w:r w:rsidR="00244661" w:rsidRPr="007A1039">
        <w:rPr>
          <w:rFonts w:ascii="Times New Roman" w:hAnsi="Times New Roman" w:cs="Times New Roman"/>
          <w:color w:val="231F20"/>
          <w:spacing w:val="-10"/>
          <w:sz w:val="24"/>
          <w:szCs w:val="24"/>
        </w:rPr>
        <w:t xml:space="preserve"> </w:t>
      </w:r>
      <w:r w:rsidR="00244661" w:rsidRPr="007A1039">
        <w:rPr>
          <w:rFonts w:ascii="Times New Roman" w:hAnsi="Times New Roman" w:cs="Times New Roman"/>
          <w:color w:val="231F20"/>
          <w:sz w:val="24"/>
          <w:szCs w:val="24"/>
        </w:rPr>
        <w:t>pumps</w:t>
      </w:r>
      <w:r w:rsidR="00244661" w:rsidRPr="007A1039">
        <w:rPr>
          <w:rFonts w:ascii="Times New Roman" w:hAnsi="Times New Roman" w:cs="Times New Roman"/>
          <w:color w:val="231F20"/>
          <w:spacing w:val="-10"/>
          <w:sz w:val="24"/>
          <w:szCs w:val="24"/>
        </w:rPr>
        <w:t xml:space="preserve"> </w:t>
      </w:r>
      <w:r w:rsidR="00244661" w:rsidRPr="007A1039">
        <w:rPr>
          <w:rFonts w:ascii="Times New Roman" w:hAnsi="Times New Roman" w:cs="Times New Roman"/>
          <w:color w:val="231F20"/>
          <w:sz w:val="24"/>
          <w:szCs w:val="24"/>
        </w:rPr>
        <w:t>enabled</w:t>
      </w:r>
      <w:r w:rsidR="00244661" w:rsidRPr="007A1039">
        <w:rPr>
          <w:rFonts w:ascii="Times New Roman" w:hAnsi="Times New Roman" w:cs="Times New Roman"/>
          <w:color w:val="231F20"/>
          <w:spacing w:val="-10"/>
          <w:sz w:val="24"/>
          <w:szCs w:val="24"/>
        </w:rPr>
        <w:t xml:space="preserve"> </w:t>
      </w:r>
      <w:r w:rsidR="00244661" w:rsidRPr="007A1039">
        <w:rPr>
          <w:rFonts w:ascii="Times New Roman" w:hAnsi="Times New Roman" w:cs="Times New Roman"/>
          <w:color w:val="231F20"/>
          <w:sz w:val="24"/>
          <w:szCs w:val="24"/>
        </w:rPr>
        <w:t>farmers</w:t>
      </w:r>
      <w:r w:rsidR="00244661" w:rsidRPr="007A1039">
        <w:rPr>
          <w:rFonts w:ascii="Times New Roman" w:hAnsi="Times New Roman" w:cs="Times New Roman"/>
          <w:color w:val="231F20"/>
          <w:spacing w:val="-10"/>
          <w:sz w:val="24"/>
          <w:szCs w:val="24"/>
        </w:rPr>
        <w:t xml:space="preserve"> </w:t>
      </w:r>
      <w:r w:rsidR="00244661" w:rsidRPr="007A1039">
        <w:rPr>
          <w:rFonts w:ascii="Times New Roman" w:hAnsi="Times New Roman" w:cs="Times New Roman"/>
          <w:color w:val="231F20"/>
          <w:sz w:val="24"/>
          <w:szCs w:val="24"/>
        </w:rPr>
        <w:t>to</w:t>
      </w:r>
      <w:r w:rsidR="00244661" w:rsidRPr="007A1039">
        <w:rPr>
          <w:rFonts w:ascii="Times New Roman" w:hAnsi="Times New Roman" w:cs="Times New Roman"/>
          <w:color w:val="231F20"/>
          <w:spacing w:val="-10"/>
          <w:sz w:val="24"/>
          <w:szCs w:val="24"/>
        </w:rPr>
        <w:t xml:space="preserve"> </w:t>
      </w:r>
      <w:r w:rsidR="00244661" w:rsidRPr="007A1039">
        <w:rPr>
          <w:rFonts w:ascii="Times New Roman" w:hAnsi="Times New Roman" w:cs="Times New Roman"/>
          <w:color w:val="231F20"/>
          <w:sz w:val="24"/>
          <w:szCs w:val="24"/>
        </w:rPr>
        <w:t>tap the</w:t>
      </w:r>
      <w:r w:rsidR="00244661" w:rsidRPr="007A1039">
        <w:rPr>
          <w:rFonts w:ascii="Times New Roman" w:hAnsi="Times New Roman" w:cs="Times New Roman"/>
          <w:color w:val="231F20"/>
          <w:spacing w:val="-7"/>
          <w:sz w:val="24"/>
          <w:szCs w:val="24"/>
        </w:rPr>
        <w:t xml:space="preserve"> </w:t>
      </w:r>
      <w:r w:rsidR="00244661" w:rsidRPr="007A1039">
        <w:rPr>
          <w:rFonts w:ascii="Times New Roman" w:hAnsi="Times New Roman" w:cs="Times New Roman"/>
          <w:color w:val="231F20"/>
          <w:sz w:val="24"/>
          <w:szCs w:val="24"/>
        </w:rPr>
        <w:t>Ogallala</w:t>
      </w:r>
      <w:r w:rsidR="00244661" w:rsidRPr="007A1039">
        <w:rPr>
          <w:rFonts w:ascii="Times New Roman" w:hAnsi="Times New Roman" w:cs="Times New Roman"/>
          <w:color w:val="231F20"/>
          <w:spacing w:val="-7"/>
          <w:sz w:val="24"/>
          <w:szCs w:val="24"/>
        </w:rPr>
        <w:t xml:space="preserve"> </w:t>
      </w:r>
      <w:r w:rsidR="00244661">
        <w:rPr>
          <w:rFonts w:ascii="Times New Roman" w:hAnsi="Times New Roman" w:cs="Times New Roman"/>
          <w:color w:val="231F20"/>
          <w:spacing w:val="-7"/>
          <w:sz w:val="24"/>
          <w:szCs w:val="24"/>
        </w:rPr>
        <w:t xml:space="preserve">with great efficiency. </w:t>
      </w:r>
      <w:r w:rsidR="00244661" w:rsidRPr="007A1039">
        <w:rPr>
          <w:rFonts w:ascii="Times New Roman" w:hAnsi="Times New Roman" w:cs="Times New Roman"/>
          <w:color w:val="231F20"/>
          <w:spacing w:val="-7"/>
          <w:sz w:val="24"/>
          <w:szCs w:val="24"/>
        </w:rPr>
        <w:t xml:space="preserve"> </w:t>
      </w:r>
    </w:p>
    <w:p w14:paraId="41C858FD" w14:textId="77777777" w:rsidR="00244661" w:rsidRPr="007A1039" w:rsidRDefault="00244661" w:rsidP="00244661">
      <w:pPr>
        <w:pStyle w:val="BodyText"/>
        <w:tabs>
          <w:tab w:val="left" w:pos="0"/>
          <w:tab w:val="left" w:pos="900"/>
        </w:tabs>
        <w:spacing w:before="3"/>
        <w:ind w:right="-120"/>
        <w:rPr>
          <w:rFonts w:ascii="Times New Roman" w:hAnsi="Times New Roman" w:cs="Times New Roman"/>
          <w:sz w:val="24"/>
          <w:szCs w:val="24"/>
        </w:rPr>
      </w:pPr>
    </w:p>
    <w:p w14:paraId="3E0ABDFF" w14:textId="5833AD35" w:rsidR="00244661" w:rsidRPr="007A1039" w:rsidRDefault="00244661" w:rsidP="00244661">
      <w:pPr>
        <w:pStyle w:val="BodyText"/>
        <w:tabs>
          <w:tab w:val="left" w:pos="720"/>
        </w:tabs>
        <w:spacing w:line="228" w:lineRule="auto"/>
        <w:ind w:left="720" w:right="600"/>
        <w:rPr>
          <w:rFonts w:ascii="Times New Roman" w:hAnsi="Times New Roman" w:cs="Times New Roman"/>
          <w:sz w:val="24"/>
          <w:szCs w:val="24"/>
        </w:rPr>
      </w:pPr>
      <w:r w:rsidRPr="007A1039">
        <w:rPr>
          <w:rFonts w:ascii="Times New Roman" w:hAnsi="Times New Roman" w:cs="Times New Roman"/>
          <w:color w:val="231F20"/>
          <w:sz w:val="24"/>
          <w:szCs w:val="24"/>
        </w:rPr>
        <w:t xml:space="preserve">[When] diesel-powered pumps replaced windmills, output increased from a few gallons a minute to hundreds.  </w:t>
      </w:r>
      <w:r w:rsidRPr="007A1039">
        <w:rPr>
          <w:rFonts w:ascii="Times New Roman" w:hAnsi="Times New Roman" w:cs="Times New Roman"/>
          <w:color w:val="231F20"/>
          <w:spacing w:val="-3"/>
          <w:sz w:val="24"/>
          <w:szCs w:val="24"/>
        </w:rPr>
        <w:t xml:space="preserve">By </w:t>
      </w:r>
      <w:r w:rsidRPr="007A1039">
        <w:rPr>
          <w:rFonts w:ascii="Times New Roman" w:hAnsi="Times New Roman" w:cs="Times New Roman"/>
          <w:color w:val="231F20"/>
          <w:spacing w:val="-6"/>
          <w:sz w:val="24"/>
          <w:szCs w:val="24"/>
        </w:rPr>
        <w:t xml:space="preserve">1970, </w:t>
      </w:r>
      <w:r w:rsidRPr="007A1039">
        <w:rPr>
          <w:rFonts w:ascii="Times New Roman" w:hAnsi="Times New Roman" w:cs="Times New Roman"/>
          <w:color w:val="231F20"/>
          <w:sz w:val="24"/>
          <w:szCs w:val="24"/>
        </w:rPr>
        <w:t>the High Plains had turned from brown to green.</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 The number of irrigation wells in </w:t>
      </w:r>
      <w:r w:rsidRPr="007A1039">
        <w:rPr>
          <w:rFonts w:ascii="Times New Roman" w:hAnsi="Times New Roman" w:cs="Times New Roman"/>
          <w:color w:val="231F20"/>
          <w:spacing w:val="-4"/>
          <w:sz w:val="24"/>
          <w:szCs w:val="24"/>
        </w:rPr>
        <w:t xml:space="preserve">West Texas </w:t>
      </w:r>
      <w:r w:rsidRPr="007A1039">
        <w:rPr>
          <w:rFonts w:ascii="Times New Roman" w:hAnsi="Times New Roman" w:cs="Times New Roman"/>
          <w:color w:val="231F20"/>
          <w:sz w:val="24"/>
          <w:szCs w:val="24"/>
        </w:rPr>
        <w:t xml:space="preserve">alone exploded from </w:t>
      </w:r>
      <w:r w:rsidRPr="007A1039">
        <w:rPr>
          <w:rFonts w:ascii="Times New Roman" w:hAnsi="Times New Roman" w:cs="Times New Roman"/>
          <w:color w:val="231F20"/>
          <w:spacing w:val="-8"/>
          <w:sz w:val="24"/>
          <w:szCs w:val="24"/>
        </w:rPr>
        <w:t xml:space="preserve">1,166 </w:t>
      </w:r>
      <w:r w:rsidRPr="007A1039">
        <w:rPr>
          <w:rFonts w:ascii="Times New Roman" w:hAnsi="Times New Roman" w:cs="Times New Roman"/>
          <w:color w:val="231F20"/>
          <w:sz w:val="24"/>
          <w:szCs w:val="24"/>
        </w:rPr>
        <w:t xml:space="preserve">in </w:t>
      </w:r>
      <w:r w:rsidRPr="007A1039">
        <w:rPr>
          <w:rFonts w:ascii="Times New Roman" w:hAnsi="Times New Roman" w:cs="Times New Roman"/>
          <w:color w:val="231F20"/>
          <w:spacing w:val="-6"/>
          <w:sz w:val="24"/>
          <w:szCs w:val="24"/>
        </w:rPr>
        <w:t xml:space="preserve">1937 </w:t>
      </w:r>
      <w:r w:rsidRPr="007A1039">
        <w:rPr>
          <w:rFonts w:ascii="Times New Roman" w:hAnsi="Times New Roman" w:cs="Times New Roman"/>
          <w:color w:val="231F20"/>
          <w:sz w:val="24"/>
          <w:szCs w:val="24"/>
        </w:rPr>
        <w:t xml:space="preserve">to more </w:t>
      </w:r>
      <w:r w:rsidRPr="007A1039">
        <w:rPr>
          <w:rFonts w:ascii="Times New Roman" w:hAnsi="Times New Roman" w:cs="Times New Roman"/>
          <w:color w:val="231F20"/>
          <w:spacing w:val="2"/>
          <w:sz w:val="24"/>
          <w:szCs w:val="24"/>
        </w:rPr>
        <w:t xml:space="preserve">than </w:t>
      </w:r>
      <w:r w:rsidRPr="007A1039">
        <w:rPr>
          <w:rFonts w:ascii="Times New Roman" w:hAnsi="Times New Roman" w:cs="Times New Roman"/>
          <w:color w:val="231F20"/>
          <w:sz w:val="24"/>
          <w:szCs w:val="24"/>
        </w:rPr>
        <w:t xml:space="preserve">66,000 in </w:t>
      </w:r>
      <w:r w:rsidRPr="007A1039">
        <w:rPr>
          <w:rFonts w:ascii="Times New Roman" w:hAnsi="Times New Roman" w:cs="Times New Roman"/>
          <w:color w:val="231F20"/>
          <w:spacing w:val="-6"/>
          <w:sz w:val="24"/>
          <w:szCs w:val="24"/>
        </w:rPr>
        <w:t>1971.</w:t>
      </w:r>
      <w:r>
        <w:rPr>
          <w:rFonts w:ascii="Times New Roman" w:hAnsi="Times New Roman" w:cs="Times New Roman"/>
          <w:color w:val="231F20"/>
          <w:spacing w:val="-6"/>
          <w:sz w:val="24"/>
          <w:szCs w:val="24"/>
        </w:rPr>
        <w:t xml:space="preserve"> </w:t>
      </w:r>
      <w:r w:rsidRPr="007A1039">
        <w:rPr>
          <w:rFonts w:ascii="Times New Roman" w:hAnsi="Times New Roman" w:cs="Times New Roman"/>
          <w:color w:val="231F20"/>
          <w:spacing w:val="-6"/>
          <w:sz w:val="24"/>
          <w:szCs w:val="24"/>
        </w:rPr>
        <w:t xml:space="preserve"> </w:t>
      </w:r>
      <w:r w:rsidRPr="007A1039">
        <w:rPr>
          <w:rFonts w:ascii="Times New Roman" w:hAnsi="Times New Roman" w:cs="Times New Roman"/>
          <w:color w:val="231F20"/>
          <w:spacing w:val="-3"/>
          <w:sz w:val="24"/>
          <w:szCs w:val="24"/>
        </w:rPr>
        <w:t xml:space="preserve">By </w:t>
      </w:r>
      <w:r w:rsidRPr="007A1039">
        <w:rPr>
          <w:rFonts w:ascii="Times New Roman" w:hAnsi="Times New Roman" w:cs="Times New Roman"/>
          <w:color w:val="231F20"/>
          <w:spacing w:val="-4"/>
          <w:sz w:val="24"/>
          <w:szCs w:val="24"/>
        </w:rPr>
        <w:t>1977</w:t>
      </w:r>
      <w:r>
        <w:rPr>
          <w:rFonts w:ascii="Times New Roman" w:hAnsi="Times New Roman" w:cs="Times New Roman"/>
          <w:color w:val="231F20"/>
          <w:spacing w:val="-4"/>
          <w:sz w:val="24"/>
          <w:szCs w:val="24"/>
        </w:rPr>
        <w:t>,</w:t>
      </w:r>
      <w:r w:rsidRPr="007A1039">
        <w:rPr>
          <w:rFonts w:ascii="Times New Roman" w:hAnsi="Times New Roman" w:cs="Times New Roman"/>
          <w:color w:val="231F20"/>
          <w:spacing w:val="-4"/>
          <w:sz w:val="24"/>
          <w:szCs w:val="24"/>
        </w:rPr>
        <w:t xml:space="preserve"> </w:t>
      </w:r>
      <w:r>
        <w:rPr>
          <w:rFonts w:ascii="Times New Roman" w:hAnsi="Times New Roman" w:cs="Times New Roman"/>
          <w:color w:val="231F20"/>
          <w:spacing w:val="-4"/>
          <w:sz w:val="24"/>
          <w:szCs w:val="24"/>
        </w:rPr>
        <w:t xml:space="preserve">water transformed </w:t>
      </w:r>
      <w:r w:rsidRPr="007A1039">
        <w:rPr>
          <w:rFonts w:ascii="Times New Roman" w:hAnsi="Times New Roman" w:cs="Times New Roman"/>
          <w:color w:val="231F20"/>
          <w:sz w:val="24"/>
          <w:szCs w:val="24"/>
        </w:rPr>
        <w:t xml:space="preserve">one of the poorest farming regions into one of the wealthiest, raising much of the </w:t>
      </w:r>
      <w:r w:rsidRPr="007A1039">
        <w:rPr>
          <w:rFonts w:ascii="Times New Roman" w:hAnsi="Times New Roman" w:cs="Times New Roman"/>
          <w:color w:val="231F20"/>
          <w:spacing w:val="-5"/>
          <w:sz w:val="24"/>
          <w:szCs w:val="24"/>
        </w:rPr>
        <w:t xml:space="preserve">nation’s </w:t>
      </w:r>
      <w:r w:rsidRPr="007A1039">
        <w:rPr>
          <w:rFonts w:ascii="Times New Roman" w:hAnsi="Times New Roman" w:cs="Times New Roman"/>
          <w:color w:val="231F20"/>
          <w:sz w:val="24"/>
          <w:szCs w:val="24"/>
        </w:rPr>
        <w:t>agricultural exports and fattening 40 percent of its grain-fed beef</w:t>
      </w:r>
      <w:r w:rsidR="007A177C">
        <w:rPr>
          <w:rFonts w:ascii="Times New Roman" w:hAnsi="Times New Roman" w:cs="Times New Roman"/>
          <w:color w:val="231F20"/>
          <w:sz w:val="24"/>
          <w:szCs w:val="24"/>
        </w:rPr>
        <w:t>.</w:t>
      </w:r>
      <w:r w:rsidRPr="007A1039">
        <w:rPr>
          <w:rFonts w:ascii="Times New Roman" w:hAnsi="Times New Roman" w:cs="Times New Roman"/>
          <w:color w:val="231F20"/>
          <w:spacing w:val="-4"/>
          <w:sz w:val="24"/>
          <w:szCs w:val="24"/>
        </w:rPr>
        <w:t xml:space="preserve"> [</w:t>
      </w:r>
      <w:r w:rsidR="007A177C">
        <w:rPr>
          <w:rFonts w:ascii="Times New Roman" w:hAnsi="Times New Roman" w:cs="Times New Roman"/>
          <w:color w:val="231F20"/>
          <w:spacing w:val="-4"/>
          <w:sz w:val="24"/>
          <w:szCs w:val="24"/>
        </w:rPr>
        <w:t>7</w:t>
      </w:r>
      <w:r w:rsidRPr="007A1039">
        <w:rPr>
          <w:rFonts w:ascii="Times New Roman" w:hAnsi="Times New Roman" w:cs="Times New Roman"/>
          <w:color w:val="231F20"/>
          <w:spacing w:val="-4"/>
          <w:sz w:val="24"/>
          <w:szCs w:val="24"/>
        </w:rPr>
        <w:t>]</w:t>
      </w:r>
    </w:p>
    <w:p w14:paraId="3D27C28B" w14:textId="77777777" w:rsidR="00244661" w:rsidRDefault="00244661" w:rsidP="00244661">
      <w:pPr>
        <w:tabs>
          <w:tab w:val="left" w:pos="0"/>
          <w:tab w:val="left" w:pos="720"/>
          <w:tab w:val="left" w:pos="13077"/>
        </w:tabs>
        <w:ind w:right="-360"/>
        <w:rPr>
          <w:rFonts w:ascii="Times New Roman" w:hAnsi="Times New Roman" w:cs="Times New Roman"/>
          <w:color w:val="231F20"/>
          <w:spacing w:val="-7"/>
          <w:sz w:val="24"/>
          <w:szCs w:val="24"/>
        </w:rPr>
      </w:pPr>
    </w:p>
    <w:p w14:paraId="395F1F58" w14:textId="2CA7CAC1" w:rsidR="00244661" w:rsidRDefault="00244661" w:rsidP="00244661">
      <w:pPr>
        <w:tabs>
          <w:tab w:val="left" w:pos="0"/>
          <w:tab w:val="left" w:pos="720"/>
          <w:tab w:val="left" w:pos="13077"/>
        </w:tabs>
        <w:ind w:right="-360"/>
        <w:rPr>
          <w:rFonts w:ascii="Times New Roman" w:hAnsi="Times New Roman" w:cs="Times New Roman"/>
          <w:color w:val="231F20"/>
          <w:spacing w:val="-4"/>
          <w:sz w:val="24"/>
          <w:szCs w:val="24"/>
        </w:rPr>
      </w:pPr>
      <w:r>
        <w:rPr>
          <w:rFonts w:ascii="Times New Roman" w:hAnsi="Times New Roman" w:cs="Times New Roman"/>
          <w:color w:val="231F20"/>
          <w:spacing w:val="-7"/>
          <w:sz w:val="24"/>
          <w:szCs w:val="24"/>
        </w:rPr>
        <w:t>I</w:t>
      </w:r>
      <w:r w:rsidRPr="007A1039">
        <w:rPr>
          <w:rFonts w:ascii="Times New Roman" w:hAnsi="Times New Roman" w:cs="Times New Roman"/>
          <w:color w:val="231F20"/>
          <w:sz w:val="24"/>
          <w:szCs w:val="24"/>
        </w:rPr>
        <w:t>n</w:t>
      </w:r>
      <w:r w:rsidRPr="007A1039">
        <w:rPr>
          <w:rFonts w:ascii="Times New Roman" w:hAnsi="Times New Roman" w:cs="Times New Roman"/>
          <w:color w:val="231F20"/>
          <w:spacing w:val="-7"/>
          <w:sz w:val="24"/>
          <w:szCs w:val="24"/>
        </w:rPr>
        <w:t xml:space="preserve"> </w:t>
      </w:r>
      <w:r w:rsidRPr="007A1039">
        <w:rPr>
          <w:rFonts w:ascii="Times New Roman" w:hAnsi="Times New Roman" w:cs="Times New Roman"/>
          <w:color w:val="231F20"/>
          <w:sz w:val="24"/>
          <w:szCs w:val="24"/>
        </w:rPr>
        <w:t>time,</w:t>
      </w:r>
      <w:r w:rsidRPr="007A1039">
        <w:rPr>
          <w:rFonts w:ascii="Times New Roman" w:hAnsi="Times New Roman" w:cs="Times New Roman"/>
          <w:color w:val="231F20"/>
          <w:spacing w:val="-7"/>
          <w:sz w:val="24"/>
          <w:szCs w:val="24"/>
        </w:rPr>
        <w:t xml:space="preserve"> </w:t>
      </w:r>
      <w:r>
        <w:rPr>
          <w:rFonts w:ascii="Times New Roman" w:hAnsi="Times New Roman" w:cs="Times New Roman"/>
          <w:color w:val="231F20"/>
          <w:spacing w:val="-7"/>
          <w:sz w:val="24"/>
          <w:szCs w:val="24"/>
        </w:rPr>
        <w:t xml:space="preserve">and with water, the prairie soil became able to sustain </w:t>
      </w:r>
      <w:r w:rsidRPr="007A1039">
        <w:rPr>
          <w:rFonts w:ascii="Times New Roman" w:hAnsi="Times New Roman" w:cs="Times New Roman"/>
          <w:color w:val="231F20"/>
          <w:sz w:val="24"/>
          <w:szCs w:val="24"/>
        </w:rPr>
        <w:t>a</w:t>
      </w:r>
      <w:r w:rsidRPr="007A1039">
        <w:rPr>
          <w:rFonts w:ascii="Times New Roman" w:hAnsi="Times New Roman" w:cs="Times New Roman"/>
          <w:color w:val="231F20"/>
          <w:spacing w:val="-7"/>
          <w:sz w:val="24"/>
          <w:szCs w:val="24"/>
        </w:rPr>
        <w:t xml:space="preserve"> </w:t>
      </w:r>
      <w:r w:rsidRPr="007A1039">
        <w:rPr>
          <w:rFonts w:ascii="Times New Roman" w:hAnsi="Times New Roman" w:cs="Times New Roman"/>
          <w:color w:val="231F20"/>
          <w:sz w:val="24"/>
          <w:szCs w:val="24"/>
        </w:rPr>
        <w:t>thriving</w:t>
      </w:r>
      <w:r w:rsidRPr="007A1039">
        <w:rPr>
          <w:rFonts w:ascii="Times New Roman" w:hAnsi="Times New Roman" w:cs="Times New Roman"/>
          <w:color w:val="231F20"/>
          <w:spacing w:val="-7"/>
          <w:sz w:val="24"/>
          <w:szCs w:val="24"/>
        </w:rPr>
        <w:t xml:space="preserve"> </w:t>
      </w:r>
      <w:r w:rsidRPr="007A1039">
        <w:rPr>
          <w:rFonts w:ascii="Times New Roman" w:hAnsi="Times New Roman" w:cs="Times New Roman"/>
          <w:color w:val="231F20"/>
          <w:sz w:val="24"/>
          <w:szCs w:val="24"/>
        </w:rPr>
        <w:t>Bread</w:t>
      </w:r>
      <w:r w:rsidRPr="007A1039">
        <w:rPr>
          <w:rFonts w:ascii="Times New Roman" w:hAnsi="Times New Roman" w:cs="Times New Roman"/>
          <w:color w:val="231F20"/>
          <w:spacing w:val="-7"/>
          <w:sz w:val="24"/>
          <w:szCs w:val="24"/>
        </w:rPr>
        <w:t xml:space="preserve"> </w:t>
      </w:r>
      <w:r w:rsidRPr="007A1039">
        <w:rPr>
          <w:rFonts w:ascii="Times New Roman" w:hAnsi="Times New Roman" w:cs="Times New Roman"/>
          <w:color w:val="231F20"/>
          <w:sz w:val="24"/>
          <w:szCs w:val="24"/>
        </w:rPr>
        <w:t>Basket</w:t>
      </w:r>
      <w:r w:rsidRPr="007A1039">
        <w:rPr>
          <w:rFonts w:ascii="Times New Roman" w:hAnsi="Times New Roman" w:cs="Times New Roman"/>
          <w:color w:val="231F20"/>
          <w:spacing w:val="-7"/>
          <w:sz w:val="24"/>
          <w:szCs w:val="24"/>
        </w:rPr>
        <w:t xml:space="preserve"> </w:t>
      </w:r>
      <w:r>
        <w:rPr>
          <w:rFonts w:ascii="Times New Roman" w:hAnsi="Times New Roman" w:cs="Times New Roman"/>
          <w:color w:val="231F20"/>
          <w:spacing w:val="-7"/>
          <w:sz w:val="24"/>
          <w:szCs w:val="24"/>
        </w:rPr>
        <w:t>stretching from</w:t>
      </w:r>
      <w:r w:rsidRPr="007A1039">
        <w:rPr>
          <w:rFonts w:ascii="Times New Roman" w:hAnsi="Times New Roman" w:cs="Times New Roman"/>
          <w:color w:val="231F20"/>
          <w:spacing w:val="-6"/>
          <w:sz w:val="24"/>
          <w:szCs w:val="24"/>
        </w:rPr>
        <w:t xml:space="preserve"> </w:t>
      </w:r>
      <w:r w:rsidRPr="007A1039">
        <w:rPr>
          <w:rFonts w:ascii="Times New Roman" w:hAnsi="Times New Roman" w:cs="Times New Roman"/>
          <w:color w:val="231F20"/>
          <w:spacing w:val="-4"/>
          <w:sz w:val="24"/>
          <w:szCs w:val="24"/>
        </w:rPr>
        <w:t xml:space="preserve">Texas </w:t>
      </w:r>
      <w:r w:rsidRPr="007A1039">
        <w:rPr>
          <w:rFonts w:ascii="Times New Roman" w:hAnsi="Times New Roman" w:cs="Times New Roman"/>
          <w:color w:val="231F20"/>
          <w:sz w:val="24"/>
          <w:szCs w:val="24"/>
        </w:rPr>
        <w:t>to South Dakota</w:t>
      </w:r>
      <w:r w:rsidR="007A177C">
        <w:rPr>
          <w:rFonts w:ascii="Times New Roman" w:hAnsi="Times New Roman" w:cs="Times New Roman"/>
          <w:color w:val="231F20"/>
          <w:sz w:val="24"/>
          <w:szCs w:val="24"/>
        </w:rPr>
        <w:t>.</w:t>
      </w:r>
      <w:r w:rsidRPr="007A1039">
        <w:rPr>
          <w:rFonts w:ascii="Times New Roman" w:hAnsi="Times New Roman" w:cs="Times New Roman"/>
          <w:color w:val="231F20"/>
          <w:spacing w:val="-1"/>
          <w:sz w:val="24"/>
          <w:szCs w:val="24"/>
        </w:rPr>
        <w:t xml:space="preserve"> </w:t>
      </w:r>
      <w:r w:rsidRPr="007A1039">
        <w:rPr>
          <w:rFonts w:ascii="Times New Roman" w:hAnsi="Times New Roman" w:cs="Times New Roman"/>
          <w:color w:val="231F20"/>
          <w:spacing w:val="-4"/>
          <w:sz w:val="24"/>
          <w:szCs w:val="24"/>
        </w:rPr>
        <w:t>[</w:t>
      </w:r>
      <w:r w:rsidR="007A177C">
        <w:rPr>
          <w:rFonts w:ascii="Times New Roman" w:hAnsi="Times New Roman" w:cs="Times New Roman"/>
          <w:color w:val="231F20"/>
          <w:spacing w:val="-4"/>
          <w:sz w:val="24"/>
          <w:szCs w:val="24"/>
        </w:rPr>
        <w:t>7]</w:t>
      </w:r>
      <w:r w:rsidR="00F108BD">
        <w:rPr>
          <w:rFonts w:ascii="Times New Roman" w:hAnsi="Times New Roman" w:cs="Times New Roman"/>
          <w:color w:val="231F20"/>
          <w:spacing w:val="-4"/>
          <w:sz w:val="24"/>
          <w:szCs w:val="24"/>
        </w:rPr>
        <w:t xml:space="preserve"> </w:t>
      </w:r>
      <w:r w:rsidR="00AA5C43">
        <w:rPr>
          <w:rFonts w:ascii="Times New Roman" w:hAnsi="Times New Roman" w:cs="Times New Roman"/>
          <w:color w:val="231F20"/>
          <w:spacing w:val="-4"/>
          <w:sz w:val="24"/>
          <w:szCs w:val="24"/>
        </w:rPr>
        <w:t xml:space="preserve">The natural grasses that were the signature of a prairie ecosystem were ripped out wantonly. </w:t>
      </w:r>
      <w:r w:rsidR="00F108BD">
        <w:rPr>
          <w:rFonts w:ascii="Times New Roman" w:hAnsi="Times New Roman" w:cs="Times New Roman"/>
          <w:color w:val="231F20"/>
          <w:spacing w:val="-4"/>
          <w:sz w:val="24"/>
          <w:szCs w:val="24"/>
        </w:rPr>
        <w:t>Agriculture on the Great Plains provided food aplenty, became a source of pride for America, and in time earned megabucks from huge sales of food abroad.</w:t>
      </w:r>
    </w:p>
    <w:p w14:paraId="3C1A0616" w14:textId="4D6847C4" w:rsidR="00AA5C43" w:rsidRDefault="00AA5C43" w:rsidP="00244661">
      <w:pPr>
        <w:tabs>
          <w:tab w:val="left" w:pos="0"/>
          <w:tab w:val="left" w:pos="720"/>
          <w:tab w:val="left" w:pos="13077"/>
        </w:tabs>
        <w:ind w:right="-360"/>
        <w:rPr>
          <w:rFonts w:ascii="Times New Roman" w:hAnsi="Times New Roman" w:cs="Times New Roman"/>
          <w:color w:val="231F20"/>
          <w:spacing w:val="-4"/>
          <w:sz w:val="24"/>
          <w:szCs w:val="24"/>
        </w:rPr>
      </w:pPr>
    </w:p>
    <w:p w14:paraId="349618E0" w14:textId="512D231C" w:rsidR="00AA5C43" w:rsidRPr="00AA5C43" w:rsidRDefault="00AA5C43" w:rsidP="00AA5C43">
      <w:pPr>
        <w:tabs>
          <w:tab w:val="left" w:pos="0"/>
          <w:tab w:val="left" w:pos="720"/>
          <w:tab w:val="left" w:pos="13077"/>
        </w:tabs>
        <w:ind w:right="-360"/>
        <w:jc w:val="center"/>
        <w:rPr>
          <w:rFonts w:ascii="Times New Roman" w:hAnsi="Times New Roman" w:cs="Times New Roman"/>
          <w:b/>
          <w:bCs/>
          <w:color w:val="231F20"/>
          <w:spacing w:val="-4"/>
          <w:sz w:val="24"/>
          <w:szCs w:val="24"/>
        </w:rPr>
      </w:pPr>
      <w:r>
        <w:rPr>
          <w:rFonts w:ascii="Times New Roman" w:hAnsi="Times New Roman" w:cs="Times New Roman"/>
          <w:b/>
          <w:bCs/>
          <w:color w:val="231F20"/>
          <w:spacing w:val="-4"/>
          <w:sz w:val="24"/>
          <w:szCs w:val="24"/>
        </w:rPr>
        <w:t>Insert Figure 22.3 here: Root Length Comparisons</w:t>
      </w:r>
    </w:p>
    <w:p w14:paraId="27D978B8" w14:textId="5CF8F8C5" w:rsidR="00F108BD" w:rsidRDefault="00F108BD" w:rsidP="00244661">
      <w:pPr>
        <w:tabs>
          <w:tab w:val="left" w:pos="0"/>
          <w:tab w:val="left" w:pos="720"/>
          <w:tab w:val="left" w:pos="13077"/>
        </w:tabs>
        <w:ind w:right="-360"/>
        <w:rPr>
          <w:rFonts w:ascii="Times New Roman" w:hAnsi="Times New Roman" w:cs="Times New Roman"/>
          <w:color w:val="231F20"/>
          <w:spacing w:val="-4"/>
          <w:sz w:val="24"/>
          <w:szCs w:val="24"/>
        </w:rPr>
      </w:pPr>
    </w:p>
    <w:p w14:paraId="566C73CF" w14:textId="73E7A8F0" w:rsidR="00F108BD" w:rsidRDefault="00F108BD" w:rsidP="00244661">
      <w:pPr>
        <w:tabs>
          <w:tab w:val="left" w:pos="0"/>
          <w:tab w:val="left" w:pos="720"/>
          <w:tab w:val="left" w:pos="13077"/>
        </w:tabs>
        <w:ind w:right="-360"/>
        <w:rPr>
          <w:rFonts w:ascii="Times New Roman" w:hAnsi="Times New Roman" w:cs="Times New Roman"/>
          <w:b/>
          <w:bCs/>
          <w:color w:val="231F20"/>
          <w:spacing w:val="-4"/>
          <w:sz w:val="24"/>
          <w:szCs w:val="24"/>
        </w:rPr>
      </w:pPr>
      <w:r>
        <w:rPr>
          <w:rFonts w:ascii="Times New Roman" w:hAnsi="Times New Roman" w:cs="Times New Roman"/>
          <w:b/>
          <w:bCs/>
          <w:color w:val="231F20"/>
          <w:spacing w:val="-4"/>
          <w:sz w:val="24"/>
          <w:szCs w:val="24"/>
        </w:rPr>
        <w:t>. . . Until Measurement Began</w:t>
      </w:r>
    </w:p>
    <w:p w14:paraId="194900AB" w14:textId="77777777" w:rsidR="008430AF" w:rsidRPr="00F108BD" w:rsidRDefault="008430AF" w:rsidP="00244661">
      <w:pPr>
        <w:tabs>
          <w:tab w:val="left" w:pos="0"/>
          <w:tab w:val="left" w:pos="720"/>
          <w:tab w:val="left" w:pos="13077"/>
        </w:tabs>
        <w:ind w:right="-360"/>
        <w:rPr>
          <w:rFonts w:ascii="Times New Roman" w:hAnsi="Times New Roman" w:cs="Times New Roman"/>
          <w:b/>
          <w:bCs/>
          <w:sz w:val="24"/>
          <w:szCs w:val="24"/>
        </w:rPr>
      </w:pPr>
    </w:p>
    <w:p w14:paraId="07A89CF4" w14:textId="5C80C327" w:rsidR="00244661" w:rsidRPr="007A1039" w:rsidRDefault="00F81E77" w:rsidP="00244661">
      <w:pPr>
        <w:pStyle w:val="BodyText"/>
        <w:tabs>
          <w:tab w:val="left" w:pos="0"/>
          <w:tab w:val="left" w:pos="900"/>
        </w:tabs>
        <w:spacing w:line="228" w:lineRule="auto"/>
        <w:ind w:right="-120"/>
        <w:rPr>
          <w:rFonts w:ascii="Times New Roman" w:hAnsi="Times New Roman" w:cs="Times New Roman"/>
          <w:sz w:val="24"/>
          <w:szCs w:val="24"/>
        </w:rPr>
      </w:pPr>
      <w:r>
        <w:rPr>
          <w:rFonts w:ascii="Times New Roman" w:hAnsi="Times New Roman" w:cs="Times New Roman"/>
          <w:color w:val="231F20"/>
          <w:sz w:val="24"/>
          <w:szCs w:val="24"/>
        </w:rPr>
        <w:tab/>
      </w:r>
      <w:r w:rsidR="00F108BD">
        <w:rPr>
          <w:rFonts w:ascii="Times New Roman" w:hAnsi="Times New Roman" w:cs="Times New Roman"/>
          <w:color w:val="231F20"/>
          <w:sz w:val="24"/>
          <w:szCs w:val="24"/>
        </w:rPr>
        <w:t>Thirty-five years later, i</w:t>
      </w:r>
      <w:r w:rsidR="00244661" w:rsidRPr="007A1039">
        <w:rPr>
          <w:rFonts w:ascii="Times New Roman" w:hAnsi="Times New Roman" w:cs="Times New Roman"/>
          <w:color w:val="231F20"/>
          <w:sz w:val="24"/>
          <w:szCs w:val="24"/>
        </w:rPr>
        <w:t xml:space="preserve">n 1980, the U.S. Geologic Survey began monitoring water levels. </w:t>
      </w:r>
      <w:r w:rsidR="00244661">
        <w:rPr>
          <w:rFonts w:ascii="Times New Roman" w:hAnsi="Times New Roman" w:cs="Times New Roman"/>
          <w:color w:val="231F20"/>
          <w:sz w:val="24"/>
          <w:szCs w:val="24"/>
        </w:rPr>
        <w:t xml:space="preserve"> </w:t>
      </w:r>
      <w:r w:rsidR="00244661" w:rsidRPr="007A1039">
        <w:rPr>
          <w:rFonts w:ascii="Times New Roman" w:hAnsi="Times New Roman" w:cs="Times New Roman"/>
          <w:color w:val="231F20"/>
          <w:sz w:val="24"/>
          <w:szCs w:val="24"/>
        </w:rPr>
        <w:t>Findings were alarming:</w:t>
      </w:r>
    </w:p>
    <w:p w14:paraId="6A99E2A1" w14:textId="77777777" w:rsidR="00244661" w:rsidRPr="007A1039" w:rsidRDefault="00244661" w:rsidP="00244661">
      <w:pPr>
        <w:pStyle w:val="BodyText"/>
        <w:tabs>
          <w:tab w:val="left" w:pos="0"/>
          <w:tab w:val="left" w:pos="900"/>
        </w:tabs>
        <w:spacing w:before="12"/>
        <w:ind w:right="-120"/>
        <w:rPr>
          <w:rFonts w:ascii="Times New Roman" w:hAnsi="Times New Roman" w:cs="Times New Roman"/>
          <w:sz w:val="24"/>
          <w:szCs w:val="24"/>
        </w:rPr>
      </w:pPr>
    </w:p>
    <w:p w14:paraId="2C9817DA" w14:textId="14EE7CFB" w:rsidR="00244661" w:rsidRDefault="00244661" w:rsidP="00244661">
      <w:pPr>
        <w:pStyle w:val="BodyText"/>
        <w:tabs>
          <w:tab w:val="left" w:pos="720"/>
        </w:tabs>
        <w:spacing w:line="228" w:lineRule="auto"/>
        <w:ind w:left="720" w:right="600"/>
        <w:rPr>
          <w:rFonts w:ascii="Times New Roman" w:hAnsi="Times New Roman" w:cs="Times New Roman"/>
          <w:color w:val="231F20"/>
          <w:spacing w:val="-3"/>
          <w:sz w:val="24"/>
          <w:szCs w:val="24"/>
        </w:rPr>
      </w:pPr>
      <w:r w:rsidRPr="007A1039">
        <w:rPr>
          <w:rFonts w:ascii="Times New Roman" w:hAnsi="Times New Roman" w:cs="Times New Roman"/>
          <w:color w:val="231F20"/>
          <w:sz w:val="24"/>
          <w:szCs w:val="24"/>
        </w:rPr>
        <w:t>Yearly</w:t>
      </w:r>
      <w:r w:rsidRPr="007A1039">
        <w:rPr>
          <w:rFonts w:ascii="Times New Roman" w:hAnsi="Times New Roman" w:cs="Times New Roman"/>
          <w:color w:val="231F20"/>
          <w:spacing w:val="-17"/>
          <w:sz w:val="24"/>
          <w:szCs w:val="24"/>
        </w:rPr>
        <w:t xml:space="preserve"> </w:t>
      </w:r>
      <w:r w:rsidRPr="007A1039">
        <w:rPr>
          <w:rFonts w:ascii="Times New Roman" w:hAnsi="Times New Roman" w:cs="Times New Roman"/>
          <w:color w:val="231F20"/>
          <w:spacing w:val="2"/>
          <w:sz w:val="24"/>
          <w:szCs w:val="24"/>
        </w:rPr>
        <w:t>groundwater</w:t>
      </w:r>
      <w:r w:rsidRPr="007A1039">
        <w:rPr>
          <w:rFonts w:ascii="Times New Roman" w:hAnsi="Times New Roman" w:cs="Times New Roman"/>
          <w:color w:val="231F20"/>
          <w:spacing w:val="-17"/>
          <w:sz w:val="24"/>
          <w:szCs w:val="24"/>
        </w:rPr>
        <w:t xml:space="preserve"> </w:t>
      </w:r>
      <w:r w:rsidRPr="007A1039">
        <w:rPr>
          <w:rFonts w:ascii="Times New Roman" w:hAnsi="Times New Roman" w:cs="Times New Roman"/>
          <w:color w:val="231F20"/>
          <w:spacing w:val="3"/>
          <w:sz w:val="24"/>
          <w:szCs w:val="24"/>
        </w:rPr>
        <w:t>withdrawals</w:t>
      </w:r>
      <w:r w:rsidRPr="007A1039">
        <w:rPr>
          <w:rFonts w:ascii="Times New Roman" w:hAnsi="Times New Roman" w:cs="Times New Roman"/>
          <w:color w:val="231F20"/>
          <w:spacing w:val="-17"/>
          <w:sz w:val="24"/>
          <w:szCs w:val="24"/>
        </w:rPr>
        <w:t xml:space="preserve"> </w:t>
      </w:r>
      <w:r w:rsidRPr="007A1039">
        <w:rPr>
          <w:rFonts w:ascii="Times New Roman" w:hAnsi="Times New Roman" w:cs="Times New Roman"/>
          <w:color w:val="231F20"/>
          <w:spacing w:val="3"/>
          <w:sz w:val="24"/>
          <w:szCs w:val="24"/>
        </w:rPr>
        <w:t>[from</w:t>
      </w:r>
      <w:r w:rsidRPr="007A1039">
        <w:rPr>
          <w:rFonts w:ascii="Times New Roman" w:hAnsi="Times New Roman" w:cs="Times New Roman"/>
          <w:color w:val="231F20"/>
          <w:spacing w:val="-17"/>
          <w:sz w:val="24"/>
          <w:szCs w:val="24"/>
        </w:rPr>
        <w:t xml:space="preserve"> </w:t>
      </w:r>
      <w:r w:rsidRPr="007A1039">
        <w:rPr>
          <w:rFonts w:ascii="Times New Roman" w:hAnsi="Times New Roman" w:cs="Times New Roman"/>
          <w:color w:val="231F20"/>
          <w:spacing w:val="3"/>
          <w:sz w:val="24"/>
          <w:szCs w:val="24"/>
        </w:rPr>
        <w:t>the</w:t>
      </w:r>
      <w:r w:rsidRPr="007A1039">
        <w:rPr>
          <w:rFonts w:ascii="Times New Roman" w:hAnsi="Times New Roman" w:cs="Times New Roman"/>
          <w:color w:val="231F20"/>
          <w:spacing w:val="-17"/>
          <w:sz w:val="24"/>
          <w:szCs w:val="24"/>
        </w:rPr>
        <w:t xml:space="preserve"> </w:t>
      </w:r>
      <w:r w:rsidRPr="007A1039">
        <w:rPr>
          <w:rFonts w:ascii="Times New Roman" w:hAnsi="Times New Roman" w:cs="Times New Roman"/>
          <w:color w:val="231F20"/>
          <w:spacing w:val="4"/>
          <w:sz w:val="24"/>
          <w:szCs w:val="24"/>
        </w:rPr>
        <w:t>Ogallala</w:t>
      </w:r>
      <w:r w:rsidRPr="007A1039">
        <w:rPr>
          <w:rFonts w:ascii="Times New Roman" w:hAnsi="Times New Roman" w:cs="Times New Roman"/>
          <w:color w:val="231F20"/>
          <w:spacing w:val="-17"/>
          <w:sz w:val="24"/>
          <w:szCs w:val="24"/>
        </w:rPr>
        <w:t xml:space="preserve"> </w:t>
      </w:r>
      <w:r w:rsidRPr="007A1039">
        <w:rPr>
          <w:rFonts w:ascii="Times New Roman" w:hAnsi="Times New Roman" w:cs="Times New Roman"/>
          <w:color w:val="231F20"/>
          <w:spacing w:val="2"/>
          <w:sz w:val="24"/>
          <w:szCs w:val="24"/>
        </w:rPr>
        <w:t xml:space="preserve">Aquifer] </w:t>
      </w:r>
      <w:r w:rsidRPr="008D748F">
        <w:rPr>
          <w:rFonts w:ascii="Times New Roman" w:hAnsi="Times New Roman" w:cs="Times New Roman"/>
          <w:b/>
          <w:bCs/>
          <w:color w:val="231F20"/>
          <w:spacing w:val="3"/>
          <w:sz w:val="24"/>
          <w:szCs w:val="24"/>
        </w:rPr>
        <w:t>quintupled</w:t>
      </w:r>
      <w:r>
        <w:rPr>
          <w:rFonts w:ascii="Times New Roman" w:hAnsi="Times New Roman" w:cs="Times New Roman"/>
          <w:b/>
          <w:bCs/>
          <w:color w:val="231F20"/>
          <w:spacing w:val="3"/>
          <w:sz w:val="24"/>
          <w:szCs w:val="24"/>
        </w:rPr>
        <w:t>*</w:t>
      </w:r>
      <w:r w:rsidRPr="007A1039">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pacing w:val="4"/>
          <w:sz w:val="24"/>
          <w:szCs w:val="24"/>
        </w:rPr>
        <w:t xml:space="preserve">between </w:t>
      </w:r>
      <w:r w:rsidRPr="007A1039">
        <w:rPr>
          <w:rFonts w:ascii="Times New Roman" w:hAnsi="Times New Roman" w:cs="Times New Roman"/>
          <w:color w:val="231F20"/>
          <w:sz w:val="24"/>
          <w:szCs w:val="24"/>
        </w:rPr>
        <w:t xml:space="preserve">1949 </w:t>
      </w:r>
      <w:r w:rsidRPr="007A1039">
        <w:rPr>
          <w:rFonts w:ascii="Times New Roman" w:hAnsi="Times New Roman" w:cs="Times New Roman"/>
          <w:color w:val="231F20"/>
          <w:spacing w:val="3"/>
          <w:sz w:val="24"/>
          <w:szCs w:val="24"/>
        </w:rPr>
        <w:t xml:space="preserve">and </w:t>
      </w:r>
      <w:r w:rsidRPr="007A1039">
        <w:rPr>
          <w:rFonts w:ascii="Times New Roman" w:hAnsi="Times New Roman" w:cs="Times New Roman"/>
          <w:color w:val="231F20"/>
          <w:spacing w:val="-4"/>
          <w:sz w:val="24"/>
          <w:szCs w:val="24"/>
        </w:rPr>
        <w:t>1974.</w:t>
      </w:r>
      <w:r>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pacing w:val="4"/>
          <w:sz w:val="24"/>
          <w:szCs w:val="24"/>
        </w:rPr>
        <w:t xml:space="preserve">In </w:t>
      </w:r>
      <w:r w:rsidRPr="007A1039">
        <w:rPr>
          <w:rFonts w:ascii="Times New Roman" w:hAnsi="Times New Roman" w:cs="Times New Roman"/>
          <w:color w:val="231F20"/>
          <w:spacing w:val="2"/>
          <w:sz w:val="24"/>
          <w:szCs w:val="24"/>
        </w:rPr>
        <w:t>some</w:t>
      </w:r>
      <w:r>
        <w:rPr>
          <w:rFonts w:ascii="Times New Roman" w:hAnsi="Times New Roman" w:cs="Times New Roman"/>
          <w:color w:val="231F20"/>
          <w:spacing w:val="2"/>
          <w:sz w:val="24"/>
          <w:szCs w:val="24"/>
        </w:rPr>
        <w:t xml:space="preserve"> </w:t>
      </w:r>
      <w:r w:rsidRPr="007A1039">
        <w:rPr>
          <w:rFonts w:ascii="Times New Roman" w:hAnsi="Times New Roman" w:cs="Times New Roman"/>
          <w:color w:val="231F20"/>
          <w:spacing w:val="2"/>
          <w:sz w:val="24"/>
          <w:szCs w:val="24"/>
        </w:rPr>
        <w:t>places</w:t>
      </w:r>
      <w:r>
        <w:rPr>
          <w:rFonts w:ascii="Times New Roman" w:hAnsi="Times New Roman" w:cs="Times New Roman"/>
          <w:color w:val="231F20"/>
          <w:spacing w:val="2"/>
          <w:sz w:val="24"/>
          <w:szCs w:val="24"/>
        </w:rPr>
        <w:t xml:space="preserve"> </w:t>
      </w:r>
      <w:r w:rsidRPr="007A1039">
        <w:rPr>
          <w:rFonts w:ascii="Times New Roman" w:hAnsi="Times New Roman" w:cs="Times New Roman"/>
          <w:color w:val="231F20"/>
          <w:spacing w:val="4"/>
          <w:sz w:val="24"/>
          <w:szCs w:val="24"/>
        </w:rPr>
        <w:t xml:space="preserve">farmers </w:t>
      </w:r>
      <w:r w:rsidRPr="007A1039">
        <w:rPr>
          <w:rFonts w:ascii="Times New Roman" w:hAnsi="Times New Roman" w:cs="Times New Roman"/>
          <w:color w:val="231F20"/>
          <w:sz w:val="24"/>
          <w:szCs w:val="24"/>
        </w:rPr>
        <w:t xml:space="preserve">were </w:t>
      </w:r>
      <w:r w:rsidRPr="007A1039">
        <w:rPr>
          <w:rFonts w:ascii="Times New Roman" w:hAnsi="Times New Roman" w:cs="Times New Roman"/>
          <w:color w:val="231F20"/>
          <w:spacing w:val="3"/>
          <w:sz w:val="24"/>
          <w:szCs w:val="24"/>
        </w:rPr>
        <w:t xml:space="preserve">withdrawing </w:t>
      </w:r>
      <w:r w:rsidRPr="007A1039">
        <w:rPr>
          <w:rFonts w:ascii="Times New Roman" w:hAnsi="Times New Roman" w:cs="Times New Roman"/>
          <w:color w:val="231F20"/>
          <w:spacing w:val="2"/>
          <w:sz w:val="24"/>
          <w:szCs w:val="24"/>
        </w:rPr>
        <w:t xml:space="preserve">four </w:t>
      </w:r>
      <w:r w:rsidRPr="007A1039">
        <w:rPr>
          <w:rFonts w:ascii="Times New Roman" w:hAnsi="Times New Roman" w:cs="Times New Roman"/>
          <w:color w:val="231F20"/>
          <w:sz w:val="24"/>
          <w:szCs w:val="24"/>
        </w:rPr>
        <w:t xml:space="preserve">to </w:t>
      </w:r>
      <w:r w:rsidRPr="007A1039">
        <w:rPr>
          <w:rFonts w:ascii="Times New Roman" w:hAnsi="Times New Roman" w:cs="Times New Roman"/>
          <w:color w:val="231F20"/>
          <w:spacing w:val="3"/>
          <w:sz w:val="24"/>
          <w:szCs w:val="24"/>
        </w:rPr>
        <w:t xml:space="preserve">six feet </w:t>
      </w:r>
      <w:r w:rsidRPr="007A1039">
        <w:rPr>
          <w:rFonts w:ascii="Times New Roman" w:hAnsi="Times New Roman" w:cs="Times New Roman"/>
          <w:color w:val="231F20"/>
          <w:sz w:val="24"/>
          <w:szCs w:val="24"/>
        </w:rPr>
        <w:t xml:space="preserve">a year, </w:t>
      </w:r>
      <w:r w:rsidRPr="007A1039">
        <w:rPr>
          <w:rFonts w:ascii="Times New Roman" w:hAnsi="Times New Roman" w:cs="Times New Roman"/>
          <w:color w:val="231F20"/>
          <w:spacing w:val="3"/>
          <w:sz w:val="24"/>
          <w:szCs w:val="24"/>
        </w:rPr>
        <w:t xml:space="preserve">while </w:t>
      </w:r>
      <w:r w:rsidRPr="007A1039">
        <w:rPr>
          <w:rFonts w:ascii="Times New Roman" w:hAnsi="Times New Roman" w:cs="Times New Roman"/>
          <w:color w:val="231F20"/>
          <w:spacing w:val="4"/>
          <w:sz w:val="24"/>
          <w:szCs w:val="24"/>
        </w:rPr>
        <w:t xml:space="preserve">nature </w:t>
      </w:r>
      <w:r w:rsidRPr="007A1039">
        <w:rPr>
          <w:rFonts w:ascii="Times New Roman" w:hAnsi="Times New Roman" w:cs="Times New Roman"/>
          <w:color w:val="231F20"/>
          <w:sz w:val="24"/>
          <w:szCs w:val="24"/>
        </w:rPr>
        <w:t xml:space="preserve">was </w:t>
      </w:r>
      <w:r w:rsidRPr="007A1039">
        <w:rPr>
          <w:rFonts w:ascii="Times New Roman" w:hAnsi="Times New Roman" w:cs="Times New Roman"/>
          <w:color w:val="231F20"/>
          <w:spacing w:val="4"/>
          <w:sz w:val="24"/>
          <w:szCs w:val="24"/>
        </w:rPr>
        <w:t xml:space="preserve">putting </w:t>
      </w:r>
      <w:r w:rsidRPr="007A1039">
        <w:rPr>
          <w:rFonts w:ascii="Times New Roman" w:hAnsi="Times New Roman" w:cs="Times New Roman"/>
          <w:color w:val="231F20"/>
          <w:spacing w:val="2"/>
          <w:sz w:val="24"/>
          <w:szCs w:val="24"/>
        </w:rPr>
        <w:t xml:space="preserve">back </w:t>
      </w:r>
      <w:r w:rsidRPr="007A1039">
        <w:rPr>
          <w:rFonts w:ascii="Times New Roman" w:hAnsi="Times New Roman" w:cs="Times New Roman"/>
          <w:color w:val="231F20"/>
          <w:spacing w:val="5"/>
          <w:sz w:val="24"/>
          <w:szCs w:val="24"/>
        </w:rPr>
        <w:t xml:space="preserve">half </w:t>
      </w:r>
      <w:r w:rsidRPr="007A1039">
        <w:rPr>
          <w:rFonts w:ascii="Times New Roman" w:hAnsi="Times New Roman" w:cs="Times New Roman"/>
          <w:color w:val="231F20"/>
          <w:spacing w:val="4"/>
          <w:sz w:val="24"/>
          <w:szCs w:val="24"/>
        </w:rPr>
        <w:t>an inch</w:t>
      </w:r>
      <w:r w:rsidR="00F108BD">
        <w:rPr>
          <w:rFonts w:ascii="Times New Roman" w:hAnsi="Times New Roman" w:cs="Times New Roman"/>
          <w:color w:val="231F20"/>
          <w:spacing w:val="4"/>
          <w:sz w:val="24"/>
          <w:szCs w:val="24"/>
        </w:rPr>
        <w:t xml:space="preserve"> a year</w:t>
      </w:r>
      <w:r w:rsidRPr="007A1039">
        <w:rPr>
          <w:rFonts w:ascii="Times New Roman" w:hAnsi="Times New Roman" w:cs="Times New Roman"/>
          <w:color w:val="231F20"/>
          <w:spacing w:val="4"/>
          <w:sz w:val="24"/>
          <w:szCs w:val="24"/>
        </w:rPr>
        <w:t xml:space="preserve">. In </w:t>
      </w:r>
      <w:r w:rsidRPr="007A1039">
        <w:rPr>
          <w:rFonts w:ascii="Times New Roman" w:hAnsi="Times New Roman" w:cs="Times New Roman"/>
          <w:color w:val="231F20"/>
          <w:sz w:val="24"/>
          <w:szCs w:val="24"/>
        </w:rPr>
        <w:t xml:space="preserve">1975, </w:t>
      </w:r>
      <w:r w:rsidRPr="007A1039">
        <w:rPr>
          <w:rFonts w:ascii="Times New Roman" w:hAnsi="Times New Roman" w:cs="Times New Roman"/>
          <w:color w:val="231F20"/>
          <w:spacing w:val="3"/>
          <w:sz w:val="24"/>
          <w:szCs w:val="24"/>
        </w:rPr>
        <w:t xml:space="preserve">the </w:t>
      </w:r>
      <w:r w:rsidRPr="007A1039">
        <w:rPr>
          <w:rFonts w:ascii="Times New Roman" w:hAnsi="Times New Roman" w:cs="Times New Roman"/>
          <w:color w:val="231F20"/>
          <w:sz w:val="24"/>
          <w:szCs w:val="24"/>
        </w:rPr>
        <w:t xml:space="preserve">Ogallala’s </w:t>
      </w:r>
      <w:r w:rsidRPr="008D748F">
        <w:rPr>
          <w:rFonts w:ascii="Times New Roman" w:hAnsi="Times New Roman" w:cs="Times New Roman"/>
          <w:b/>
          <w:bCs/>
          <w:color w:val="231F20"/>
          <w:spacing w:val="3"/>
          <w:sz w:val="24"/>
          <w:szCs w:val="24"/>
        </w:rPr>
        <w:t>overdraft</w:t>
      </w:r>
      <w:r>
        <w:rPr>
          <w:rFonts w:ascii="Times New Roman" w:hAnsi="Times New Roman" w:cs="Times New Roman"/>
          <w:b/>
          <w:bCs/>
          <w:color w:val="231F20"/>
          <w:spacing w:val="3"/>
          <w:sz w:val="24"/>
          <w:szCs w:val="24"/>
        </w:rPr>
        <w:t>**</w:t>
      </w:r>
      <w:r w:rsidRPr="007A1039">
        <w:rPr>
          <w:rFonts w:ascii="Times New Roman" w:hAnsi="Times New Roman" w:cs="Times New Roman"/>
          <w:color w:val="231F20"/>
          <w:spacing w:val="3"/>
          <w:sz w:val="24"/>
          <w:szCs w:val="24"/>
        </w:rPr>
        <w:t xml:space="preserve"> equaled the </w:t>
      </w:r>
      <w:r w:rsidRPr="007A1039">
        <w:rPr>
          <w:rFonts w:ascii="Times New Roman" w:hAnsi="Times New Roman" w:cs="Times New Roman"/>
          <w:color w:val="231F20"/>
          <w:spacing w:val="2"/>
          <w:sz w:val="24"/>
          <w:szCs w:val="24"/>
        </w:rPr>
        <w:t xml:space="preserve">flow </w:t>
      </w:r>
      <w:r w:rsidRPr="007A1039">
        <w:rPr>
          <w:rFonts w:ascii="Times New Roman" w:hAnsi="Times New Roman" w:cs="Times New Roman"/>
          <w:color w:val="231F20"/>
          <w:sz w:val="24"/>
          <w:szCs w:val="24"/>
        </w:rPr>
        <w:t xml:space="preserve">of </w:t>
      </w:r>
      <w:r w:rsidRPr="007A1039">
        <w:rPr>
          <w:rFonts w:ascii="Times New Roman" w:hAnsi="Times New Roman" w:cs="Times New Roman"/>
          <w:color w:val="231F20"/>
          <w:spacing w:val="3"/>
          <w:sz w:val="24"/>
          <w:szCs w:val="24"/>
        </w:rPr>
        <w:t xml:space="preserve">the </w:t>
      </w:r>
      <w:r w:rsidRPr="007A1039">
        <w:rPr>
          <w:rFonts w:ascii="Times New Roman" w:hAnsi="Times New Roman" w:cs="Times New Roman"/>
          <w:color w:val="231F20"/>
          <w:sz w:val="24"/>
          <w:szCs w:val="24"/>
        </w:rPr>
        <w:t>Colorado River.</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 </w:t>
      </w:r>
      <w:r w:rsidRPr="007A1039">
        <w:rPr>
          <w:rFonts w:ascii="Times New Roman" w:hAnsi="Times New Roman" w:cs="Times New Roman"/>
          <w:color w:val="231F20"/>
          <w:spacing w:val="-5"/>
          <w:sz w:val="24"/>
          <w:szCs w:val="24"/>
        </w:rPr>
        <w:t xml:space="preserve">Today, </w:t>
      </w:r>
      <w:r w:rsidRPr="007A1039">
        <w:rPr>
          <w:rFonts w:ascii="Times New Roman" w:hAnsi="Times New Roman" w:cs="Times New Roman"/>
          <w:color w:val="231F20"/>
          <w:spacing w:val="3"/>
          <w:sz w:val="24"/>
          <w:szCs w:val="24"/>
        </w:rPr>
        <w:t xml:space="preserve">the Aquifer is </w:t>
      </w:r>
      <w:r w:rsidRPr="007A1039">
        <w:rPr>
          <w:rFonts w:ascii="Times New Roman" w:hAnsi="Times New Roman" w:cs="Times New Roman"/>
          <w:color w:val="231F20"/>
          <w:spacing w:val="4"/>
          <w:sz w:val="24"/>
          <w:szCs w:val="24"/>
        </w:rPr>
        <w:t xml:space="preserve">being </w:t>
      </w:r>
      <w:r w:rsidRPr="007A1039">
        <w:rPr>
          <w:rFonts w:ascii="Times New Roman" w:hAnsi="Times New Roman" w:cs="Times New Roman"/>
          <w:color w:val="231F20"/>
          <w:spacing w:val="2"/>
          <w:sz w:val="24"/>
          <w:szCs w:val="24"/>
        </w:rPr>
        <w:t xml:space="preserve">depleted </w:t>
      </w:r>
      <w:r w:rsidRPr="007A1039">
        <w:rPr>
          <w:rFonts w:ascii="Times New Roman" w:hAnsi="Times New Roman" w:cs="Times New Roman"/>
          <w:color w:val="231F20"/>
          <w:sz w:val="24"/>
          <w:szCs w:val="24"/>
        </w:rPr>
        <w:t xml:space="preserve">at </w:t>
      </w:r>
      <w:r w:rsidRPr="007A1039">
        <w:rPr>
          <w:rFonts w:ascii="Times New Roman" w:hAnsi="Times New Roman" w:cs="Times New Roman"/>
          <w:color w:val="231F20"/>
          <w:spacing w:val="4"/>
          <w:sz w:val="24"/>
          <w:szCs w:val="24"/>
        </w:rPr>
        <w:t xml:space="preserve">an annual </w:t>
      </w:r>
      <w:r w:rsidRPr="007A1039">
        <w:rPr>
          <w:rFonts w:ascii="Times New Roman" w:hAnsi="Times New Roman" w:cs="Times New Roman"/>
          <w:color w:val="231F20"/>
          <w:sz w:val="24"/>
          <w:szCs w:val="24"/>
        </w:rPr>
        <w:t xml:space="preserve">volume </w:t>
      </w:r>
      <w:r w:rsidRPr="007A1039">
        <w:rPr>
          <w:rFonts w:ascii="Times New Roman" w:hAnsi="Times New Roman" w:cs="Times New Roman"/>
          <w:color w:val="231F20"/>
          <w:spacing w:val="3"/>
          <w:sz w:val="24"/>
          <w:szCs w:val="24"/>
        </w:rPr>
        <w:t>equ</w:t>
      </w:r>
      <w:r w:rsidR="002945CD">
        <w:rPr>
          <w:rFonts w:ascii="Times New Roman" w:hAnsi="Times New Roman" w:cs="Times New Roman"/>
          <w:color w:val="231F20"/>
          <w:spacing w:val="3"/>
          <w:sz w:val="24"/>
          <w:szCs w:val="24"/>
        </w:rPr>
        <w:t>al</w:t>
      </w:r>
      <w:r>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z w:val="24"/>
          <w:szCs w:val="24"/>
        </w:rPr>
        <w:t>to</w:t>
      </w:r>
      <w:r w:rsidR="00454904">
        <w:rPr>
          <w:rFonts w:ascii="Times New Roman" w:hAnsi="Times New Roman" w:cs="Times New Roman"/>
          <w:color w:val="231F20"/>
          <w:sz w:val="24"/>
          <w:szCs w:val="24"/>
        </w:rPr>
        <w:t xml:space="preserve"> </w:t>
      </w:r>
      <w:r w:rsidRPr="007A1039">
        <w:rPr>
          <w:rFonts w:ascii="Times New Roman" w:hAnsi="Times New Roman" w:cs="Times New Roman"/>
          <w:color w:val="231F20"/>
          <w:spacing w:val="-4"/>
          <w:sz w:val="24"/>
          <w:szCs w:val="24"/>
        </w:rPr>
        <w:t xml:space="preserve">18 </w:t>
      </w:r>
      <w:r w:rsidRPr="007A1039">
        <w:rPr>
          <w:rFonts w:ascii="Times New Roman" w:hAnsi="Times New Roman" w:cs="Times New Roman"/>
          <w:color w:val="231F20"/>
          <w:sz w:val="24"/>
          <w:szCs w:val="24"/>
        </w:rPr>
        <w:t>Colorado Rivers</w:t>
      </w:r>
      <w:r w:rsidR="00811CD0">
        <w:rPr>
          <w:rFonts w:ascii="Times New Roman" w:hAnsi="Times New Roman" w:cs="Times New Roman"/>
          <w:color w:val="231F20"/>
          <w:sz w:val="24"/>
          <w:szCs w:val="24"/>
        </w:rPr>
        <w:t>. . .</w:t>
      </w:r>
      <w:r w:rsidR="00013F58">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 </w:t>
      </w:r>
      <w:r w:rsidRPr="007A1039">
        <w:rPr>
          <w:rFonts w:ascii="Times New Roman" w:hAnsi="Times New Roman" w:cs="Times New Roman"/>
          <w:color w:val="231F20"/>
          <w:spacing w:val="3"/>
          <w:sz w:val="24"/>
          <w:szCs w:val="24"/>
        </w:rPr>
        <w:t xml:space="preserve">Nature </w:t>
      </w:r>
      <w:r w:rsidRPr="007A1039">
        <w:rPr>
          <w:rFonts w:ascii="Times New Roman" w:hAnsi="Times New Roman" w:cs="Times New Roman"/>
          <w:color w:val="231F20"/>
          <w:spacing w:val="4"/>
          <w:sz w:val="24"/>
          <w:szCs w:val="24"/>
        </w:rPr>
        <w:t xml:space="preserve">cannot </w:t>
      </w:r>
      <w:r w:rsidRPr="007A1039">
        <w:rPr>
          <w:rFonts w:ascii="Times New Roman" w:hAnsi="Times New Roman" w:cs="Times New Roman"/>
          <w:color w:val="231F20"/>
          <w:spacing w:val="3"/>
          <w:sz w:val="24"/>
          <w:szCs w:val="24"/>
        </w:rPr>
        <w:t xml:space="preserve">match </w:t>
      </w:r>
      <w:r w:rsidRPr="007A1039">
        <w:rPr>
          <w:rFonts w:ascii="Times New Roman" w:hAnsi="Times New Roman" w:cs="Times New Roman"/>
          <w:color w:val="231F20"/>
          <w:spacing w:val="4"/>
          <w:sz w:val="24"/>
          <w:szCs w:val="24"/>
        </w:rPr>
        <w:t xml:space="preserve">human </w:t>
      </w:r>
      <w:r w:rsidRPr="007A1039">
        <w:rPr>
          <w:rFonts w:ascii="Times New Roman" w:hAnsi="Times New Roman" w:cs="Times New Roman"/>
          <w:color w:val="231F20"/>
          <w:spacing w:val="3"/>
          <w:sz w:val="24"/>
          <w:szCs w:val="24"/>
        </w:rPr>
        <w:t>demands</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pacing w:val="-3"/>
          <w:sz w:val="24"/>
          <w:szCs w:val="24"/>
        </w:rPr>
        <w:t>[</w:t>
      </w:r>
      <w:r w:rsidR="007A177C">
        <w:rPr>
          <w:rFonts w:ascii="Times New Roman" w:hAnsi="Times New Roman" w:cs="Times New Roman"/>
          <w:color w:val="231F20"/>
          <w:spacing w:val="-3"/>
          <w:sz w:val="24"/>
          <w:szCs w:val="24"/>
        </w:rPr>
        <w:t>7</w:t>
      </w:r>
      <w:r w:rsidRPr="007A1039">
        <w:rPr>
          <w:rFonts w:ascii="Times New Roman" w:hAnsi="Times New Roman" w:cs="Times New Roman"/>
          <w:color w:val="231F20"/>
          <w:spacing w:val="-3"/>
          <w:sz w:val="24"/>
          <w:szCs w:val="24"/>
        </w:rPr>
        <w:t>]</w:t>
      </w:r>
      <w:r>
        <w:rPr>
          <w:rFonts w:ascii="Times New Roman" w:hAnsi="Times New Roman" w:cs="Times New Roman"/>
          <w:color w:val="231F20"/>
          <w:spacing w:val="-3"/>
          <w:sz w:val="24"/>
          <w:szCs w:val="24"/>
        </w:rPr>
        <w:t xml:space="preserve"> and the impact of climate change cannot be predicted with certainty. </w:t>
      </w:r>
    </w:p>
    <w:p w14:paraId="61D7C61B" w14:textId="77777777" w:rsidR="00244661" w:rsidRPr="00B33529" w:rsidRDefault="00244661" w:rsidP="00244661">
      <w:pPr>
        <w:pStyle w:val="BodyText"/>
        <w:tabs>
          <w:tab w:val="left" w:pos="720"/>
        </w:tabs>
        <w:spacing w:line="228" w:lineRule="auto"/>
        <w:ind w:left="720" w:right="600"/>
        <w:rPr>
          <w:rFonts w:ascii="Times New Roman" w:hAnsi="Times New Roman" w:cs="Times New Roman"/>
          <w:color w:val="231F20"/>
          <w:spacing w:val="-3"/>
          <w:sz w:val="20"/>
          <w:szCs w:val="20"/>
        </w:rPr>
      </w:pPr>
      <w:r w:rsidRPr="00B33529">
        <w:rPr>
          <w:rFonts w:ascii="Times New Roman" w:hAnsi="Times New Roman" w:cs="Times New Roman"/>
          <w:color w:val="231F20"/>
          <w:spacing w:val="-3"/>
          <w:sz w:val="20"/>
          <w:szCs w:val="20"/>
        </w:rPr>
        <w:t xml:space="preserve">  * increased </w:t>
      </w:r>
      <w:r w:rsidRPr="00B33529">
        <w:rPr>
          <w:rFonts w:ascii="Times New Roman" w:hAnsi="Times New Roman" w:cs="Times New Roman"/>
          <w:i/>
          <w:iCs/>
          <w:color w:val="231F20"/>
          <w:spacing w:val="-3"/>
          <w:sz w:val="20"/>
          <w:szCs w:val="20"/>
        </w:rPr>
        <w:t xml:space="preserve">five </w:t>
      </w:r>
      <w:r w:rsidRPr="00B33529">
        <w:rPr>
          <w:rFonts w:ascii="Times New Roman" w:hAnsi="Times New Roman" w:cs="Times New Roman"/>
          <w:color w:val="231F20"/>
          <w:spacing w:val="-3"/>
          <w:sz w:val="20"/>
          <w:szCs w:val="20"/>
        </w:rPr>
        <w:t>times</w:t>
      </w:r>
    </w:p>
    <w:p w14:paraId="5145FAC5" w14:textId="3F5D2D63" w:rsidR="00244661" w:rsidRPr="00B33529" w:rsidRDefault="00244661" w:rsidP="00811CD0">
      <w:pPr>
        <w:pStyle w:val="BodyText"/>
        <w:tabs>
          <w:tab w:val="left" w:pos="720"/>
        </w:tabs>
        <w:spacing w:line="228" w:lineRule="auto"/>
        <w:ind w:left="720" w:right="600"/>
        <w:rPr>
          <w:rFonts w:ascii="Times New Roman" w:hAnsi="Times New Roman" w:cs="Times New Roman"/>
          <w:color w:val="231F20"/>
          <w:spacing w:val="-3"/>
          <w:sz w:val="20"/>
          <w:szCs w:val="20"/>
        </w:rPr>
      </w:pPr>
      <w:r w:rsidRPr="00B33529">
        <w:rPr>
          <w:rFonts w:ascii="Times New Roman" w:hAnsi="Times New Roman" w:cs="Times New Roman"/>
          <w:color w:val="231F20"/>
          <w:spacing w:val="-3"/>
          <w:sz w:val="20"/>
          <w:szCs w:val="20"/>
        </w:rPr>
        <w:t xml:space="preserve">** when more water is pumped out than </w:t>
      </w:r>
      <w:r w:rsidR="00811CD0" w:rsidRPr="00B33529">
        <w:rPr>
          <w:rFonts w:ascii="Times New Roman" w:hAnsi="Times New Roman" w:cs="Times New Roman"/>
          <w:color w:val="231F20"/>
          <w:spacing w:val="-3"/>
          <w:sz w:val="20"/>
          <w:szCs w:val="20"/>
        </w:rPr>
        <w:t xml:space="preserve">flows in </w:t>
      </w:r>
      <w:r w:rsidRPr="00B33529">
        <w:rPr>
          <w:rFonts w:ascii="Times New Roman" w:hAnsi="Times New Roman" w:cs="Times New Roman"/>
          <w:color w:val="231F20"/>
          <w:spacing w:val="-3"/>
          <w:sz w:val="20"/>
          <w:szCs w:val="20"/>
        </w:rPr>
        <w:t>naturally</w:t>
      </w:r>
    </w:p>
    <w:p w14:paraId="74A2FC5D" w14:textId="77777777" w:rsidR="00811CD0" w:rsidRDefault="00811CD0" w:rsidP="00811CD0">
      <w:pPr>
        <w:pStyle w:val="BodyText"/>
        <w:tabs>
          <w:tab w:val="left" w:pos="720"/>
        </w:tabs>
        <w:spacing w:line="228" w:lineRule="auto"/>
        <w:ind w:left="720" w:right="600"/>
        <w:rPr>
          <w:rFonts w:ascii="Times New Roman" w:hAnsi="Times New Roman" w:cs="Times New Roman"/>
          <w:b/>
          <w:bCs/>
          <w:color w:val="231F20"/>
          <w:spacing w:val="-3"/>
          <w:sz w:val="24"/>
          <w:szCs w:val="24"/>
        </w:rPr>
      </w:pPr>
    </w:p>
    <w:p w14:paraId="2FA48BB6" w14:textId="1D66E39B" w:rsidR="00244661" w:rsidRDefault="00244661" w:rsidP="00244661">
      <w:pPr>
        <w:pStyle w:val="BodyText"/>
        <w:tabs>
          <w:tab w:val="left" w:pos="0"/>
          <w:tab w:val="left" w:pos="720"/>
        </w:tabs>
        <w:spacing w:line="228" w:lineRule="auto"/>
        <w:ind w:right="-120"/>
        <w:rPr>
          <w:rFonts w:ascii="Times New Roman" w:hAnsi="Times New Roman" w:cs="Times New Roman"/>
          <w:color w:val="231F20"/>
          <w:sz w:val="24"/>
          <w:szCs w:val="24"/>
        </w:rPr>
      </w:pPr>
      <w:r>
        <w:rPr>
          <w:rFonts w:ascii="Times New Roman" w:hAnsi="Times New Roman" w:cs="Times New Roman"/>
          <w:color w:val="231F20"/>
          <w:sz w:val="24"/>
          <w:szCs w:val="24"/>
        </w:rPr>
        <w:tab/>
      </w:r>
      <w:r w:rsidRPr="007A1039">
        <w:rPr>
          <w:rFonts w:ascii="Times New Roman" w:hAnsi="Times New Roman" w:cs="Times New Roman"/>
          <w:color w:val="231F20"/>
          <w:sz w:val="24"/>
          <w:szCs w:val="24"/>
        </w:rPr>
        <w:t>The</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vast</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underground</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reservoir</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that</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gives</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the Plains</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life</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is</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disappearing.</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 If the aquifer goes dry, more than $20 billion worth of food and fiber will vanish from the world’s markets.</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 In some places, groundwater is already gone. </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Scientists</w:t>
      </w:r>
      <w:r w:rsidR="00013F58">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estimate</w:t>
      </w:r>
      <w:r w:rsidR="00013F58">
        <w:rPr>
          <w:rFonts w:ascii="Times New Roman" w:hAnsi="Times New Roman" w:cs="Times New Roman"/>
          <w:color w:val="231F20"/>
          <w:sz w:val="24"/>
          <w:szCs w:val="24"/>
        </w:rPr>
        <w:t>s are</w:t>
      </w:r>
      <w:r w:rsidR="008F7A21">
        <w:rPr>
          <w:rFonts w:ascii="Times New Roman" w:hAnsi="Times New Roman" w:cs="Times New Roman"/>
          <w:color w:val="231F20"/>
          <w:sz w:val="24"/>
          <w:szCs w:val="24"/>
        </w:rPr>
        <w:t xml:space="preserve"> dire: N</w:t>
      </w:r>
      <w:r w:rsidRPr="007A1039">
        <w:rPr>
          <w:rFonts w:ascii="Times New Roman" w:hAnsi="Times New Roman" w:cs="Times New Roman"/>
          <w:color w:val="231F20"/>
          <w:sz w:val="24"/>
          <w:szCs w:val="24"/>
        </w:rPr>
        <w:t>atural processes would take 6,000 years to refill the reservoir</w:t>
      </w:r>
      <w:r w:rsidR="007A177C">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w:t>
      </w:r>
      <w:r w:rsidR="007A177C">
        <w:rPr>
          <w:rFonts w:ascii="Times New Roman" w:hAnsi="Times New Roman" w:cs="Times New Roman"/>
          <w:color w:val="231F20"/>
          <w:sz w:val="24"/>
          <w:szCs w:val="24"/>
        </w:rPr>
        <w:t>7</w:t>
      </w:r>
      <w:r w:rsidRPr="007A1039">
        <w:rPr>
          <w:rFonts w:ascii="Times New Roman" w:hAnsi="Times New Roman" w:cs="Times New Roman"/>
          <w:color w:val="231F20"/>
          <w:sz w:val="24"/>
          <w:szCs w:val="24"/>
        </w:rPr>
        <w:t>]</w:t>
      </w:r>
      <w:r>
        <w:rPr>
          <w:rFonts w:ascii="Times New Roman" w:hAnsi="Times New Roman" w:cs="Times New Roman"/>
          <w:color w:val="231F20"/>
          <w:sz w:val="24"/>
          <w:szCs w:val="24"/>
        </w:rPr>
        <w:t xml:space="preserve">  Climate change makes</w:t>
      </w:r>
      <w:r w:rsidR="008F7A21">
        <w:rPr>
          <w:rFonts w:ascii="Times New Roman" w:hAnsi="Times New Roman" w:cs="Times New Roman"/>
          <w:color w:val="231F20"/>
          <w:sz w:val="24"/>
          <w:szCs w:val="24"/>
        </w:rPr>
        <w:t xml:space="preserve"> the estimate even</w:t>
      </w:r>
      <w:r>
        <w:rPr>
          <w:rFonts w:ascii="Times New Roman" w:hAnsi="Times New Roman" w:cs="Times New Roman"/>
          <w:color w:val="231F20"/>
          <w:sz w:val="24"/>
          <w:szCs w:val="24"/>
        </w:rPr>
        <w:t xml:space="preserve"> more dire.</w:t>
      </w:r>
      <w:r w:rsidR="00BC26C9">
        <w:rPr>
          <w:rFonts w:ascii="Times New Roman" w:hAnsi="Times New Roman" w:cs="Times New Roman"/>
          <w:color w:val="231F20"/>
          <w:sz w:val="24"/>
          <w:szCs w:val="24"/>
        </w:rPr>
        <w:t xml:space="preserve"> As the water disappears, some fear they are in a race to the bottom. </w:t>
      </w:r>
    </w:p>
    <w:p w14:paraId="059C2058" w14:textId="51918E4F" w:rsidR="0047485A" w:rsidRDefault="0047485A" w:rsidP="00244661">
      <w:pPr>
        <w:pStyle w:val="BodyText"/>
        <w:tabs>
          <w:tab w:val="left" w:pos="0"/>
          <w:tab w:val="left" w:pos="720"/>
        </w:tabs>
        <w:spacing w:line="228" w:lineRule="auto"/>
        <w:ind w:right="-120"/>
        <w:rPr>
          <w:rFonts w:ascii="Times New Roman" w:hAnsi="Times New Roman" w:cs="Times New Roman"/>
          <w:color w:val="231F20"/>
          <w:sz w:val="24"/>
          <w:szCs w:val="24"/>
        </w:rPr>
      </w:pPr>
    </w:p>
    <w:p w14:paraId="347AAF9E" w14:textId="5153072C" w:rsidR="00160185" w:rsidRPr="0047485A" w:rsidRDefault="00160185" w:rsidP="00160185">
      <w:pPr>
        <w:pStyle w:val="BodyText"/>
        <w:tabs>
          <w:tab w:val="left" w:pos="0"/>
          <w:tab w:val="left" w:pos="720"/>
        </w:tabs>
        <w:spacing w:line="228" w:lineRule="auto"/>
        <w:ind w:right="-120"/>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 xml:space="preserve">Insert Try This 22.6 Here </w:t>
      </w:r>
      <w:r w:rsidR="006347D7">
        <w:rPr>
          <w:rFonts w:ascii="Times New Roman" w:hAnsi="Times New Roman" w:cs="Times New Roman"/>
          <w:b/>
          <w:bCs/>
          <w:color w:val="231F20"/>
          <w:sz w:val="24"/>
          <w:szCs w:val="24"/>
        </w:rPr>
        <w:t>–</w:t>
      </w:r>
      <w:r>
        <w:rPr>
          <w:rFonts w:ascii="Times New Roman" w:hAnsi="Times New Roman" w:cs="Times New Roman"/>
          <w:b/>
          <w:bCs/>
          <w:color w:val="231F20"/>
          <w:sz w:val="24"/>
          <w:szCs w:val="24"/>
        </w:rPr>
        <w:t xml:space="preserve"> </w:t>
      </w:r>
      <w:r w:rsidR="00F108BD">
        <w:rPr>
          <w:rFonts w:ascii="Times New Roman" w:hAnsi="Times New Roman" w:cs="Times New Roman"/>
          <w:b/>
          <w:bCs/>
          <w:color w:val="231F20"/>
          <w:sz w:val="24"/>
          <w:szCs w:val="24"/>
        </w:rPr>
        <w:t>Understanding</w:t>
      </w:r>
      <w:r w:rsidR="006347D7">
        <w:rPr>
          <w:rFonts w:ascii="Times New Roman" w:hAnsi="Times New Roman" w:cs="Times New Roman"/>
          <w:b/>
          <w:bCs/>
          <w:color w:val="231F20"/>
          <w:sz w:val="24"/>
          <w:szCs w:val="24"/>
        </w:rPr>
        <w:t xml:space="preserve"> Good Soil</w:t>
      </w:r>
    </w:p>
    <w:p w14:paraId="569083AE" w14:textId="77777777" w:rsidR="00244661" w:rsidRDefault="00244661" w:rsidP="00244661">
      <w:pPr>
        <w:pStyle w:val="BodyText"/>
        <w:tabs>
          <w:tab w:val="left" w:pos="0"/>
          <w:tab w:val="left" w:pos="900"/>
        </w:tabs>
        <w:spacing w:line="228" w:lineRule="auto"/>
        <w:ind w:right="-120"/>
        <w:rPr>
          <w:rFonts w:ascii="Times New Roman" w:hAnsi="Times New Roman" w:cs="Times New Roman"/>
          <w:color w:val="231F20"/>
          <w:sz w:val="24"/>
          <w:szCs w:val="24"/>
        </w:rPr>
      </w:pPr>
    </w:p>
    <w:p w14:paraId="01189DC1" w14:textId="2E1470D2" w:rsidR="00244661" w:rsidRPr="00E17C13" w:rsidRDefault="00244661" w:rsidP="00244661">
      <w:pPr>
        <w:pStyle w:val="BodyText"/>
        <w:tabs>
          <w:tab w:val="left" w:pos="0"/>
          <w:tab w:val="left" w:pos="900"/>
        </w:tabs>
        <w:spacing w:line="228" w:lineRule="auto"/>
        <w:ind w:right="-120"/>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Insert Try This 2</w:t>
      </w:r>
      <w:r w:rsidR="00F30F0A">
        <w:rPr>
          <w:rFonts w:ascii="Times New Roman" w:hAnsi="Times New Roman" w:cs="Times New Roman"/>
          <w:b/>
          <w:bCs/>
          <w:color w:val="231F20"/>
          <w:sz w:val="24"/>
          <w:szCs w:val="24"/>
        </w:rPr>
        <w:t>2</w:t>
      </w:r>
      <w:r>
        <w:rPr>
          <w:rFonts w:ascii="Times New Roman" w:hAnsi="Times New Roman" w:cs="Times New Roman"/>
          <w:b/>
          <w:bCs/>
          <w:color w:val="231F20"/>
          <w:sz w:val="24"/>
          <w:szCs w:val="24"/>
        </w:rPr>
        <w:t>.</w:t>
      </w:r>
      <w:r w:rsidR="006347D7">
        <w:rPr>
          <w:rFonts w:ascii="Times New Roman" w:hAnsi="Times New Roman" w:cs="Times New Roman"/>
          <w:b/>
          <w:bCs/>
          <w:color w:val="231F20"/>
          <w:sz w:val="24"/>
          <w:szCs w:val="24"/>
        </w:rPr>
        <w:t>7</w:t>
      </w:r>
      <w:r w:rsidR="00720B66">
        <w:rPr>
          <w:rFonts w:ascii="Times New Roman" w:hAnsi="Times New Roman" w:cs="Times New Roman"/>
          <w:b/>
          <w:bCs/>
          <w:color w:val="231F20"/>
          <w:sz w:val="24"/>
          <w:szCs w:val="24"/>
        </w:rPr>
        <w:t xml:space="preserve"> </w:t>
      </w:r>
      <w:r>
        <w:rPr>
          <w:rFonts w:ascii="Times New Roman" w:hAnsi="Times New Roman" w:cs="Times New Roman"/>
          <w:b/>
          <w:bCs/>
          <w:color w:val="231F20"/>
          <w:sz w:val="24"/>
          <w:szCs w:val="24"/>
        </w:rPr>
        <w:t>Here</w:t>
      </w:r>
      <w:r w:rsidR="00AE1416">
        <w:rPr>
          <w:rFonts w:ascii="Times New Roman" w:hAnsi="Times New Roman" w:cs="Times New Roman"/>
          <w:b/>
          <w:bCs/>
          <w:color w:val="231F20"/>
          <w:sz w:val="24"/>
          <w:szCs w:val="24"/>
        </w:rPr>
        <w:t xml:space="preserve"> – Watch “Pumped Dry, A Race to the Bottom”</w:t>
      </w:r>
    </w:p>
    <w:p w14:paraId="0B824C2D" w14:textId="77777777" w:rsidR="008D342B" w:rsidRDefault="008D342B" w:rsidP="00244661">
      <w:pPr>
        <w:pStyle w:val="BodyText"/>
        <w:tabs>
          <w:tab w:val="left" w:pos="0"/>
        </w:tabs>
        <w:spacing w:line="228" w:lineRule="auto"/>
        <w:ind w:right="-120"/>
        <w:rPr>
          <w:rFonts w:ascii="Times New Roman" w:hAnsi="Times New Roman" w:cs="Times New Roman"/>
          <w:b/>
          <w:i/>
          <w:iCs/>
          <w:sz w:val="24"/>
          <w:szCs w:val="24"/>
        </w:rPr>
      </w:pPr>
    </w:p>
    <w:p w14:paraId="529CB494" w14:textId="4ABE8F0A" w:rsidR="00244661" w:rsidRPr="008D342B" w:rsidRDefault="00244661" w:rsidP="00244661">
      <w:pPr>
        <w:pStyle w:val="BodyText"/>
        <w:tabs>
          <w:tab w:val="left" w:pos="0"/>
        </w:tabs>
        <w:spacing w:line="228" w:lineRule="auto"/>
        <w:ind w:right="-120"/>
        <w:rPr>
          <w:rFonts w:ascii="Times New Roman" w:hAnsi="Times New Roman" w:cs="Times New Roman"/>
          <w:b/>
          <w:sz w:val="24"/>
          <w:szCs w:val="24"/>
        </w:rPr>
      </w:pPr>
      <w:r w:rsidRPr="008D342B">
        <w:rPr>
          <w:rFonts w:ascii="Times New Roman" w:hAnsi="Times New Roman" w:cs="Times New Roman"/>
          <w:b/>
          <w:sz w:val="24"/>
          <w:szCs w:val="24"/>
        </w:rPr>
        <w:t>Current Conservation Efforts</w:t>
      </w:r>
    </w:p>
    <w:p w14:paraId="60C878E7" w14:textId="77777777" w:rsidR="00244661" w:rsidRPr="00656813" w:rsidRDefault="00244661" w:rsidP="00244661">
      <w:pPr>
        <w:pStyle w:val="BodyText"/>
        <w:tabs>
          <w:tab w:val="left" w:pos="0"/>
        </w:tabs>
        <w:spacing w:line="228" w:lineRule="auto"/>
        <w:ind w:right="-120"/>
        <w:rPr>
          <w:rFonts w:ascii="Times New Roman" w:hAnsi="Times New Roman" w:cs="Times New Roman"/>
          <w:b/>
          <w:sz w:val="24"/>
          <w:szCs w:val="24"/>
        </w:rPr>
      </w:pPr>
    </w:p>
    <w:p w14:paraId="05D32411" w14:textId="7EE27C0B" w:rsidR="00244661" w:rsidRDefault="00244661" w:rsidP="00244661">
      <w:pPr>
        <w:pStyle w:val="BodyText"/>
        <w:tabs>
          <w:tab w:val="left" w:pos="0"/>
        </w:tabs>
        <w:spacing w:line="228" w:lineRule="auto"/>
        <w:ind w:right="-120"/>
        <w:rPr>
          <w:rFonts w:ascii="Times New Roman" w:hAnsi="Times New Roman" w:cs="Times New Roman"/>
          <w:color w:val="231F20"/>
          <w:spacing w:val="-4"/>
          <w:sz w:val="24"/>
          <w:szCs w:val="24"/>
        </w:rPr>
      </w:pPr>
      <w:r>
        <w:rPr>
          <w:rFonts w:ascii="Times New Roman" w:hAnsi="Times New Roman" w:cs="Times New Roman"/>
          <w:sz w:val="24"/>
          <w:szCs w:val="24"/>
        </w:rPr>
        <w:tab/>
        <w:t>Today, some</w:t>
      </w:r>
      <w:r w:rsidR="008D342B">
        <w:rPr>
          <w:rFonts w:ascii="Times New Roman" w:hAnsi="Times New Roman" w:cs="Times New Roman"/>
          <w:sz w:val="24"/>
          <w:szCs w:val="24"/>
        </w:rPr>
        <w:t xml:space="preserve"> people are aware of the need for conservation and restoration</w:t>
      </w:r>
      <w:r>
        <w:rPr>
          <w:rFonts w:ascii="Times New Roman" w:hAnsi="Times New Roman" w:cs="Times New Roman"/>
          <w:sz w:val="24"/>
          <w:szCs w:val="24"/>
        </w:rPr>
        <w:t xml:space="preserve"> initiatives are underway to revert cropland to prairie grass. </w:t>
      </w:r>
      <w:r w:rsidRPr="007A1039">
        <w:rPr>
          <w:rFonts w:ascii="Times New Roman" w:hAnsi="Times New Roman" w:cs="Times New Roman"/>
          <w:color w:val="231F20"/>
          <w:sz w:val="24"/>
          <w:szCs w:val="24"/>
        </w:rPr>
        <w:t xml:space="preserve">In southwest Kansas and northwest </w:t>
      </w:r>
      <w:r w:rsidRPr="007A1039">
        <w:rPr>
          <w:rFonts w:ascii="Times New Roman" w:hAnsi="Times New Roman" w:cs="Times New Roman"/>
          <w:color w:val="231F20"/>
          <w:spacing w:val="-4"/>
          <w:sz w:val="24"/>
          <w:szCs w:val="24"/>
        </w:rPr>
        <w:t xml:space="preserve">Texas, </w:t>
      </w:r>
      <w:r w:rsidRPr="007A1039">
        <w:rPr>
          <w:rFonts w:ascii="Times New Roman" w:hAnsi="Times New Roman" w:cs="Times New Roman"/>
          <w:color w:val="231F20"/>
          <w:sz w:val="24"/>
          <w:szCs w:val="24"/>
        </w:rPr>
        <w:t xml:space="preserve">some farmers realize: </w:t>
      </w:r>
      <w:r w:rsidRPr="007A1039">
        <w:rPr>
          <w:rFonts w:ascii="Times New Roman" w:hAnsi="Times New Roman" w:cs="Times New Roman"/>
          <w:color w:val="231F20"/>
          <w:spacing w:val="-6"/>
          <w:sz w:val="24"/>
          <w:szCs w:val="24"/>
        </w:rPr>
        <w:t xml:space="preserve">“It’s </w:t>
      </w:r>
      <w:r w:rsidRPr="007A1039">
        <w:rPr>
          <w:rFonts w:ascii="Times New Roman" w:hAnsi="Times New Roman" w:cs="Times New Roman"/>
          <w:color w:val="231F20"/>
          <w:sz w:val="24"/>
          <w:szCs w:val="24"/>
        </w:rPr>
        <w:t xml:space="preserve">geologic </w:t>
      </w:r>
      <w:r w:rsidRPr="007A1039">
        <w:rPr>
          <w:rFonts w:ascii="Times New Roman" w:hAnsi="Times New Roman" w:cs="Times New Roman"/>
          <w:color w:val="231F20"/>
          <w:spacing w:val="-4"/>
          <w:sz w:val="24"/>
          <w:szCs w:val="24"/>
        </w:rPr>
        <w:t>water.</w:t>
      </w:r>
      <w:r>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z w:val="24"/>
          <w:szCs w:val="24"/>
        </w:rPr>
        <w:t xml:space="preserve">When </w:t>
      </w:r>
      <w:r w:rsidRPr="007A1039">
        <w:rPr>
          <w:rFonts w:ascii="Times New Roman" w:hAnsi="Times New Roman" w:cs="Times New Roman"/>
          <w:color w:val="231F20"/>
          <w:spacing w:val="-6"/>
          <w:sz w:val="24"/>
          <w:szCs w:val="24"/>
        </w:rPr>
        <w:t xml:space="preserve">it’s </w:t>
      </w:r>
      <w:r w:rsidRPr="007A1039">
        <w:rPr>
          <w:rFonts w:ascii="Times New Roman" w:hAnsi="Times New Roman" w:cs="Times New Roman"/>
          <w:color w:val="231F20"/>
          <w:spacing w:val="-3"/>
          <w:sz w:val="24"/>
          <w:szCs w:val="24"/>
        </w:rPr>
        <w:t xml:space="preserve">gone, </w:t>
      </w:r>
      <w:r w:rsidRPr="007A1039">
        <w:rPr>
          <w:rFonts w:ascii="Times New Roman" w:hAnsi="Times New Roman" w:cs="Times New Roman"/>
          <w:color w:val="231F20"/>
          <w:spacing w:val="-6"/>
          <w:sz w:val="24"/>
          <w:szCs w:val="24"/>
        </w:rPr>
        <w:t xml:space="preserve">it’s </w:t>
      </w:r>
      <w:r w:rsidRPr="007A1039">
        <w:rPr>
          <w:rFonts w:ascii="Times New Roman" w:hAnsi="Times New Roman" w:cs="Times New Roman"/>
          <w:color w:val="231F20"/>
          <w:sz w:val="24"/>
          <w:szCs w:val="24"/>
        </w:rPr>
        <w:t xml:space="preserve">gone!” </w:t>
      </w:r>
      <w:r w:rsidRPr="007A1039">
        <w:rPr>
          <w:rFonts w:ascii="Times New Roman" w:hAnsi="Times New Roman" w:cs="Times New Roman"/>
          <w:color w:val="231F20"/>
          <w:spacing w:val="-4"/>
          <w:sz w:val="24"/>
          <w:szCs w:val="24"/>
        </w:rPr>
        <w:t>[</w:t>
      </w:r>
      <w:r w:rsidR="007A177C">
        <w:rPr>
          <w:rFonts w:ascii="Times New Roman" w:hAnsi="Times New Roman" w:cs="Times New Roman"/>
          <w:color w:val="231F20"/>
          <w:spacing w:val="-4"/>
          <w:sz w:val="24"/>
          <w:szCs w:val="24"/>
        </w:rPr>
        <w:t>7</w:t>
      </w:r>
      <w:r w:rsidRPr="007A1039">
        <w:rPr>
          <w:rFonts w:ascii="Times New Roman" w:hAnsi="Times New Roman" w:cs="Times New Roman"/>
          <w:color w:val="231F20"/>
          <w:spacing w:val="-4"/>
          <w:sz w:val="24"/>
          <w:szCs w:val="24"/>
        </w:rPr>
        <w:t>]</w:t>
      </w:r>
    </w:p>
    <w:p w14:paraId="03763E91" w14:textId="64D7D126" w:rsidR="00244661" w:rsidRPr="007A1039" w:rsidRDefault="00BF7508" w:rsidP="00244661">
      <w:pPr>
        <w:pStyle w:val="BodyText"/>
        <w:tabs>
          <w:tab w:val="left" w:pos="0"/>
        </w:tabs>
        <w:spacing w:line="228" w:lineRule="auto"/>
        <w:ind w:right="-120"/>
        <w:rPr>
          <w:rFonts w:ascii="Times New Roman" w:hAnsi="Times New Roman" w:cs="Times New Roman"/>
          <w:sz w:val="24"/>
          <w:szCs w:val="24"/>
        </w:rPr>
      </w:pPr>
      <w:r>
        <w:rPr>
          <w:rFonts w:ascii="Times New Roman" w:hAnsi="Times New Roman" w:cs="Times New Roman"/>
          <w:sz w:val="24"/>
          <w:szCs w:val="24"/>
        </w:rPr>
        <w:tab/>
      </w:r>
      <w:r w:rsidR="00244661">
        <w:rPr>
          <w:rFonts w:ascii="Times New Roman" w:hAnsi="Times New Roman" w:cs="Times New Roman"/>
          <w:sz w:val="24"/>
          <w:szCs w:val="24"/>
        </w:rPr>
        <w:t>Diverse initiatives are changing some practices:</w:t>
      </w:r>
    </w:p>
    <w:p w14:paraId="2CD76854" w14:textId="77777777" w:rsidR="00941682" w:rsidRPr="00941682" w:rsidRDefault="00244661" w:rsidP="00B33529">
      <w:pPr>
        <w:pStyle w:val="ListParagraph"/>
        <w:numPr>
          <w:ilvl w:val="0"/>
          <w:numId w:val="9"/>
        </w:numPr>
        <w:tabs>
          <w:tab w:val="left" w:pos="900"/>
          <w:tab w:val="left" w:pos="1079"/>
          <w:tab w:val="left" w:pos="1080"/>
        </w:tabs>
        <w:spacing w:line="228" w:lineRule="auto"/>
        <w:ind w:left="900" w:right="-120" w:hanging="180"/>
        <w:rPr>
          <w:rFonts w:ascii="Times New Roman" w:hAnsi="Times New Roman" w:cs="Times New Roman"/>
          <w:sz w:val="24"/>
          <w:szCs w:val="24"/>
        </w:rPr>
      </w:pPr>
      <w:r w:rsidRPr="00AF0661">
        <w:rPr>
          <w:rFonts w:ascii="Times New Roman" w:hAnsi="Times New Roman" w:cs="Times New Roman"/>
          <w:color w:val="231F20"/>
          <w:sz w:val="24"/>
          <w:szCs w:val="24"/>
        </w:rPr>
        <w:t xml:space="preserve">Some independent farmers </w:t>
      </w:r>
      <w:r w:rsidRPr="00AF0661">
        <w:rPr>
          <w:rFonts w:ascii="Times New Roman" w:hAnsi="Times New Roman" w:cs="Times New Roman"/>
          <w:color w:val="231F20"/>
          <w:spacing w:val="-3"/>
          <w:sz w:val="24"/>
          <w:szCs w:val="24"/>
        </w:rPr>
        <w:t xml:space="preserve">have </w:t>
      </w:r>
      <w:r w:rsidRPr="00AF0661">
        <w:rPr>
          <w:rFonts w:ascii="Times New Roman" w:hAnsi="Times New Roman" w:cs="Times New Roman"/>
          <w:color w:val="231F20"/>
          <w:sz w:val="24"/>
          <w:szCs w:val="24"/>
        </w:rPr>
        <w:t xml:space="preserve">begun </w:t>
      </w:r>
      <w:r w:rsidRPr="00AF0661">
        <w:rPr>
          <w:rFonts w:ascii="Times New Roman" w:hAnsi="Times New Roman" w:cs="Times New Roman"/>
          <w:color w:val="231F20"/>
          <w:spacing w:val="2"/>
          <w:sz w:val="24"/>
          <w:szCs w:val="24"/>
        </w:rPr>
        <w:t xml:space="preserve">dry </w:t>
      </w:r>
      <w:r w:rsidRPr="00AF0661">
        <w:rPr>
          <w:rFonts w:ascii="Times New Roman" w:hAnsi="Times New Roman" w:cs="Times New Roman"/>
          <w:color w:val="231F20"/>
          <w:sz w:val="24"/>
          <w:szCs w:val="24"/>
        </w:rPr>
        <w:t xml:space="preserve">farming </w:t>
      </w:r>
      <w:r>
        <w:rPr>
          <w:rFonts w:ascii="Times New Roman" w:hAnsi="Times New Roman" w:cs="Times New Roman"/>
          <w:color w:val="231F20"/>
          <w:sz w:val="24"/>
          <w:szCs w:val="24"/>
        </w:rPr>
        <w:t>methods</w:t>
      </w:r>
      <w:r w:rsidR="00941682">
        <w:rPr>
          <w:rFonts w:ascii="Times New Roman" w:hAnsi="Times New Roman" w:cs="Times New Roman"/>
          <w:color w:val="231F20"/>
          <w:sz w:val="24"/>
          <w:szCs w:val="24"/>
        </w:rPr>
        <w:t>.</w:t>
      </w:r>
    </w:p>
    <w:p w14:paraId="5A7F3714" w14:textId="04AC829D" w:rsidR="00244661" w:rsidRPr="00AF0661" w:rsidRDefault="00941682" w:rsidP="00B33529">
      <w:pPr>
        <w:pStyle w:val="ListParagraph"/>
        <w:numPr>
          <w:ilvl w:val="0"/>
          <w:numId w:val="9"/>
        </w:numPr>
        <w:tabs>
          <w:tab w:val="left" w:pos="900"/>
          <w:tab w:val="left" w:pos="1079"/>
          <w:tab w:val="left" w:pos="1080"/>
        </w:tabs>
        <w:spacing w:line="228" w:lineRule="auto"/>
        <w:ind w:left="900" w:right="-120" w:hanging="180"/>
        <w:rPr>
          <w:rFonts w:ascii="Times New Roman" w:hAnsi="Times New Roman" w:cs="Times New Roman"/>
          <w:sz w:val="24"/>
          <w:szCs w:val="24"/>
        </w:rPr>
      </w:pPr>
      <w:r>
        <w:rPr>
          <w:rFonts w:ascii="Times New Roman" w:hAnsi="Times New Roman" w:cs="Times New Roman"/>
          <w:color w:val="231F20"/>
          <w:sz w:val="24"/>
          <w:szCs w:val="24"/>
        </w:rPr>
        <w:t>Some farmers believe in</w:t>
      </w:r>
      <w:r w:rsidR="00B33529">
        <w:rPr>
          <w:rFonts w:ascii="Times New Roman" w:hAnsi="Times New Roman" w:cs="Times New Roman"/>
          <w:color w:val="231F20"/>
          <w:sz w:val="24"/>
          <w:szCs w:val="24"/>
        </w:rPr>
        <w:t xml:space="preserve"> “sustainable yield” </w:t>
      </w:r>
      <w:r>
        <w:rPr>
          <w:rFonts w:ascii="Times New Roman" w:hAnsi="Times New Roman" w:cs="Times New Roman"/>
          <w:color w:val="231F20"/>
          <w:sz w:val="24"/>
          <w:szCs w:val="24"/>
        </w:rPr>
        <w:t xml:space="preserve">and </w:t>
      </w:r>
      <w:r w:rsidR="00B33529">
        <w:rPr>
          <w:rFonts w:ascii="Times New Roman" w:hAnsi="Times New Roman" w:cs="Times New Roman"/>
          <w:color w:val="231F20"/>
          <w:sz w:val="24"/>
          <w:szCs w:val="24"/>
        </w:rPr>
        <w:t>us</w:t>
      </w:r>
      <w:r>
        <w:rPr>
          <w:rFonts w:ascii="Times New Roman" w:hAnsi="Times New Roman" w:cs="Times New Roman"/>
          <w:color w:val="231F20"/>
          <w:sz w:val="24"/>
          <w:szCs w:val="24"/>
        </w:rPr>
        <w:t>e</w:t>
      </w:r>
      <w:r w:rsidR="00B33529">
        <w:rPr>
          <w:rFonts w:ascii="Times New Roman" w:hAnsi="Times New Roman" w:cs="Times New Roman"/>
          <w:color w:val="231F20"/>
          <w:sz w:val="24"/>
          <w:szCs w:val="24"/>
        </w:rPr>
        <w:t xml:space="preserve"> techniques</w:t>
      </w:r>
      <w:r w:rsidR="00244661">
        <w:rPr>
          <w:rFonts w:ascii="Times New Roman" w:hAnsi="Times New Roman" w:cs="Times New Roman"/>
          <w:color w:val="231F20"/>
          <w:sz w:val="24"/>
          <w:szCs w:val="24"/>
        </w:rPr>
        <w:t xml:space="preserve"> </w:t>
      </w:r>
      <w:r w:rsidR="00244661" w:rsidRPr="00AF0661">
        <w:rPr>
          <w:rFonts w:ascii="Times New Roman" w:hAnsi="Times New Roman" w:cs="Times New Roman"/>
          <w:color w:val="231F20"/>
          <w:sz w:val="24"/>
          <w:szCs w:val="24"/>
        </w:rPr>
        <w:t>that</w:t>
      </w:r>
      <w:r w:rsidR="00244661">
        <w:rPr>
          <w:rFonts w:ascii="Times New Roman" w:hAnsi="Times New Roman" w:cs="Times New Roman"/>
          <w:color w:val="231F20"/>
          <w:sz w:val="24"/>
          <w:szCs w:val="24"/>
        </w:rPr>
        <w:t xml:space="preserve"> rely less on</w:t>
      </w:r>
      <w:r w:rsidR="00244661" w:rsidRPr="00AF0661">
        <w:rPr>
          <w:rFonts w:ascii="Times New Roman" w:hAnsi="Times New Roman" w:cs="Times New Roman"/>
          <w:color w:val="231F20"/>
          <w:sz w:val="24"/>
          <w:szCs w:val="24"/>
        </w:rPr>
        <w:t xml:space="preserve"> the</w:t>
      </w:r>
      <w:r w:rsidR="00244661" w:rsidRPr="00AF0661">
        <w:rPr>
          <w:rFonts w:ascii="Times New Roman" w:hAnsi="Times New Roman" w:cs="Times New Roman"/>
          <w:color w:val="231F20"/>
          <w:spacing w:val="-1"/>
          <w:sz w:val="24"/>
          <w:szCs w:val="24"/>
        </w:rPr>
        <w:t xml:space="preserve"> </w:t>
      </w:r>
      <w:r w:rsidR="00244661" w:rsidRPr="00AF0661">
        <w:rPr>
          <w:rFonts w:ascii="Times New Roman" w:hAnsi="Times New Roman" w:cs="Times New Roman"/>
          <w:color w:val="231F20"/>
          <w:sz w:val="24"/>
          <w:szCs w:val="24"/>
        </w:rPr>
        <w:t>aquifer.</w:t>
      </w:r>
    </w:p>
    <w:p w14:paraId="5D70D740" w14:textId="77777777" w:rsidR="00244661" w:rsidRPr="00AF0661" w:rsidRDefault="00244661" w:rsidP="00244661">
      <w:pPr>
        <w:pStyle w:val="ListParagraph"/>
        <w:numPr>
          <w:ilvl w:val="0"/>
          <w:numId w:val="9"/>
        </w:numPr>
        <w:tabs>
          <w:tab w:val="left" w:pos="900"/>
          <w:tab w:val="left" w:pos="1079"/>
          <w:tab w:val="left" w:pos="1080"/>
        </w:tabs>
        <w:spacing w:line="228" w:lineRule="auto"/>
        <w:ind w:left="0" w:right="-120" w:firstLine="720"/>
        <w:rPr>
          <w:rFonts w:ascii="Times New Roman" w:hAnsi="Times New Roman" w:cs="Times New Roman"/>
          <w:sz w:val="24"/>
          <w:szCs w:val="24"/>
        </w:rPr>
      </w:pPr>
      <w:r w:rsidRPr="00AF0661">
        <w:rPr>
          <w:rFonts w:ascii="Times New Roman" w:hAnsi="Times New Roman" w:cs="Times New Roman"/>
          <w:color w:val="231F20"/>
          <w:sz w:val="24"/>
          <w:szCs w:val="24"/>
        </w:rPr>
        <w:t xml:space="preserve">Researchers are </w:t>
      </w:r>
      <w:r w:rsidRPr="00AF0661">
        <w:rPr>
          <w:rFonts w:ascii="Times New Roman" w:hAnsi="Times New Roman" w:cs="Times New Roman"/>
          <w:color w:val="231F20"/>
          <w:spacing w:val="-3"/>
          <w:sz w:val="24"/>
          <w:szCs w:val="24"/>
        </w:rPr>
        <w:t xml:space="preserve">developing </w:t>
      </w:r>
      <w:r w:rsidRPr="00AF0661">
        <w:rPr>
          <w:rFonts w:ascii="Times New Roman" w:hAnsi="Times New Roman" w:cs="Times New Roman"/>
          <w:color w:val="231F20"/>
          <w:sz w:val="24"/>
          <w:szCs w:val="24"/>
        </w:rPr>
        <w:t>crops</w:t>
      </w:r>
      <w:r>
        <w:rPr>
          <w:rFonts w:ascii="Times New Roman" w:hAnsi="Times New Roman" w:cs="Times New Roman"/>
          <w:color w:val="231F20"/>
          <w:sz w:val="24"/>
          <w:szCs w:val="24"/>
        </w:rPr>
        <w:t xml:space="preserve"> that are less thirsty</w:t>
      </w:r>
      <w:r w:rsidRPr="00AF0661">
        <w:rPr>
          <w:rFonts w:ascii="Times New Roman" w:hAnsi="Times New Roman" w:cs="Times New Roman"/>
          <w:color w:val="231F20"/>
          <w:sz w:val="24"/>
          <w:szCs w:val="24"/>
        </w:rPr>
        <w:t>.</w:t>
      </w:r>
    </w:p>
    <w:p w14:paraId="4CFE9C0C" w14:textId="77777777" w:rsidR="00244661" w:rsidRPr="00AF0661" w:rsidRDefault="00244661" w:rsidP="00244661">
      <w:pPr>
        <w:pStyle w:val="ListParagraph"/>
        <w:numPr>
          <w:ilvl w:val="0"/>
          <w:numId w:val="9"/>
        </w:numPr>
        <w:tabs>
          <w:tab w:val="left" w:pos="0"/>
          <w:tab w:val="left" w:pos="900"/>
        </w:tabs>
        <w:spacing w:line="228" w:lineRule="auto"/>
        <w:ind w:left="0" w:right="-120" w:firstLine="720"/>
        <w:rPr>
          <w:rFonts w:ascii="Times New Roman" w:hAnsi="Times New Roman" w:cs="Times New Roman"/>
          <w:sz w:val="24"/>
          <w:szCs w:val="24"/>
        </w:rPr>
      </w:pPr>
      <w:r w:rsidRPr="00AF0661">
        <w:rPr>
          <w:rFonts w:ascii="Times New Roman" w:hAnsi="Times New Roman" w:cs="Times New Roman"/>
          <w:color w:val="231F20"/>
          <w:sz w:val="24"/>
          <w:szCs w:val="24"/>
        </w:rPr>
        <w:t xml:space="preserve">Electronic sensors, attached to </w:t>
      </w:r>
      <w:r w:rsidRPr="00AF0661">
        <w:rPr>
          <w:rFonts w:ascii="Times New Roman" w:hAnsi="Times New Roman" w:cs="Times New Roman"/>
          <w:color w:val="231F20"/>
          <w:spacing w:val="-3"/>
          <w:sz w:val="24"/>
          <w:szCs w:val="24"/>
        </w:rPr>
        <w:t xml:space="preserve">leaves, provide water </w:t>
      </w:r>
      <w:r w:rsidRPr="00AF0661">
        <w:rPr>
          <w:rFonts w:ascii="Times New Roman" w:hAnsi="Times New Roman" w:cs="Times New Roman"/>
          <w:color w:val="231F20"/>
          <w:sz w:val="24"/>
          <w:szCs w:val="24"/>
        </w:rPr>
        <w:t>only when</w:t>
      </w:r>
      <w:r w:rsidRPr="00AF0661">
        <w:rPr>
          <w:rFonts w:ascii="Times New Roman" w:hAnsi="Times New Roman" w:cs="Times New Roman"/>
          <w:color w:val="231F20"/>
          <w:spacing w:val="-1"/>
          <w:sz w:val="24"/>
          <w:szCs w:val="24"/>
        </w:rPr>
        <w:t xml:space="preserve"> </w:t>
      </w:r>
      <w:r w:rsidRPr="00AF0661">
        <w:rPr>
          <w:rFonts w:ascii="Times New Roman" w:hAnsi="Times New Roman" w:cs="Times New Roman"/>
          <w:color w:val="231F20"/>
          <w:sz w:val="24"/>
          <w:szCs w:val="24"/>
        </w:rPr>
        <w:t>necessary.</w:t>
      </w:r>
    </w:p>
    <w:p w14:paraId="5EB5647B" w14:textId="18624A5E" w:rsidR="00244661" w:rsidRPr="00B719E1" w:rsidRDefault="00244661" w:rsidP="00244661">
      <w:pPr>
        <w:pStyle w:val="ListParagraph"/>
        <w:numPr>
          <w:ilvl w:val="0"/>
          <w:numId w:val="9"/>
        </w:numPr>
        <w:tabs>
          <w:tab w:val="left" w:pos="900"/>
          <w:tab w:val="left" w:pos="990"/>
          <w:tab w:val="left" w:pos="1079"/>
          <w:tab w:val="left" w:pos="1080"/>
        </w:tabs>
        <w:spacing w:line="228" w:lineRule="auto"/>
        <w:ind w:left="900" w:right="-120" w:hanging="180"/>
        <w:rPr>
          <w:rFonts w:ascii="Times New Roman" w:hAnsi="Times New Roman" w:cs="Times New Roman"/>
          <w:sz w:val="24"/>
          <w:szCs w:val="24"/>
        </w:rPr>
      </w:pPr>
      <w:r w:rsidRPr="00B719E1">
        <w:rPr>
          <w:rFonts w:ascii="Times New Roman" w:hAnsi="Times New Roman" w:cs="Times New Roman"/>
          <w:color w:val="231F20"/>
          <w:sz w:val="24"/>
          <w:szCs w:val="24"/>
        </w:rPr>
        <w:t xml:space="preserve">Lasers measure </w:t>
      </w:r>
      <w:r w:rsidRPr="00B719E1">
        <w:rPr>
          <w:rFonts w:ascii="Times New Roman" w:hAnsi="Times New Roman" w:cs="Times New Roman"/>
          <w:color w:val="231F20"/>
          <w:spacing w:val="-3"/>
          <w:sz w:val="24"/>
          <w:szCs w:val="24"/>
        </w:rPr>
        <w:t xml:space="preserve">heat </w:t>
      </w:r>
      <w:r w:rsidRPr="00B719E1">
        <w:rPr>
          <w:rFonts w:ascii="Times New Roman" w:hAnsi="Times New Roman" w:cs="Times New Roman"/>
          <w:color w:val="231F20"/>
          <w:spacing w:val="-4"/>
          <w:sz w:val="24"/>
          <w:szCs w:val="24"/>
        </w:rPr>
        <w:t xml:space="preserve">waves </w:t>
      </w:r>
      <w:r w:rsidRPr="00B719E1">
        <w:rPr>
          <w:rFonts w:ascii="Times New Roman" w:hAnsi="Times New Roman" w:cs="Times New Roman"/>
          <w:color w:val="231F20"/>
          <w:sz w:val="24"/>
          <w:szCs w:val="24"/>
        </w:rPr>
        <w:t xml:space="preserve">to determine a </w:t>
      </w:r>
      <w:r w:rsidRPr="00B719E1">
        <w:rPr>
          <w:rFonts w:ascii="Times New Roman" w:hAnsi="Times New Roman" w:cs="Times New Roman"/>
          <w:color w:val="231F20"/>
          <w:spacing w:val="-4"/>
          <w:sz w:val="24"/>
          <w:szCs w:val="24"/>
        </w:rPr>
        <w:t xml:space="preserve">region’s </w:t>
      </w:r>
      <w:r w:rsidRPr="00B719E1">
        <w:rPr>
          <w:rFonts w:ascii="Times New Roman" w:hAnsi="Times New Roman" w:cs="Times New Roman"/>
          <w:color w:val="231F20"/>
          <w:spacing w:val="-3"/>
          <w:sz w:val="24"/>
          <w:szCs w:val="24"/>
        </w:rPr>
        <w:t xml:space="preserve">water </w:t>
      </w:r>
      <w:r w:rsidRPr="00B719E1">
        <w:rPr>
          <w:rFonts w:ascii="Times New Roman" w:hAnsi="Times New Roman" w:cs="Times New Roman"/>
          <w:color w:val="231F20"/>
          <w:sz w:val="24"/>
          <w:szCs w:val="24"/>
        </w:rPr>
        <w:t>needs and, via the internet, inform farmers when to use</w:t>
      </w:r>
      <w:r w:rsidRPr="00B719E1">
        <w:rPr>
          <w:rFonts w:ascii="Times New Roman" w:hAnsi="Times New Roman" w:cs="Times New Roman"/>
          <w:color w:val="231F20"/>
          <w:spacing w:val="-27"/>
          <w:sz w:val="24"/>
          <w:szCs w:val="24"/>
        </w:rPr>
        <w:t xml:space="preserve"> </w:t>
      </w:r>
      <w:r w:rsidRPr="00B719E1">
        <w:rPr>
          <w:rFonts w:ascii="Times New Roman" w:hAnsi="Times New Roman" w:cs="Times New Roman"/>
          <w:color w:val="231F20"/>
          <w:sz w:val="24"/>
          <w:szCs w:val="24"/>
        </w:rPr>
        <w:t xml:space="preserve">less </w:t>
      </w:r>
      <w:r w:rsidRPr="00B719E1">
        <w:rPr>
          <w:rFonts w:ascii="Times New Roman" w:hAnsi="Times New Roman" w:cs="Times New Roman"/>
          <w:color w:val="231F20"/>
          <w:spacing w:val="-3"/>
          <w:sz w:val="24"/>
          <w:szCs w:val="24"/>
        </w:rPr>
        <w:t>water</w:t>
      </w:r>
      <w:r w:rsidRPr="00B719E1">
        <w:rPr>
          <w:rFonts w:ascii="Times New Roman" w:hAnsi="Times New Roman" w:cs="Times New Roman"/>
          <w:color w:val="231F20"/>
          <w:spacing w:val="-1"/>
          <w:sz w:val="24"/>
          <w:szCs w:val="24"/>
        </w:rPr>
        <w:t xml:space="preserve"> </w:t>
      </w:r>
      <w:r w:rsidRPr="00B719E1">
        <w:rPr>
          <w:rFonts w:ascii="Times New Roman" w:hAnsi="Times New Roman" w:cs="Times New Roman"/>
          <w:color w:val="231F20"/>
          <w:spacing w:val="-5"/>
          <w:sz w:val="24"/>
          <w:szCs w:val="24"/>
        </w:rPr>
        <w:t>[</w:t>
      </w:r>
      <w:r w:rsidR="007A177C">
        <w:rPr>
          <w:rFonts w:ascii="Times New Roman" w:hAnsi="Times New Roman" w:cs="Times New Roman"/>
          <w:color w:val="231F20"/>
          <w:spacing w:val="-5"/>
          <w:sz w:val="24"/>
          <w:szCs w:val="24"/>
        </w:rPr>
        <w:t>7]</w:t>
      </w:r>
    </w:p>
    <w:p w14:paraId="7E0BAB3C" w14:textId="2AB52610" w:rsidR="00244661" w:rsidRDefault="00244661" w:rsidP="00244661">
      <w:pPr>
        <w:pStyle w:val="BodyText"/>
        <w:tabs>
          <w:tab w:val="left" w:pos="0"/>
        </w:tabs>
        <w:spacing w:before="1" w:line="228" w:lineRule="auto"/>
        <w:ind w:right="-120"/>
        <w:rPr>
          <w:rFonts w:ascii="Times New Roman" w:hAnsi="Times New Roman" w:cs="Times New Roman"/>
          <w:color w:val="231F20"/>
          <w:spacing w:val="-4"/>
          <w:sz w:val="24"/>
          <w:szCs w:val="24"/>
        </w:rPr>
      </w:pPr>
      <w:r w:rsidRPr="007A1039">
        <w:rPr>
          <w:rFonts w:ascii="Times New Roman" w:hAnsi="Times New Roman" w:cs="Times New Roman"/>
          <w:color w:val="231F20"/>
          <w:spacing w:val="-4"/>
          <w:sz w:val="24"/>
          <w:szCs w:val="24"/>
        </w:rPr>
        <w:t xml:space="preserve">Together, </w:t>
      </w:r>
      <w:r w:rsidRPr="007A1039">
        <w:rPr>
          <w:rFonts w:ascii="Times New Roman" w:hAnsi="Times New Roman" w:cs="Times New Roman"/>
          <w:color w:val="231F20"/>
          <w:sz w:val="24"/>
          <w:szCs w:val="24"/>
        </w:rPr>
        <w:t xml:space="preserve">such measures yield </w:t>
      </w:r>
      <w:r w:rsidRPr="007A1039">
        <w:rPr>
          <w:rFonts w:ascii="Times New Roman" w:hAnsi="Times New Roman" w:cs="Times New Roman"/>
          <w:color w:val="231F20"/>
          <w:spacing w:val="-6"/>
          <w:sz w:val="24"/>
          <w:szCs w:val="24"/>
        </w:rPr>
        <w:t xml:space="preserve">10–15 </w:t>
      </w:r>
      <w:r w:rsidRPr="007A1039">
        <w:rPr>
          <w:rFonts w:ascii="Times New Roman" w:hAnsi="Times New Roman" w:cs="Times New Roman"/>
          <w:color w:val="231F20"/>
          <w:sz w:val="24"/>
          <w:szCs w:val="24"/>
        </w:rPr>
        <w:t xml:space="preserve">percent savings per crop per </w:t>
      </w:r>
      <w:r w:rsidR="00952156" w:rsidRPr="007A1039">
        <w:rPr>
          <w:rFonts w:ascii="Times New Roman" w:hAnsi="Times New Roman" w:cs="Times New Roman"/>
          <w:color w:val="231F20"/>
          <w:sz w:val="24"/>
          <w:szCs w:val="24"/>
        </w:rPr>
        <w:t>season</w:t>
      </w:r>
      <w:r w:rsidR="00952156">
        <w:rPr>
          <w:rFonts w:ascii="Times New Roman" w:hAnsi="Times New Roman" w:cs="Times New Roman"/>
          <w:color w:val="231F20"/>
          <w:sz w:val="24"/>
          <w:szCs w:val="24"/>
        </w:rPr>
        <w:t>. If these measures were followed throughout</w:t>
      </w:r>
      <w:r>
        <w:rPr>
          <w:rFonts w:ascii="Times New Roman" w:hAnsi="Times New Roman" w:cs="Times New Roman"/>
          <w:color w:val="231F20"/>
          <w:spacing w:val="-4"/>
          <w:sz w:val="24"/>
          <w:szCs w:val="24"/>
        </w:rPr>
        <w:t xml:space="preserve"> the</w:t>
      </w:r>
      <w:r w:rsidRPr="007A1039">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z w:val="24"/>
          <w:szCs w:val="24"/>
        </w:rPr>
        <w:t>millions of acres</w:t>
      </w:r>
      <w:r>
        <w:rPr>
          <w:rFonts w:ascii="Times New Roman" w:hAnsi="Times New Roman" w:cs="Times New Roman"/>
          <w:color w:val="231F20"/>
          <w:sz w:val="24"/>
          <w:szCs w:val="24"/>
        </w:rPr>
        <w:t xml:space="preserve"> that comprise the Great Plains, such efforts</w:t>
      </w:r>
      <w:r w:rsidRPr="007A1039">
        <w:rPr>
          <w:rFonts w:ascii="Times New Roman" w:hAnsi="Times New Roman" w:cs="Times New Roman"/>
          <w:color w:val="231F20"/>
          <w:sz w:val="24"/>
          <w:szCs w:val="24"/>
        </w:rPr>
        <w:t xml:space="preserve"> might give the aquifer </w:t>
      </w:r>
      <w:r w:rsidRPr="007A1039">
        <w:rPr>
          <w:rFonts w:ascii="Times New Roman" w:hAnsi="Times New Roman" w:cs="Times New Roman"/>
          <w:color w:val="231F20"/>
          <w:spacing w:val="-3"/>
          <w:sz w:val="24"/>
          <w:szCs w:val="24"/>
        </w:rPr>
        <w:t xml:space="preserve">“another </w:t>
      </w:r>
      <w:r w:rsidRPr="007A1039">
        <w:rPr>
          <w:rFonts w:ascii="Times New Roman" w:hAnsi="Times New Roman" w:cs="Times New Roman"/>
          <w:color w:val="231F20"/>
          <w:spacing w:val="-4"/>
          <w:sz w:val="24"/>
          <w:szCs w:val="24"/>
        </w:rPr>
        <w:t xml:space="preserve">100 </w:t>
      </w:r>
      <w:r w:rsidRPr="007A1039">
        <w:rPr>
          <w:rFonts w:ascii="Times New Roman" w:hAnsi="Times New Roman" w:cs="Times New Roman"/>
          <w:color w:val="231F20"/>
          <w:sz w:val="24"/>
          <w:szCs w:val="24"/>
        </w:rPr>
        <w:t>years</w:t>
      </w:r>
      <w:r w:rsidR="00392CC1">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w:t>
      </w:r>
      <w:r w:rsidRPr="007A1039">
        <w:rPr>
          <w:rFonts w:ascii="Times New Roman" w:hAnsi="Times New Roman" w:cs="Times New Roman"/>
          <w:color w:val="231F20"/>
          <w:spacing w:val="-4"/>
          <w:sz w:val="24"/>
          <w:szCs w:val="24"/>
        </w:rPr>
        <w:t>[</w:t>
      </w:r>
      <w:r w:rsidR="007A177C">
        <w:rPr>
          <w:rFonts w:ascii="Times New Roman" w:hAnsi="Times New Roman" w:cs="Times New Roman"/>
          <w:color w:val="231F20"/>
          <w:spacing w:val="-4"/>
          <w:sz w:val="24"/>
          <w:szCs w:val="24"/>
        </w:rPr>
        <w:t>7</w:t>
      </w:r>
      <w:r w:rsidRPr="007A1039">
        <w:rPr>
          <w:rFonts w:ascii="Times New Roman" w:hAnsi="Times New Roman" w:cs="Times New Roman"/>
          <w:color w:val="231F20"/>
          <w:spacing w:val="-4"/>
          <w:sz w:val="24"/>
          <w:szCs w:val="24"/>
        </w:rPr>
        <w:t>]</w:t>
      </w:r>
    </w:p>
    <w:p w14:paraId="5F9F1550" w14:textId="5357D686" w:rsidR="00244661" w:rsidRDefault="00BF7508" w:rsidP="00D45403">
      <w:pPr>
        <w:rPr>
          <w:rFonts w:ascii="Times New Roman" w:hAnsi="Times New Roman" w:cs="Times New Roman"/>
          <w:color w:val="231F20"/>
          <w:sz w:val="24"/>
          <w:szCs w:val="24"/>
        </w:rPr>
      </w:pPr>
      <w:r>
        <w:rPr>
          <w:rFonts w:ascii="Times New Roman" w:hAnsi="Times New Roman" w:cs="Times New Roman"/>
          <w:color w:val="231F20"/>
          <w:sz w:val="24"/>
          <w:szCs w:val="24"/>
        </w:rPr>
        <w:tab/>
      </w:r>
      <w:r w:rsidR="00244661" w:rsidRPr="007A1039">
        <w:rPr>
          <w:rFonts w:ascii="Times New Roman" w:hAnsi="Times New Roman" w:cs="Times New Roman"/>
          <w:color w:val="231F20"/>
          <w:sz w:val="24"/>
          <w:szCs w:val="24"/>
        </w:rPr>
        <w:t xml:space="preserve">Because grasslands reduce erosion, sequester carbon, and </w:t>
      </w:r>
      <w:r w:rsidR="00244661" w:rsidRPr="007A1039">
        <w:rPr>
          <w:rFonts w:ascii="Times New Roman" w:hAnsi="Times New Roman" w:cs="Times New Roman"/>
          <w:color w:val="231F20"/>
          <w:spacing w:val="-3"/>
          <w:sz w:val="24"/>
          <w:szCs w:val="24"/>
        </w:rPr>
        <w:t xml:space="preserve">provide </w:t>
      </w:r>
      <w:r w:rsidR="00244661" w:rsidRPr="007A1039">
        <w:rPr>
          <w:rFonts w:ascii="Times New Roman" w:hAnsi="Times New Roman" w:cs="Times New Roman"/>
          <w:color w:val="231F20"/>
          <w:sz w:val="24"/>
          <w:szCs w:val="24"/>
        </w:rPr>
        <w:t xml:space="preserve">species’ </w:t>
      </w:r>
      <w:r w:rsidR="00244661" w:rsidRPr="007A1039">
        <w:rPr>
          <w:rFonts w:ascii="Times New Roman" w:hAnsi="Times New Roman" w:cs="Times New Roman"/>
          <w:color w:val="231F20"/>
          <w:spacing w:val="-3"/>
          <w:sz w:val="24"/>
          <w:szCs w:val="24"/>
        </w:rPr>
        <w:t xml:space="preserve">habitat, </w:t>
      </w:r>
      <w:r w:rsidR="00244661" w:rsidRPr="007A1039">
        <w:rPr>
          <w:rFonts w:ascii="Times New Roman" w:hAnsi="Times New Roman" w:cs="Times New Roman"/>
          <w:color w:val="231F20"/>
          <w:sz w:val="24"/>
          <w:szCs w:val="24"/>
        </w:rPr>
        <w:t xml:space="preserve">the government </w:t>
      </w:r>
      <w:r w:rsidR="00244661" w:rsidRPr="007A1039">
        <w:rPr>
          <w:rFonts w:ascii="Times New Roman" w:hAnsi="Times New Roman" w:cs="Times New Roman"/>
          <w:color w:val="231F20"/>
          <w:spacing w:val="-3"/>
          <w:sz w:val="24"/>
          <w:szCs w:val="24"/>
        </w:rPr>
        <w:t xml:space="preserve">pays </w:t>
      </w:r>
      <w:r w:rsidR="00244661" w:rsidRPr="007A1039">
        <w:rPr>
          <w:rFonts w:ascii="Times New Roman" w:hAnsi="Times New Roman" w:cs="Times New Roman"/>
          <w:color w:val="231F20"/>
          <w:sz w:val="24"/>
          <w:szCs w:val="24"/>
        </w:rPr>
        <w:t>farmers to conserve grassland.</w:t>
      </w:r>
      <w:r w:rsidR="00244661">
        <w:rPr>
          <w:rFonts w:ascii="Times New Roman" w:hAnsi="Times New Roman" w:cs="Times New Roman"/>
          <w:color w:val="231F20"/>
          <w:sz w:val="24"/>
          <w:szCs w:val="24"/>
        </w:rPr>
        <w:t xml:space="preserve"> </w:t>
      </w:r>
      <w:r w:rsidR="00244661" w:rsidRPr="007A1039">
        <w:rPr>
          <w:rFonts w:ascii="Times New Roman" w:hAnsi="Times New Roman" w:cs="Times New Roman"/>
          <w:color w:val="231F20"/>
          <w:sz w:val="24"/>
          <w:szCs w:val="24"/>
        </w:rPr>
        <w:t xml:space="preserve"> </w:t>
      </w:r>
      <w:r w:rsidR="00244661" w:rsidRPr="007A1039">
        <w:rPr>
          <w:rFonts w:ascii="Times New Roman" w:hAnsi="Times New Roman" w:cs="Times New Roman"/>
          <w:color w:val="231F20"/>
          <w:spacing w:val="-3"/>
          <w:sz w:val="24"/>
          <w:szCs w:val="24"/>
        </w:rPr>
        <w:t xml:space="preserve">But </w:t>
      </w:r>
      <w:r w:rsidR="005F0CC6">
        <w:rPr>
          <w:rFonts w:ascii="Times New Roman" w:hAnsi="Times New Roman" w:cs="Times New Roman"/>
          <w:color w:val="231F20"/>
          <w:spacing w:val="-3"/>
          <w:sz w:val="24"/>
          <w:szCs w:val="24"/>
        </w:rPr>
        <w:t xml:space="preserve">the government pays </w:t>
      </w:r>
      <w:r w:rsidR="005F0CC6">
        <w:rPr>
          <w:rFonts w:ascii="Times New Roman" w:hAnsi="Times New Roman" w:cs="Times New Roman"/>
          <w:i/>
          <w:iCs/>
          <w:color w:val="231F20"/>
          <w:spacing w:val="-3"/>
          <w:sz w:val="24"/>
          <w:szCs w:val="24"/>
        </w:rPr>
        <w:t xml:space="preserve">less </w:t>
      </w:r>
      <w:r w:rsidR="005F0CC6">
        <w:rPr>
          <w:rFonts w:ascii="Times New Roman" w:hAnsi="Times New Roman" w:cs="Times New Roman"/>
          <w:color w:val="231F20"/>
          <w:sz w:val="24"/>
          <w:szCs w:val="24"/>
        </w:rPr>
        <w:t>t</w:t>
      </w:r>
      <w:r w:rsidR="00244661" w:rsidRPr="007A1039">
        <w:rPr>
          <w:rFonts w:ascii="Times New Roman" w:hAnsi="Times New Roman" w:cs="Times New Roman"/>
          <w:color w:val="231F20"/>
          <w:sz w:val="24"/>
          <w:szCs w:val="24"/>
        </w:rPr>
        <w:t>o</w:t>
      </w:r>
      <w:r w:rsidR="005F0CC6">
        <w:rPr>
          <w:rFonts w:ascii="Times New Roman" w:hAnsi="Times New Roman" w:cs="Times New Roman"/>
          <w:color w:val="231F20"/>
          <w:sz w:val="24"/>
          <w:szCs w:val="24"/>
        </w:rPr>
        <w:t xml:space="preserve"> plant</w:t>
      </w:r>
      <w:r w:rsidR="00244661" w:rsidRPr="007A1039">
        <w:rPr>
          <w:rFonts w:ascii="Times New Roman" w:hAnsi="Times New Roman" w:cs="Times New Roman"/>
          <w:color w:val="231F20"/>
          <w:sz w:val="24"/>
          <w:szCs w:val="24"/>
        </w:rPr>
        <w:t xml:space="preserve"> grassland </w:t>
      </w:r>
      <w:r w:rsidR="00244661" w:rsidRPr="007A1039">
        <w:rPr>
          <w:rFonts w:ascii="Times New Roman" w:hAnsi="Times New Roman" w:cs="Times New Roman"/>
          <w:i/>
          <w:color w:val="231F20"/>
          <w:sz w:val="24"/>
          <w:szCs w:val="24"/>
        </w:rPr>
        <w:t xml:space="preserve">less </w:t>
      </w:r>
      <w:r w:rsidR="00244661" w:rsidRPr="007A1039">
        <w:rPr>
          <w:rFonts w:ascii="Times New Roman" w:hAnsi="Times New Roman" w:cs="Times New Roman"/>
          <w:color w:val="231F20"/>
          <w:spacing w:val="2"/>
          <w:sz w:val="24"/>
          <w:szCs w:val="24"/>
        </w:rPr>
        <w:t xml:space="preserve">than </w:t>
      </w:r>
      <w:r w:rsidR="005F0CC6">
        <w:rPr>
          <w:rFonts w:ascii="Times New Roman" w:hAnsi="Times New Roman" w:cs="Times New Roman"/>
          <w:color w:val="231F20"/>
          <w:spacing w:val="2"/>
          <w:sz w:val="24"/>
          <w:szCs w:val="24"/>
        </w:rPr>
        <w:t>it pays for</w:t>
      </w:r>
      <w:r w:rsidR="00244661" w:rsidRPr="007A1039">
        <w:rPr>
          <w:rFonts w:ascii="Times New Roman" w:hAnsi="Times New Roman" w:cs="Times New Roman"/>
          <w:color w:val="231F20"/>
          <w:sz w:val="24"/>
          <w:szCs w:val="24"/>
        </w:rPr>
        <w:t xml:space="preserve"> cropland</w:t>
      </w:r>
      <w:r w:rsidR="005F0CC6">
        <w:rPr>
          <w:rFonts w:ascii="Times New Roman" w:hAnsi="Times New Roman" w:cs="Times New Roman"/>
          <w:color w:val="231F20"/>
          <w:sz w:val="24"/>
          <w:szCs w:val="24"/>
        </w:rPr>
        <w:t xml:space="preserve">. Understandably, </w:t>
      </w:r>
      <w:r w:rsidR="00D45403" w:rsidRPr="00D45403">
        <w:rPr>
          <w:rFonts w:ascii="Times New Roman" w:hAnsi="Times New Roman" w:cs="Times New Roman"/>
          <w:sz w:val="24"/>
          <w:szCs w:val="24"/>
        </w:rPr>
        <w:t>farmer</w:t>
      </w:r>
      <w:r w:rsidR="00244661" w:rsidRPr="007A1039">
        <w:rPr>
          <w:rFonts w:ascii="Times New Roman" w:hAnsi="Times New Roman" w:cs="Times New Roman"/>
          <w:color w:val="231F20"/>
          <w:sz w:val="24"/>
          <w:szCs w:val="24"/>
        </w:rPr>
        <w:t>s plant crops!</w:t>
      </w:r>
      <w:r w:rsidR="00244661">
        <w:rPr>
          <w:rFonts w:ascii="Times New Roman" w:hAnsi="Times New Roman" w:cs="Times New Roman"/>
          <w:color w:val="231F20"/>
          <w:sz w:val="24"/>
          <w:szCs w:val="24"/>
        </w:rPr>
        <w:t xml:space="preserve"> </w:t>
      </w:r>
      <w:r w:rsidR="00244661" w:rsidRPr="007A1039">
        <w:rPr>
          <w:rFonts w:ascii="Times New Roman" w:hAnsi="Times New Roman" w:cs="Times New Roman"/>
          <w:color w:val="231F20"/>
          <w:sz w:val="24"/>
          <w:szCs w:val="24"/>
        </w:rPr>
        <w:t xml:space="preserve"> Small groups of farmers, like the </w:t>
      </w:r>
      <w:r w:rsidR="00244661" w:rsidRPr="007A1039">
        <w:rPr>
          <w:rFonts w:ascii="Times New Roman" w:hAnsi="Times New Roman" w:cs="Times New Roman"/>
          <w:color w:val="231F20"/>
          <w:spacing w:val="-4"/>
          <w:sz w:val="24"/>
          <w:szCs w:val="24"/>
        </w:rPr>
        <w:t xml:space="preserve">70 </w:t>
      </w:r>
      <w:r w:rsidR="00244661" w:rsidRPr="007A1039">
        <w:rPr>
          <w:rFonts w:ascii="Times New Roman" w:hAnsi="Times New Roman" w:cs="Times New Roman"/>
          <w:color w:val="231F20"/>
          <w:sz w:val="24"/>
          <w:szCs w:val="24"/>
        </w:rPr>
        <w:t xml:space="preserve">around tiny </w:t>
      </w:r>
      <w:r w:rsidR="00244661" w:rsidRPr="007A1039">
        <w:rPr>
          <w:rFonts w:ascii="Times New Roman" w:hAnsi="Times New Roman" w:cs="Times New Roman"/>
          <w:color w:val="231F20"/>
          <w:spacing w:val="-3"/>
          <w:sz w:val="24"/>
          <w:szCs w:val="24"/>
        </w:rPr>
        <w:t xml:space="preserve">Hoxie, </w:t>
      </w:r>
      <w:r w:rsidR="00244661" w:rsidRPr="007A1039">
        <w:rPr>
          <w:rFonts w:ascii="Times New Roman" w:hAnsi="Times New Roman" w:cs="Times New Roman"/>
          <w:color w:val="231F20"/>
          <w:sz w:val="24"/>
          <w:szCs w:val="24"/>
        </w:rPr>
        <w:t xml:space="preserve">Kansas </w:t>
      </w:r>
      <w:r w:rsidR="00244661" w:rsidRPr="007A1039">
        <w:rPr>
          <w:rFonts w:ascii="Times New Roman" w:hAnsi="Times New Roman" w:cs="Times New Roman"/>
          <w:color w:val="231F20"/>
          <w:spacing w:val="-3"/>
          <w:sz w:val="24"/>
          <w:szCs w:val="24"/>
        </w:rPr>
        <w:t xml:space="preserve">who have </w:t>
      </w:r>
      <w:r w:rsidR="00244661" w:rsidRPr="007A1039">
        <w:rPr>
          <w:rFonts w:ascii="Times New Roman" w:hAnsi="Times New Roman" w:cs="Times New Roman"/>
          <w:color w:val="231F20"/>
          <w:sz w:val="24"/>
          <w:szCs w:val="24"/>
        </w:rPr>
        <w:t xml:space="preserve">set up </w:t>
      </w:r>
      <w:r w:rsidR="00244661" w:rsidRPr="007A1039">
        <w:rPr>
          <w:rFonts w:ascii="Times New Roman" w:hAnsi="Times New Roman" w:cs="Times New Roman"/>
          <w:color w:val="231F20"/>
          <w:spacing w:val="-3"/>
          <w:sz w:val="24"/>
          <w:szCs w:val="24"/>
        </w:rPr>
        <w:t xml:space="preserve">water </w:t>
      </w:r>
      <w:r w:rsidR="00244661" w:rsidRPr="007A1039">
        <w:rPr>
          <w:rFonts w:ascii="Times New Roman" w:hAnsi="Times New Roman" w:cs="Times New Roman"/>
          <w:color w:val="231F20"/>
          <w:sz w:val="24"/>
          <w:szCs w:val="24"/>
        </w:rPr>
        <w:t xml:space="preserve">conservation zones, resent nearby neighbors </w:t>
      </w:r>
      <w:r w:rsidR="00244661" w:rsidRPr="007A1039">
        <w:rPr>
          <w:rFonts w:ascii="Times New Roman" w:hAnsi="Times New Roman" w:cs="Times New Roman"/>
          <w:color w:val="231F20"/>
          <w:spacing w:val="-3"/>
          <w:sz w:val="24"/>
          <w:szCs w:val="24"/>
        </w:rPr>
        <w:t xml:space="preserve">who do </w:t>
      </w:r>
      <w:r w:rsidR="00244661" w:rsidRPr="007A1039">
        <w:rPr>
          <w:rFonts w:ascii="Times New Roman" w:hAnsi="Times New Roman" w:cs="Times New Roman"/>
          <w:color w:val="231F20"/>
          <w:sz w:val="24"/>
          <w:szCs w:val="24"/>
        </w:rPr>
        <w:t>nothing to conserve water! [</w:t>
      </w:r>
      <w:r w:rsidR="007A177C">
        <w:rPr>
          <w:rFonts w:ascii="Times New Roman" w:hAnsi="Times New Roman" w:cs="Times New Roman"/>
          <w:color w:val="231F20"/>
          <w:sz w:val="24"/>
          <w:szCs w:val="24"/>
        </w:rPr>
        <w:t>8</w:t>
      </w:r>
      <w:r w:rsidR="00244661" w:rsidRPr="007A1039">
        <w:rPr>
          <w:rFonts w:ascii="Times New Roman" w:hAnsi="Times New Roman" w:cs="Times New Roman"/>
          <w:color w:val="231F20"/>
          <w:sz w:val="24"/>
          <w:szCs w:val="24"/>
        </w:rPr>
        <w:t>]</w:t>
      </w:r>
    </w:p>
    <w:p w14:paraId="75019126" w14:textId="77777777" w:rsidR="00244661" w:rsidRDefault="00244661" w:rsidP="00244661">
      <w:pPr>
        <w:pStyle w:val="BodyText"/>
        <w:tabs>
          <w:tab w:val="left" w:pos="0"/>
          <w:tab w:val="left" w:pos="900"/>
        </w:tabs>
        <w:spacing w:before="13"/>
        <w:ind w:right="-120"/>
        <w:rPr>
          <w:rFonts w:ascii="Times New Roman" w:hAnsi="Times New Roman" w:cs="Times New Roman"/>
          <w:sz w:val="24"/>
          <w:szCs w:val="24"/>
        </w:rPr>
      </w:pPr>
    </w:p>
    <w:p w14:paraId="582A5F01" w14:textId="37EDDE9F" w:rsidR="00244661" w:rsidRDefault="00244661" w:rsidP="00442CB3">
      <w:pPr>
        <w:pStyle w:val="BodyText"/>
        <w:tabs>
          <w:tab w:val="left" w:pos="0"/>
          <w:tab w:val="left" w:pos="900"/>
        </w:tabs>
        <w:spacing w:before="13"/>
        <w:ind w:right="-120"/>
        <w:jc w:val="center"/>
        <w:rPr>
          <w:rFonts w:ascii="Times New Roman" w:hAnsi="Times New Roman" w:cs="Times New Roman"/>
          <w:b/>
          <w:bCs/>
          <w:sz w:val="24"/>
          <w:szCs w:val="24"/>
        </w:rPr>
      </w:pPr>
      <w:r>
        <w:rPr>
          <w:rFonts w:ascii="Times New Roman" w:hAnsi="Times New Roman" w:cs="Times New Roman"/>
          <w:b/>
          <w:bCs/>
          <w:sz w:val="24"/>
          <w:szCs w:val="24"/>
        </w:rPr>
        <w:t xml:space="preserve">Scenario: </w:t>
      </w:r>
      <w:r w:rsidRPr="00C22100">
        <w:rPr>
          <w:rFonts w:ascii="Times New Roman" w:hAnsi="Times New Roman" w:cs="Times New Roman"/>
          <w:b/>
          <w:bCs/>
          <w:i/>
          <w:iCs/>
          <w:sz w:val="24"/>
          <w:szCs w:val="24"/>
        </w:rPr>
        <w:t xml:space="preserve">Farming </w:t>
      </w:r>
      <w:r w:rsidR="00941682">
        <w:rPr>
          <w:rFonts w:ascii="Times New Roman" w:hAnsi="Times New Roman" w:cs="Times New Roman"/>
          <w:b/>
          <w:bCs/>
          <w:i/>
          <w:iCs/>
          <w:sz w:val="24"/>
          <w:szCs w:val="24"/>
        </w:rPr>
        <w:t>in the Time of</w:t>
      </w:r>
      <w:r w:rsidRPr="00C22100">
        <w:rPr>
          <w:rFonts w:ascii="Times New Roman" w:hAnsi="Times New Roman" w:cs="Times New Roman"/>
          <w:b/>
          <w:bCs/>
          <w:i/>
          <w:iCs/>
          <w:sz w:val="24"/>
          <w:szCs w:val="24"/>
        </w:rPr>
        <w:t xml:space="preserve"> Climate Change</w:t>
      </w:r>
    </w:p>
    <w:p w14:paraId="6C8BA179" w14:textId="77777777" w:rsidR="00244661" w:rsidRDefault="00244661" w:rsidP="00244661">
      <w:pPr>
        <w:pStyle w:val="BodyText"/>
        <w:tabs>
          <w:tab w:val="left" w:pos="0"/>
          <w:tab w:val="left" w:pos="900"/>
        </w:tabs>
        <w:spacing w:before="13"/>
        <w:ind w:right="-120"/>
        <w:rPr>
          <w:rFonts w:ascii="Times New Roman" w:hAnsi="Times New Roman" w:cs="Times New Roman"/>
          <w:sz w:val="24"/>
          <w:szCs w:val="24"/>
        </w:rPr>
      </w:pPr>
    </w:p>
    <w:p w14:paraId="43BE7F51" w14:textId="4C9B9295" w:rsidR="00244661" w:rsidRDefault="00244661" w:rsidP="00244661">
      <w:pPr>
        <w:pStyle w:val="BodyText"/>
        <w:tabs>
          <w:tab w:val="left" w:pos="0"/>
          <w:tab w:val="left" w:pos="720"/>
        </w:tabs>
        <w:spacing w:before="13"/>
        <w:ind w:right="-120"/>
        <w:rPr>
          <w:rFonts w:ascii="Times New Roman" w:hAnsi="Times New Roman" w:cs="Times New Roman"/>
          <w:sz w:val="24"/>
          <w:szCs w:val="24"/>
        </w:rPr>
      </w:pPr>
      <w:r>
        <w:rPr>
          <w:rFonts w:ascii="Times New Roman" w:hAnsi="Times New Roman" w:cs="Times New Roman"/>
          <w:sz w:val="24"/>
          <w:szCs w:val="24"/>
        </w:rPr>
        <w:tab/>
        <w:t>Pablo</w:t>
      </w:r>
      <w:r w:rsidRPr="00D0627B">
        <w:rPr>
          <w:rFonts w:ascii="Times New Roman" w:hAnsi="Times New Roman" w:cs="Times New Roman"/>
          <w:sz w:val="24"/>
          <w:szCs w:val="24"/>
        </w:rPr>
        <w:t>, a 3rd grade teacher in Firebaugh California</w:t>
      </w:r>
      <w:r>
        <w:rPr>
          <w:rFonts w:ascii="Times New Roman" w:hAnsi="Times New Roman" w:cs="Times New Roman"/>
          <w:sz w:val="24"/>
          <w:szCs w:val="24"/>
        </w:rPr>
        <w:t xml:space="preserve">, </w:t>
      </w:r>
      <w:r w:rsidRPr="00D0627B">
        <w:rPr>
          <w:rFonts w:ascii="Times New Roman" w:hAnsi="Times New Roman" w:cs="Times New Roman"/>
          <w:sz w:val="24"/>
          <w:szCs w:val="24"/>
        </w:rPr>
        <w:t>gr</w:t>
      </w:r>
      <w:r>
        <w:rPr>
          <w:rFonts w:ascii="Times New Roman" w:hAnsi="Times New Roman" w:cs="Times New Roman"/>
          <w:sz w:val="24"/>
          <w:szCs w:val="24"/>
        </w:rPr>
        <w:t>e</w:t>
      </w:r>
      <w:r w:rsidRPr="00D0627B">
        <w:rPr>
          <w:rFonts w:ascii="Times New Roman" w:hAnsi="Times New Roman" w:cs="Times New Roman"/>
          <w:sz w:val="24"/>
          <w:szCs w:val="24"/>
        </w:rPr>
        <w:t>w up on a farm in California’s San Joaq</w:t>
      </w:r>
      <w:r>
        <w:rPr>
          <w:rFonts w:ascii="Times New Roman" w:hAnsi="Times New Roman" w:cs="Times New Roman"/>
          <w:sz w:val="24"/>
          <w:szCs w:val="24"/>
        </w:rPr>
        <w:t xml:space="preserve">uin Valley (pron. Joaquin: waa KEEN) and followed issues like water scarcity, loss of soil, and new farming techniques.  On August 9, 2019, an editorial in </w:t>
      </w:r>
      <w:r>
        <w:rPr>
          <w:rFonts w:ascii="Times New Roman" w:hAnsi="Times New Roman" w:cs="Times New Roman"/>
          <w:i/>
          <w:iCs/>
          <w:sz w:val="24"/>
          <w:szCs w:val="24"/>
        </w:rPr>
        <w:t>The New York Times</w:t>
      </w:r>
      <w:r>
        <w:rPr>
          <w:rFonts w:ascii="Times New Roman" w:hAnsi="Times New Roman" w:cs="Times New Roman"/>
          <w:sz w:val="24"/>
          <w:szCs w:val="24"/>
        </w:rPr>
        <w:t xml:space="preserve"> </w:t>
      </w:r>
      <w:r w:rsidR="00FD4310">
        <w:rPr>
          <w:rFonts w:ascii="Times New Roman" w:hAnsi="Times New Roman" w:cs="Times New Roman"/>
          <w:sz w:val="24"/>
          <w:szCs w:val="24"/>
        </w:rPr>
        <w:t xml:space="preserve">(p.A21) </w:t>
      </w:r>
      <w:r>
        <w:rPr>
          <w:rFonts w:ascii="Times New Roman" w:hAnsi="Times New Roman" w:cs="Times New Roman"/>
          <w:sz w:val="24"/>
          <w:szCs w:val="24"/>
        </w:rPr>
        <w:t xml:space="preserve">caught Pablo’s eye: </w:t>
      </w:r>
      <w:r>
        <w:rPr>
          <w:rFonts w:ascii="Times New Roman" w:hAnsi="Times New Roman" w:cs="Times New Roman"/>
          <w:i/>
          <w:iCs/>
          <w:sz w:val="24"/>
          <w:szCs w:val="24"/>
        </w:rPr>
        <w:t xml:space="preserve">Farmers Live Climate Change </w:t>
      </w:r>
      <w:r>
        <w:rPr>
          <w:rFonts w:ascii="Times New Roman" w:hAnsi="Times New Roman" w:cs="Times New Roman"/>
          <w:sz w:val="24"/>
          <w:szCs w:val="24"/>
        </w:rPr>
        <w:t xml:space="preserve"> by Alan Sano, a farmer from Firebaugh. The small, rural town </w:t>
      </w:r>
      <w:r w:rsidR="00C10BD9">
        <w:rPr>
          <w:rFonts w:ascii="Times New Roman" w:hAnsi="Times New Roman" w:cs="Times New Roman"/>
          <w:sz w:val="24"/>
          <w:szCs w:val="24"/>
        </w:rPr>
        <w:t xml:space="preserve">in the San Joaquin Valley, </w:t>
      </w:r>
      <w:r>
        <w:rPr>
          <w:rFonts w:ascii="Times New Roman" w:hAnsi="Times New Roman" w:cs="Times New Roman"/>
          <w:sz w:val="24"/>
          <w:szCs w:val="24"/>
        </w:rPr>
        <w:t>has about 8,000 residents, over 90% Hispanic. Fifty percent of the adult population is employed, 25% in agriculture.  Alfalfa is a main crop; organic cantaloupe and other melons are specialty crops. [</w:t>
      </w:r>
      <w:r w:rsidR="007A177C">
        <w:rPr>
          <w:rFonts w:ascii="Times New Roman" w:hAnsi="Times New Roman" w:cs="Times New Roman"/>
          <w:sz w:val="24"/>
          <w:szCs w:val="24"/>
        </w:rPr>
        <w:t>9</w:t>
      </w:r>
      <w:r>
        <w:rPr>
          <w:rFonts w:ascii="Times New Roman" w:hAnsi="Times New Roman" w:cs="Times New Roman"/>
          <w:sz w:val="24"/>
          <w:szCs w:val="24"/>
        </w:rPr>
        <w:t>]</w:t>
      </w:r>
    </w:p>
    <w:p w14:paraId="3BB7BD46" w14:textId="77777777" w:rsidR="00244661" w:rsidRDefault="00244661" w:rsidP="00244661">
      <w:pPr>
        <w:pStyle w:val="BodyText"/>
        <w:tabs>
          <w:tab w:val="left" w:pos="0"/>
          <w:tab w:val="left" w:pos="720"/>
        </w:tabs>
        <w:spacing w:before="13"/>
        <w:ind w:right="-120"/>
        <w:rPr>
          <w:rFonts w:ascii="Times New Roman" w:hAnsi="Times New Roman" w:cs="Times New Roman"/>
          <w:sz w:val="24"/>
          <w:szCs w:val="24"/>
        </w:rPr>
      </w:pPr>
      <w:r>
        <w:rPr>
          <w:rFonts w:ascii="Times New Roman" w:hAnsi="Times New Roman" w:cs="Times New Roman"/>
          <w:sz w:val="24"/>
          <w:szCs w:val="24"/>
        </w:rPr>
        <w:tab/>
        <w:t>Pablo summarized the article for the class: Mr. Sano’s farm is 4,000 acres and grows mainly tomatoes.  Then Pablo read Farmer Sano’s quotes:</w:t>
      </w:r>
    </w:p>
    <w:p w14:paraId="12E50D29" w14:textId="77777777" w:rsidR="00244661" w:rsidRDefault="00244661" w:rsidP="00244661">
      <w:pPr>
        <w:pStyle w:val="BodyText"/>
        <w:tabs>
          <w:tab w:val="left" w:pos="0"/>
          <w:tab w:val="left" w:pos="720"/>
        </w:tabs>
        <w:spacing w:before="13"/>
        <w:ind w:right="-120"/>
        <w:rPr>
          <w:rFonts w:ascii="Times New Roman" w:hAnsi="Times New Roman" w:cs="Times New Roman"/>
          <w:sz w:val="24"/>
          <w:szCs w:val="24"/>
        </w:rPr>
      </w:pPr>
    </w:p>
    <w:p w14:paraId="7836927E" w14:textId="3604BA84" w:rsidR="00244661" w:rsidRDefault="00244661" w:rsidP="00244661">
      <w:pPr>
        <w:pStyle w:val="BodyText"/>
        <w:tabs>
          <w:tab w:val="left" w:pos="720"/>
        </w:tabs>
        <w:spacing w:before="13"/>
        <w:ind w:left="720" w:right="-120"/>
        <w:rPr>
          <w:rFonts w:ascii="Times New Roman" w:hAnsi="Times New Roman" w:cs="Times New Roman"/>
          <w:sz w:val="24"/>
          <w:szCs w:val="24"/>
        </w:rPr>
      </w:pPr>
      <w:r>
        <w:rPr>
          <w:rFonts w:ascii="Times New Roman" w:hAnsi="Times New Roman" w:cs="Times New Roman"/>
          <w:sz w:val="24"/>
          <w:szCs w:val="24"/>
        </w:rPr>
        <w:t>We don’t need to read [climate] science – we’re living it. . .</w:t>
      </w:r>
      <w:r w:rsidR="00392CC1">
        <w:rPr>
          <w:rFonts w:ascii="Times New Roman" w:hAnsi="Times New Roman" w:cs="Times New Roman"/>
          <w:sz w:val="24"/>
          <w:szCs w:val="24"/>
        </w:rPr>
        <w:t xml:space="preserve"> .</w:t>
      </w:r>
      <w:r>
        <w:rPr>
          <w:rFonts w:ascii="Times New Roman" w:hAnsi="Times New Roman" w:cs="Times New Roman"/>
          <w:sz w:val="24"/>
          <w:szCs w:val="24"/>
        </w:rPr>
        <w:t xml:space="preserve"> The drought of recent years made it hard to ignore; we have limited surface water for irrigation, and the groundwater was so depleted that land sank right under our feet. </w:t>
      </w:r>
    </w:p>
    <w:p w14:paraId="609ED93E" w14:textId="77777777" w:rsidR="00244661" w:rsidRDefault="00244661" w:rsidP="00244661">
      <w:pPr>
        <w:pStyle w:val="BodyText"/>
        <w:tabs>
          <w:tab w:val="left" w:pos="720"/>
          <w:tab w:val="left" w:pos="900"/>
        </w:tabs>
        <w:spacing w:before="13"/>
        <w:ind w:left="720" w:right="-120"/>
        <w:rPr>
          <w:rFonts w:ascii="Times New Roman" w:hAnsi="Times New Roman" w:cs="Times New Roman"/>
          <w:sz w:val="24"/>
          <w:szCs w:val="24"/>
        </w:rPr>
      </w:pPr>
    </w:p>
    <w:p w14:paraId="490107E6" w14:textId="57095D57" w:rsidR="00244661" w:rsidRDefault="00244661" w:rsidP="00244661">
      <w:pPr>
        <w:pStyle w:val="BodyText"/>
        <w:tabs>
          <w:tab w:val="left" w:pos="720"/>
        </w:tabs>
        <w:spacing w:before="13"/>
        <w:ind w:left="720" w:right="-120"/>
        <w:rPr>
          <w:rFonts w:ascii="Times New Roman" w:hAnsi="Times New Roman" w:cs="Times New Roman"/>
          <w:sz w:val="24"/>
          <w:szCs w:val="24"/>
        </w:rPr>
      </w:pPr>
      <w:r>
        <w:rPr>
          <w:rFonts w:ascii="Times New Roman" w:hAnsi="Times New Roman" w:cs="Times New Roman"/>
          <w:sz w:val="24"/>
          <w:szCs w:val="24"/>
        </w:rPr>
        <w:tab/>
        <w:t>Temperatures in nearby Fresno rose to 100 degrees or above on 15 days last month, the hottest month worldwide on record. . .</w:t>
      </w:r>
      <w:r w:rsidR="00947A6F">
        <w:rPr>
          <w:rFonts w:ascii="Times New Roman" w:hAnsi="Times New Roman" w:cs="Times New Roman"/>
          <w:sz w:val="24"/>
          <w:szCs w:val="24"/>
        </w:rPr>
        <w:t xml:space="preserve"> . </w:t>
      </w:r>
      <w:r>
        <w:rPr>
          <w:rFonts w:ascii="Times New Roman" w:hAnsi="Times New Roman" w:cs="Times New Roman"/>
          <w:sz w:val="24"/>
          <w:szCs w:val="24"/>
        </w:rPr>
        <w:t>The heat is hard to ignore when you and your crew are trying to fix a broken tractor or harvest tomatoes under a blazing sun.  As the world heats up, so do our soils, making it harder to get thirsty plants the water they need. [</w:t>
      </w:r>
      <w:r w:rsidR="00BB79F0">
        <w:rPr>
          <w:rFonts w:ascii="Times New Roman" w:hAnsi="Times New Roman" w:cs="Times New Roman"/>
          <w:sz w:val="24"/>
          <w:szCs w:val="24"/>
        </w:rPr>
        <w:t>10</w:t>
      </w:r>
      <w:r>
        <w:rPr>
          <w:rFonts w:ascii="Times New Roman" w:hAnsi="Times New Roman" w:cs="Times New Roman"/>
          <w:sz w:val="24"/>
          <w:szCs w:val="24"/>
        </w:rPr>
        <w:t>]</w:t>
      </w:r>
      <w:r>
        <w:rPr>
          <w:rFonts w:ascii="Times New Roman" w:hAnsi="Times New Roman" w:cs="Times New Roman"/>
          <w:sz w:val="24"/>
          <w:szCs w:val="24"/>
        </w:rPr>
        <w:tab/>
      </w:r>
    </w:p>
    <w:p w14:paraId="4798DD5E" w14:textId="77777777" w:rsidR="00244661" w:rsidRDefault="00244661" w:rsidP="00244661">
      <w:pPr>
        <w:pStyle w:val="BodyText"/>
        <w:tabs>
          <w:tab w:val="left" w:pos="0"/>
          <w:tab w:val="left" w:pos="900"/>
        </w:tabs>
        <w:spacing w:before="13"/>
        <w:ind w:right="-120"/>
        <w:rPr>
          <w:rFonts w:ascii="Times New Roman" w:hAnsi="Times New Roman" w:cs="Times New Roman"/>
          <w:sz w:val="24"/>
          <w:szCs w:val="24"/>
        </w:rPr>
      </w:pPr>
    </w:p>
    <w:p w14:paraId="36778436" w14:textId="4852581F" w:rsidR="00244661" w:rsidRDefault="00EB7809" w:rsidP="00EC42F5">
      <w:pPr>
        <w:pStyle w:val="BodyText"/>
        <w:tabs>
          <w:tab w:val="left" w:pos="0"/>
          <w:tab w:val="left" w:pos="900"/>
        </w:tabs>
        <w:ind w:right="-120"/>
        <w:rPr>
          <w:rFonts w:ascii="Times New Roman" w:hAnsi="Times New Roman" w:cs="Times New Roman"/>
          <w:sz w:val="24"/>
          <w:szCs w:val="24"/>
        </w:rPr>
      </w:pPr>
      <w:r>
        <w:rPr>
          <w:rFonts w:ascii="Times New Roman" w:hAnsi="Times New Roman" w:cs="Times New Roman"/>
          <w:sz w:val="24"/>
          <w:szCs w:val="24"/>
        </w:rPr>
        <w:tab/>
      </w:r>
      <w:r w:rsidR="00244661">
        <w:rPr>
          <w:rFonts w:ascii="Times New Roman" w:hAnsi="Times New Roman" w:cs="Times New Roman"/>
          <w:sz w:val="24"/>
          <w:szCs w:val="24"/>
        </w:rPr>
        <w:t>The good news is that farmers can be part of the solution. The class learned that Mr. Sano had joined the Cooperative Extension at the University of California, Davis, in order to learn the science of farming and</w:t>
      </w:r>
      <w:r w:rsidR="00BF0100">
        <w:rPr>
          <w:rFonts w:ascii="Times New Roman" w:hAnsi="Times New Roman" w:cs="Times New Roman"/>
          <w:sz w:val="24"/>
          <w:szCs w:val="24"/>
        </w:rPr>
        <w:t xml:space="preserve"> to</w:t>
      </w:r>
      <w:r w:rsidR="00244661">
        <w:rPr>
          <w:rFonts w:ascii="Times New Roman" w:hAnsi="Times New Roman" w:cs="Times New Roman"/>
          <w:sz w:val="24"/>
          <w:szCs w:val="24"/>
        </w:rPr>
        <w:t xml:space="preserve"> share successes and failures with other farmers.  The group is essential</w:t>
      </w:r>
      <w:r w:rsidR="00295F21">
        <w:rPr>
          <w:rFonts w:ascii="Times New Roman" w:hAnsi="Times New Roman" w:cs="Times New Roman"/>
          <w:sz w:val="24"/>
          <w:szCs w:val="24"/>
        </w:rPr>
        <w:t xml:space="preserve"> because f</w:t>
      </w:r>
      <w:r w:rsidR="00244661">
        <w:rPr>
          <w:rFonts w:ascii="Times New Roman" w:hAnsi="Times New Roman" w:cs="Times New Roman"/>
          <w:sz w:val="24"/>
          <w:szCs w:val="24"/>
        </w:rPr>
        <w:t>armers</w:t>
      </w:r>
      <w:r w:rsidR="00295F21">
        <w:rPr>
          <w:rFonts w:ascii="Times New Roman" w:hAnsi="Times New Roman" w:cs="Times New Roman"/>
          <w:sz w:val="24"/>
          <w:szCs w:val="24"/>
        </w:rPr>
        <w:t>, who</w:t>
      </w:r>
      <w:r w:rsidR="00244661">
        <w:rPr>
          <w:rFonts w:ascii="Times New Roman" w:hAnsi="Times New Roman" w:cs="Times New Roman"/>
          <w:sz w:val="24"/>
          <w:szCs w:val="24"/>
        </w:rPr>
        <w:t xml:space="preserve"> work from da</w:t>
      </w:r>
      <w:r w:rsidR="00333372">
        <w:rPr>
          <w:rFonts w:ascii="Times New Roman" w:hAnsi="Times New Roman" w:cs="Times New Roman"/>
          <w:sz w:val="24"/>
          <w:szCs w:val="24"/>
        </w:rPr>
        <w:t>wn</w:t>
      </w:r>
      <w:r w:rsidR="000D07B5">
        <w:rPr>
          <w:rFonts w:ascii="Times New Roman" w:hAnsi="Times New Roman" w:cs="Times New Roman"/>
          <w:sz w:val="24"/>
          <w:szCs w:val="24"/>
        </w:rPr>
        <w:t xml:space="preserve"> </w:t>
      </w:r>
      <w:r w:rsidR="00244661">
        <w:rPr>
          <w:rFonts w:ascii="Times New Roman" w:hAnsi="Times New Roman" w:cs="Times New Roman"/>
          <w:sz w:val="24"/>
          <w:szCs w:val="24"/>
        </w:rPr>
        <w:t xml:space="preserve"> to dark</w:t>
      </w:r>
      <w:r w:rsidR="00295F21">
        <w:rPr>
          <w:rFonts w:ascii="Times New Roman" w:hAnsi="Times New Roman" w:cs="Times New Roman"/>
          <w:sz w:val="24"/>
          <w:szCs w:val="24"/>
        </w:rPr>
        <w:t>, have</w:t>
      </w:r>
      <w:r w:rsidR="00244661">
        <w:rPr>
          <w:rFonts w:ascii="Times New Roman" w:hAnsi="Times New Roman" w:cs="Times New Roman"/>
          <w:sz w:val="24"/>
          <w:szCs w:val="24"/>
        </w:rPr>
        <w:t xml:space="preserve"> no time to learn the science on their own. [</w:t>
      </w:r>
      <w:r w:rsidR="00BB79F0">
        <w:rPr>
          <w:rFonts w:ascii="Times New Roman" w:hAnsi="Times New Roman" w:cs="Times New Roman"/>
          <w:sz w:val="24"/>
          <w:szCs w:val="24"/>
        </w:rPr>
        <w:t>10</w:t>
      </w:r>
      <w:r w:rsidR="00876628">
        <w:rPr>
          <w:rFonts w:ascii="Times New Roman" w:hAnsi="Times New Roman" w:cs="Times New Roman"/>
          <w:sz w:val="24"/>
          <w:szCs w:val="24"/>
        </w:rPr>
        <w:t>]</w:t>
      </w:r>
    </w:p>
    <w:p w14:paraId="0691904C" w14:textId="0259B1D8" w:rsidR="00244661" w:rsidRDefault="00EC42F5" w:rsidP="00EC42F5">
      <w:pPr>
        <w:pStyle w:val="BodyText"/>
        <w:tabs>
          <w:tab w:val="left" w:pos="0"/>
          <w:tab w:val="left" w:pos="900"/>
        </w:tabs>
        <w:ind w:right="-120"/>
        <w:rPr>
          <w:rFonts w:ascii="Times New Roman" w:hAnsi="Times New Roman" w:cs="Times New Roman"/>
          <w:sz w:val="24"/>
          <w:szCs w:val="24"/>
        </w:rPr>
      </w:pPr>
      <w:r>
        <w:rPr>
          <w:rFonts w:ascii="Times New Roman" w:hAnsi="Times New Roman" w:cs="Times New Roman"/>
          <w:sz w:val="24"/>
          <w:szCs w:val="24"/>
        </w:rPr>
        <w:tab/>
      </w:r>
      <w:r w:rsidR="00244661">
        <w:rPr>
          <w:rFonts w:ascii="Times New Roman" w:hAnsi="Times New Roman" w:cs="Times New Roman"/>
          <w:sz w:val="24"/>
          <w:szCs w:val="24"/>
        </w:rPr>
        <w:t>Pablo continued: Farmers can</w:t>
      </w:r>
    </w:p>
    <w:p w14:paraId="14C934B2" w14:textId="77777777" w:rsidR="00244661" w:rsidRDefault="00244661" w:rsidP="00244661">
      <w:pPr>
        <w:pStyle w:val="BodyText"/>
        <w:numPr>
          <w:ilvl w:val="0"/>
          <w:numId w:val="20"/>
        </w:numPr>
        <w:tabs>
          <w:tab w:val="left" w:pos="0"/>
          <w:tab w:val="left" w:pos="540"/>
        </w:tabs>
        <w:spacing w:before="13"/>
        <w:ind w:left="720" w:right="-120" w:hanging="180"/>
        <w:rPr>
          <w:rFonts w:ascii="Times New Roman" w:hAnsi="Times New Roman" w:cs="Times New Roman"/>
          <w:sz w:val="24"/>
          <w:szCs w:val="24"/>
        </w:rPr>
      </w:pPr>
      <w:r>
        <w:rPr>
          <w:rFonts w:ascii="Times New Roman" w:hAnsi="Times New Roman" w:cs="Times New Roman"/>
          <w:sz w:val="24"/>
          <w:szCs w:val="24"/>
        </w:rPr>
        <w:t>Plant winter crops, like garbanzo beans and garlic, that need less water.</w:t>
      </w:r>
    </w:p>
    <w:p w14:paraId="05F74352" w14:textId="57455D99" w:rsidR="00244661" w:rsidRDefault="00AD3AC7" w:rsidP="00244661">
      <w:pPr>
        <w:pStyle w:val="BodyText"/>
        <w:numPr>
          <w:ilvl w:val="0"/>
          <w:numId w:val="20"/>
        </w:numPr>
        <w:tabs>
          <w:tab w:val="left" w:pos="0"/>
          <w:tab w:val="left" w:pos="540"/>
          <w:tab w:val="left" w:pos="630"/>
        </w:tabs>
        <w:spacing w:before="13"/>
        <w:ind w:left="720" w:right="-120" w:hanging="180"/>
        <w:rPr>
          <w:rFonts w:ascii="Times New Roman" w:hAnsi="Times New Roman" w:cs="Times New Roman"/>
          <w:sz w:val="24"/>
          <w:szCs w:val="24"/>
        </w:rPr>
      </w:pPr>
      <w:r>
        <w:rPr>
          <w:rFonts w:ascii="Times New Roman" w:hAnsi="Times New Roman" w:cs="Times New Roman"/>
          <w:sz w:val="24"/>
          <w:szCs w:val="24"/>
        </w:rPr>
        <w:t xml:space="preserve">Leave some fields unplanted part of the year “to save </w:t>
      </w:r>
      <w:r w:rsidR="00606950">
        <w:rPr>
          <w:rFonts w:ascii="Times New Roman" w:hAnsi="Times New Roman" w:cs="Times New Roman"/>
          <w:sz w:val="24"/>
          <w:szCs w:val="24"/>
        </w:rPr>
        <w:t>water</w:t>
      </w:r>
      <w:r>
        <w:rPr>
          <w:rFonts w:ascii="Times New Roman" w:hAnsi="Times New Roman" w:cs="Times New Roman"/>
          <w:sz w:val="24"/>
          <w:szCs w:val="24"/>
        </w:rPr>
        <w:t xml:space="preserve"> for our high-value almond and </w:t>
      </w:r>
      <w:r w:rsidR="00244661">
        <w:rPr>
          <w:rFonts w:ascii="Times New Roman" w:hAnsi="Times New Roman" w:cs="Times New Roman"/>
          <w:sz w:val="24"/>
          <w:szCs w:val="24"/>
        </w:rPr>
        <w:t>pistachio trees.”</w:t>
      </w:r>
    </w:p>
    <w:p w14:paraId="79DE4C2B" w14:textId="602395BA" w:rsidR="00244661" w:rsidRDefault="00244661" w:rsidP="00244661">
      <w:pPr>
        <w:pStyle w:val="BodyText"/>
        <w:numPr>
          <w:ilvl w:val="0"/>
          <w:numId w:val="20"/>
        </w:numPr>
        <w:tabs>
          <w:tab w:val="left" w:pos="0"/>
          <w:tab w:val="left" w:pos="540"/>
          <w:tab w:val="left" w:pos="630"/>
        </w:tabs>
        <w:spacing w:before="13"/>
        <w:ind w:left="720" w:right="-120" w:hanging="180"/>
        <w:rPr>
          <w:rFonts w:ascii="Times New Roman" w:hAnsi="Times New Roman" w:cs="Times New Roman"/>
          <w:sz w:val="24"/>
          <w:szCs w:val="24"/>
        </w:rPr>
      </w:pPr>
      <w:r>
        <w:rPr>
          <w:rFonts w:ascii="Times New Roman" w:hAnsi="Times New Roman" w:cs="Times New Roman"/>
          <w:sz w:val="24"/>
          <w:szCs w:val="24"/>
        </w:rPr>
        <w:t xml:space="preserve">Switch to drip irrigation that efficiently puts water at the roots </w:t>
      </w:r>
      <w:r w:rsidRPr="00E74822">
        <w:rPr>
          <w:rFonts w:ascii="Times New Roman" w:hAnsi="Times New Roman" w:cs="Times New Roman"/>
          <w:i/>
          <w:iCs/>
          <w:sz w:val="24"/>
          <w:szCs w:val="24"/>
        </w:rPr>
        <w:t>under the soil</w:t>
      </w:r>
      <w:r>
        <w:rPr>
          <w:rFonts w:ascii="Times New Roman" w:hAnsi="Times New Roman" w:cs="Times New Roman"/>
          <w:sz w:val="24"/>
          <w:szCs w:val="24"/>
        </w:rPr>
        <w:t xml:space="preserve"> so water is “protected from the hot sun”</w:t>
      </w:r>
      <w:r w:rsidR="00482941">
        <w:rPr>
          <w:rFonts w:ascii="Times New Roman" w:hAnsi="Times New Roman" w:cs="Times New Roman"/>
          <w:sz w:val="24"/>
          <w:szCs w:val="24"/>
        </w:rPr>
        <w:t xml:space="preserve"> and will not evaporate immediately.</w:t>
      </w:r>
    </w:p>
    <w:p w14:paraId="601D1457" w14:textId="77777777" w:rsidR="00244661" w:rsidRDefault="00244661" w:rsidP="00244661">
      <w:pPr>
        <w:pStyle w:val="BodyText"/>
        <w:numPr>
          <w:ilvl w:val="0"/>
          <w:numId w:val="20"/>
        </w:numPr>
        <w:tabs>
          <w:tab w:val="left" w:pos="0"/>
          <w:tab w:val="left" w:pos="540"/>
          <w:tab w:val="left" w:pos="630"/>
        </w:tabs>
        <w:spacing w:before="13"/>
        <w:ind w:left="720" w:right="-120" w:hanging="180"/>
        <w:rPr>
          <w:rFonts w:ascii="Times New Roman" w:hAnsi="Times New Roman" w:cs="Times New Roman"/>
          <w:sz w:val="24"/>
          <w:szCs w:val="24"/>
        </w:rPr>
      </w:pPr>
      <w:r>
        <w:rPr>
          <w:rFonts w:ascii="Times New Roman" w:hAnsi="Times New Roman" w:cs="Times New Roman"/>
          <w:sz w:val="24"/>
          <w:szCs w:val="24"/>
        </w:rPr>
        <w:t>Keep learning and experimenting with new ways to keep the soil healthy.</w:t>
      </w:r>
    </w:p>
    <w:p w14:paraId="56A23E39" w14:textId="27183C8C" w:rsidR="00244661" w:rsidRDefault="00244661" w:rsidP="00244661">
      <w:pPr>
        <w:pStyle w:val="BodyText"/>
        <w:numPr>
          <w:ilvl w:val="0"/>
          <w:numId w:val="20"/>
        </w:numPr>
        <w:tabs>
          <w:tab w:val="left" w:pos="0"/>
          <w:tab w:val="left" w:pos="540"/>
          <w:tab w:val="left" w:pos="630"/>
        </w:tabs>
        <w:spacing w:before="13"/>
        <w:ind w:left="720" w:right="-120" w:hanging="180"/>
        <w:rPr>
          <w:rFonts w:ascii="Times New Roman" w:hAnsi="Times New Roman" w:cs="Times New Roman"/>
          <w:sz w:val="24"/>
          <w:szCs w:val="24"/>
        </w:rPr>
      </w:pPr>
      <w:r>
        <w:rPr>
          <w:rFonts w:ascii="Times New Roman" w:hAnsi="Times New Roman" w:cs="Times New Roman"/>
          <w:sz w:val="24"/>
          <w:szCs w:val="24"/>
        </w:rPr>
        <w:t>After fall harvest, plant “cover crops that return carbon and nitrogen to the soil</w:t>
      </w:r>
      <w:r w:rsidR="006D0912">
        <w:rPr>
          <w:rFonts w:ascii="Times New Roman" w:hAnsi="Times New Roman" w:cs="Times New Roman"/>
          <w:sz w:val="24"/>
          <w:szCs w:val="24"/>
        </w:rPr>
        <w:t>. Carbon and nitrogen are vital elements in the growth of plants and animals; in the soil, they</w:t>
      </w:r>
      <w:r>
        <w:rPr>
          <w:rFonts w:ascii="Times New Roman" w:hAnsi="Times New Roman" w:cs="Times New Roman"/>
          <w:sz w:val="24"/>
          <w:szCs w:val="24"/>
        </w:rPr>
        <w:t xml:space="preserve"> nourish the microbes and fungi</w:t>
      </w:r>
      <w:r w:rsidR="006D0912">
        <w:rPr>
          <w:rFonts w:ascii="Times New Roman" w:hAnsi="Times New Roman" w:cs="Times New Roman"/>
          <w:sz w:val="24"/>
          <w:szCs w:val="24"/>
        </w:rPr>
        <w:t xml:space="preserve"> that are</w:t>
      </w:r>
      <w:r>
        <w:rPr>
          <w:rFonts w:ascii="Times New Roman" w:hAnsi="Times New Roman" w:cs="Times New Roman"/>
          <w:sz w:val="24"/>
          <w:szCs w:val="24"/>
        </w:rPr>
        <w:t xml:space="preserve"> essential for a living soil ecology.”</w:t>
      </w:r>
    </w:p>
    <w:p w14:paraId="2939EAC6" w14:textId="53203CE0" w:rsidR="00244661" w:rsidRPr="0004314E" w:rsidRDefault="00244661" w:rsidP="00244661">
      <w:pPr>
        <w:pStyle w:val="BodyText"/>
        <w:numPr>
          <w:ilvl w:val="0"/>
          <w:numId w:val="20"/>
        </w:numPr>
        <w:tabs>
          <w:tab w:val="left" w:pos="0"/>
          <w:tab w:val="left" w:pos="540"/>
          <w:tab w:val="left" w:pos="630"/>
        </w:tabs>
        <w:spacing w:before="13"/>
        <w:ind w:left="720" w:right="-120" w:hanging="180"/>
        <w:rPr>
          <w:rFonts w:ascii="Times New Roman" w:hAnsi="Times New Roman" w:cs="Times New Roman"/>
          <w:sz w:val="24"/>
          <w:szCs w:val="24"/>
        </w:rPr>
      </w:pPr>
      <w:r w:rsidRPr="0004314E">
        <w:rPr>
          <w:rFonts w:ascii="Times New Roman" w:hAnsi="Times New Roman" w:cs="Times New Roman"/>
          <w:sz w:val="24"/>
          <w:szCs w:val="24"/>
        </w:rPr>
        <w:t>Decrease tillage, which disturbs the land; less tillage protects the microorganisms and keeps the carbon in the soil and out of the atmosphere. [</w:t>
      </w:r>
      <w:r w:rsidR="00BB79F0">
        <w:rPr>
          <w:rFonts w:ascii="Times New Roman" w:hAnsi="Times New Roman" w:cs="Times New Roman"/>
          <w:sz w:val="24"/>
          <w:szCs w:val="24"/>
        </w:rPr>
        <w:t>10</w:t>
      </w:r>
      <w:r w:rsidRPr="0004314E">
        <w:rPr>
          <w:rFonts w:ascii="Times New Roman" w:hAnsi="Times New Roman" w:cs="Times New Roman"/>
          <w:sz w:val="24"/>
          <w:szCs w:val="24"/>
        </w:rPr>
        <w:t xml:space="preserve">] </w:t>
      </w:r>
    </w:p>
    <w:p w14:paraId="2776BBD1" w14:textId="6232165E" w:rsidR="00DB2288" w:rsidRDefault="00AD3AC7" w:rsidP="00244661">
      <w:pPr>
        <w:pStyle w:val="BodyText"/>
        <w:tabs>
          <w:tab w:val="left" w:pos="0"/>
          <w:tab w:val="left" w:pos="540"/>
          <w:tab w:val="left" w:pos="630"/>
        </w:tabs>
        <w:spacing w:before="13"/>
        <w:ind w:right="-120"/>
        <w:rPr>
          <w:rFonts w:ascii="Times New Roman" w:hAnsi="Times New Roman" w:cs="Times New Roman"/>
          <w:sz w:val="24"/>
          <w:szCs w:val="24"/>
        </w:rPr>
      </w:pPr>
      <w:r>
        <w:rPr>
          <w:rFonts w:ascii="Times New Roman" w:hAnsi="Times New Roman" w:cs="Times New Roman"/>
          <w:sz w:val="24"/>
          <w:szCs w:val="24"/>
        </w:rPr>
        <w:tab/>
      </w:r>
      <w:r w:rsidR="00244661">
        <w:rPr>
          <w:rFonts w:ascii="Times New Roman" w:hAnsi="Times New Roman" w:cs="Times New Roman"/>
          <w:sz w:val="24"/>
          <w:szCs w:val="24"/>
        </w:rPr>
        <w:t>The San Joaquin Valley has numerous other small farming towns scattered 30 miles from Fresno, the county’s largest city.  The town of Selma is known as “raisin capital of the world</w:t>
      </w:r>
      <w:r w:rsidR="00A22A83">
        <w:rPr>
          <w:rFonts w:ascii="Times New Roman" w:hAnsi="Times New Roman" w:cs="Times New Roman"/>
          <w:sz w:val="24"/>
          <w:szCs w:val="24"/>
        </w:rPr>
        <w:t>.</w:t>
      </w:r>
      <w:r w:rsidR="00244661">
        <w:rPr>
          <w:rFonts w:ascii="Times New Roman" w:hAnsi="Times New Roman" w:cs="Times New Roman"/>
          <w:sz w:val="24"/>
          <w:szCs w:val="24"/>
        </w:rPr>
        <w:t>” [</w:t>
      </w:r>
      <w:r w:rsidR="00EB28EC">
        <w:rPr>
          <w:rFonts w:ascii="Times New Roman" w:hAnsi="Times New Roman" w:cs="Times New Roman"/>
          <w:sz w:val="24"/>
          <w:szCs w:val="24"/>
        </w:rPr>
        <w:t>11</w:t>
      </w:r>
      <w:r w:rsidR="00244661">
        <w:rPr>
          <w:rFonts w:ascii="Times New Roman" w:hAnsi="Times New Roman" w:cs="Times New Roman"/>
          <w:sz w:val="24"/>
          <w:szCs w:val="24"/>
        </w:rPr>
        <w:t>]  The Valley is “</w:t>
      </w:r>
      <w:r w:rsidR="00244661" w:rsidRPr="00AC61F9">
        <w:rPr>
          <w:rFonts w:ascii="Times New Roman" w:hAnsi="Times New Roman" w:cs="Times New Roman"/>
          <w:color w:val="222222"/>
          <w:sz w:val="24"/>
          <w:szCs w:val="24"/>
          <w:shd w:val="clear" w:color="auto" w:fill="FFFFFF"/>
        </w:rPr>
        <w:t>California's single most productive </w:t>
      </w:r>
      <w:hyperlink r:id="rId10" w:tooltip="Agriculture" w:history="1">
        <w:r w:rsidR="00244661" w:rsidRPr="00AD3AC7">
          <w:rPr>
            <w:rStyle w:val="Hyperlink"/>
            <w:rFonts w:ascii="Times New Roman" w:hAnsi="Times New Roman" w:cs="Times New Roman"/>
            <w:color w:val="000000" w:themeColor="text1"/>
            <w:sz w:val="24"/>
            <w:szCs w:val="24"/>
            <w:u w:val="none"/>
            <w:shd w:val="clear" w:color="auto" w:fill="FFFFFF"/>
          </w:rPr>
          <w:t>agricultural</w:t>
        </w:r>
      </w:hyperlink>
      <w:r w:rsidR="00244661" w:rsidRPr="00AD3AC7">
        <w:rPr>
          <w:rFonts w:ascii="Times New Roman" w:hAnsi="Times New Roman" w:cs="Times New Roman"/>
          <w:color w:val="000000" w:themeColor="text1"/>
          <w:sz w:val="24"/>
          <w:szCs w:val="24"/>
          <w:shd w:val="clear" w:color="auto" w:fill="FFFFFF"/>
        </w:rPr>
        <w:t> </w:t>
      </w:r>
      <w:r w:rsidR="00244661" w:rsidRPr="00AC61F9">
        <w:rPr>
          <w:rFonts w:ascii="Times New Roman" w:hAnsi="Times New Roman" w:cs="Times New Roman"/>
          <w:color w:val="222222"/>
          <w:sz w:val="24"/>
          <w:szCs w:val="24"/>
          <w:shd w:val="clear" w:color="auto" w:fill="FFFFFF"/>
        </w:rPr>
        <w:t>region</w:t>
      </w:r>
      <w:r w:rsidR="006973AF">
        <w:rPr>
          <w:rFonts w:ascii="Times New Roman" w:hAnsi="Times New Roman" w:cs="Times New Roman"/>
          <w:color w:val="222222"/>
          <w:sz w:val="24"/>
          <w:szCs w:val="24"/>
          <w:shd w:val="clear" w:color="auto" w:fill="FFFFFF"/>
        </w:rPr>
        <w:t>, is</w:t>
      </w:r>
      <w:r w:rsidR="00244661" w:rsidRPr="00AC61F9">
        <w:rPr>
          <w:rFonts w:ascii="Times New Roman" w:hAnsi="Times New Roman" w:cs="Times New Roman"/>
          <w:color w:val="222222"/>
          <w:sz w:val="24"/>
          <w:szCs w:val="24"/>
          <w:shd w:val="clear" w:color="auto" w:fill="FFFFFF"/>
        </w:rPr>
        <w:t xml:space="preserve"> one of the </w:t>
      </w:r>
      <w:r w:rsidR="00244661">
        <w:rPr>
          <w:rFonts w:ascii="Times New Roman" w:hAnsi="Times New Roman" w:cs="Times New Roman"/>
          <w:color w:val="222222"/>
          <w:sz w:val="24"/>
          <w:szCs w:val="24"/>
          <w:shd w:val="clear" w:color="auto" w:fill="FFFFFF"/>
        </w:rPr>
        <w:t xml:space="preserve">world’s </w:t>
      </w:r>
      <w:r w:rsidR="00244661" w:rsidRPr="00AC61F9">
        <w:rPr>
          <w:rFonts w:ascii="Times New Roman" w:hAnsi="Times New Roman" w:cs="Times New Roman"/>
          <w:color w:val="222222"/>
          <w:sz w:val="24"/>
          <w:szCs w:val="24"/>
          <w:shd w:val="clear" w:color="auto" w:fill="FFFFFF"/>
        </w:rPr>
        <w:t xml:space="preserve">most productive, </w:t>
      </w:r>
      <w:r w:rsidR="005C6E17">
        <w:rPr>
          <w:rFonts w:ascii="Times New Roman" w:hAnsi="Times New Roman" w:cs="Times New Roman"/>
          <w:color w:val="222222"/>
          <w:sz w:val="24"/>
          <w:szCs w:val="24"/>
          <w:shd w:val="clear" w:color="auto" w:fill="FFFFFF"/>
        </w:rPr>
        <w:t xml:space="preserve">and </w:t>
      </w:r>
      <w:r w:rsidR="00244661" w:rsidRPr="00AC61F9">
        <w:rPr>
          <w:rFonts w:ascii="Times New Roman" w:hAnsi="Times New Roman" w:cs="Times New Roman"/>
          <w:color w:val="222222"/>
          <w:sz w:val="24"/>
          <w:szCs w:val="24"/>
          <w:shd w:val="clear" w:color="auto" w:fill="FFFFFF"/>
        </w:rPr>
        <w:t>provid</w:t>
      </w:r>
      <w:r w:rsidR="005C6E17">
        <w:rPr>
          <w:rFonts w:ascii="Times New Roman" w:hAnsi="Times New Roman" w:cs="Times New Roman"/>
          <w:color w:val="222222"/>
          <w:sz w:val="24"/>
          <w:szCs w:val="24"/>
          <w:shd w:val="clear" w:color="auto" w:fill="FFFFFF"/>
        </w:rPr>
        <w:t>es</w:t>
      </w:r>
      <w:r w:rsidR="00244661" w:rsidRPr="00AC61F9">
        <w:rPr>
          <w:rFonts w:ascii="Times New Roman" w:hAnsi="Times New Roman" w:cs="Times New Roman"/>
          <w:color w:val="222222"/>
          <w:sz w:val="24"/>
          <w:szCs w:val="24"/>
          <w:shd w:val="clear" w:color="auto" w:fill="FFFFFF"/>
        </w:rPr>
        <w:t xml:space="preserve"> more than half the fruits, vegetables, and nuts grown in the United States</w:t>
      </w:r>
      <w:r w:rsidR="00A22A83">
        <w:rPr>
          <w:rFonts w:ascii="Times New Roman" w:hAnsi="Times New Roman" w:cs="Times New Roman"/>
          <w:color w:val="222222"/>
          <w:sz w:val="24"/>
          <w:szCs w:val="24"/>
          <w:shd w:val="clear" w:color="auto" w:fill="FFFFFF"/>
        </w:rPr>
        <w:t>.</w:t>
      </w:r>
      <w:r w:rsidR="00244661">
        <w:rPr>
          <w:rFonts w:ascii="Times New Roman" w:hAnsi="Times New Roman" w:cs="Times New Roman"/>
          <w:color w:val="222222"/>
          <w:sz w:val="24"/>
          <w:szCs w:val="24"/>
          <w:shd w:val="clear" w:color="auto" w:fill="FFFFFF"/>
        </w:rPr>
        <w:t>” [</w:t>
      </w:r>
      <w:r w:rsidR="00EB28EC">
        <w:rPr>
          <w:rFonts w:ascii="Times New Roman" w:hAnsi="Times New Roman" w:cs="Times New Roman"/>
          <w:color w:val="222222"/>
          <w:sz w:val="24"/>
          <w:szCs w:val="24"/>
          <w:shd w:val="clear" w:color="auto" w:fill="FFFFFF"/>
        </w:rPr>
        <w:t>1</w:t>
      </w:r>
      <w:r w:rsidR="00244661">
        <w:rPr>
          <w:rFonts w:ascii="Times New Roman" w:hAnsi="Times New Roman" w:cs="Times New Roman"/>
          <w:color w:val="222222"/>
          <w:sz w:val="24"/>
          <w:szCs w:val="24"/>
          <w:shd w:val="clear" w:color="auto" w:fill="FFFFFF"/>
        </w:rPr>
        <w:t xml:space="preserve">2] </w:t>
      </w:r>
      <w:r w:rsidR="00244661">
        <w:rPr>
          <w:rFonts w:ascii="Times New Roman" w:hAnsi="Times New Roman" w:cs="Times New Roman"/>
          <w:sz w:val="24"/>
          <w:szCs w:val="24"/>
        </w:rPr>
        <w:t>Pablo’s students echoed concerns they heard at home: Would the farms still exist when they grew up? How could farmers fight climate change?</w:t>
      </w:r>
      <w:r>
        <w:rPr>
          <w:rFonts w:ascii="Times New Roman" w:hAnsi="Times New Roman" w:cs="Times New Roman"/>
          <w:sz w:val="24"/>
          <w:szCs w:val="24"/>
        </w:rPr>
        <w:t xml:space="preserve"> Would Trade Wars hurt their farms? And, what are Trade Wars anyway?</w:t>
      </w:r>
      <w:r w:rsidR="00DB2288">
        <w:rPr>
          <w:rFonts w:ascii="Times New Roman" w:hAnsi="Times New Roman" w:cs="Times New Roman"/>
          <w:sz w:val="24"/>
          <w:szCs w:val="24"/>
        </w:rPr>
        <w:t xml:space="preserve"> </w:t>
      </w:r>
      <w:r w:rsidR="00244661">
        <w:rPr>
          <w:rFonts w:ascii="Times New Roman" w:hAnsi="Times New Roman" w:cs="Times New Roman"/>
          <w:sz w:val="24"/>
          <w:szCs w:val="24"/>
        </w:rPr>
        <w:tab/>
        <w:t xml:space="preserve">What farmer Sano said was familiar to the children from family discussions.  </w:t>
      </w:r>
    </w:p>
    <w:p w14:paraId="07C0EF3D" w14:textId="0CA498CC" w:rsidR="00244661" w:rsidRDefault="00DB2288" w:rsidP="00DB2288">
      <w:pPr>
        <w:pStyle w:val="BodyText"/>
        <w:tabs>
          <w:tab w:val="left" w:pos="720"/>
        </w:tabs>
        <w:spacing w:before="13"/>
        <w:ind w:right="-120"/>
        <w:rPr>
          <w:rFonts w:ascii="Times New Roman" w:hAnsi="Times New Roman" w:cs="Times New Roman"/>
          <w:sz w:val="24"/>
          <w:szCs w:val="24"/>
        </w:rPr>
      </w:pPr>
      <w:r>
        <w:rPr>
          <w:rFonts w:ascii="Times New Roman" w:hAnsi="Times New Roman" w:cs="Times New Roman"/>
          <w:sz w:val="24"/>
          <w:szCs w:val="24"/>
        </w:rPr>
        <w:tab/>
      </w:r>
      <w:r w:rsidR="00244661">
        <w:rPr>
          <w:rFonts w:ascii="Times New Roman" w:hAnsi="Times New Roman" w:cs="Times New Roman"/>
          <w:sz w:val="24"/>
          <w:szCs w:val="24"/>
        </w:rPr>
        <w:t>After lively conversations about the article, Pablo asked, “Would you like to meet Alan Sano?”  Resounding “Yesses!”  When Pablo asked “How could we do that?”</w:t>
      </w:r>
      <w:r w:rsidR="00B02193">
        <w:rPr>
          <w:rFonts w:ascii="Times New Roman" w:hAnsi="Times New Roman" w:cs="Times New Roman"/>
          <w:sz w:val="24"/>
          <w:szCs w:val="24"/>
        </w:rPr>
        <w:t>,</w:t>
      </w:r>
      <w:r w:rsidR="00244661">
        <w:rPr>
          <w:rFonts w:ascii="Times New Roman" w:hAnsi="Times New Roman" w:cs="Times New Roman"/>
          <w:sz w:val="24"/>
          <w:szCs w:val="24"/>
        </w:rPr>
        <w:t xml:space="preserve"> </w:t>
      </w:r>
      <w:r w:rsidR="00B02193">
        <w:rPr>
          <w:rFonts w:ascii="Times New Roman" w:hAnsi="Times New Roman" w:cs="Times New Roman"/>
          <w:sz w:val="24"/>
          <w:szCs w:val="24"/>
        </w:rPr>
        <w:t>m</w:t>
      </w:r>
      <w:r w:rsidR="00244661">
        <w:rPr>
          <w:rFonts w:ascii="Times New Roman" w:hAnsi="Times New Roman" w:cs="Times New Roman"/>
          <w:sz w:val="24"/>
          <w:szCs w:val="24"/>
        </w:rPr>
        <w:t>any children answered: “Go visit his farm.”  “Write to him.”  “No! Email him!”</w:t>
      </w:r>
      <w:r w:rsidR="005873FD">
        <w:rPr>
          <w:rFonts w:ascii="Times New Roman" w:hAnsi="Times New Roman" w:cs="Times New Roman"/>
          <w:sz w:val="24"/>
          <w:szCs w:val="24"/>
        </w:rPr>
        <w:t xml:space="preserve"> </w:t>
      </w:r>
      <w:r w:rsidR="00244661">
        <w:rPr>
          <w:rFonts w:ascii="Times New Roman" w:hAnsi="Times New Roman" w:cs="Times New Roman"/>
          <w:sz w:val="24"/>
          <w:szCs w:val="24"/>
        </w:rPr>
        <w:t>Camila, a practical student, said: “Google him, see if he has a phone or address for a letter or an email.”  She added: “If we want him to say ‘Yes’, we’re gonna havta show him we’re serious.”</w:t>
      </w:r>
    </w:p>
    <w:p w14:paraId="06D62D6F" w14:textId="21249B49" w:rsidR="00244661" w:rsidRDefault="00244661" w:rsidP="00244661">
      <w:pPr>
        <w:pStyle w:val="BodyText"/>
        <w:tabs>
          <w:tab w:val="left" w:pos="0"/>
          <w:tab w:val="left" w:pos="540"/>
          <w:tab w:val="left" w:pos="630"/>
        </w:tabs>
        <w:spacing w:before="13"/>
        <w:ind w:right="-120"/>
        <w:rPr>
          <w:rFonts w:ascii="Times New Roman" w:hAnsi="Times New Roman" w:cs="Times New Roman"/>
          <w:sz w:val="24"/>
          <w:szCs w:val="24"/>
        </w:rPr>
      </w:pPr>
      <w:r>
        <w:rPr>
          <w:rFonts w:ascii="Times New Roman" w:hAnsi="Times New Roman" w:cs="Times New Roman"/>
          <w:sz w:val="24"/>
          <w:szCs w:val="24"/>
        </w:rPr>
        <w:tab/>
        <w:t>Andreas knew about 4-H clubs from a cousin in Kerman.  With his aunt’s help, Andreas, Mateo, and Ro</w:t>
      </w:r>
      <w:r w:rsidR="0059183B">
        <w:rPr>
          <w:rFonts w:ascii="Times New Roman" w:hAnsi="Times New Roman" w:cs="Times New Roman"/>
          <w:sz w:val="24"/>
          <w:szCs w:val="24"/>
        </w:rPr>
        <w:t>c</w:t>
      </w:r>
      <w:r>
        <w:rPr>
          <w:rFonts w:ascii="Times New Roman" w:hAnsi="Times New Roman" w:cs="Times New Roman"/>
          <w:sz w:val="24"/>
          <w:szCs w:val="24"/>
        </w:rPr>
        <w:t xml:space="preserve">io, all good readers, learned how </w:t>
      </w:r>
      <w:r w:rsidR="00017D53">
        <w:rPr>
          <w:rFonts w:ascii="Times New Roman" w:hAnsi="Times New Roman" w:cs="Times New Roman"/>
          <w:sz w:val="24"/>
          <w:szCs w:val="24"/>
        </w:rPr>
        <w:t xml:space="preserve">they could </w:t>
      </w:r>
      <w:r>
        <w:rPr>
          <w:rFonts w:ascii="Times New Roman" w:hAnsi="Times New Roman" w:cs="Times New Roman"/>
          <w:sz w:val="24"/>
          <w:szCs w:val="24"/>
        </w:rPr>
        <w:t>start a 4-H club in Firebaugh.  Pablo and Diego, the other 3</w:t>
      </w:r>
      <w:r w:rsidRPr="006B667D">
        <w:rPr>
          <w:rFonts w:ascii="Times New Roman" w:hAnsi="Times New Roman" w:cs="Times New Roman"/>
          <w:sz w:val="24"/>
          <w:szCs w:val="24"/>
          <w:vertAlign w:val="superscript"/>
        </w:rPr>
        <w:t>rd</w:t>
      </w:r>
      <w:r>
        <w:rPr>
          <w:rFonts w:ascii="Times New Roman" w:hAnsi="Times New Roman" w:cs="Times New Roman"/>
          <w:sz w:val="24"/>
          <w:szCs w:val="24"/>
        </w:rPr>
        <w:t xml:space="preserve"> grade teacher, agreed to work with the children.  By year’s end, 12 children had learned about local farming issues.  Javier had done a special project about insect pests.  The class decided they were ready to show Alan Sano how serious they were and how much they wanted to learn about the best ways to farm in Firebaugh.</w:t>
      </w:r>
    </w:p>
    <w:p w14:paraId="622C851D" w14:textId="77777777" w:rsidR="00244661" w:rsidRPr="002820B5" w:rsidRDefault="00244661" w:rsidP="00244661">
      <w:pPr>
        <w:pStyle w:val="BodyText"/>
        <w:tabs>
          <w:tab w:val="left" w:pos="0"/>
          <w:tab w:val="left" w:pos="900"/>
        </w:tabs>
        <w:spacing w:before="13"/>
        <w:ind w:right="-120"/>
        <w:rPr>
          <w:rFonts w:ascii="Times New Roman" w:hAnsi="Times New Roman" w:cs="Times New Roman"/>
          <w:sz w:val="24"/>
          <w:szCs w:val="24"/>
        </w:rPr>
      </w:pPr>
    </w:p>
    <w:p w14:paraId="60FB97FA" w14:textId="39E86EFD" w:rsidR="00244661" w:rsidRDefault="00244661" w:rsidP="007E24A7">
      <w:pPr>
        <w:pStyle w:val="Heading7"/>
        <w:tabs>
          <w:tab w:val="left" w:pos="0"/>
        </w:tabs>
        <w:ind w:left="0" w:right="-120"/>
        <w:jc w:val="center"/>
        <w:rPr>
          <w:rFonts w:ascii="Times New Roman" w:hAnsi="Times New Roman" w:cs="Times New Roman"/>
          <w:b/>
          <w:sz w:val="24"/>
          <w:szCs w:val="24"/>
        </w:rPr>
      </w:pPr>
      <w:r w:rsidRPr="00656813">
        <w:rPr>
          <w:rFonts w:ascii="Times New Roman" w:hAnsi="Times New Roman" w:cs="Times New Roman"/>
          <w:b/>
          <w:sz w:val="24"/>
          <w:szCs w:val="24"/>
        </w:rPr>
        <w:t>Prairie Restoration</w:t>
      </w:r>
      <w:r w:rsidR="007E24A7">
        <w:rPr>
          <w:rFonts w:ascii="Times New Roman" w:hAnsi="Times New Roman" w:cs="Times New Roman"/>
          <w:b/>
          <w:sz w:val="24"/>
          <w:szCs w:val="24"/>
        </w:rPr>
        <w:t xml:space="preserve"> in the Great Plains</w:t>
      </w:r>
    </w:p>
    <w:p w14:paraId="2F0247FC" w14:textId="77777777" w:rsidR="00244661" w:rsidRDefault="00244661" w:rsidP="00244661">
      <w:pPr>
        <w:pStyle w:val="Heading7"/>
        <w:tabs>
          <w:tab w:val="left" w:pos="0"/>
        </w:tabs>
        <w:ind w:left="0" w:right="-120"/>
        <w:rPr>
          <w:rFonts w:ascii="Times New Roman" w:hAnsi="Times New Roman" w:cs="Times New Roman"/>
          <w:b/>
          <w:sz w:val="24"/>
          <w:szCs w:val="24"/>
        </w:rPr>
      </w:pPr>
    </w:p>
    <w:p w14:paraId="51163627" w14:textId="77777777" w:rsidR="00051542" w:rsidRDefault="00244661" w:rsidP="00244661">
      <w:pPr>
        <w:pStyle w:val="Heading7"/>
        <w:tabs>
          <w:tab w:val="left" w:pos="0"/>
        </w:tabs>
        <w:ind w:left="0" w:right="-120"/>
        <w:jc w:val="center"/>
        <w:rPr>
          <w:rFonts w:ascii="Times New Roman" w:hAnsi="Times New Roman" w:cs="Times New Roman"/>
          <w:b/>
          <w:sz w:val="24"/>
          <w:szCs w:val="24"/>
        </w:rPr>
      </w:pPr>
      <w:r>
        <w:rPr>
          <w:rFonts w:ascii="Times New Roman" w:hAnsi="Times New Roman" w:cs="Times New Roman"/>
          <w:b/>
          <w:sz w:val="24"/>
          <w:szCs w:val="24"/>
        </w:rPr>
        <w:t xml:space="preserve">Insert Figure </w:t>
      </w:r>
      <w:r w:rsidR="00996A05">
        <w:rPr>
          <w:rFonts w:ascii="Times New Roman" w:hAnsi="Times New Roman" w:cs="Times New Roman"/>
          <w:b/>
          <w:sz w:val="24"/>
          <w:szCs w:val="24"/>
        </w:rPr>
        <w:t>2</w:t>
      </w:r>
      <w:r>
        <w:rPr>
          <w:rFonts w:ascii="Times New Roman" w:hAnsi="Times New Roman" w:cs="Times New Roman"/>
          <w:b/>
          <w:sz w:val="24"/>
          <w:szCs w:val="24"/>
        </w:rPr>
        <w:t>2.</w:t>
      </w:r>
      <w:r w:rsidR="00C40BF8">
        <w:rPr>
          <w:rFonts w:ascii="Times New Roman" w:hAnsi="Times New Roman" w:cs="Times New Roman"/>
          <w:b/>
          <w:sz w:val="24"/>
          <w:szCs w:val="24"/>
        </w:rPr>
        <w:t>4</w:t>
      </w:r>
      <w:r>
        <w:rPr>
          <w:rFonts w:ascii="Times New Roman" w:hAnsi="Times New Roman" w:cs="Times New Roman"/>
          <w:b/>
          <w:sz w:val="24"/>
          <w:szCs w:val="24"/>
        </w:rPr>
        <w:t xml:space="preserve"> Near Here – </w:t>
      </w:r>
      <w:r w:rsidR="00051542">
        <w:rPr>
          <w:rFonts w:ascii="Times New Roman" w:hAnsi="Times New Roman" w:cs="Times New Roman"/>
          <w:b/>
          <w:sz w:val="24"/>
          <w:szCs w:val="24"/>
        </w:rPr>
        <w:t>Location of Different Soils in the United States</w:t>
      </w:r>
    </w:p>
    <w:p w14:paraId="0590532F" w14:textId="3FC39566" w:rsidR="00244661" w:rsidRDefault="008F6C4A" w:rsidP="00244661">
      <w:pPr>
        <w:pStyle w:val="Heading7"/>
        <w:tabs>
          <w:tab w:val="left" w:pos="0"/>
        </w:tabs>
        <w:ind w:left="0" w:right="-120"/>
        <w:jc w:val="center"/>
        <w:rPr>
          <w:rFonts w:ascii="Times New Roman" w:hAnsi="Times New Roman" w:cs="Times New Roman"/>
          <w:b/>
          <w:sz w:val="24"/>
          <w:szCs w:val="24"/>
        </w:rPr>
      </w:pPr>
      <w:r>
        <w:rPr>
          <w:rFonts w:ascii="Times New Roman" w:hAnsi="Times New Roman" w:cs="Times New Roman"/>
          <w:b/>
          <w:sz w:val="24"/>
          <w:szCs w:val="24"/>
        </w:rPr>
        <w:t xml:space="preserve"> </w:t>
      </w:r>
      <w:r w:rsidR="00244661">
        <w:rPr>
          <w:rFonts w:ascii="Times New Roman" w:hAnsi="Times New Roman" w:cs="Times New Roman"/>
          <w:b/>
          <w:sz w:val="24"/>
          <w:szCs w:val="24"/>
        </w:rPr>
        <w:t>Full page, Turn sideways</w:t>
      </w:r>
      <w:r w:rsidR="00051542">
        <w:rPr>
          <w:rFonts w:ascii="Times New Roman" w:hAnsi="Times New Roman" w:cs="Times New Roman"/>
          <w:b/>
          <w:sz w:val="24"/>
          <w:szCs w:val="24"/>
        </w:rPr>
        <w:t>? ½ page? need to check read</w:t>
      </w:r>
      <w:r w:rsidR="00E939BD">
        <w:rPr>
          <w:rFonts w:ascii="Times New Roman" w:hAnsi="Times New Roman" w:cs="Times New Roman"/>
          <w:b/>
          <w:sz w:val="24"/>
          <w:szCs w:val="24"/>
        </w:rPr>
        <w:t>a</w:t>
      </w:r>
      <w:r w:rsidR="00051542">
        <w:rPr>
          <w:rFonts w:ascii="Times New Roman" w:hAnsi="Times New Roman" w:cs="Times New Roman"/>
          <w:b/>
          <w:sz w:val="24"/>
          <w:szCs w:val="24"/>
        </w:rPr>
        <w:t>bility</w:t>
      </w:r>
      <w:r w:rsidR="00244661">
        <w:rPr>
          <w:rFonts w:ascii="Times New Roman" w:hAnsi="Times New Roman" w:cs="Times New Roman"/>
          <w:b/>
          <w:sz w:val="24"/>
          <w:szCs w:val="24"/>
        </w:rPr>
        <w:t xml:space="preserve"> </w:t>
      </w:r>
    </w:p>
    <w:p w14:paraId="0CD3F43D" w14:textId="77777777" w:rsidR="00244661" w:rsidRPr="00656813" w:rsidRDefault="00244661" w:rsidP="00244661">
      <w:pPr>
        <w:pStyle w:val="Heading7"/>
        <w:tabs>
          <w:tab w:val="left" w:pos="0"/>
          <w:tab w:val="left" w:pos="900"/>
        </w:tabs>
        <w:ind w:left="0" w:right="-120"/>
        <w:rPr>
          <w:rFonts w:ascii="Times New Roman" w:hAnsi="Times New Roman" w:cs="Times New Roman"/>
          <w:b/>
          <w:sz w:val="24"/>
          <w:szCs w:val="24"/>
        </w:rPr>
      </w:pPr>
    </w:p>
    <w:p w14:paraId="6B3561C3" w14:textId="4D99DF53" w:rsidR="000C6105" w:rsidRDefault="00244661" w:rsidP="00244661">
      <w:pPr>
        <w:pStyle w:val="BodyText"/>
        <w:tabs>
          <w:tab w:val="left" w:pos="0"/>
          <w:tab w:val="left" w:pos="900"/>
        </w:tabs>
        <w:spacing w:before="17" w:line="228" w:lineRule="auto"/>
        <w:ind w:right="-120"/>
        <w:rPr>
          <w:rFonts w:ascii="Times New Roman" w:hAnsi="Times New Roman" w:cs="Times New Roman"/>
          <w:color w:val="231F20"/>
          <w:spacing w:val="-5"/>
          <w:sz w:val="24"/>
          <w:szCs w:val="24"/>
        </w:rPr>
      </w:pPr>
      <w:r>
        <w:rPr>
          <w:rFonts w:ascii="Times New Roman" w:hAnsi="Times New Roman" w:cs="Times New Roman"/>
          <w:color w:val="231F20"/>
          <w:spacing w:val="-4"/>
          <w:sz w:val="24"/>
          <w:szCs w:val="24"/>
        </w:rPr>
        <w:tab/>
      </w:r>
      <w:r w:rsidRPr="007A1039">
        <w:rPr>
          <w:rFonts w:ascii="Times New Roman" w:hAnsi="Times New Roman" w:cs="Times New Roman"/>
          <w:color w:val="231F20"/>
          <w:spacing w:val="-4"/>
          <w:sz w:val="24"/>
          <w:szCs w:val="24"/>
        </w:rPr>
        <w:t xml:space="preserve">Currently, </w:t>
      </w:r>
      <w:r w:rsidRPr="007A1039">
        <w:rPr>
          <w:rFonts w:ascii="Times New Roman" w:hAnsi="Times New Roman" w:cs="Times New Roman"/>
          <w:color w:val="231F20"/>
          <w:sz w:val="24"/>
          <w:szCs w:val="24"/>
        </w:rPr>
        <w:t>there are many prairie restoration efforts</w:t>
      </w:r>
      <w:r>
        <w:rPr>
          <w:rFonts w:ascii="Times New Roman" w:hAnsi="Times New Roman" w:cs="Times New Roman"/>
          <w:color w:val="231F20"/>
          <w:sz w:val="24"/>
          <w:szCs w:val="24"/>
        </w:rPr>
        <w:t>.</w:t>
      </w:r>
      <w:r w:rsidRPr="007A1039">
        <w:rPr>
          <w:rFonts w:ascii="Times New Roman" w:hAnsi="Times New Roman" w:cs="Times New Roman"/>
          <w:color w:val="231F20"/>
          <w:spacing w:val="-7"/>
          <w:sz w:val="24"/>
          <w:szCs w:val="24"/>
        </w:rPr>
        <w:t xml:space="preserve"> [</w:t>
      </w:r>
      <w:r w:rsidR="00EB28EC">
        <w:rPr>
          <w:rFonts w:ascii="Times New Roman" w:hAnsi="Times New Roman" w:cs="Times New Roman"/>
          <w:color w:val="231F20"/>
          <w:spacing w:val="-5"/>
          <w:sz w:val="24"/>
          <w:szCs w:val="24"/>
        </w:rPr>
        <w:t>8</w:t>
      </w:r>
      <w:r w:rsidRPr="007A1039">
        <w:rPr>
          <w:rFonts w:ascii="Times New Roman" w:hAnsi="Times New Roman" w:cs="Times New Roman"/>
          <w:color w:val="231F20"/>
          <w:spacing w:val="-5"/>
          <w:sz w:val="24"/>
          <w:szCs w:val="24"/>
        </w:rPr>
        <w:t>]</w:t>
      </w:r>
      <w:r>
        <w:rPr>
          <w:rFonts w:ascii="Times New Roman" w:hAnsi="Times New Roman" w:cs="Times New Roman"/>
          <w:color w:val="231F20"/>
          <w:spacing w:val="-5"/>
          <w:sz w:val="24"/>
          <w:szCs w:val="24"/>
        </w:rPr>
        <w:t xml:space="preserve">  They differ enormously in size and </w:t>
      </w:r>
      <w:r w:rsidR="006C26DF">
        <w:rPr>
          <w:rFonts w:ascii="Times New Roman" w:hAnsi="Times New Roman" w:cs="Times New Roman"/>
          <w:color w:val="231F20"/>
          <w:spacing w:val="-5"/>
          <w:sz w:val="24"/>
          <w:szCs w:val="24"/>
        </w:rPr>
        <w:t>place</w:t>
      </w:r>
      <w:r>
        <w:rPr>
          <w:rFonts w:ascii="Times New Roman" w:hAnsi="Times New Roman" w:cs="Times New Roman"/>
          <w:color w:val="231F20"/>
          <w:spacing w:val="-5"/>
          <w:sz w:val="24"/>
          <w:szCs w:val="24"/>
        </w:rPr>
        <w:t xml:space="preserve">. </w:t>
      </w:r>
      <w:r w:rsidR="00434585">
        <w:rPr>
          <w:rFonts w:ascii="Times New Roman" w:hAnsi="Times New Roman" w:cs="Times New Roman"/>
          <w:color w:val="231F20"/>
          <w:spacing w:val="-5"/>
          <w:sz w:val="24"/>
          <w:szCs w:val="24"/>
        </w:rPr>
        <w:t>You can s</w:t>
      </w:r>
      <w:r>
        <w:rPr>
          <w:rFonts w:ascii="Times New Roman" w:hAnsi="Times New Roman" w:cs="Times New Roman"/>
          <w:color w:val="231F20"/>
          <w:spacing w:val="-5"/>
          <w:sz w:val="24"/>
          <w:szCs w:val="24"/>
        </w:rPr>
        <w:t>ee photos of</w:t>
      </w:r>
      <w:r w:rsidR="006C26DF">
        <w:rPr>
          <w:rFonts w:ascii="Times New Roman" w:hAnsi="Times New Roman" w:cs="Times New Roman"/>
          <w:color w:val="231F20"/>
          <w:spacing w:val="-5"/>
          <w:sz w:val="24"/>
          <w:szCs w:val="24"/>
        </w:rPr>
        <w:t xml:space="preserve"> prairies and</w:t>
      </w:r>
      <w:r>
        <w:rPr>
          <w:rFonts w:ascii="Times New Roman" w:hAnsi="Times New Roman" w:cs="Times New Roman"/>
          <w:color w:val="231F20"/>
          <w:spacing w:val="-5"/>
          <w:sz w:val="24"/>
          <w:szCs w:val="24"/>
        </w:rPr>
        <w:t xml:space="preserve"> animals that live </w:t>
      </w:r>
      <w:r w:rsidR="006C26DF">
        <w:rPr>
          <w:rFonts w:ascii="Times New Roman" w:hAnsi="Times New Roman" w:cs="Times New Roman"/>
          <w:color w:val="231F20"/>
          <w:spacing w:val="-5"/>
          <w:sz w:val="24"/>
          <w:szCs w:val="24"/>
        </w:rPr>
        <w:t>there</w:t>
      </w:r>
      <w:r w:rsidR="00822C74">
        <w:rPr>
          <w:rFonts w:ascii="Times New Roman" w:hAnsi="Times New Roman" w:cs="Times New Roman"/>
          <w:color w:val="231F20"/>
          <w:spacing w:val="-5"/>
          <w:sz w:val="24"/>
          <w:szCs w:val="24"/>
        </w:rPr>
        <w:t xml:space="preserve"> by e</w:t>
      </w:r>
      <w:r>
        <w:rPr>
          <w:rFonts w:ascii="Times New Roman" w:hAnsi="Times New Roman" w:cs="Times New Roman"/>
          <w:color w:val="231F20"/>
          <w:spacing w:val="-5"/>
          <w:sz w:val="24"/>
          <w:szCs w:val="24"/>
        </w:rPr>
        <w:t>nter</w:t>
      </w:r>
      <w:r w:rsidR="00822C74">
        <w:rPr>
          <w:rFonts w:ascii="Times New Roman" w:hAnsi="Times New Roman" w:cs="Times New Roman"/>
          <w:color w:val="231F20"/>
          <w:spacing w:val="-5"/>
          <w:sz w:val="24"/>
          <w:szCs w:val="24"/>
        </w:rPr>
        <w:t>ing:</w:t>
      </w:r>
      <w:r>
        <w:rPr>
          <w:rFonts w:ascii="Times New Roman" w:hAnsi="Times New Roman" w:cs="Times New Roman"/>
          <w:color w:val="231F20"/>
          <w:spacing w:val="-5"/>
          <w:sz w:val="24"/>
          <w:szCs w:val="24"/>
        </w:rPr>
        <w:t xml:space="preserve"> images life-forms prairie restoration.</w:t>
      </w:r>
      <w:r w:rsidRPr="007A1039">
        <w:rPr>
          <w:rFonts w:ascii="Times New Roman" w:hAnsi="Times New Roman" w:cs="Times New Roman"/>
          <w:color w:val="231F20"/>
          <w:spacing w:val="-5"/>
          <w:sz w:val="24"/>
          <w:szCs w:val="24"/>
        </w:rPr>
        <w:t xml:space="preserve"> </w:t>
      </w:r>
      <w:r>
        <w:rPr>
          <w:rFonts w:ascii="Times New Roman" w:hAnsi="Times New Roman" w:cs="Times New Roman"/>
          <w:color w:val="231F20"/>
          <w:spacing w:val="-5"/>
          <w:sz w:val="24"/>
          <w:szCs w:val="24"/>
        </w:rPr>
        <w:t xml:space="preserve"> </w:t>
      </w:r>
      <w:r w:rsidR="00606950">
        <w:rPr>
          <w:rFonts w:ascii="Times New Roman" w:hAnsi="Times New Roman" w:cs="Times New Roman"/>
          <w:color w:val="231F20"/>
          <w:spacing w:val="-5"/>
          <w:sz w:val="24"/>
          <w:szCs w:val="24"/>
        </w:rPr>
        <w:t>As the map in Figure 22.2</w:t>
      </w:r>
      <w:r w:rsidR="006C26DF">
        <w:rPr>
          <w:rFonts w:ascii="Times New Roman" w:hAnsi="Times New Roman" w:cs="Times New Roman"/>
          <w:color w:val="231F20"/>
          <w:spacing w:val="-5"/>
          <w:sz w:val="24"/>
          <w:szCs w:val="24"/>
        </w:rPr>
        <w:t xml:space="preserve"> shows</w:t>
      </w:r>
      <w:r w:rsidR="00606950">
        <w:rPr>
          <w:rFonts w:ascii="Times New Roman" w:hAnsi="Times New Roman" w:cs="Times New Roman"/>
          <w:color w:val="231F20"/>
          <w:spacing w:val="-5"/>
          <w:sz w:val="24"/>
          <w:szCs w:val="24"/>
        </w:rPr>
        <w:t>, taken as a whole, prairies are small and scattered.</w:t>
      </w:r>
      <w:r w:rsidR="00822C74">
        <w:rPr>
          <w:rFonts w:ascii="Times New Roman" w:hAnsi="Times New Roman" w:cs="Times New Roman"/>
          <w:color w:val="231F20"/>
          <w:spacing w:val="-5"/>
          <w:sz w:val="24"/>
          <w:szCs w:val="24"/>
        </w:rPr>
        <w:t xml:space="preserve"> L</w:t>
      </w:r>
      <w:r w:rsidR="00A8784A">
        <w:rPr>
          <w:rFonts w:ascii="Times New Roman" w:hAnsi="Times New Roman" w:cs="Times New Roman"/>
          <w:color w:val="231F20"/>
          <w:spacing w:val="-5"/>
          <w:sz w:val="24"/>
          <w:szCs w:val="24"/>
        </w:rPr>
        <w:t>ess than one one-hundredth of one percent</w:t>
      </w:r>
      <w:r w:rsidR="006C26DF">
        <w:rPr>
          <w:rFonts w:ascii="Times New Roman" w:hAnsi="Times New Roman" w:cs="Times New Roman"/>
          <w:color w:val="231F20"/>
          <w:spacing w:val="-5"/>
          <w:sz w:val="24"/>
          <w:szCs w:val="24"/>
        </w:rPr>
        <w:t xml:space="preserve"> (0.01)</w:t>
      </w:r>
      <w:r w:rsidR="00A8784A">
        <w:rPr>
          <w:rFonts w:ascii="Times New Roman" w:hAnsi="Times New Roman" w:cs="Times New Roman"/>
          <w:color w:val="231F20"/>
          <w:spacing w:val="-5"/>
          <w:sz w:val="24"/>
          <w:szCs w:val="24"/>
        </w:rPr>
        <w:t xml:space="preserve"> of prairies that once existed on Earth</w:t>
      </w:r>
      <w:r w:rsidR="00822C74">
        <w:rPr>
          <w:rFonts w:ascii="Times New Roman" w:hAnsi="Times New Roman" w:cs="Times New Roman"/>
          <w:color w:val="231F20"/>
          <w:spacing w:val="-5"/>
          <w:sz w:val="24"/>
          <w:szCs w:val="24"/>
        </w:rPr>
        <w:t xml:space="preserve"> remain. T</w:t>
      </w:r>
      <w:r w:rsidR="00A8784A">
        <w:rPr>
          <w:rFonts w:ascii="Times New Roman" w:hAnsi="Times New Roman" w:cs="Times New Roman"/>
          <w:color w:val="231F20"/>
          <w:spacing w:val="-5"/>
          <w:sz w:val="24"/>
          <w:szCs w:val="24"/>
        </w:rPr>
        <w:t xml:space="preserve">hey are reminders of a vital and all but vanished ecosystem. </w:t>
      </w:r>
    </w:p>
    <w:p w14:paraId="231950BD" w14:textId="54A92989" w:rsidR="003C742A" w:rsidRDefault="003C742A" w:rsidP="00244661">
      <w:pPr>
        <w:pStyle w:val="BodyText"/>
        <w:tabs>
          <w:tab w:val="left" w:pos="0"/>
          <w:tab w:val="left" w:pos="900"/>
        </w:tabs>
        <w:spacing w:before="17" w:line="228" w:lineRule="auto"/>
        <w:ind w:right="-120"/>
        <w:rPr>
          <w:rFonts w:ascii="Times New Roman" w:hAnsi="Times New Roman" w:cs="Times New Roman"/>
          <w:color w:val="231F20"/>
          <w:spacing w:val="-5"/>
          <w:sz w:val="24"/>
          <w:szCs w:val="24"/>
        </w:rPr>
      </w:pPr>
      <w:r>
        <w:rPr>
          <w:rFonts w:ascii="Times New Roman" w:hAnsi="Times New Roman" w:cs="Times New Roman"/>
          <w:color w:val="231F20"/>
          <w:spacing w:val="-5"/>
          <w:sz w:val="24"/>
          <w:szCs w:val="24"/>
        </w:rPr>
        <w:tab/>
        <w:t xml:space="preserve">The map in Figure 22.2 </w:t>
      </w:r>
      <w:r w:rsidRPr="007A1039">
        <w:rPr>
          <w:rFonts w:ascii="Times New Roman" w:hAnsi="Times New Roman" w:cs="Times New Roman"/>
          <w:color w:val="231F20"/>
          <w:sz w:val="24"/>
          <w:szCs w:val="24"/>
        </w:rPr>
        <w:t xml:space="preserve">approximates the </w:t>
      </w:r>
      <w:r>
        <w:rPr>
          <w:rFonts w:ascii="Times New Roman" w:hAnsi="Times New Roman" w:cs="Times New Roman"/>
          <w:color w:val="231F20"/>
          <w:sz w:val="24"/>
          <w:szCs w:val="24"/>
        </w:rPr>
        <w:t>area</w:t>
      </w:r>
      <w:r w:rsidRPr="007A1039">
        <w:rPr>
          <w:rFonts w:ascii="Times New Roman" w:hAnsi="Times New Roman" w:cs="Times New Roman"/>
          <w:color w:val="231F20"/>
          <w:sz w:val="24"/>
          <w:szCs w:val="24"/>
        </w:rPr>
        <w:t xml:space="preserve"> of the Great Plains. Black </w:t>
      </w:r>
      <w:r>
        <w:rPr>
          <w:rFonts w:ascii="Times New Roman" w:hAnsi="Times New Roman" w:cs="Times New Roman"/>
          <w:color w:val="231F20"/>
          <w:sz w:val="24"/>
          <w:szCs w:val="24"/>
        </w:rPr>
        <w:t>is</w:t>
      </w:r>
      <w:r w:rsidRPr="007A1039">
        <w:rPr>
          <w:rFonts w:ascii="Times New Roman" w:hAnsi="Times New Roman" w:cs="Times New Roman"/>
          <w:color w:val="231F20"/>
          <w:sz w:val="24"/>
          <w:szCs w:val="24"/>
        </w:rPr>
        <w:t xml:space="preserve"> </w:t>
      </w:r>
      <w:r>
        <w:rPr>
          <w:rFonts w:ascii="Times New Roman" w:hAnsi="Times New Roman" w:cs="Times New Roman"/>
          <w:color w:val="231F20"/>
          <w:sz w:val="24"/>
          <w:szCs w:val="24"/>
        </w:rPr>
        <w:t xml:space="preserve">where </w:t>
      </w:r>
      <w:r w:rsidRPr="007A1039">
        <w:rPr>
          <w:rFonts w:ascii="Times New Roman" w:hAnsi="Times New Roman" w:cs="Times New Roman"/>
          <w:color w:val="231F20"/>
          <w:sz w:val="24"/>
          <w:szCs w:val="24"/>
        </w:rPr>
        <w:t>original prairie grasses</w:t>
      </w:r>
      <w:r>
        <w:rPr>
          <w:rFonts w:ascii="Times New Roman" w:hAnsi="Times New Roman" w:cs="Times New Roman"/>
          <w:color w:val="231F20"/>
          <w:sz w:val="24"/>
          <w:szCs w:val="24"/>
        </w:rPr>
        <w:t xml:space="preserve"> were</w:t>
      </w:r>
      <w:r w:rsidRPr="007A1039">
        <w:rPr>
          <w:rFonts w:ascii="Times New Roman" w:hAnsi="Times New Roman" w:cs="Times New Roman"/>
          <w:color w:val="231F20"/>
          <w:sz w:val="24"/>
          <w:szCs w:val="24"/>
        </w:rPr>
        <w:t xml:space="preserve"> converted</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to agricultural vegetation, to introduced and </w:t>
      </w:r>
      <w:r w:rsidRPr="007A1039">
        <w:rPr>
          <w:rFonts w:ascii="Times New Roman" w:hAnsi="Times New Roman" w:cs="Times New Roman"/>
          <w:color w:val="231F20"/>
          <w:spacing w:val="-3"/>
          <w:sz w:val="24"/>
          <w:szCs w:val="24"/>
        </w:rPr>
        <w:t>semi-</w:t>
      </w:r>
      <w:r w:rsidRPr="007A1039">
        <w:rPr>
          <w:rFonts w:ascii="Times New Roman" w:hAnsi="Times New Roman" w:cs="Times New Roman"/>
          <w:color w:val="231F20"/>
          <w:sz w:val="24"/>
          <w:szCs w:val="24"/>
        </w:rPr>
        <w:t>natural vegetation, and to recently disturbed</w:t>
      </w:r>
      <w:r w:rsidRPr="007A1039">
        <w:rPr>
          <w:rFonts w:ascii="Times New Roman" w:hAnsi="Times New Roman" w:cs="Times New Roman"/>
          <w:color w:val="231F20"/>
          <w:spacing w:val="-1"/>
          <w:sz w:val="24"/>
          <w:szCs w:val="24"/>
        </w:rPr>
        <w:t xml:space="preserve"> </w:t>
      </w:r>
      <w:r w:rsidRPr="007A1039">
        <w:rPr>
          <w:rFonts w:ascii="Times New Roman" w:hAnsi="Times New Roman" w:cs="Times New Roman"/>
          <w:color w:val="231F20"/>
          <w:sz w:val="24"/>
          <w:szCs w:val="24"/>
        </w:rPr>
        <w:t>and/or modified areas (but not developed cities and roads, forests, woodlands, or open</w:t>
      </w:r>
      <w:r w:rsidRPr="007A1039">
        <w:rPr>
          <w:rFonts w:ascii="Times New Roman" w:hAnsi="Times New Roman" w:cs="Times New Roman"/>
          <w:color w:val="231F20"/>
          <w:spacing w:val="-6"/>
          <w:sz w:val="24"/>
          <w:szCs w:val="24"/>
        </w:rPr>
        <w:t xml:space="preserve"> </w:t>
      </w:r>
      <w:r w:rsidRPr="007A1039">
        <w:rPr>
          <w:rFonts w:ascii="Times New Roman" w:hAnsi="Times New Roman" w:cs="Times New Roman"/>
          <w:color w:val="231F20"/>
          <w:sz w:val="24"/>
          <w:szCs w:val="24"/>
        </w:rPr>
        <w:t>water).</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White </w:t>
      </w:r>
      <w:r>
        <w:rPr>
          <w:rFonts w:ascii="Times New Roman" w:hAnsi="Times New Roman" w:cs="Times New Roman"/>
          <w:color w:val="231F20"/>
          <w:sz w:val="24"/>
          <w:szCs w:val="24"/>
        </w:rPr>
        <w:t>is</w:t>
      </w:r>
      <w:r w:rsidRPr="007A1039">
        <w:rPr>
          <w:rFonts w:ascii="Times New Roman" w:hAnsi="Times New Roman" w:cs="Times New Roman"/>
          <w:color w:val="231F20"/>
          <w:sz w:val="24"/>
          <w:szCs w:val="24"/>
        </w:rPr>
        <w:t xml:space="preserve"> the “universe of possibilities” for prairie restoration. Marginal areas are the most likely to be restored.</w:t>
      </w:r>
    </w:p>
    <w:p w14:paraId="362DACB3" w14:textId="77777777" w:rsidR="00A8784A" w:rsidRDefault="00A8784A" w:rsidP="00244661">
      <w:pPr>
        <w:pStyle w:val="BodyText"/>
        <w:tabs>
          <w:tab w:val="left" w:pos="0"/>
          <w:tab w:val="left" w:pos="900"/>
        </w:tabs>
        <w:spacing w:before="17" w:line="228" w:lineRule="auto"/>
        <w:ind w:right="-120"/>
        <w:rPr>
          <w:rFonts w:ascii="Times New Roman" w:hAnsi="Times New Roman" w:cs="Times New Roman"/>
          <w:color w:val="231F20"/>
          <w:spacing w:val="-5"/>
          <w:sz w:val="24"/>
          <w:szCs w:val="24"/>
        </w:rPr>
      </w:pPr>
    </w:p>
    <w:p w14:paraId="70CEDDF3" w14:textId="7E99E964" w:rsidR="000C6105" w:rsidRDefault="000C6105" w:rsidP="00244661">
      <w:pPr>
        <w:pStyle w:val="BodyText"/>
        <w:tabs>
          <w:tab w:val="left" w:pos="0"/>
          <w:tab w:val="left" w:pos="900"/>
        </w:tabs>
        <w:spacing w:before="17" w:line="228" w:lineRule="auto"/>
        <w:ind w:right="-120"/>
        <w:rPr>
          <w:rFonts w:ascii="Times New Roman" w:hAnsi="Times New Roman" w:cs="Times New Roman"/>
          <w:b/>
          <w:bCs/>
          <w:color w:val="231F20"/>
          <w:spacing w:val="-5"/>
          <w:sz w:val="24"/>
          <w:szCs w:val="24"/>
        </w:rPr>
      </w:pPr>
      <w:r>
        <w:rPr>
          <w:rFonts w:ascii="Times New Roman" w:hAnsi="Times New Roman" w:cs="Times New Roman"/>
          <w:b/>
          <w:bCs/>
          <w:color w:val="231F20"/>
          <w:spacing w:val="-5"/>
          <w:sz w:val="24"/>
          <w:szCs w:val="24"/>
        </w:rPr>
        <w:t>Unique Ecosystems</w:t>
      </w:r>
    </w:p>
    <w:p w14:paraId="719BA679" w14:textId="77777777" w:rsidR="000C6105" w:rsidRPr="000C6105" w:rsidRDefault="000C6105" w:rsidP="00244661">
      <w:pPr>
        <w:pStyle w:val="BodyText"/>
        <w:tabs>
          <w:tab w:val="left" w:pos="0"/>
          <w:tab w:val="left" w:pos="900"/>
        </w:tabs>
        <w:spacing w:before="17" w:line="228" w:lineRule="auto"/>
        <w:ind w:right="-120"/>
        <w:rPr>
          <w:rFonts w:ascii="Times New Roman" w:hAnsi="Times New Roman" w:cs="Times New Roman"/>
          <w:b/>
          <w:bCs/>
          <w:sz w:val="24"/>
          <w:szCs w:val="24"/>
          <w:u w:val="single"/>
        </w:rPr>
      </w:pPr>
    </w:p>
    <w:p w14:paraId="3A4D8A8C" w14:textId="3FACB1F0" w:rsidR="00244661" w:rsidRDefault="000C6105" w:rsidP="00244661">
      <w:pPr>
        <w:pStyle w:val="BodyText"/>
        <w:tabs>
          <w:tab w:val="left" w:pos="0"/>
          <w:tab w:val="left" w:pos="900"/>
        </w:tabs>
        <w:spacing w:before="17" w:line="228" w:lineRule="auto"/>
        <w:ind w:right="-120"/>
        <w:rPr>
          <w:rFonts w:ascii="Times New Roman" w:hAnsi="Times New Roman" w:cs="Times New Roman"/>
          <w:color w:val="231F20"/>
          <w:spacing w:val="-5"/>
          <w:sz w:val="24"/>
          <w:szCs w:val="24"/>
        </w:rPr>
      </w:pPr>
      <w:r>
        <w:rPr>
          <w:rFonts w:ascii="Times New Roman" w:hAnsi="Times New Roman" w:cs="Times New Roman"/>
          <w:sz w:val="24"/>
          <w:szCs w:val="24"/>
        </w:rPr>
        <w:tab/>
      </w:r>
      <w:r w:rsidR="00606950" w:rsidRPr="000C6105">
        <w:rPr>
          <w:rFonts w:ascii="Times New Roman" w:hAnsi="Times New Roman" w:cs="Times New Roman"/>
          <w:sz w:val="24"/>
          <w:szCs w:val="24"/>
        </w:rPr>
        <w:t xml:space="preserve">Prairies are important ecosystems. They offer rare native habitat for many species – birds, butterflies, insects, reptiles, and other small wildlife. </w:t>
      </w:r>
      <w:r w:rsidR="00273B57">
        <w:rPr>
          <w:rFonts w:ascii="Times New Roman" w:hAnsi="Times New Roman" w:cs="Times New Roman"/>
          <w:sz w:val="24"/>
          <w:szCs w:val="24"/>
        </w:rPr>
        <w:t>Prairies are l</w:t>
      </w:r>
      <w:r w:rsidR="00606950" w:rsidRPr="000C6105">
        <w:rPr>
          <w:rFonts w:ascii="Times New Roman" w:hAnsi="Times New Roman" w:cs="Times New Roman"/>
          <w:sz w:val="24"/>
          <w:szCs w:val="24"/>
        </w:rPr>
        <w:t>ow maintenance, long lasting, requir</w:t>
      </w:r>
      <w:r w:rsidR="00273B57">
        <w:rPr>
          <w:rFonts w:ascii="Times New Roman" w:hAnsi="Times New Roman" w:cs="Times New Roman"/>
          <w:sz w:val="24"/>
          <w:szCs w:val="24"/>
        </w:rPr>
        <w:t>e</w:t>
      </w:r>
      <w:r w:rsidR="00606950" w:rsidRPr="000C6105">
        <w:rPr>
          <w:rFonts w:ascii="Times New Roman" w:hAnsi="Times New Roman" w:cs="Times New Roman"/>
          <w:sz w:val="24"/>
          <w:szCs w:val="24"/>
        </w:rPr>
        <w:t xml:space="preserve"> no fertilizers or pesticides</w:t>
      </w:r>
      <w:r>
        <w:rPr>
          <w:rFonts w:ascii="Times New Roman" w:hAnsi="Times New Roman" w:cs="Times New Roman"/>
          <w:sz w:val="24"/>
          <w:szCs w:val="24"/>
        </w:rPr>
        <w:t>,</w:t>
      </w:r>
      <w:r w:rsidR="006D3687">
        <w:rPr>
          <w:rFonts w:ascii="Times New Roman" w:hAnsi="Times New Roman" w:cs="Times New Roman"/>
          <w:sz w:val="24"/>
          <w:szCs w:val="24"/>
        </w:rPr>
        <w:t xml:space="preserve"> and absorb water through their long roots.</w:t>
      </w:r>
      <w:r w:rsidR="00273B57">
        <w:rPr>
          <w:rFonts w:ascii="Times New Roman" w:hAnsi="Times New Roman" w:cs="Times New Roman"/>
          <w:sz w:val="24"/>
          <w:szCs w:val="24"/>
        </w:rPr>
        <w:t xml:space="preserve"> </w:t>
      </w:r>
      <w:r w:rsidR="006D3687">
        <w:rPr>
          <w:rFonts w:ascii="Times New Roman" w:hAnsi="Times New Roman" w:cs="Times New Roman"/>
          <w:sz w:val="24"/>
          <w:szCs w:val="24"/>
        </w:rPr>
        <w:t>H</w:t>
      </w:r>
      <w:r w:rsidR="00606950" w:rsidRPr="000C6105">
        <w:rPr>
          <w:rFonts w:ascii="Times New Roman" w:hAnsi="Times New Roman" w:cs="Times New Roman"/>
          <w:sz w:val="24"/>
          <w:szCs w:val="24"/>
        </w:rPr>
        <w:t>istorically  well adapted to the climate where they are being restored</w:t>
      </w:r>
      <w:r w:rsidR="006D3687">
        <w:rPr>
          <w:rFonts w:ascii="Times New Roman" w:hAnsi="Times New Roman" w:cs="Times New Roman"/>
          <w:sz w:val="24"/>
          <w:szCs w:val="24"/>
        </w:rPr>
        <w:t>, pr</w:t>
      </w:r>
      <w:r w:rsidRPr="000C6105">
        <w:rPr>
          <w:rFonts w:ascii="Times New Roman" w:hAnsi="Times New Roman" w:cs="Times New Roman"/>
          <w:sz w:val="24"/>
          <w:szCs w:val="24"/>
        </w:rPr>
        <w:t xml:space="preserve">airie </w:t>
      </w:r>
      <w:r w:rsidR="00273B57">
        <w:rPr>
          <w:rFonts w:ascii="Times New Roman" w:hAnsi="Times New Roman" w:cs="Times New Roman"/>
          <w:sz w:val="24"/>
          <w:szCs w:val="24"/>
        </w:rPr>
        <w:t xml:space="preserve">plants </w:t>
      </w:r>
      <w:r w:rsidRPr="000C6105">
        <w:rPr>
          <w:rFonts w:ascii="Times New Roman" w:hAnsi="Times New Roman" w:cs="Times New Roman"/>
          <w:sz w:val="24"/>
          <w:szCs w:val="24"/>
        </w:rPr>
        <w:t>are rarely found elsewhere because their needs for soil, water, and sun are so specific.</w:t>
      </w:r>
      <w:r>
        <w:rPr>
          <w:rFonts w:ascii="Times New Roman" w:hAnsi="Times New Roman" w:cs="Times New Roman"/>
          <w:sz w:val="24"/>
          <w:szCs w:val="24"/>
        </w:rPr>
        <w:t xml:space="preserve"> Their r</w:t>
      </w:r>
      <w:r w:rsidR="00606950" w:rsidRPr="000C6105">
        <w:rPr>
          <w:rFonts w:ascii="Times New Roman" w:hAnsi="Times New Roman" w:cs="Times New Roman"/>
          <w:sz w:val="24"/>
          <w:szCs w:val="24"/>
        </w:rPr>
        <w:t>oot systems</w:t>
      </w:r>
      <w:r>
        <w:rPr>
          <w:rFonts w:ascii="Times New Roman" w:hAnsi="Times New Roman" w:cs="Times New Roman"/>
          <w:sz w:val="24"/>
          <w:szCs w:val="24"/>
        </w:rPr>
        <w:t xml:space="preserve"> </w:t>
      </w:r>
      <w:r w:rsidR="00606950" w:rsidRPr="000C6105">
        <w:rPr>
          <w:rFonts w:ascii="Times New Roman" w:hAnsi="Times New Roman" w:cs="Times New Roman"/>
          <w:sz w:val="24"/>
          <w:szCs w:val="24"/>
        </w:rPr>
        <w:t>resist drought, hold soils in place, and absorb water</w:t>
      </w:r>
      <w:r w:rsidR="006D3687">
        <w:rPr>
          <w:rFonts w:ascii="Times New Roman" w:hAnsi="Times New Roman" w:cs="Times New Roman"/>
          <w:sz w:val="24"/>
          <w:szCs w:val="24"/>
        </w:rPr>
        <w:t xml:space="preserve"> that otherwise might run off into storm sewers</w:t>
      </w:r>
      <w:r w:rsidR="00606950" w:rsidRPr="000C6105">
        <w:rPr>
          <w:rFonts w:ascii="Times New Roman" w:hAnsi="Times New Roman" w:cs="Times New Roman"/>
          <w:sz w:val="24"/>
          <w:szCs w:val="24"/>
        </w:rPr>
        <w:t xml:space="preserve">. </w:t>
      </w:r>
      <w:r w:rsidR="00606950" w:rsidRPr="000C6105">
        <w:rPr>
          <w:rFonts w:ascii="Times New Roman" w:hAnsi="Times New Roman" w:cs="Times New Roman"/>
          <w:color w:val="231F20"/>
          <w:spacing w:val="-5"/>
          <w:sz w:val="24"/>
          <w:szCs w:val="24"/>
        </w:rPr>
        <w:t>[</w:t>
      </w:r>
      <w:r w:rsidR="00052B5F">
        <w:rPr>
          <w:rFonts w:ascii="Times New Roman" w:hAnsi="Times New Roman" w:cs="Times New Roman"/>
          <w:color w:val="231F20"/>
          <w:spacing w:val="-5"/>
          <w:sz w:val="24"/>
          <w:szCs w:val="24"/>
        </w:rPr>
        <w:t>13</w:t>
      </w:r>
      <w:r w:rsidRPr="000C6105">
        <w:rPr>
          <w:rFonts w:ascii="Times New Roman" w:hAnsi="Times New Roman" w:cs="Times New Roman"/>
          <w:sz w:val="24"/>
          <w:szCs w:val="24"/>
        </w:rPr>
        <w:t>]</w:t>
      </w:r>
      <w:r>
        <w:rPr>
          <w:rFonts w:ascii="Times New Roman" w:hAnsi="Times New Roman" w:cs="Times New Roman"/>
          <w:sz w:val="24"/>
          <w:szCs w:val="24"/>
        </w:rPr>
        <w:t xml:space="preserve"> </w:t>
      </w:r>
    </w:p>
    <w:p w14:paraId="5F3315A2" w14:textId="085948B5" w:rsidR="008E76BA" w:rsidRPr="008E76BA" w:rsidRDefault="008E76BA" w:rsidP="008E76BA">
      <w:pPr>
        <w:pStyle w:val="BodyText"/>
        <w:tabs>
          <w:tab w:val="left" w:pos="0"/>
          <w:tab w:val="left" w:pos="900"/>
        </w:tabs>
        <w:spacing w:before="17" w:line="228" w:lineRule="auto"/>
        <w:ind w:right="-120"/>
        <w:rPr>
          <w:rFonts w:ascii="Times New Roman" w:hAnsi="Times New Roman" w:cs="Times New Roman"/>
          <w:color w:val="231F20"/>
          <w:sz w:val="24"/>
          <w:szCs w:val="24"/>
        </w:rPr>
      </w:pPr>
      <w:r>
        <w:rPr>
          <w:rFonts w:ascii="Times New Roman" w:hAnsi="Times New Roman" w:cs="Times New Roman"/>
          <w:color w:val="231F20"/>
          <w:spacing w:val="-5"/>
          <w:sz w:val="24"/>
          <w:szCs w:val="24"/>
        </w:rPr>
        <w:tab/>
      </w:r>
      <w:r w:rsidRPr="008E76BA">
        <w:rPr>
          <w:rFonts w:ascii="Times New Roman" w:hAnsi="Times New Roman" w:cs="Times New Roman"/>
          <w:color w:val="231F20"/>
          <w:sz w:val="24"/>
          <w:szCs w:val="24"/>
        </w:rPr>
        <w:t>There are many restorations. Here</w:t>
      </w:r>
      <w:r w:rsidR="000D07B5">
        <w:rPr>
          <w:rFonts w:ascii="Times New Roman" w:hAnsi="Times New Roman" w:cs="Times New Roman"/>
          <w:color w:val="231F20"/>
          <w:sz w:val="24"/>
          <w:szCs w:val="24"/>
        </w:rPr>
        <w:t xml:space="preserve"> are</w:t>
      </w:r>
      <w:r w:rsidRPr="008E76BA">
        <w:rPr>
          <w:rFonts w:ascii="Times New Roman" w:hAnsi="Times New Roman" w:cs="Times New Roman"/>
          <w:color w:val="231F20"/>
          <w:sz w:val="24"/>
          <w:szCs w:val="24"/>
        </w:rPr>
        <w:t xml:space="preserve"> descri</w:t>
      </w:r>
      <w:r w:rsidR="000D07B5">
        <w:rPr>
          <w:rFonts w:ascii="Times New Roman" w:hAnsi="Times New Roman" w:cs="Times New Roman"/>
          <w:color w:val="231F20"/>
          <w:sz w:val="24"/>
          <w:szCs w:val="24"/>
        </w:rPr>
        <w:t>ptions of</w:t>
      </w:r>
      <w:r w:rsidRPr="008E76BA">
        <w:rPr>
          <w:rFonts w:ascii="Times New Roman" w:hAnsi="Times New Roman" w:cs="Times New Roman"/>
          <w:color w:val="231F20"/>
          <w:sz w:val="24"/>
          <w:szCs w:val="24"/>
        </w:rPr>
        <w:t xml:space="preserve"> four.</w:t>
      </w:r>
    </w:p>
    <w:p w14:paraId="3F07A0E3" w14:textId="45D1D2B3" w:rsidR="008E76BA" w:rsidRPr="008E76BA" w:rsidRDefault="008E76BA" w:rsidP="00244661">
      <w:pPr>
        <w:pStyle w:val="BodyText"/>
        <w:tabs>
          <w:tab w:val="left" w:pos="0"/>
          <w:tab w:val="left" w:pos="900"/>
        </w:tabs>
        <w:spacing w:before="17" w:line="228" w:lineRule="auto"/>
        <w:ind w:right="-120"/>
        <w:rPr>
          <w:rFonts w:ascii="Times New Roman" w:hAnsi="Times New Roman" w:cs="Times New Roman"/>
          <w:color w:val="231F20"/>
          <w:sz w:val="24"/>
          <w:szCs w:val="24"/>
        </w:rPr>
      </w:pPr>
    </w:p>
    <w:p w14:paraId="4B6700A6" w14:textId="542DF246" w:rsidR="004C5352" w:rsidRDefault="000C6105" w:rsidP="00804AA4">
      <w:pPr>
        <w:pStyle w:val="BodyText"/>
        <w:tabs>
          <w:tab w:val="left" w:pos="720"/>
          <w:tab w:val="left" w:pos="810"/>
        </w:tabs>
        <w:spacing w:before="17" w:line="228" w:lineRule="auto"/>
        <w:ind w:right="-120"/>
        <w:rPr>
          <w:rFonts w:ascii="Times New Roman" w:hAnsi="Times New Roman" w:cs="Times New Roman"/>
          <w:color w:val="231F20"/>
          <w:sz w:val="24"/>
          <w:szCs w:val="24"/>
        </w:rPr>
      </w:pPr>
      <w:r>
        <w:rPr>
          <w:rFonts w:ascii="Times New Roman" w:hAnsi="Times New Roman" w:cs="Times New Roman"/>
          <w:b/>
          <w:bCs/>
          <w:color w:val="231F20"/>
          <w:sz w:val="24"/>
          <w:szCs w:val="24"/>
        </w:rPr>
        <w:tab/>
        <w:t xml:space="preserve">Midewin </w:t>
      </w:r>
      <w:r w:rsidR="00244661" w:rsidRPr="003C0462">
        <w:rPr>
          <w:rFonts w:ascii="Times New Roman" w:hAnsi="Times New Roman" w:cs="Times New Roman"/>
          <w:b/>
          <w:bCs/>
          <w:color w:val="231F20"/>
          <w:sz w:val="24"/>
          <w:szCs w:val="24"/>
        </w:rPr>
        <w:t>National Tallgrass Prairie Preserve</w:t>
      </w:r>
      <w:r>
        <w:rPr>
          <w:rFonts w:ascii="Times New Roman" w:hAnsi="Times New Roman" w:cs="Times New Roman"/>
          <w:b/>
          <w:bCs/>
          <w:color w:val="231F20"/>
          <w:sz w:val="24"/>
          <w:szCs w:val="24"/>
        </w:rPr>
        <w:t xml:space="preserve">. </w:t>
      </w:r>
      <w:r w:rsidR="00244661">
        <w:rPr>
          <w:rFonts w:ascii="Times New Roman" w:hAnsi="Times New Roman" w:cs="Times New Roman"/>
          <w:color w:val="231F20"/>
          <w:sz w:val="24"/>
          <w:szCs w:val="24"/>
        </w:rPr>
        <w:t xml:space="preserve">Located in </w:t>
      </w:r>
      <w:r w:rsidR="00244661" w:rsidRPr="007A1039">
        <w:rPr>
          <w:rFonts w:ascii="Times New Roman" w:hAnsi="Times New Roman" w:cs="Times New Roman"/>
          <w:color w:val="231F20"/>
          <w:sz w:val="24"/>
          <w:szCs w:val="24"/>
        </w:rPr>
        <w:t>Wilmington, Illinois</w:t>
      </w:r>
      <w:r w:rsidR="00244661">
        <w:rPr>
          <w:rFonts w:ascii="Times New Roman" w:hAnsi="Times New Roman" w:cs="Times New Roman"/>
          <w:color w:val="231F20"/>
          <w:sz w:val="24"/>
          <w:szCs w:val="24"/>
        </w:rPr>
        <w:t xml:space="preserve">, Midewin is </w:t>
      </w:r>
      <w:r w:rsidR="00244661" w:rsidRPr="007A1039">
        <w:rPr>
          <w:rFonts w:ascii="Times New Roman" w:hAnsi="Times New Roman" w:cs="Times New Roman"/>
          <w:color w:val="231F20"/>
          <w:sz w:val="24"/>
          <w:szCs w:val="24"/>
        </w:rPr>
        <w:t xml:space="preserve">the only federal </w:t>
      </w:r>
      <w:r w:rsidR="002F4394">
        <w:rPr>
          <w:rFonts w:ascii="Times New Roman" w:hAnsi="Times New Roman" w:cs="Times New Roman"/>
          <w:color w:val="231F20"/>
          <w:sz w:val="24"/>
          <w:szCs w:val="24"/>
        </w:rPr>
        <w:t xml:space="preserve">tallgrass </w:t>
      </w:r>
      <w:r w:rsidR="00244661" w:rsidRPr="007A1039">
        <w:rPr>
          <w:rFonts w:ascii="Times New Roman" w:hAnsi="Times New Roman" w:cs="Times New Roman"/>
          <w:color w:val="231F20"/>
          <w:sz w:val="24"/>
          <w:szCs w:val="24"/>
        </w:rPr>
        <w:t>preserve east of the Mississippi</w:t>
      </w:r>
      <w:r w:rsidR="00A9083F">
        <w:rPr>
          <w:rFonts w:ascii="Times New Roman" w:hAnsi="Times New Roman" w:cs="Times New Roman"/>
          <w:color w:val="231F20"/>
          <w:sz w:val="24"/>
          <w:szCs w:val="24"/>
        </w:rPr>
        <w:t xml:space="preserve"> River.</w:t>
      </w:r>
      <w:r w:rsidR="00D41574">
        <w:rPr>
          <w:rFonts w:ascii="Times New Roman" w:hAnsi="Times New Roman" w:cs="Times New Roman"/>
          <w:color w:val="231F20"/>
          <w:sz w:val="24"/>
          <w:szCs w:val="24"/>
        </w:rPr>
        <w:t xml:space="preserve"> [</w:t>
      </w:r>
      <w:r w:rsidR="00EB28EC">
        <w:rPr>
          <w:rFonts w:ascii="Times New Roman" w:hAnsi="Times New Roman" w:cs="Times New Roman"/>
          <w:color w:val="231F20"/>
          <w:spacing w:val="-5"/>
          <w:sz w:val="24"/>
          <w:szCs w:val="24"/>
        </w:rPr>
        <w:t>1</w:t>
      </w:r>
      <w:r w:rsidR="003700CD">
        <w:rPr>
          <w:rFonts w:ascii="Times New Roman" w:hAnsi="Times New Roman" w:cs="Times New Roman"/>
          <w:color w:val="231F20"/>
          <w:spacing w:val="-5"/>
          <w:sz w:val="24"/>
          <w:szCs w:val="24"/>
        </w:rPr>
        <w:t>4</w:t>
      </w:r>
      <w:r w:rsidR="00244661" w:rsidRPr="007A1039">
        <w:rPr>
          <w:rFonts w:ascii="Times New Roman" w:hAnsi="Times New Roman" w:cs="Times New Roman"/>
          <w:color w:val="231F20"/>
          <w:spacing w:val="-5"/>
          <w:sz w:val="24"/>
          <w:szCs w:val="24"/>
        </w:rPr>
        <w:t>]</w:t>
      </w:r>
      <w:r w:rsidR="00D41574">
        <w:rPr>
          <w:rFonts w:ascii="Times New Roman" w:hAnsi="Times New Roman" w:cs="Times New Roman"/>
          <w:color w:val="231F20"/>
          <w:spacing w:val="-5"/>
          <w:sz w:val="24"/>
          <w:szCs w:val="24"/>
        </w:rPr>
        <w:t xml:space="preserve"> </w:t>
      </w:r>
      <w:r w:rsidR="00B64CD3">
        <w:rPr>
          <w:rFonts w:ascii="Times New Roman" w:hAnsi="Times New Roman" w:cs="Times New Roman"/>
          <w:color w:val="231F20"/>
          <w:spacing w:val="-5"/>
          <w:sz w:val="24"/>
          <w:szCs w:val="24"/>
        </w:rPr>
        <w:t>With</w:t>
      </w:r>
      <w:r w:rsidR="00244661">
        <w:rPr>
          <w:rFonts w:ascii="Times New Roman" w:hAnsi="Times New Roman" w:cs="Times New Roman"/>
          <w:color w:val="231F20"/>
          <w:sz w:val="24"/>
          <w:szCs w:val="24"/>
        </w:rPr>
        <w:t xml:space="preserve"> 40,000 acres, </w:t>
      </w:r>
      <w:r w:rsidR="00A9083F">
        <w:rPr>
          <w:rFonts w:ascii="Times New Roman" w:hAnsi="Times New Roman" w:cs="Times New Roman"/>
          <w:color w:val="231F20"/>
          <w:sz w:val="24"/>
          <w:szCs w:val="24"/>
        </w:rPr>
        <w:t xml:space="preserve">Midewin is </w:t>
      </w:r>
      <w:r w:rsidR="00C93141">
        <w:rPr>
          <w:rFonts w:ascii="Times New Roman" w:hAnsi="Times New Roman" w:cs="Times New Roman"/>
          <w:color w:val="231F20"/>
          <w:sz w:val="24"/>
          <w:szCs w:val="24"/>
        </w:rPr>
        <w:t>a little smaller than two Disney Worlds. (</w:t>
      </w:r>
      <w:r w:rsidR="006A0383">
        <w:rPr>
          <w:rFonts w:ascii="Times New Roman" w:hAnsi="Times New Roman" w:cs="Times New Roman"/>
          <w:color w:val="231F20"/>
          <w:sz w:val="24"/>
          <w:szCs w:val="24"/>
        </w:rPr>
        <w:t xml:space="preserve">Florida’s </w:t>
      </w:r>
      <w:r w:rsidR="00C93141">
        <w:rPr>
          <w:rFonts w:ascii="Times New Roman" w:hAnsi="Times New Roman" w:cs="Times New Roman"/>
          <w:color w:val="231F20"/>
          <w:sz w:val="24"/>
          <w:szCs w:val="24"/>
        </w:rPr>
        <w:t>Disney World is about 25,000 acres.)</w:t>
      </w:r>
      <w:r w:rsidR="00D41574">
        <w:rPr>
          <w:rFonts w:ascii="Times New Roman" w:hAnsi="Times New Roman" w:cs="Times New Roman"/>
          <w:color w:val="231F20"/>
          <w:sz w:val="24"/>
          <w:szCs w:val="24"/>
        </w:rPr>
        <w:t xml:space="preserve"> </w:t>
      </w:r>
    </w:p>
    <w:p w14:paraId="360B6609" w14:textId="588DC548" w:rsidR="004C5352" w:rsidRDefault="004C5352" w:rsidP="00804AA4">
      <w:pPr>
        <w:pStyle w:val="BodyText"/>
        <w:tabs>
          <w:tab w:val="left" w:pos="720"/>
          <w:tab w:val="left" w:pos="900"/>
        </w:tabs>
        <w:spacing w:before="17" w:line="228" w:lineRule="auto"/>
        <w:ind w:right="-120"/>
        <w:rPr>
          <w:rFonts w:ascii="Times New Roman" w:hAnsi="Times New Roman" w:cs="Times New Roman"/>
          <w:iCs/>
          <w:sz w:val="24"/>
          <w:szCs w:val="24"/>
        </w:rPr>
      </w:pPr>
      <w:r>
        <w:rPr>
          <w:rFonts w:ascii="Times New Roman" w:hAnsi="Times New Roman" w:cs="Times New Roman"/>
          <w:color w:val="231F20"/>
          <w:sz w:val="24"/>
          <w:szCs w:val="24"/>
        </w:rPr>
        <w:tab/>
      </w:r>
      <w:r w:rsidR="007E10A6">
        <w:rPr>
          <w:rFonts w:ascii="Times New Roman" w:hAnsi="Times New Roman" w:cs="Times New Roman"/>
          <w:color w:val="231F20"/>
          <w:sz w:val="24"/>
          <w:szCs w:val="24"/>
        </w:rPr>
        <w:t>In 1966, a</w:t>
      </w:r>
      <w:r w:rsidR="00C93141">
        <w:rPr>
          <w:rFonts w:ascii="Times New Roman" w:hAnsi="Times New Roman" w:cs="Times New Roman"/>
          <w:color w:val="231F20"/>
          <w:sz w:val="24"/>
          <w:szCs w:val="24"/>
        </w:rPr>
        <w:t>lmost half of Midewin’s a</w:t>
      </w:r>
      <w:r>
        <w:rPr>
          <w:rFonts w:ascii="Times New Roman" w:hAnsi="Times New Roman" w:cs="Times New Roman"/>
          <w:color w:val="231F20"/>
          <w:sz w:val="24"/>
          <w:szCs w:val="24"/>
        </w:rPr>
        <w:t>rea</w:t>
      </w:r>
      <w:r w:rsidR="00C93141">
        <w:rPr>
          <w:rFonts w:ascii="Times New Roman" w:hAnsi="Times New Roman" w:cs="Times New Roman"/>
          <w:color w:val="231F20"/>
          <w:sz w:val="24"/>
          <w:szCs w:val="24"/>
        </w:rPr>
        <w:t>,</w:t>
      </w:r>
      <w:r w:rsidR="00F05A38">
        <w:rPr>
          <w:rFonts w:ascii="Times New Roman" w:hAnsi="Times New Roman" w:cs="Times New Roman"/>
          <w:color w:val="231F20"/>
          <w:sz w:val="24"/>
          <w:szCs w:val="24"/>
        </w:rPr>
        <w:t xml:space="preserve"> </w:t>
      </w:r>
      <w:r w:rsidR="00244661">
        <w:rPr>
          <w:rFonts w:ascii="Times New Roman" w:hAnsi="Times New Roman" w:cs="Times New Roman"/>
          <w:color w:val="231F20"/>
          <w:sz w:val="24"/>
          <w:szCs w:val="24"/>
        </w:rPr>
        <w:t>19,000</w:t>
      </w:r>
      <w:r>
        <w:rPr>
          <w:rFonts w:ascii="Times New Roman" w:hAnsi="Times New Roman" w:cs="Times New Roman"/>
          <w:color w:val="231F20"/>
          <w:sz w:val="24"/>
          <w:szCs w:val="24"/>
        </w:rPr>
        <w:t xml:space="preserve"> acres</w:t>
      </w:r>
      <w:r w:rsidR="00244661">
        <w:rPr>
          <w:rFonts w:ascii="Times New Roman" w:hAnsi="Times New Roman" w:cs="Times New Roman"/>
          <w:color w:val="231F20"/>
          <w:sz w:val="24"/>
          <w:szCs w:val="24"/>
        </w:rPr>
        <w:t xml:space="preserve"> w</w:t>
      </w:r>
      <w:r w:rsidR="00B64CD3">
        <w:rPr>
          <w:rFonts w:ascii="Times New Roman" w:hAnsi="Times New Roman" w:cs="Times New Roman"/>
          <w:color w:val="231F20"/>
          <w:sz w:val="24"/>
          <w:szCs w:val="24"/>
        </w:rPr>
        <w:t>as</w:t>
      </w:r>
      <w:r w:rsidR="00244661">
        <w:rPr>
          <w:rFonts w:ascii="Times New Roman" w:hAnsi="Times New Roman" w:cs="Times New Roman"/>
          <w:color w:val="231F20"/>
          <w:sz w:val="24"/>
          <w:szCs w:val="24"/>
        </w:rPr>
        <w:t xml:space="preserve"> transferred to the Preserve </w:t>
      </w:r>
      <w:r w:rsidR="00494C3C">
        <w:rPr>
          <w:rFonts w:ascii="Times New Roman" w:hAnsi="Times New Roman" w:cs="Times New Roman"/>
          <w:color w:val="231F20"/>
          <w:sz w:val="24"/>
          <w:szCs w:val="24"/>
        </w:rPr>
        <w:t>from</w:t>
      </w:r>
      <w:r w:rsidR="00C83BE3">
        <w:rPr>
          <w:rFonts w:ascii="Times New Roman" w:hAnsi="Times New Roman" w:cs="Times New Roman"/>
          <w:color w:val="231F20"/>
          <w:sz w:val="24"/>
          <w:szCs w:val="24"/>
        </w:rPr>
        <w:t xml:space="preserve"> the U.S. Army’s Joliet A</w:t>
      </w:r>
      <w:r w:rsidR="00494C3C">
        <w:rPr>
          <w:rFonts w:ascii="Times New Roman" w:hAnsi="Times New Roman" w:cs="Times New Roman"/>
          <w:color w:val="231F20"/>
          <w:sz w:val="24"/>
          <w:szCs w:val="24"/>
        </w:rPr>
        <w:t xml:space="preserve">mmunition </w:t>
      </w:r>
      <w:r w:rsidR="00C83BE3">
        <w:rPr>
          <w:rFonts w:ascii="Times New Roman" w:hAnsi="Times New Roman" w:cs="Times New Roman"/>
          <w:color w:val="231F20"/>
          <w:sz w:val="24"/>
          <w:szCs w:val="24"/>
        </w:rPr>
        <w:t>P</w:t>
      </w:r>
      <w:r w:rsidR="00494C3C">
        <w:rPr>
          <w:rFonts w:ascii="Times New Roman" w:hAnsi="Times New Roman" w:cs="Times New Roman"/>
          <w:color w:val="231F20"/>
          <w:sz w:val="24"/>
          <w:szCs w:val="24"/>
        </w:rPr>
        <w:t>lant</w:t>
      </w:r>
      <w:r w:rsidR="00C83BE3">
        <w:rPr>
          <w:rFonts w:ascii="Times New Roman" w:hAnsi="Times New Roman" w:cs="Times New Roman"/>
          <w:color w:val="231F20"/>
          <w:sz w:val="24"/>
          <w:szCs w:val="24"/>
        </w:rPr>
        <w:t>.</w:t>
      </w:r>
      <w:r w:rsidR="00494C3C">
        <w:rPr>
          <w:rFonts w:ascii="Times New Roman" w:hAnsi="Times New Roman" w:cs="Times New Roman"/>
          <w:color w:val="231F20"/>
          <w:sz w:val="24"/>
          <w:szCs w:val="24"/>
        </w:rPr>
        <w:t xml:space="preserve"> </w:t>
      </w:r>
      <w:r w:rsidR="00C83BE3">
        <w:rPr>
          <w:rFonts w:ascii="Times New Roman" w:hAnsi="Times New Roman" w:cs="Times New Roman"/>
          <w:color w:val="231F20"/>
          <w:sz w:val="24"/>
          <w:szCs w:val="24"/>
        </w:rPr>
        <w:t>There</w:t>
      </w:r>
      <w:r w:rsidR="00327BD4">
        <w:rPr>
          <w:rFonts w:ascii="Times New Roman" w:hAnsi="Times New Roman" w:cs="Times New Roman"/>
          <w:color w:val="231F20"/>
          <w:sz w:val="24"/>
          <w:szCs w:val="24"/>
        </w:rPr>
        <w:t>,</w:t>
      </w:r>
      <w:r w:rsidR="00C83BE3">
        <w:rPr>
          <w:rFonts w:ascii="Times New Roman" w:hAnsi="Times New Roman" w:cs="Times New Roman"/>
          <w:color w:val="231F20"/>
          <w:sz w:val="24"/>
          <w:szCs w:val="24"/>
        </w:rPr>
        <w:t xml:space="preserve"> </w:t>
      </w:r>
      <w:r w:rsidR="00B64CD3">
        <w:rPr>
          <w:rFonts w:ascii="Times New Roman" w:hAnsi="Times New Roman" w:cs="Times New Roman"/>
          <w:color w:val="231F20"/>
          <w:sz w:val="24"/>
          <w:szCs w:val="24"/>
        </w:rPr>
        <w:t>from</w:t>
      </w:r>
      <w:r w:rsidR="007E10A6">
        <w:rPr>
          <w:rFonts w:ascii="Times New Roman" w:hAnsi="Times New Roman" w:cs="Times New Roman"/>
          <w:color w:val="231F20"/>
          <w:sz w:val="24"/>
          <w:szCs w:val="24"/>
        </w:rPr>
        <w:t xml:space="preserve"> </w:t>
      </w:r>
      <w:r w:rsidR="00B64CD3">
        <w:rPr>
          <w:rFonts w:ascii="Times New Roman" w:hAnsi="Times New Roman" w:cs="Times New Roman"/>
          <w:color w:val="231F20"/>
          <w:sz w:val="24"/>
          <w:szCs w:val="24"/>
        </w:rPr>
        <w:t>1940 to the early</w:t>
      </w:r>
      <w:r w:rsidR="007E10A6">
        <w:rPr>
          <w:rFonts w:ascii="Times New Roman" w:hAnsi="Times New Roman" w:cs="Times New Roman"/>
          <w:color w:val="231F20"/>
          <w:sz w:val="24"/>
          <w:szCs w:val="24"/>
        </w:rPr>
        <w:t xml:space="preserve"> </w:t>
      </w:r>
      <w:r w:rsidR="00B64CD3">
        <w:rPr>
          <w:rFonts w:ascii="Times New Roman" w:hAnsi="Times New Roman" w:cs="Times New Roman"/>
          <w:color w:val="231F20"/>
          <w:sz w:val="24"/>
          <w:szCs w:val="24"/>
        </w:rPr>
        <w:t>1980s,</w:t>
      </w:r>
      <w:r w:rsidR="00C83BE3">
        <w:rPr>
          <w:rFonts w:ascii="Times New Roman" w:hAnsi="Times New Roman" w:cs="Times New Roman"/>
          <w:color w:val="231F20"/>
          <w:sz w:val="24"/>
          <w:szCs w:val="24"/>
        </w:rPr>
        <w:t xml:space="preserve"> </w:t>
      </w:r>
      <w:r w:rsidR="00F05A38">
        <w:rPr>
          <w:rFonts w:ascii="Times New Roman" w:hAnsi="Times New Roman" w:cs="Times New Roman"/>
          <w:color w:val="231F20"/>
          <w:sz w:val="24"/>
          <w:szCs w:val="24"/>
        </w:rPr>
        <w:t xml:space="preserve">on </w:t>
      </w:r>
      <w:r w:rsidR="006C26DF">
        <w:rPr>
          <w:rFonts w:ascii="Times New Roman" w:hAnsi="Times New Roman" w:cs="Times New Roman"/>
          <w:color w:val="231F20"/>
          <w:sz w:val="24"/>
          <w:szCs w:val="24"/>
        </w:rPr>
        <w:t>23,543 acres</w:t>
      </w:r>
      <w:r w:rsidR="007E10A6">
        <w:rPr>
          <w:rFonts w:ascii="Times New Roman" w:hAnsi="Times New Roman" w:cs="Times New Roman"/>
          <w:color w:val="231F20"/>
          <w:sz w:val="24"/>
          <w:szCs w:val="24"/>
        </w:rPr>
        <w:t xml:space="preserve"> </w:t>
      </w:r>
      <w:r w:rsidR="00F05A38">
        <w:rPr>
          <w:rFonts w:ascii="Times New Roman" w:hAnsi="Times New Roman" w:cs="Times New Roman"/>
          <w:color w:val="231F20"/>
          <w:sz w:val="24"/>
          <w:szCs w:val="24"/>
        </w:rPr>
        <w:t>the Army erected</w:t>
      </w:r>
      <w:r w:rsidR="007E10A6">
        <w:rPr>
          <w:rFonts w:ascii="Times New Roman" w:hAnsi="Times New Roman" w:cs="Times New Roman"/>
          <w:color w:val="231F20"/>
          <w:sz w:val="24"/>
          <w:szCs w:val="24"/>
        </w:rPr>
        <w:t xml:space="preserve"> 1</w:t>
      </w:r>
      <w:r w:rsidR="00494C3C">
        <w:rPr>
          <w:rFonts w:ascii="Times New Roman" w:hAnsi="Times New Roman" w:cs="Times New Roman"/>
          <w:color w:val="231F20"/>
          <w:sz w:val="24"/>
          <w:szCs w:val="24"/>
        </w:rPr>
        <w:t xml:space="preserve">,462 buildings, </w:t>
      </w:r>
      <w:r w:rsidR="00F05A38">
        <w:rPr>
          <w:rFonts w:ascii="Times New Roman" w:hAnsi="Times New Roman" w:cs="Times New Roman"/>
          <w:color w:val="231F20"/>
          <w:sz w:val="24"/>
          <w:szCs w:val="24"/>
        </w:rPr>
        <w:t xml:space="preserve">installed </w:t>
      </w:r>
      <w:r w:rsidR="006C26DF">
        <w:rPr>
          <w:rFonts w:ascii="Times New Roman" w:hAnsi="Times New Roman" w:cs="Times New Roman"/>
          <w:color w:val="231F20"/>
          <w:sz w:val="24"/>
          <w:szCs w:val="24"/>
        </w:rPr>
        <w:t>over</w:t>
      </w:r>
      <w:r w:rsidR="00494C3C">
        <w:rPr>
          <w:rFonts w:ascii="Times New Roman" w:hAnsi="Times New Roman" w:cs="Times New Roman"/>
          <w:color w:val="231F20"/>
          <w:sz w:val="24"/>
          <w:szCs w:val="24"/>
        </w:rPr>
        <w:t xml:space="preserve">165 miles of rail, </w:t>
      </w:r>
      <w:r w:rsidR="00C83BE3">
        <w:rPr>
          <w:rFonts w:ascii="Times New Roman" w:hAnsi="Times New Roman" w:cs="Times New Roman"/>
          <w:color w:val="231F20"/>
          <w:sz w:val="24"/>
          <w:szCs w:val="24"/>
        </w:rPr>
        <w:t xml:space="preserve">and </w:t>
      </w:r>
      <w:r w:rsidR="00F05A38">
        <w:rPr>
          <w:rFonts w:ascii="Times New Roman" w:hAnsi="Times New Roman" w:cs="Times New Roman"/>
          <w:color w:val="231F20"/>
          <w:sz w:val="24"/>
          <w:szCs w:val="24"/>
        </w:rPr>
        <w:t xml:space="preserve">paved </w:t>
      </w:r>
      <w:r w:rsidR="00494C3C">
        <w:rPr>
          <w:rFonts w:ascii="Times New Roman" w:hAnsi="Times New Roman" w:cs="Times New Roman"/>
          <w:color w:val="231F20"/>
          <w:sz w:val="24"/>
          <w:szCs w:val="24"/>
        </w:rPr>
        <w:t>220 miles of road</w:t>
      </w:r>
      <w:r w:rsidR="007E10A6">
        <w:rPr>
          <w:rFonts w:ascii="Times New Roman" w:hAnsi="Times New Roman" w:cs="Times New Roman"/>
          <w:color w:val="231F20"/>
          <w:sz w:val="24"/>
          <w:szCs w:val="24"/>
        </w:rPr>
        <w:t xml:space="preserve"> </w:t>
      </w:r>
      <w:r w:rsidR="00F05A38">
        <w:rPr>
          <w:rFonts w:ascii="Times New Roman" w:hAnsi="Times New Roman" w:cs="Times New Roman"/>
          <w:color w:val="231F20"/>
          <w:sz w:val="24"/>
          <w:szCs w:val="24"/>
        </w:rPr>
        <w:t>to</w:t>
      </w:r>
      <w:r w:rsidR="007E10A6">
        <w:rPr>
          <w:rFonts w:ascii="Times New Roman" w:hAnsi="Times New Roman" w:cs="Times New Roman"/>
          <w:color w:val="231F20"/>
          <w:sz w:val="24"/>
          <w:szCs w:val="24"/>
        </w:rPr>
        <w:t xml:space="preserve"> s</w:t>
      </w:r>
      <w:r w:rsidR="00B64CD3">
        <w:rPr>
          <w:rFonts w:ascii="Times New Roman" w:hAnsi="Times New Roman" w:cs="Times New Roman"/>
          <w:color w:val="231F20"/>
          <w:sz w:val="24"/>
          <w:szCs w:val="24"/>
        </w:rPr>
        <w:t xml:space="preserve">erve </w:t>
      </w:r>
      <w:r w:rsidR="00494C3C">
        <w:rPr>
          <w:rFonts w:ascii="Times New Roman" w:hAnsi="Times New Roman" w:cs="Times New Roman"/>
          <w:color w:val="231F20"/>
          <w:sz w:val="24"/>
          <w:szCs w:val="24"/>
        </w:rPr>
        <w:t>10,000 people</w:t>
      </w:r>
      <w:r w:rsidR="007E10A6">
        <w:rPr>
          <w:rFonts w:ascii="Times New Roman" w:hAnsi="Times New Roman" w:cs="Times New Roman"/>
          <w:color w:val="231F20"/>
          <w:sz w:val="24"/>
          <w:szCs w:val="24"/>
        </w:rPr>
        <w:t>. S</w:t>
      </w:r>
      <w:r w:rsidR="006C26DF">
        <w:rPr>
          <w:rFonts w:ascii="Times New Roman" w:hAnsi="Times New Roman" w:cs="Times New Roman"/>
          <w:color w:val="231F20"/>
          <w:sz w:val="24"/>
          <w:szCs w:val="24"/>
        </w:rPr>
        <w:t>ome</w:t>
      </w:r>
      <w:r w:rsidR="00494C3C">
        <w:rPr>
          <w:rFonts w:ascii="Times New Roman" w:hAnsi="Times New Roman" w:cs="Times New Roman"/>
          <w:color w:val="231F20"/>
          <w:sz w:val="24"/>
          <w:szCs w:val="24"/>
        </w:rPr>
        <w:t xml:space="preserve"> worked</w:t>
      </w:r>
      <w:r w:rsidR="00C83BE3">
        <w:rPr>
          <w:rFonts w:ascii="Times New Roman" w:hAnsi="Times New Roman" w:cs="Times New Roman"/>
          <w:color w:val="231F20"/>
          <w:sz w:val="24"/>
          <w:szCs w:val="24"/>
        </w:rPr>
        <w:t xml:space="preserve"> in igloo-shaped bunkers to</w:t>
      </w:r>
      <w:r w:rsidR="00494C3C">
        <w:rPr>
          <w:rFonts w:ascii="Times New Roman" w:hAnsi="Times New Roman" w:cs="Times New Roman"/>
          <w:color w:val="231F20"/>
          <w:sz w:val="24"/>
          <w:szCs w:val="24"/>
        </w:rPr>
        <w:t xml:space="preserve"> produc</w:t>
      </w:r>
      <w:r w:rsidR="00C83BE3">
        <w:rPr>
          <w:rFonts w:ascii="Times New Roman" w:hAnsi="Times New Roman" w:cs="Times New Roman"/>
          <w:color w:val="231F20"/>
          <w:sz w:val="24"/>
          <w:szCs w:val="24"/>
        </w:rPr>
        <w:t>e</w:t>
      </w:r>
      <w:r w:rsidR="00494C3C">
        <w:rPr>
          <w:rFonts w:ascii="Times New Roman" w:hAnsi="Times New Roman" w:cs="Times New Roman"/>
          <w:color w:val="231F20"/>
          <w:sz w:val="24"/>
          <w:szCs w:val="24"/>
        </w:rPr>
        <w:t xml:space="preserve"> </w:t>
      </w:r>
      <w:r w:rsidR="00327BD4">
        <w:rPr>
          <w:rFonts w:ascii="Times New Roman" w:hAnsi="Times New Roman" w:cs="Times New Roman"/>
          <w:color w:val="231F20"/>
          <w:sz w:val="24"/>
          <w:szCs w:val="24"/>
        </w:rPr>
        <w:t xml:space="preserve">and store </w:t>
      </w:r>
      <w:r w:rsidR="00494C3C">
        <w:rPr>
          <w:rFonts w:ascii="Times New Roman" w:hAnsi="Times New Roman" w:cs="Times New Roman"/>
          <w:color w:val="231F20"/>
          <w:sz w:val="24"/>
          <w:szCs w:val="24"/>
        </w:rPr>
        <w:t>billions of explosives for World War II (1939-1945), the Korean War (1950-1953), and the Vietnam War (1955-1975).</w:t>
      </w:r>
      <w:r w:rsidR="005B1D93">
        <w:rPr>
          <w:rFonts w:ascii="Times New Roman" w:hAnsi="Times New Roman" w:cs="Times New Roman"/>
          <w:color w:val="231F20"/>
          <w:sz w:val="24"/>
          <w:szCs w:val="24"/>
        </w:rPr>
        <w:t xml:space="preserve"> </w:t>
      </w:r>
      <w:r w:rsidR="00BA7E89">
        <w:rPr>
          <w:rFonts w:ascii="Times New Roman" w:hAnsi="Times New Roman" w:cs="Times New Roman"/>
          <w:iCs/>
          <w:sz w:val="24"/>
          <w:szCs w:val="24"/>
        </w:rPr>
        <w:t>Bunkers at the Joliet Army Ammunition Plant were built to resist destruction if, by chance, the explosives within them ignited. Removal of the bunkers and restoration of the land was a massive effort. Once cleanup was complete, the Army transferred the land to the U.S. Forest Service.</w:t>
      </w:r>
    </w:p>
    <w:p w14:paraId="51D63718" w14:textId="220C68B1" w:rsidR="008F6C4A" w:rsidRDefault="008F6C4A" w:rsidP="00804AA4">
      <w:pPr>
        <w:pStyle w:val="BodyText"/>
        <w:tabs>
          <w:tab w:val="left" w:pos="720"/>
          <w:tab w:val="left" w:pos="900"/>
        </w:tabs>
        <w:spacing w:before="17" w:line="228" w:lineRule="auto"/>
        <w:ind w:right="-120"/>
        <w:rPr>
          <w:rFonts w:ascii="Times New Roman" w:hAnsi="Times New Roman" w:cs="Times New Roman"/>
          <w:iCs/>
          <w:sz w:val="24"/>
          <w:szCs w:val="24"/>
        </w:rPr>
      </w:pPr>
    </w:p>
    <w:p w14:paraId="51190107" w14:textId="21583E62" w:rsidR="008F6C4A" w:rsidRDefault="008F6C4A" w:rsidP="008F6C4A">
      <w:pPr>
        <w:pStyle w:val="BodyText"/>
        <w:tabs>
          <w:tab w:val="left" w:pos="720"/>
          <w:tab w:val="left" w:pos="900"/>
        </w:tabs>
        <w:spacing w:before="17" w:line="228" w:lineRule="auto"/>
        <w:ind w:right="-120"/>
        <w:jc w:val="center"/>
        <w:rPr>
          <w:rFonts w:ascii="Times New Roman" w:hAnsi="Times New Roman" w:cs="Times New Roman"/>
          <w:b/>
          <w:bCs/>
          <w:iCs/>
          <w:sz w:val="24"/>
          <w:szCs w:val="24"/>
        </w:rPr>
      </w:pPr>
      <w:r>
        <w:rPr>
          <w:rFonts w:ascii="Times New Roman" w:hAnsi="Times New Roman" w:cs="Times New Roman"/>
          <w:b/>
          <w:bCs/>
          <w:iCs/>
          <w:sz w:val="24"/>
          <w:szCs w:val="24"/>
        </w:rPr>
        <w:t>Insert Figure 22.</w:t>
      </w:r>
      <w:r w:rsidR="00A5119C">
        <w:rPr>
          <w:rFonts w:ascii="Times New Roman" w:hAnsi="Times New Roman" w:cs="Times New Roman"/>
          <w:b/>
          <w:bCs/>
          <w:iCs/>
          <w:sz w:val="24"/>
          <w:szCs w:val="24"/>
        </w:rPr>
        <w:t>5</w:t>
      </w:r>
      <w:r>
        <w:rPr>
          <w:rFonts w:ascii="Times New Roman" w:hAnsi="Times New Roman" w:cs="Times New Roman"/>
          <w:b/>
          <w:bCs/>
          <w:iCs/>
          <w:sz w:val="24"/>
          <w:szCs w:val="24"/>
        </w:rPr>
        <w:t xml:space="preserve"> Here – Army Igloo at Medewin</w:t>
      </w:r>
    </w:p>
    <w:p w14:paraId="39FAB290" w14:textId="77777777" w:rsidR="008F6C4A" w:rsidRPr="008F6C4A" w:rsidRDefault="008F6C4A" w:rsidP="008F6C4A">
      <w:pPr>
        <w:pStyle w:val="BodyText"/>
        <w:tabs>
          <w:tab w:val="left" w:pos="720"/>
          <w:tab w:val="left" w:pos="900"/>
        </w:tabs>
        <w:spacing w:before="17" w:line="228" w:lineRule="auto"/>
        <w:ind w:right="-120"/>
        <w:jc w:val="center"/>
        <w:rPr>
          <w:rFonts w:ascii="Times New Roman" w:hAnsi="Times New Roman" w:cs="Times New Roman"/>
          <w:b/>
          <w:bCs/>
          <w:color w:val="231F20"/>
          <w:sz w:val="24"/>
          <w:szCs w:val="24"/>
        </w:rPr>
      </w:pPr>
    </w:p>
    <w:p w14:paraId="46C847E1" w14:textId="61C8C3CA" w:rsidR="004C5352" w:rsidRDefault="004C5352" w:rsidP="00804AA4">
      <w:pPr>
        <w:pStyle w:val="BodyText"/>
        <w:tabs>
          <w:tab w:val="left" w:pos="720"/>
          <w:tab w:val="left" w:pos="900"/>
        </w:tabs>
        <w:spacing w:before="17" w:line="228" w:lineRule="auto"/>
        <w:ind w:right="-120"/>
        <w:rPr>
          <w:rFonts w:ascii="Times New Roman" w:hAnsi="Times New Roman" w:cs="Times New Roman"/>
          <w:color w:val="231F20"/>
          <w:sz w:val="24"/>
          <w:szCs w:val="24"/>
        </w:rPr>
      </w:pPr>
      <w:r>
        <w:rPr>
          <w:rFonts w:ascii="Times New Roman" w:hAnsi="Times New Roman" w:cs="Times New Roman"/>
          <w:color w:val="231F20"/>
          <w:sz w:val="24"/>
          <w:szCs w:val="24"/>
        </w:rPr>
        <w:tab/>
      </w:r>
      <w:r w:rsidR="007E10A6">
        <w:rPr>
          <w:rFonts w:ascii="Times New Roman" w:hAnsi="Times New Roman" w:cs="Times New Roman"/>
          <w:color w:val="231F20"/>
          <w:sz w:val="24"/>
          <w:szCs w:val="24"/>
        </w:rPr>
        <w:t xml:space="preserve">Before </w:t>
      </w:r>
      <w:r w:rsidR="00F05A38">
        <w:rPr>
          <w:rFonts w:ascii="Times New Roman" w:hAnsi="Times New Roman" w:cs="Times New Roman"/>
          <w:color w:val="231F20"/>
          <w:sz w:val="24"/>
          <w:szCs w:val="24"/>
        </w:rPr>
        <w:t>Midewin</w:t>
      </w:r>
      <w:r w:rsidR="007E10A6">
        <w:rPr>
          <w:rFonts w:ascii="Times New Roman" w:hAnsi="Times New Roman" w:cs="Times New Roman"/>
          <w:color w:val="231F20"/>
          <w:sz w:val="24"/>
          <w:szCs w:val="24"/>
        </w:rPr>
        <w:t xml:space="preserve"> Preserve could accept the land donation, the </w:t>
      </w:r>
      <w:r w:rsidR="00DF1DCD">
        <w:rPr>
          <w:rFonts w:ascii="Times New Roman" w:hAnsi="Times New Roman" w:cs="Times New Roman"/>
          <w:color w:val="231F20"/>
          <w:sz w:val="24"/>
          <w:szCs w:val="24"/>
        </w:rPr>
        <w:t xml:space="preserve">Army </w:t>
      </w:r>
      <w:r w:rsidR="007E10A6">
        <w:rPr>
          <w:rFonts w:ascii="Times New Roman" w:hAnsi="Times New Roman" w:cs="Times New Roman"/>
          <w:color w:val="231F20"/>
          <w:sz w:val="24"/>
          <w:szCs w:val="24"/>
        </w:rPr>
        <w:t xml:space="preserve">had to </w:t>
      </w:r>
      <w:r w:rsidR="00DF1DCD">
        <w:rPr>
          <w:rFonts w:ascii="Times New Roman" w:hAnsi="Times New Roman" w:cs="Times New Roman"/>
          <w:color w:val="231F20"/>
          <w:sz w:val="24"/>
          <w:szCs w:val="24"/>
        </w:rPr>
        <w:t>undertake a massive</w:t>
      </w:r>
      <w:r w:rsidR="007E10A6">
        <w:rPr>
          <w:rFonts w:ascii="Times New Roman" w:hAnsi="Times New Roman" w:cs="Times New Roman"/>
          <w:color w:val="231F20"/>
          <w:sz w:val="24"/>
          <w:szCs w:val="24"/>
        </w:rPr>
        <w:t xml:space="preserve"> restor</w:t>
      </w:r>
      <w:r w:rsidR="00DF1DCD">
        <w:rPr>
          <w:rFonts w:ascii="Times New Roman" w:hAnsi="Times New Roman" w:cs="Times New Roman"/>
          <w:color w:val="231F20"/>
          <w:sz w:val="24"/>
          <w:szCs w:val="24"/>
        </w:rPr>
        <w:t>ation</w:t>
      </w:r>
      <w:r w:rsidR="007E10A6">
        <w:rPr>
          <w:rFonts w:ascii="Times New Roman" w:hAnsi="Times New Roman" w:cs="Times New Roman"/>
          <w:color w:val="231F20"/>
          <w:sz w:val="24"/>
          <w:szCs w:val="24"/>
        </w:rPr>
        <w:t xml:space="preserve">. The task </w:t>
      </w:r>
      <w:r>
        <w:rPr>
          <w:rFonts w:ascii="Times New Roman" w:hAnsi="Times New Roman" w:cs="Times New Roman"/>
          <w:color w:val="231F20"/>
          <w:sz w:val="24"/>
          <w:szCs w:val="24"/>
        </w:rPr>
        <w:t>required remov</w:t>
      </w:r>
      <w:r w:rsidR="00DF1DCD">
        <w:rPr>
          <w:rFonts w:ascii="Times New Roman" w:hAnsi="Times New Roman" w:cs="Times New Roman"/>
          <w:color w:val="231F20"/>
          <w:sz w:val="24"/>
          <w:szCs w:val="24"/>
        </w:rPr>
        <w:t>ing</w:t>
      </w:r>
      <w:r w:rsidR="00327BD4">
        <w:rPr>
          <w:rFonts w:ascii="Times New Roman" w:hAnsi="Times New Roman" w:cs="Times New Roman"/>
          <w:color w:val="231F20"/>
          <w:sz w:val="24"/>
          <w:szCs w:val="24"/>
        </w:rPr>
        <w:t xml:space="preserve"> </w:t>
      </w:r>
      <w:r>
        <w:rPr>
          <w:rFonts w:ascii="Times New Roman" w:hAnsi="Times New Roman" w:cs="Times New Roman"/>
          <w:color w:val="231F20"/>
          <w:sz w:val="24"/>
          <w:szCs w:val="24"/>
        </w:rPr>
        <w:t xml:space="preserve">about 60 of </w:t>
      </w:r>
      <w:r w:rsidR="006D3687">
        <w:rPr>
          <w:rFonts w:ascii="Times New Roman" w:hAnsi="Times New Roman" w:cs="Times New Roman"/>
          <w:color w:val="231F20"/>
          <w:sz w:val="24"/>
          <w:szCs w:val="24"/>
        </w:rPr>
        <w:t xml:space="preserve">the </w:t>
      </w:r>
      <w:r w:rsidR="002C788A">
        <w:rPr>
          <w:rFonts w:ascii="Times New Roman" w:hAnsi="Times New Roman" w:cs="Times New Roman"/>
          <w:color w:val="231F20"/>
          <w:sz w:val="24"/>
          <w:szCs w:val="24"/>
        </w:rPr>
        <w:t xml:space="preserve">395 </w:t>
      </w:r>
      <w:r w:rsidR="00327BD4">
        <w:rPr>
          <w:rFonts w:ascii="Times New Roman" w:hAnsi="Times New Roman" w:cs="Times New Roman"/>
          <w:color w:val="231F20"/>
          <w:sz w:val="24"/>
          <w:szCs w:val="24"/>
        </w:rPr>
        <w:t>cement “igloos</w:t>
      </w:r>
      <w:r w:rsidR="003E1334">
        <w:rPr>
          <w:rFonts w:ascii="Times New Roman" w:hAnsi="Times New Roman" w:cs="Times New Roman"/>
          <w:color w:val="231F20"/>
          <w:sz w:val="24"/>
          <w:szCs w:val="24"/>
        </w:rPr>
        <w:t>.</w:t>
      </w:r>
      <w:r w:rsidR="00327BD4">
        <w:rPr>
          <w:rFonts w:ascii="Times New Roman" w:hAnsi="Times New Roman" w:cs="Times New Roman"/>
          <w:color w:val="231F20"/>
          <w:sz w:val="24"/>
          <w:szCs w:val="24"/>
        </w:rPr>
        <w:t>”</w:t>
      </w:r>
      <w:r w:rsidR="002C788A">
        <w:rPr>
          <w:rFonts w:ascii="Times New Roman" w:hAnsi="Times New Roman" w:cs="Times New Roman"/>
          <w:color w:val="231F20"/>
          <w:sz w:val="24"/>
          <w:szCs w:val="24"/>
        </w:rPr>
        <w:t xml:space="preserve"> </w:t>
      </w:r>
      <w:r w:rsidR="007E10A6">
        <w:rPr>
          <w:rFonts w:ascii="Times New Roman" w:hAnsi="Times New Roman" w:cs="Times New Roman"/>
          <w:color w:val="231F20"/>
          <w:sz w:val="24"/>
          <w:szCs w:val="24"/>
        </w:rPr>
        <w:t>E</w:t>
      </w:r>
      <w:r w:rsidR="002C788A">
        <w:rPr>
          <w:rFonts w:ascii="Times New Roman" w:hAnsi="Times New Roman" w:cs="Times New Roman"/>
          <w:color w:val="231F20"/>
          <w:sz w:val="24"/>
          <w:szCs w:val="24"/>
        </w:rPr>
        <w:t>ach</w:t>
      </w:r>
      <w:r w:rsidR="00327BD4">
        <w:rPr>
          <w:rFonts w:ascii="Times New Roman" w:hAnsi="Times New Roman" w:cs="Times New Roman"/>
          <w:color w:val="231F20"/>
          <w:sz w:val="24"/>
          <w:szCs w:val="24"/>
        </w:rPr>
        <w:t xml:space="preserve"> </w:t>
      </w:r>
      <w:r w:rsidR="00A83EA9">
        <w:rPr>
          <w:rFonts w:ascii="Times New Roman" w:hAnsi="Times New Roman" w:cs="Times New Roman"/>
          <w:color w:val="231F20"/>
          <w:sz w:val="24"/>
          <w:szCs w:val="24"/>
        </w:rPr>
        <w:t xml:space="preserve">igloo was </w:t>
      </w:r>
      <w:r w:rsidR="00327BD4">
        <w:rPr>
          <w:rFonts w:ascii="Times New Roman" w:hAnsi="Times New Roman" w:cs="Times New Roman"/>
          <w:color w:val="231F20"/>
          <w:sz w:val="24"/>
          <w:szCs w:val="24"/>
        </w:rPr>
        <w:t xml:space="preserve">covered with </w:t>
      </w:r>
      <w:r w:rsidR="002C788A">
        <w:rPr>
          <w:rFonts w:ascii="Times New Roman" w:hAnsi="Times New Roman" w:cs="Times New Roman"/>
          <w:color w:val="231F20"/>
          <w:sz w:val="24"/>
          <w:szCs w:val="24"/>
        </w:rPr>
        <w:t xml:space="preserve">a </w:t>
      </w:r>
      <w:r w:rsidR="00327BD4">
        <w:rPr>
          <w:rFonts w:ascii="Times New Roman" w:hAnsi="Times New Roman" w:cs="Times New Roman"/>
          <w:color w:val="231F20"/>
          <w:sz w:val="24"/>
          <w:szCs w:val="24"/>
        </w:rPr>
        <w:t>3</w:t>
      </w:r>
      <w:r w:rsidR="00B64CD3">
        <w:rPr>
          <w:rFonts w:ascii="Times New Roman" w:hAnsi="Times New Roman" w:cs="Times New Roman"/>
          <w:color w:val="231F20"/>
          <w:sz w:val="24"/>
          <w:szCs w:val="24"/>
        </w:rPr>
        <w:t>-foot</w:t>
      </w:r>
      <w:r w:rsidR="00327BD4">
        <w:rPr>
          <w:rFonts w:ascii="Times New Roman" w:hAnsi="Times New Roman" w:cs="Times New Roman"/>
          <w:color w:val="231F20"/>
          <w:sz w:val="24"/>
          <w:szCs w:val="24"/>
        </w:rPr>
        <w:t xml:space="preserve"> deep</w:t>
      </w:r>
      <w:r w:rsidR="00B64CD3">
        <w:rPr>
          <w:rFonts w:ascii="Times New Roman" w:hAnsi="Times New Roman" w:cs="Times New Roman"/>
          <w:color w:val="231F20"/>
          <w:sz w:val="24"/>
          <w:szCs w:val="24"/>
        </w:rPr>
        <w:t xml:space="preserve"> earth berm</w:t>
      </w:r>
      <w:r w:rsidR="00A83EA9">
        <w:rPr>
          <w:rFonts w:ascii="Times New Roman" w:hAnsi="Times New Roman" w:cs="Times New Roman"/>
          <w:color w:val="231F20"/>
          <w:sz w:val="24"/>
          <w:szCs w:val="24"/>
        </w:rPr>
        <w:t xml:space="preserve"> that also had to be removed, as did a</w:t>
      </w:r>
      <w:r w:rsidR="00327BD4">
        <w:rPr>
          <w:rFonts w:ascii="Times New Roman" w:hAnsi="Times New Roman" w:cs="Times New Roman"/>
          <w:color w:val="231F20"/>
          <w:sz w:val="24"/>
          <w:szCs w:val="24"/>
        </w:rPr>
        <w:t>bout</w:t>
      </w:r>
      <w:r>
        <w:rPr>
          <w:rFonts w:ascii="Times New Roman" w:hAnsi="Times New Roman" w:cs="Times New Roman"/>
          <w:color w:val="231F20"/>
          <w:sz w:val="24"/>
          <w:szCs w:val="24"/>
        </w:rPr>
        <w:t xml:space="preserve"> 2</w:t>
      </w:r>
      <w:r w:rsidR="00B64CD3">
        <w:rPr>
          <w:rFonts w:ascii="Times New Roman" w:hAnsi="Times New Roman" w:cs="Times New Roman"/>
          <w:color w:val="231F20"/>
          <w:sz w:val="24"/>
          <w:szCs w:val="24"/>
        </w:rPr>
        <w:t>-</w:t>
      </w:r>
      <w:r>
        <w:rPr>
          <w:rFonts w:ascii="Times New Roman" w:hAnsi="Times New Roman" w:cs="Times New Roman"/>
          <w:color w:val="231F20"/>
          <w:sz w:val="24"/>
          <w:szCs w:val="24"/>
        </w:rPr>
        <w:t xml:space="preserve">feet </w:t>
      </w:r>
      <w:r w:rsidR="00327BD4">
        <w:rPr>
          <w:rFonts w:ascii="Times New Roman" w:hAnsi="Times New Roman" w:cs="Times New Roman"/>
          <w:color w:val="231F20"/>
          <w:sz w:val="24"/>
          <w:szCs w:val="24"/>
        </w:rPr>
        <w:t xml:space="preserve">of </w:t>
      </w:r>
      <w:r>
        <w:rPr>
          <w:rFonts w:ascii="Times New Roman" w:hAnsi="Times New Roman" w:cs="Times New Roman"/>
          <w:color w:val="231F20"/>
          <w:sz w:val="24"/>
          <w:szCs w:val="24"/>
        </w:rPr>
        <w:t xml:space="preserve">soil </w:t>
      </w:r>
      <w:r w:rsidR="00327BD4">
        <w:rPr>
          <w:rFonts w:ascii="Times New Roman" w:hAnsi="Times New Roman" w:cs="Times New Roman"/>
          <w:color w:val="231F20"/>
          <w:sz w:val="24"/>
          <w:szCs w:val="24"/>
        </w:rPr>
        <w:t xml:space="preserve">below </w:t>
      </w:r>
      <w:r>
        <w:rPr>
          <w:rFonts w:ascii="Times New Roman" w:hAnsi="Times New Roman" w:cs="Times New Roman"/>
          <w:color w:val="231F20"/>
          <w:sz w:val="24"/>
          <w:szCs w:val="24"/>
        </w:rPr>
        <w:t xml:space="preserve">grade </w:t>
      </w:r>
      <w:r w:rsidR="00A83EA9">
        <w:rPr>
          <w:rFonts w:ascii="Times New Roman" w:hAnsi="Times New Roman" w:cs="Times New Roman"/>
          <w:color w:val="231F20"/>
          <w:sz w:val="24"/>
          <w:szCs w:val="24"/>
        </w:rPr>
        <w:t>to dispose</w:t>
      </w:r>
      <w:r w:rsidR="00327BD4">
        <w:rPr>
          <w:rFonts w:ascii="Times New Roman" w:hAnsi="Times New Roman" w:cs="Times New Roman"/>
          <w:color w:val="231F20"/>
          <w:sz w:val="24"/>
          <w:szCs w:val="24"/>
        </w:rPr>
        <w:t xml:space="preserve"> of</w:t>
      </w:r>
      <w:r>
        <w:rPr>
          <w:rFonts w:ascii="Times New Roman" w:hAnsi="Times New Roman" w:cs="Times New Roman"/>
          <w:color w:val="231F20"/>
          <w:sz w:val="24"/>
          <w:szCs w:val="24"/>
        </w:rPr>
        <w:t xml:space="preserve"> hazardous waste </w:t>
      </w:r>
      <w:r w:rsidR="00327BD4">
        <w:rPr>
          <w:rFonts w:ascii="Times New Roman" w:hAnsi="Times New Roman" w:cs="Times New Roman"/>
          <w:color w:val="231F20"/>
          <w:sz w:val="24"/>
          <w:szCs w:val="24"/>
        </w:rPr>
        <w:t>so that</w:t>
      </w:r>
      <w:r>
        <w:rPr>
          <w:rFonts w:ascii="Times New Roman" w:hAnsi="Times New Roman" w:cs="Times New Roman"/>
          <w:color w:val="231F20"/>
          <w:sz w:val="24"/>
          <w:szCs w:val="24"/>
        </w:rPr>
        <w:t xml:space="preserve"> plants</w:t>
      </w:r>
      <w:r w:rsidR="00327BD4">
        <w:rPr>
          <w:rFonts w:ascii="Times New Roman" w:hAnsi="Times New Roman" w:cs="Times New Roman"/>
          <w:color w:val="231F20"/>
          <w:sz w:val="24"/>
          <w:szCs w:val="24"/>
        </w:rPr>
        <w:t xml:space="preserve"> could</w:t>
      </w:r>
      <w:r>
        <w:rPr>
          <w:rFonts w:ascii="Times New Roman" w:hAnsi="Times New Roman" w:cs="Times New Roman"/>
          <w:color w:val="231F20"/>
          <w:sz w:val="24"/>
          <w:szCs w:val="24"/>
        </w:rPr>
        <w:t xml:space="preserve"> repropagate. About 330 “igloos” remain in other areas of the former ammunitions plant.</w:t>
      </w:r>
      <w:r w:rsidR="00327BD4">
        <w:rPr>
          <w:rFonts w:ascii="Times New Roman" w:hAnsi="Times New Roman" w:cs="Times New Roman"/>
          <w:color w:val="231F20"/>
          <w:sz w:val="24"/>
          <w:szCs w:val="24"/>
        </w:rPr>
        <w:t xml:space="preserve"> </w:t>
      </w:r>
      <w:r w:rsidR="00B64CD3">
        <w:rPr>
          <w:rFonts w:ascii="Times New Roman" w:hAnsi="Times New Roman" w:cs="Times New Roman"/>
          <w:color w:val="231F20"/>
          <w:sz w:val="24"/>
          <w:szCs w:val="24"/>
        </w:rPr>
        <w:t>[</w:t>
      </w:r>
      <w:r w:rsidR="003700CD">
        <w:rPr>
          <w:rFonts w:ascii="Times New Roman" w:hAnsi="Times New Roman" w:cs="Times New Roman"/>
          <w:color w:val="231F20"/>
          <w:sz w:val="24"/>
          <w:szCs w:val="24"/>
        </w:rPr>
        <w:t>15</w:t>
      </w:r>
      <w:r w:rsidR="00B64CD3">
        <w:rPr>
          <w:rFonts w:ascii="Times New Roman" w:hAnsi="Times New Roman" w:cs="Times New Roman"/>
          <w:color w:val="231F20"/>
          <w:sz w:val="24"/>
          <w:szCs w:val="24"/>
        </w:rPr>
        <w:t>]</w:t>
      </w:r>
    </w:p>
    <w:p w14:paraId="631C8B01" w14:textId="590DA198" w:rsidR="009A7460" w:rsidRDefault="009A7460" w:rsidP="00804AA4">
      <w:pPr>
        <w:pStyle w:val="BodyText"/>
        <w:tabs>
          <w:tab w:val="left" w:pos="720"/>
          <w:tab w:val="left" w:pos="900"/>
        </w:tabs>
        <w:spacing w:before="17" w:line="228" w:lineRule="auto"/>
        <w:ind w:right="-120"/>
        <w:rPr>
          <w:rFonts w:ascii="Times New Roman" w:hAnsi="Times New Roman" w:cs="Times New Roman"/>
          <w:color w:val="231F20"/>
          <w:sz w:val="24"/>
          <w:szCs w:val="24"/>
        </w:rPr>
      </w:pPr>
    </w:p>
    <w:p w14:paraId="1B3C3E48" w14:textId="79348C6C" w:rsidR="00244661" w:rsidRDefault="00804AA4" w:rsidP="00804AA4">
      <w:pPr>
        <w:pStyle w:val="BodyText"/>
        <w:tabs>
          <w:tab w:val="left" w:pos="720"/>
          <w:tab w:val="left" w:pos="900"/>
        </w:tabs>
        <w:spacing w:before="17" w:line="228" w:lineRule="auto"/>
        <w:ind w:right="-120"/>
        <w:rPr>
          <w:rFonts w:ascii="Times New Roman" w:hAnsi="Times New Roman" w:cs="Times New Roman"/>
          <w:color w:val="231F20"/>
          <w:sz w:val="24"/>
          <w:szCs w:val="24"/>
        </w:rPr>
      </w:pPr>
      <w:r>
        <w:rPr>
          <w:rFonts w:ascii="Times New Roman" w:hAnsi="Times New Roman" w:cs="Times New Roman"/>
          <w:color w:val="231F20"/>
          <w:sz w:val="24"/>
          <w:szCs w:val="24"/>
        </w:rPr>
        <w:tab/>
      </w:r>
      <w:r w:rsidR="00A02FBB">
        <w:rPr>
          <w:rFonts w:ascii="Times New Roman" w:hAnsi="Times New Roman" w:cs="Times New Roman"/>
          <w:color w:val="231F20"/>
          <w:sz w:val="24"/>
          <w:szCs w:val="24"/>
        </w:rPr>
        <w:t>Despite the arduous conditions, b</w:t>
      </w:r>
      <w:r w:rsidR="00244661">
        <w:rPr>
          <w:rFonts w:ascii="Times New Roman" w:hAnsi="Times New Roman" w:cs="Times New Roman"/>
          <w:color w:val="231F20"/>
          <w:sz w:val="24"/>
          <w:szCs w:val="24"/>
        </w:rPr>
        <w:t>y 2019 Midewin</w:t>
      </w:r>
      <w:r w:rsidR="00244661" w:rsidRPr="007A1039">
        <w:rPr>
          <w:rFonts w:ascii="Times New Roman" w:hAnsi="Times New Roman" w:cs="Times New Roman"/>
          <w:color w:val="231F20"/>
          <w:sz w:val="24"/>
          <w:szCs w:val="24"/>
        </w:rPr>
        <w:t xml:space="preserve"> ha</w:t>
      </w:r>
      <w:r w:rsidR="00244661">
        <w:rPr>
          <w:rFonts w:ascii="Times New Roman" w:hAnsi="Times New Roman" w:cs="Times New Roman"/>
          <w:color w:val="231F20"/>
          <w:sz w:val="24"/>
          <w:szCs w:val="24"/>
        </w:rPr>
        <w:t>d</w:t>
      </w:r>
      <w:r w:rsidR="00244661" w:rsidRPr="007A1039">
        <w:rPr>
          <w:rFonts w:ascii="Times New Roman" w:hAnsi="Times New Roman" w:cs="Times New Roman"/>
          <w:color w:val="231F20"/>
          <w:sz w:val="24"/>
          <w:szCs w:val="24"/>
        </w:rPr>
        <w:t xml:space="preserve"> restored </w:t>
      </w:r>
      <w:r w:rsidR="006D3687">
        <w:rPr>
          <w:rFonts w:ascii="Times New Roman" w:hAnsi="Times New Roman" w:cs="Times New Roman"/>
          <w:color w:val="231F20"/>
          <w:sz w:val="24"/>
          <w:szCs w:val="24"/>
        </w:rPr>
        <w:t>almost half</w:t>
      </w:r>
      <w:r w:rsidR="00244661" w:rsidRPr="007A1039">
        <w:rPr>
          <w:rFonts w:ascii="Times New Roman" w:hAnsi="Times New Roman" w:cs="Times New Roman"/>
          <w:color w:val="231F20"/>
          <w:spacing w:val="-3"/>
          <w:sz w:val="24"/>
          <w:szCs w:val="24"/>
        </w:rPr>
        <w:t xml:space="preserve"> </w:t>
      </w:r>
      <w:r w:rsidR="00327BD4">
        <w:rPr>
          <w:rFonts w:ascii="Times New Roman" w:hAnsi="Times New Roman" w:cs="Times New Roman"/>
          <w:color w:val="231F20"/>
          <w:spacing w:val="-3"/>
          <w:sz w:val="24"/>
          <w:szCs w:val="24"/>
        </w:rPr>
        <w:t xml:space="preserve">of its </w:t>
      </w:r>
      <w:r w:rsidR="00244661" w:rsidRPr="007A1039">
        <w:rPr>
          <w:rFonts w:ascii="Times New Roman" w:hAnsi="Times New Roman" w:cs="Times New Roman"/>
          <w:color w:val="231F20"/>
          <w:sz w:val="24"/>
          <w:szCs w:val="24"/>
        </w:rPr>
        <w:t>acres</w:t>
      </w:r>
      <w:r w:rsidR="001022B5">
        <w:rPr>
          <w:rFonts w:ascii="Times New Roman" w:hAnsi="Times New Roman" w:cs="Times New Roman"/>
          <w:color w:val="231F20"/>
          <w:sz w:val="24"/>
          <w:szCs w:val="24"/>
        </w:rPr>
        <w:t xml:space="preserve">. The </w:t>
      </w:r>
      <w:r w:rsidR="00945688">
        <w:rPr>
          <w:rFonts w:ascii="Times New Roman" w:hAnsi="Times New Roman" w:cs="Times New Roman"/>
          <w:color w:val="231F20"/>
          <w:sz w:val="24"/>
          <w:szCs w:val="24"/>
        </w:rPr>
        <w:t>prairie was not the only thing pr</w:t>
      </w:r>
      <w:r w:rsidR="001022B5">
        <w:rPr>
          <w:rFonts w:ascii="Times New Roman" w:hAnsi="Times New Roman" w:cs="Times New Roman"/>
          <w:color w:val="231F20"/>
          <w:sz w:val="24"/>
          <w:szCs w:val="24"/>
        </w:rPr>
        <w:t>eserve</w:t>
      </w:r>
      <w:r w:rsidR="00945688">
        <w:rPr>
          <w:rFonts w:ascii="Times New Roman" w:hAnsi="Times New Roman" w:cs="Times New Roman"/>
          <w:color w:val="231F20"/>
          <w:sz w:val="24"/>
          <w:szCs w:val="24"/>
        </w:rPr>
        <w:t>d. Midewin</w:t>
      </w:r>
      <w:r w:rsidR="001022B5">
        <w:rPr>
          <w:rFonts w:ascii="Times New Roman" w:hAnsi="Times New Roman" w:cs="Times New Roman"/>
          <w:color w:val="231F20"/>
          <w:sz w:val="24"/>
          <w:szCs w:val="24"/>
        </w:rPr>
        <w:t xml:space="preserve"> now</w:t>
      </w:r>
      <w:r w:rsidR="00A02FBB">
        <w:rPr>
          <w:rFonts w:ascii="Times New Roman" w:hAnsi="Times New Roman" w:cs="Times New Roman"/>
          <w:color w:val="231F20"/>
          <w:spacing w:val="-5"/>
          <w:sz w:val="24"/>
          <w:szCs w:val="24"/>
        </w:rPr>
        <w:t xml:space="preserve"> offers </w:t>
      </w:r>
      <w:r w:rsidR="00670079">
        <w:rPr>
          <w:rFonts w:ascii="Times New Roman" w:hAnsi="Times New Roman" w:cs="Times New Roman"/>
          <w:color w:val="231F20"/>
          <w:spacing w:val="-5"/>
          <w:sz w:val="24"/>
          <w:szCs w:val="24"/>
        </w:rPr>
        <w:t xml:space="preserve">the public </w:t>
      </w:r>
      <w:r w:rsidR="00A02FBB">
        <w:rPr>
          <w:rFonts w:ascii="Times New Roman" w:hAnsi="Times New Roman" w:cs="Times New Roman"/>
          <w:color w:val="231F20"/>
          <w:spacing w:val="-5"/>
          <w:sz w:val="24"/>
          <w:szCs w:val="24"/>
        </w:rPr>
        <w:t xml:space="preserve">wide-ranging </w:t>
      </w:r>
      <w:r w:rsidR="002E3CD4">
        <w:rPr>
          <w:rFonts w:ascii="Times New Roman" w:hAnsi="Times New Roman" w:cs="Times New Roman"/>
          <w:color w:val="231F20"/>
          <w:spacing w:val="-5"/>
          <w:sz w:val="24"/>
          <w:szCs w:val="24"/>
        </w:rPr>
        <w:t xml:space="preserve">recreational </w:t>
      </w:r>
      <w:r w:rsidR="00A02FBB">
        <w:rPr>
          <w:rFonts w:ascii="Times New Roman" w:hAnsi="Times New Roman" w:cs="Times New Roman"/>
          <w:color w:val="231F20"/>
          <w:spacing w:val="-5"/>
          <w:sz w:val="24"/>
          <w:szCs w:val="24"/>
        </w:rPr>
        <w:t>activities: Camping in tents or cabins, mountain and rock climbing, fishing in rivers, streams, lakes and ponds, horseback riding, caving, gold panning, water and snow sports</w:t>
      </w:r>
      <w:r w:rsidR="00A342BF">
        <w:rPr>
          <w:rFonts w:ascii="Times New Roman" w:hAnsi="Times New Roman" w:cs="Times New Roman"/>
          <w:color w:val="231F20"/>
          <w:spacing w:val="-5"/>
          <w:sz w:val="24"/>
          <w:szCs w:val="24"/>
        </w:rPr>
        <w:t>,</w:t>
      </w:r>
      <w:r w:rsidR="002D1503">
        <w:rPr>
          <w:rFonts w:ascii="Times New Roman" w:hAnsi="Times New Roman" w:cs="Times New Roman"/>
          <w:color w:val="231F20"/>
          <w:spacing w:val="-5"/>
          <w:sz w:val="24"/>
          <w:szCs w:val="24"/>
        </w:rPr>
        <w:t xml:space="preserve"> and scenic drives, the only places where v</w:t>
      </w:r>
      <w:r w:rsidR="001022B5" w:rsidRPr="007A1039">
        <w:rPr>
          <w:rFonts w:ascii="Times New Roman" w:hAnsi="Times New Roman" w:cs="Times New Roman"/>
          <w:color w:val="231F20"/>
          <w:sz w:val="24"/>
          <w:szCs w:val="24"/>
        </w:rPr>
        <w:t>ehicles</w:t>
      </w:r>
      <w:r w:rsidR="001022B5">
        <w:rPr>
          <w:rFonts w:ascii="Times New Roman" w:hAnsi="Times New Roman" w:cs="Times New Roman"/>
          <w:color w:val="231F20"/>
          <w:spacing w:val="-5"/>
          <w:sz w:val="24"/>
          <w:szCs w:val="24"/>
        </w:rPr>
        <w:t xml:space="preserve"> are allowed</w:t>
      </w:r>
      <w:r w:rsidR="002D1503">
        <w:rPr>
          <w:rFonts w:ascii="Times New Roman" w:hAnsi="Times New Roman" w:cs="Times New Roman"/>
          <w:color w:val="231F20"/>
          <w:spacing w:val="-5"/>
          <w:sz w:val="24"/>
          <w:szCs w:val="24"/>
        </w:rPr>
        <w:t>.</w:t>
      </w:r>
      <w:r w:rsidR="00A02FBB">
        <w:rPr>
          <w:rFonts w:ascii="Times New Roman" w:hAnsi="Times New Roman" w:cs="Times New Roman"/>
          <w:color w:val="231F20"/>
          <w:spacing w:val="-5"/>
          <w:sz w:val="24"/>
          <w:szCs w:val="24"/>
        </w:rPr>
        <w:t xml:space="preserve"> </w:t>
      </w:r>
    </w:p>
    <w:p w14:paraId="712E0128" w14:textId="77777777" w:rsidR="00244661" w:rsidRDefault="00244661" w:rsidP="00244661">
      <w:pPr>
        <w:pStyle w:val="BodyText"/>
        <w:tabs>
          <w:tab w:val="left" w:pos="0"/>
          <w:tab w:val="left" w:pos="900"/>
        </w:tabs>
        <w:spacing w:before="17" w:line="228" w:lineRule="auto"/>
        <w:ind w:right="-120"/>
        <w:rPr>
          <w:rFonts w:ascii="Times New Roman" w:hAnsi="Times New Roman" w:cs="Times New Roman"/>
          <w:sz w:val="24"/>
          <w:szCs w:val="24"/>
        </w:rPr>
      </w:pPr>
    </w:p>
    <w:p w14:paraId="0CEF53CB" w14:textId="61029574" w:rsidR="00244661" w:rsidRDefault="00244661" w:rsidP="00244661">
      <w:pPr>
        <w:pStyle w:val="BodyText"/>
        <w:tabs>
          <w:tab w:val="left" w:pos="0"/>
        </w:tabs>
        <w:spacing w:before="17" w:line="228" w:lineRule="auto"/>
        <w:ind w:right="-120"/>
        <w:jc w:val="center"/>
        <w:rPr>
          <w:rFonts w:ascii="Times New Roman" w:hAnsi="Times New Roman" w:cs="Times New Roman"/>
          <w:b/>
          <w:sz w:val="24"/>
          <w:szCs w:val="24"/>
        </w:rPr>
      </w:pPr>
      <w:r>
        <w:rPr>
          <w:rFonts w:ascii="Times New Roman" w:hAnsi="Times New Roman" w:cs="Times New Roman"/>
          <w:b/>
          <w:sz w:val="24"/>
          <w:szCs w:val="24"/>
        </w:rPr>
        <w:t>Insert Try This 2</w:t>
      </w:r>
      <w:r w:rsidR="00F30F0A">
        <w:rPr>
          <w:rFonts w:ascii="Times New Roman" w:hAnsi="Times New Roman" w:cs="Times New Roman"/>
          <w:b/>
          <w:sz w:val="24"/>
          <w:szCs w:val="24"/>
        </w:rPr>
        <w:t>2</w:t>
      </w:r>
      <w:r>
        <w:rPr>
          <w:rFonts w:ascii="Times New Roman" w:hAnsi="Times New Roman" w:cs="Times New Roman"/>
          <w:b/>
          <w:sz w:val="24"/>
          <w:szCs w:val="24"/>
        </w:rPr>
        <w:t>.</w:t>
      </w:r>
      <w:r>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5AE34293" wp14:editId="5B7DD52C">
                <wp:simplePos x="0" y="0"/>
                <wp:positionH relativeFrom="column">
                  <wp:posOffset>3121660</wp:posOffset>
                </wp:positionH>
                <wp:positionV relativeFrom="paragraph">
                  <wp:posOffset>6120</wp:posOffset>
                </wp:positionV>
                <wp:extent cx="183515" cy="0"/>
                <wp:effectExtent l="0" t="0" r="0" b="0"/>
                <wp:wrapTopAndBottom/>
                <wp:docPr id="30" name="Lin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3515" cy="0"/>
                        </a:xfrm>
                        <a:prstGeom prst="line">
                          <a:avLst/>
                        </a:prstGeom>
                        <a:noFill/>
                        <a:ln w="4763">
                          <a:solidFill>
                            <a:srgbClr val="231F20"/>
                          </a:solidFill>
                          <a:round/>
                          <a:headEnd/>
                          <a:tailEnd/>
                        </a:ln>
                        <a:extLst>
                          <a:ext uri="{909E8E84-426E-40DD-AFC4-6F175D3DCCD1}">
                            <a14:hiddenFill xmlns:a14="http://schemas.microsoft.com/office/drawing/2010/main">
                              <a:noFill/>
                            </a14:hiddenFill>
                          </a:ext>
                        </a:extLst>
                      </wps:spPr>
                      <wps:bodyPr/>
                    </wps:wsp>
                  </a:graphicData>
                </a:graphic>
              </wp:anchor>
            </w:drawing>
          </mc:Choice>
          <mc:Fallback>
            <w:pict>
              <v:line w14:anchorId="66183D79" id="Line 29"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45.8pt,.5pt" to="260.2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" strokecolor="#231f20" strokeweight=".1323mm">
                <w10:wrap type="topAndBottom"/>
              </v:line>
            </w:pict>
          </mc:Fallback>
        </mc:AlternateContent>
      </w:r>
      <w:r w:rsidR="006347D7">
        <w:rPr>
          <w:rFonts w:ascii="Times New Roman" w:hAnsi="Times New Roman" w:cs="Times New Roman"/>
          <w:b/>
          <w:sz w:val="24"/>
          <w:szCs w:val="24"/>
        </w:rPr>
        <w:t>8</w:t>
      </w:r>
      <w:r>
        <w:rPr>
          <w:rFonts w:ascii="Times New Roman" w:hAnsi="Times New Roman" w:cs="Times New Roman"/>
          <w:b/>
          <w:sz w:val="24"/>
          <w:szCs w:val="24"/>
        </w:rPr>
        <w:t xml:space="preserve"> Here</w:t>
      </w:r>
      <w:r w:rsidR="00AE1416">
        <w:rPr>
          <w:rFonts w:ascii="Times New Roman" w:hAnsi="Times New Roman" w:cs="Times New Roman"/>
          <w:b/>
          <w:sz w:val="24"/>
          <w:szCs w:val="24"/>
        </w:rPr>
        <w:t xml:space="preserve">  - Roam The Grasslands</w:t>
      </w:r>
    </w:p>
    <w:p w14:paraId="200A5416" w14:textId="77777777" w:rsidR="003D062C" w:rsidRDefault="003D062C" w:rsidP="00244661">
      <w:pPr>
        <w:pStyle w:val="BodyText"/>
        <w:tabs>
          <w:tab w:val="left" w:pos="0"/>
        </w:tabs>
        <w:spacing w:before="17" w:line="228" w:lineRule="auto"/>
        <w:ind w:right="-120"/>
        <w:rPr>
          <w:rFonts w:ascii="Times New Roman" w:hAnsi="Times New Roman" w:cs="Times New Roman"/>
          <w:b/>
          <w:bCs/>
          <w:color w:val="231F20"/>
          <w:sz w:val="24"/>
          <w:szCs w:val="24"/>
          <w:u w:color="231F20"/>
        </w:rPr>
      </w:pPr>
    </w:p>
    <w:p w14:paraId="37D9FA46" w14:textId="360E79A2" w:rsidR="00244661" w:rsidRDefault="000C6105" w:rsidP="00244661">
      <w:pPr>
        <w:pStyle w:val="BodyText"/>
        <w:tabs>
          <w:tab w:val="left" w:pos="0"/>
        </w:tabs>
        <w:spacing w:before="17" w:line="228" w:lineRule="auto"/>
        <w:ind w:right="-120"/>
        <w:rPr>
          <w:rFonts w:ascii="Times New Roman" w:hAnsi="Times New Roman" w:cs="Times New Roman"/>
          <w:color w:val="231F20"/>
          <w:sz w:val="24"/>
          <w:szCs w:val="24"/>
        </w:rPr>
      </w:pPr>
      <w:r>
        <w:rPr>
          <w:rFonts w:ascii="Times New Roman" w:hAnsi="Times New Roman" w:cs="Times New Roman"/>
          <w:b/>
          <w:bCs/>
          <w:color w:val="231F20"/>
          <w:sz w:val="24"/>
          <w:szCs w:val="24"/>
          <w:u w:color="231F20"/>
        </w:rPr>
        <w:tab/>
      </w:r>
      <w:r w:rsidR="00244661" w:rsidRPr="003D062C">
        <w:rPr>
          <w:rFonts w:ascii="Times New Roman" w:hAnsi="Times New Roman" w:cs="Times New Roman"/>
          <w:b/>
          <w:bCs/>
          <w:color w:val="231F20"/>
          <w:sz w:val="24"/>
          <w:szCs w:val="24"/>
          <w:u w:color="231F20"/>
        </w:rPr>
        <w:t>National Gr</w:t>
      </w:r>
      <w:r w:rsidR="00010F7C">
        <w:rPr>
          <w:rFonts w:ascii="Times New Roman" w:hAnsi="Times New Roman" w:cs="Times New Roman"/>
          <w:b/>
          <w:bCs/>
          <w:color w:val="231F20"/>
          <w:sz w:val="24"/>
          <w:szCs w:val="24"/>
          <w:u w:color="231F20"/>
        </w:rPr>
        <w:t xml:space="preserve">asslands. </w:t>
      </w:r>
      <w:r w:rsidR="00244661">
        <w:rPr>
          <w:rFonts w:ascii="Times New Roman" w:hAnsi="Times New Roman" w:cs="Times New Roman"/>
          <w:color w:val="231F20"/>
          <w:sz w:val="24"/>
          <w:szCs w:val="24"/>
          <w:u w:color="231F20"/>
        </w:rPr>
        <w:t xml:space="preserve">Consisting of 21 separate areas, </w:t>
      </w:r>
      <w:r w:rsidR="00471E6E">
        <w:rPr>
          <w:rFonts w:ascii="Times New Roman" w:hAnsi="Times New Roman" w:cs="Times New Roman"/>
          <w:color w:val="231F20"/>
          <w:sz w:val="24"/>
          <w:szCs w:val="24"/>
          <w:u w:color="231F20"/>
        </w:rPr>
        <w:t>all but three</w:t>
      </w:r>
      <w:r w:rsidR="00244661">
        <w:rPr>
          <w:rFonts w:ascii="Times New Roman" w:hAnsi="Times New Roman" w:cs="Times New Roman"/>
          <w:color w:val="231F20"/>
          <w:sz w:val="24"/>
          <w:szCs w:val="24"/>
          <w:u w:color="231F20"/>
        </w:rPr>
        <w:t xml:space="preserve"> on the Great Plains,</w:t>
      </w:r>
      <w:r w:rsidR="00244661" w:rsidRPr="007A1039">
        <w:rPr>
          <w:rFonts w:ascii="Times New Roman" w:hAnsi="Times New Roman" w:cs="Times New Roman"/>
          <w:color w:val="231F20"/>
          <w:sz w:val="24"/>
          <w:szCs w:val="24"/>
        </w:rPr>
        <w:t xml:space="preserve"> </w:t>
      </w:r>
      <w:r w:rsidR="00244661">
        <w:rPr>
          <w:rFonts w:ascii="Times New Roman" w:hAnsi="Times New Roman" w:cs="Times New Roman"/>
          <w:color w:val="231F20"/>
          <w:sz w:val="24"/>
          <w:szCs w:val="24"/>
        </w:rPr>
        <w:t xml:space="preserve">the National Grasslands were created in 1933 </w:t>
      </w:r>
      <w:r w:rsidR="002E3CD4">
        <w:rPr>
          <w:rFonts w:ascii="Times New Roman" w:hAnsi="Times New Roman" w:cs="Times New Roman"/>
          <w:color w:val="231F20"/>
          <w:sz w:val="24"/>
          <w:szCs w:val="24"/>
        </w:rPr>
        <w:t xml:space="preserve">shortly </w:t>
      </w:r>
      <w:r w:rsidR="00244661">
        <w:rPr>
          <w:rFonts w:ascii="Times New Roman" w:hAnsi="Times New Roman" w:cs="Times New Roman"/>
          <w:color w:val="231F20"/>
          <w:sz w:val="24"/>
          <w:szCs w:val="24"/>
        </w:rPr>
        <w:t>after the catastrophic Dust Bowl.  Initially called the Soil Conservation Service, in 1960 it was renamed</w:t>
      </w:r>
      <w:r w:rsidR="00C26D7A">
        <w:rPr>
          <w:rFonts w:ascii="Times New Roman" w:hAnsi="Times New Roman" w:cs="Times New Roman"/>
          <w:color w:val="231F20"/>
          <w:sz w:val="24"/>
          <w:szCs w:val="24"/>
        </w:rPr>
        <w:t>,</w:t>
      </w:r>
      <w:r w:rsidR="00010F7C">
        <w:rPr>
          <w:rFonts w:ascii="Times New Roman" w:hAnsi="Times New Roman" w:cs="Times New Roman"/>
          <w:color w:val="231F20"/>
          <w:sz w:val="24"/>
          <w:szCs w:val="24"/>
        </w:rPr>
        <w:t xml:space="preserve"> was </w:t>
      </w:r>
      <w:r w:rsidR="00244661">
        <w:rPr>
          <w:rFonts w:ascii="Times New Roman" w:hAnsi="Times New Roman" w:cs="Times New Roman"/>
          <w:color w:val="231F20"/>
          <w:sz w:val="24"/>
          <w:szCs w:val="24"/>
        </w:rPr>
        <w:t>set aside for recreational purposes</w:t>
      </w:r>
      <w:r w:rsidR="00C26D7A">
        <w:rPr>
          <w:rFonts w:ascii="Times New Roman" w:hAnsi="Times New Roman" w:cs="Times New Roman"/>
          <w:color w:val="231F20"/>
          <w:sz w:val="24"/>
          <w:szCs w:val="24"/>
        </w:rPr>
        <w:t>,</w:t>
      </w:r>
      <w:r w:rsidR="00244661">
        <w:rPr>
          <w:rFonts w:ascii="Times New Roman" w:hAnsi="Times New Roman" w:cs="Times New Roman"/>
          <w:color w:val="231F20"/>
          <w:sz w:val="24"/>
          <w:szCs w:val="24"/>
        </w:rPr>
        <w:t xml:space="preserve"> and </w:t>
      </w:r>
      <w:r w:rsidR="00C26D7A">
        <w:rPr>
          <w:rFonts w:ascii="Times New Roman" w:hAnsi="Times New Roman" w:cs="Times New Roman"/>
          <w:color w:val="231F20"/>
          <w:sz w:val="24"/>
          <w:szCs w:val="24"/>
        </w:rPr>
        <w:t xml:space="preserve">was given </w:t>
      </w:r>
      <w:r w:rsidR="00244661">
        <w:rPr>
          <w:rFonts w:ascii="Times New Roman" w:hAnsi="Times New Roman" w:cs="Times New Roman"/>
          <w:color w:val="231F20"/>
          <w:sz w:val="24"/>
          <w:szCs w:val="24"/>
        </w:rPr>
        <w:t>protect</w:t>
      </w:r>
      <w:r w:rsidR="00C26D7A">
        <w:rPr>
          <w:rFonts w:ascii="Times New Roman" w:hAnsi="Times New Roman" w:cs="Times New Roman"/>
          <w:color w:val="231F20"/>
          <w:sz w:val="24"/>
          <w:szCs w:val="24"/>
        </w:rPr>
        <w:t xml:space="preserve">ion by </w:t>
      </w:r>
      <w:r w:rsidR="00244661">
        <w:rPr>
          <w:rFonts w:ascii="Times New Roman" w:hAnsi="Times New Roman" w:cs="Times New Roman"/>
          <w:color w:val="231F20"/>
          <w:sz w:val="24"/>
          <w:szCs w:val="24"/>
        </w:rPr>
        <w:t>the federal government.  Almost 4 million</w:t>
      </w:r>
      <w:r w:rsidR="00244661" w:rsidRPr="007A1039">
        <w:rPr>
          <w:rFonts w:ascii="Times New Roman" w:hAnsi="Times New Roman" w:cs="Times New Roman"/>
          <w:color w:val="231F20"/>
          <w:sz w:val="24"/>
          <w:szCs w:val="24"/>
        </w:rPr>
        <w:t xml:space="preserve"> acres [</w:t>
      </w:r>
      <w:r w:rsidR="00EB28EC">
        <w:rPr>
          <w:rFonts w:ascii="Times New Roman" w:hAnsi="Times New Roman" w:cs="Times New Roman"/>
          <w:color w:val="231F20"/>
          <w:sz w:val="24"/>
          <w:szCs w:val="24"/>
        </w:rPr>
        <w:t>1</w:t>
      </w:r>
      <w:r w:rsidR="003700CD">
        <w:rPr>
          <w:rFonts w:ascii="Times New Roman" w:hAnsi="Times New Roman" w:cs="Times New Roman"/>
          <w:color w:val="231F20"/>
          <w:sz w:val="24"/>
          <w:szCs w:val="24"/>
        </w:rPr>
        <w:t>6</w:t>
      </w:r>
      <w:r w:rsidR="00244661" w:rsidRPr="007A1039">
        <w:rPr>
          <w:rFonts w:ascii="Times New Roman" w:hAnsi="Times New Roman" w:cs="Times New Roman"/>
          <w:color w:val="231F20"/>
          <w:sz w:val="24"/>
          <w:szCs w:val="24"/>
        </w:rPr>
        <w:t>]</w:t>
      </w:r>
      <w:r w:rsidR="00244661">
        <w:rPr>
          <w:rFonts w:ascii="Times New Roman" w:hAnsi="Times New Roman" w:cs="Times New Roman"/>
          <w:color w:val="231F20"/>
          <w:sz w:val="24"/>
          <w:szCs w:val="24"/>
        </w:rPr>
        <w:t xml:space="preserve"> </w:t>
      </w:r>
      <w:r w:rsidR="00244661" w:rsidRPr="007A1039">
        <w:rPr>
          <w:rFonts w:ascii="Times New Roman" w:hAnsi="Times New Roman" w:cs="Times New Roman"/>
          <w:color w:val="231F20"/>
          <w:sz w:val="24"/>
          <w:szCs w:val="24"/>
        </w:rPr>
        <w:t xml:space="preserve">span Central Oregon, Southeast </w:t>
      </w:r>
      <w:r w:rsidR="00244661" w:rsidRPr="007A1039">
        <w:rPr>
          <w:rFonts w:ascii="Times New Roman" w:hAnsi="Times New Roman" w:cs="Times New Roman"/>
          <w:color w:val="231F20"/>
          <w:spacing w:val="-3"/>
          <w:sz w:val="24"/>
          <w:szCs w:val="24"/>
        </w:rPr>
        <w:t xml:space="preserve">Idaho, </w:t>
      </w:r>
      <w:r w:rsidR="00244661" w:rsidRPr="007A1039">
        <w:rPr>
          <w:rFonts w:ascii="Times New Roman" w:hAnsi="Times New Roman" w:cs="Times New Roman"/>
          <w:color w:val="231F20"/>
          <w:sz w:val="24"/>
          <w:szCs w:val="24"/>
        </w:rPr>
        <w:t>Northeast California, North and South Dakota</w:t>
      </w:r>
      <w:r w:rsidR="00244661">
        <w:rPr>
          <w:rFonts w:ascii="Times New Roman" w:hAnsi="Times New Roman" w:cs="Times New Roman"/>
          <w:color w:val="231F20"/>
          <w:sz w:val="24"/>
          <w:szCs w:val="24"/>
        </w:rPr>
        <w:t xml:space="preserve">, and run </w:t>
      </w:r>
      <w:r w:rsidR="00244661" w:rsidRPr="007A1039">
        <w:rPr>
          <w:rFonts w:ascii="Times New Roman" w:hAnsi="Times New Roman" w:cs="Times New Roman"/>
          <w:color w:val="231F20"/>
          <w:sz w:val="24"/>
          <w:szCs w:val="24"/>
        </w:rPr>
        <w:t xml:space="preserve">through California, Colorado, Idaho, Illinois, </w:t>
      </w:r>
      <w:r w:rsidR="00244661" w:rsidRPr="00AF2EFA">
        <w:rPr>
          <w:rFonts w:ascii="Times New Roman" w:hAnsi="Times New Roman" w:cs="Times New Roman"/>
          <w:sz w:val="24"/>
          <w:szCs w:val="24"/>
        </w:rPr>
        <w:t>Kansas, Nebraska, New Mexico, the Dakotas, Oklahoma, Oregon, Texas, and Wyoming</w:t>
      </w:r>
      <w:r w:rsidR="00EB28EC">
        <w:rPr>
          <w:rFonts w:ascii="Times New Roman" w:hAnsi="Times New Roman" w:cs="Times New Roman"/>
          <w:sz w:val="24"/>
          <w:szCs w:val="24"/>
        </w:rPr>
        <w:t>.</w:t>
      </w:r>
      <w:r w:rsidR="00244661" w:rsidRPr="00AF2EFA">
        <w:rPr>
          <w:rFonts w:ascii="Times New Roman" w:hAnsi="Times New Roman" w:cs="Times New Roman"/>
          <w:sz w:val="24"/>
          <w:szCs w:val="24"/>
        </w:rPr>
        <w:t xml:space="preserve"> [</w:t>
      </w:r>
      <w:r w:rsidR="00EB28EC">
        <w:rPr>
          <w:rFonts w:ascii="Times New Roman" w:hAnsi="Times New Roman" w:cs="Times New Roman"/>
          <w:sz w:val="24"/>
          <w:szCs w:val="24"/>
        </w:rPr>
        <w:t>1</w:t>
      </w:r>
      <w:r w:rsidR="003700CD">
        <w:rPr>
          <w:rFonts w:ascii="Times New Roman" w:hAnsi="Times New Roman" w:cs="Times New Roman"/>
          <w:sz w:val="24"/>
          <w:szCs w:val="24"/>
        </w:rPr>
        <w:t>7</w:t>
      </w:r>
      <w:r w:rsidR="00244661" w:rsidRPr="00AF2EFA">
        <w:rPr>
          <w:rFonts w:ascii="Times New Roman" w:hAnsi="Times New Roman" w:cs="Times New Roman"/>
          <w:sz w:val="24"/>
          <w:szCs w:val="24"/>
        </w:rPr>
        <w:t xml:space="preserve">] </w:t>
      </w:r>
      <w:r w:rsidR="00244661">
        <w:rPr>
          <w:rFonts w:ascii="Times New Roman" w:hAnsi="Times New Roman" w:cs="Times New Roman"/>
          <w:sz w:val="24"/>
          <w:szCs w:val="24"/>
        </w:rPr>
        <w:t xml:space="preserve">Revel in the grasslands </w:t>
      </w:r>
      <w:r w:rsidR="00244661">
        <w:rPr>
          <w:rFonts w:ascii="Times New Roman" w:hAnsi="Times New Roman" w:cs="Times New Roman"/>
          <w:color w:val="231F20"/>
          <w:sz w:val="24"/>
          <w:szCs w:val="24"/>
        </w:rPr>
        <w:t>by browsing their images</w:t>
      </w:r>
      <w:r w:rsidR="00507DC7">
        <w:rPr>
          <w:rFonts w:ascii="Times New Roman" w:hAnsi="Times New Roman" w:cs="Times New Roman"/>
          <w:color w:val="231F20"/>
          <w:sz w:val="24"/>
          <w:szCs w:val="24"/>
        </w:rPr>
        <w:t xml:space="preserve"> online</w:t>
      </w:r>
      <w:r w:rsidR="00244661">
        <w:rPr>
          <w:rFonts w:ascii="Times New Roman" w:hAnsi="Times New Roman" w:cs="Times New Roman"/>
          <w:color w:val="231F20"/>
          <w:sz w:val="24"/>
          <w:szCs w:val="24"/>
        </w:rPr>
        <w:t>.</w:t>
      </w:r>
      <w:r w:rsidR="009D2D53">
        <w:rPr>
          <w:rFonts w:ascii="Times New Roman" w:hAnsi="Times New Roman" w:cs="Times New Roman"/>
          <w:color w:val="231F20"/>
          <w:sz w:val="24"/>
          <w:szCs w:val="24"/>
        </w:rPr>
        <w:t xml:space="preserve"> As this book went to press, for $6 (including postage) you could purchase Francis Moul’s magnificent book </w:t>
      </w:r>
      <w:r w:rsidR="009D2D53">
        <w:rPr>
          <w:rFonts w:ascii="Times New Roman" w:hAnsi="Times New Roman" w:cs="Times New Roman"/>
          <w:i/>
          <w:iCs/>
          <w:color w:val="231F20"/>
          <w:sz w:val="24"/>
          <w:szCs w:val="24"/>
        </w:rPr>
        <w:t>The National Grasslands: A Guide to America’s Undiscovered Treasures</w:t>
      </w:r>
      <w:r w:rsidR="00507DC7">
        <w:rPr>
          <w:rFonts w:ascii="Times New Roman" w:hAnsi="Times New Roman" w:cs="Times New Roman"/>
          <w:color w:val="231F20"/>
          <w:sz w:val="24"/>
          <w:szCs w:val="24"/>
        </w:rPr>
        <w:t>, a good addition to a school or classroom library</w:t>
      </w:r>
      <w:r w:rsidR="005322F7">
        <w:rPr>
          <w:rFonts w:ascii="Times New Roman" w:hAnsi="Times New Roman" w:cs="Times New Roman"/>
          <w:color w:val="231F20"/>
          <w:sz w:val="24"/>
          <w:szCs w:val="24"/>
        </w:rPr>
        <w:t xml:space="preserve"> for </w:t>
      </w:r>
      <w:r w:rsidR="007877A1">
        <w:rPr>
          <w:rFonts w:ascii="Times New Roman" w:hAnsi="Times New Roman" w:cs="Times New Roman"/>
          <w:color w:val="231F20"/>
          <w:sz w:val="24"/>
          <w:szCs w:val="24"/>
        </w:rPr>
        <w:t>young children</w:t>
      </w:r>
      <w:r w:rsidR="003E1334">
        <w:rPr>
          <w:rFonts w:ascii="Times New Roman" w:hAnsi="Times New Roman" w:cs="Times New Roman"/>
          <w:color w:val="231F20"/>
          <w:sz w:val="24"/>
          <w:szCs w:val="24"/>
        </w:rPr>
        <w:t>,</w:t>
      </w:r>
      <w:r w:rsidR="00232247">
        <w:rPr>
          <w:rFonts w:ascii="Times New Roman" w:hAnsi="Times New Roman" w:cs="Times New Roman"/>
          <w:color w:val="231F20"/>
          <w:sz w:val="24"/>
          <w:szCs w:val="24"/>
        </w:rPr>
        <w:t xml:space="preserve"> fertile </w:t>
      </w:r>
      <w:r w:rsidR="003E1334">
        <w:rPr>
          <w:rFonts w:ascii="Times New Roman" w:hAnsi="Times New Roman" w:cs="Times New Roman"/>
          <w:color w:val="231F20"/>
          <w:sz w:val="24"/>
          <w:szCs w:val="24"/>
        </w:rPr>
        <w:t>years</w:t>
      </w:r>
      <w:r w:rsidR="00232247">
        <w:rPr>
          <w:rFonts w:ascii="Times New Roman" w:hAnsi="Times New Roman" w:cs="Times New Roman"/>
          <w:color w:val="231F20"/>
          <w:sz w:val="24"/>
          <w:szCs w:val="24"/>
        </w:rPr>
        <w:t xml:space="preserve"> </w:t>
      </w:r>
      <w:r w:rsidR="005322F7">
        <w:rPr>
          <w:rFonts w:ascii="Times New Roman" w:hAnsi="Times New Roman" w:cs="Times New Roman"/>
          <w:color w:val="231F20"/>
          <w:sz w:val="24"/>
          <w:szCs w:val="24"/>
        </w:rPr>
        <w:t>for</w:t>
      </w:r>
      <w:r w:rsidR="00232247">
        <w:rPr>
          <w:rFonts w:ascii="Times New Roman" w:hAnsi="Times New Roman" w:cs="Times New Roman"/>
          <w:color w:val="231F20"/>
          <w:sz w:val="24"/>
          <w:szCs w:val="24"/>
        </w:rPr>
        <w:t xml:space="preserve"> </w:t>
      </w:r>
      <w:r w:rsidR="007877A1">
        <w:rPr>
          <w:rFonts w:ascii="Times New Roman" w:hAnsi="Times New Roman" w:cs="Times New Roman"/>
          <w:color w:val="231F20"/>
          <w:sz w:val="24"/>
          <w:szCs w:val="24"/>
        </w:rPr>
        <w:t>them</w:t>
      </w:r>
      <w:r w:rsidR="00232247">
        <w:rPr>
          <w:rFonts w:ascii="Times New Roman" w:hAnsi="Times New Roman" w:cs="Times New Roman"/>
          <w:color w:val="231F20"/>
          <w:sz w:val="24"/>
          <w:szCs w:val="24"/>
        </w:rPr>
        <w:t xml:space="preserve"> </w:t>
      </w:r>
      <w:r w:rsidR="005322F7">
        <w:rPr>
          <w:rFonts w:ascii="Times New Roman" w:hAnsi="Times New Roman" w:cs="Times New Roman"/>
          <w:color w:val="231F20"/>
          <w:sz w:val="24"/>
          <w:szCs w:val="24"/>
        </w:rPr>
        <w:t>to learn</w:t>
      </w:r>
      <w:r w:rsidR="003E1334">
        <w:rPr>
          <w:rFonts w:ascii="Times New Roman" w:hAnsi="Times New Roman" w:cs="Times New Roman"/>
          <w:color w:val="231F20"/>
          <w:sz w:val="24"/>
          <w:szCs w:val="24"/>
        </w:rPr>
        <w:t xml:space="preserve"> that</w:t>
      </w:r>
      <w:r w:rsidR="00232247">
        <w:rPr>
          <w:rFonts w:ascii="Times New Roman" w:hAnsi="Times New Roman" w:cs="Times New Roman"/>
          <w:color w:val="231F20"/>
          <w:sz w:val="24"/>
          <w:szCs w:val="24"/>
        </w:rPr>
        <w:t xml:space="preserve"> such places exist.</w:t>
      </w:r>
      <w:r w:rsidR="009D2D53">
        <w:rPr>
          <w:rFonts w:ascii="Times New Roman" w:hAnsi="Times New Roman" w:cs="Times New Roman"/>
          <w:color w:val="231F20"/>
          <w:sz w:val="24"/>
          <w:szCs w:val="24"/>
        </w:rPr>
        <w:t xml:space="preserve"> </w:t>
      </w:r>
    </w:p>
    <w:p w14:paraId="34367024" w14:textId="28EEDE97" w:rsidR="00244661" w:rsidRDefault="00244661" w:rsidP="00244661">
      <w:pPr>
        <w:pStyle w:val="BodyText"/>
        <w:tabs>
          <w:tab w:val="left" w:pos="0"/>
        </w:tabs>
        <w:spacing w:before="17" w:line="228" w:lineRule="auto"/>
        <w:ind w:right="-120"/>
        <w:rPr>
          <w:rFonts w:ascii="Times New Roman" w:hAnsi="Times New Roman" w:cs="Times New Roman"/>
          <w:color w:val="231F20"/>
          <w:sz w:val="24"/>
          <w:szCs w:val="24"/>
        </w:rPr>
      </w:pPr>
      <w:r>
        <w:rPr>
          <w:rFonts w:ascii="Times New Roman" w:hAnsi="Times New Roman" w:cs="Times New Roman"/>
          <w:color w:val="231F20"/>
          <w:sz w:val="24"/>
          <w:szCs w:val="24"/>
        </w:rPr>
        <w:tab/>
        <w:t>Grass is the key word in prairie restoration!  Without grass, soil cannot hold water and is either blown away by wind or washed away by water.  Restoring natural grasses is the only hope for regenerating soil and holding water</w:t>
      </w:r>
      <w:r w:rsidR="006B094A">
        <w:rPr>
          <w:rFonts w:ascii="Times New Roman" w:hAnsi="Times New Roman" w:cs="Times New Roman"/>
          <w:color w:val="231F20"/>
          <w:sz w:val="24"/>
          <w:szCs w:val="24"/>
        </w:rPr>
        <w:t>.</w:t>
      </w:r>
      <w:r>
        <w:rPr>
          <w:rFonts w:ascii="Times New Roman" w:hAnsi="Times New Roman" w:cs="Times New Roman"/>
          <w:color w:val="231F20"/>
          <w:sz w:val="24"/>
          <w:szCs w:val="24"/>
        </w:rPr>
        <w:t xml:space="preserve"> [</w:t>
      </w:r>
      <w:r w:rsidR="006B094A">
        <w:rPr>
          <w:rFonts w:ascii="Times New Roman" w:hAnsi="Times New Roman" w:cs="Times New Roman"/>
          <w:color w:val="231F20"/>
          <w:sz w:val="24"/>
          <w:szCs w:val="24"/>
        </w:rPr>
        <w:t>1</w:t>
      </w:r>
      <w:r w:rsidR="003700CD">
        <w:rPr>
          <w:rFonts w:ascii="Times New Roman" w:hAnsi="Times New Roman" w:cs="Times New Roman"/>
          <w:color w:val="231F20"/>
          <w:sz w:val="24"/>
          <w:szCs w:val="24"/>
        </w:rPr>
        <w:t>8</w:t>
      </w:r>
      <w:r>
        <w:rPr>
          <w:rFonts w:ascii="Times New Roman" w:hAnsi="Times New Roman" w:cs="Times New Roman"/>
          <w:color w:val="231F20"/>
          <w:sz w:val="24"/>
          <w:szCs w:val="24"/>
        </w:rPr>
        <w:t>]</w:t>
      </w:r>
      <w:r w:rsidR="00111BD5">
        <w:rPr>
          <w:rFonts w:ascii="Times New Roman" w:hAnsi="Times New Roman" w:cs="Times New Roman"/>
          <w:color w:val="231F20"/>
          <w:sz w:val="24"/>
          <w:szCs w:val="24"/>
        </w:rPr>
        <w:t xml:space="preserve"> The biggest enemies of newly developing prairies are invasive animals and plants, especially shrubs that steal the sunshine which is essential for prairie</w:t>
      </w:r>
      <w:r w:rsidR="0052524E">
        <w:rPr>
          <w:rFonts w:ascii="Times New Roman" w:hAnsi="Times New Roman" w:cs="Times New Roman"/>
          <w:color w:val="231F20"/>
          <w:sz w:val="24"/>
          <w:szCs w:val="24"/>
        </w:rPr>
        <w:t xml:space="preserve"> grasses</w:t>
      </w:r>
      <w:r w:rsidR="00111BD5">
        <w:rPr>
          <w:rFonts w:ascii="Times New Roman" w:hAnsi="Times New Roman" w:cs="Times New Roman"/>
          <w:color w:val="231F20"/>
          <w:sz w:val="24"/>
          <w:szCs w:val="24"/>
        </w:rPr>
        <w:t>.</w:t>
      </w:r>
    </w:p>
    <w:p w14:paraId="6EDE002C" w14:textId="25611699" w:rsidR="004A20EE" w:rsidRDefault="004A20EE" w:rsidP="00244661">
      <w:pPr>
        <w:pStyle w:val="BodyText"/>
        <w:tabs>
          <w:tab w:val="left" w:pos="0"/>
        </w:tabs>
        <w:spacing w:before="17" w:line="228" w:lineRule="auto"/>
        <w:ind w:right="-120"/>
        <w:rPr>
          <w:rFonts w:ascii="Times New Roman" w:hAnsi="Times New Roman" w:cs="Times New Roman"/>
          <w:color w:val="231F20"/>
          <w:sz w:val="24"/>
          <w:szCs w:val="24"/>
        </w:rPr>
      </w:pPr>
      <w:r>
        <w:rPr>
          <w:rFonts w:ascii="Times New Roman" w:hAnsi="Times New Roman" w:cs="Times New Roman"/>
          <w:iCs/>
          <w:sz w:val="24"/>
          <w:szCs w:val="24"/>
        </w:rPr>
        <w:tab/>
        <w:t>The challenge in restoring the prairies is to reclaim and reestablish natural grasses on an area that has been ripped apart, drenched with pesticides, planted edge to edge, and given no time to lay fallow. As the Bible says: “You shall sow your land for six years but in the seventh let it lie fallow” (Exodus 23:10-11), a commandment that respects the needs of soil to rest and regenerate.</w:t>
      </w:r>
      <w:r>
        <w:rPr>
          <w:rFonts w:ascii="Times New Roman" w:hAnsi="Times New Roman" w:cs="Times New Roman"/>
          <w:iCs/>
          <w:sz w:val="24"/>
          <w:szCs w:val="24"/>
        </w:rPr>
        <w:tab/>
      </w:r>
    </w:p>
    <w:p w14:paraId="48A4108F" w14:textId="77777777" w:rsidR="00471E6E" w:rsidRDefault="00471E6E" w:rsidP="00244661">
      <w:pPr>
        <w:pStyle w:val="BodyText"/>
        <w:tabs>
          <w:tab w:val="left" w:pos="0"/>
        </w:tabs>
        <w:spacing w:before="86" w:line="228" w:lineRule="auto"/>
        <w:ind w:right="-120"/>
        <w:rPr>
          <w:rFonts w:ascii="Times New Roman" w:hAnsi="Times New Roman" w:cs="Times New Roman"/>
          <w:b/>
          <w:bCs/>
          <w:sz w:val="24"/>
          <w:szCs w:val="24"/>
        </w:rPr>
      </w:pPr>
    </w:p>
    <w:p w14:paraId="62EE9C03" w14:textId="344D68F0" w:rsidR="00244661" w:rsidRDefault="00244661" w:rsidP="00244661">
      <w:pPr>
        <w:pStyle w:val="BodyText"/>
        <w:tabs>
          <w:tab w:val="left" w:pos="0"/>
        </w:tabs>
        <w:spacing w:before="86" w:line="228" w:lineRule="auto"/>
        <w:ind w:right="-120"/>
        <w:jc w:val="center"/>
        <w:rPr>
          <w:rFonts w:ascii="Times New Roman" w:hAnsi="Times New Roman" w:cs="Times New Roman"/>
          <w:b/>
          <w:bCs/>
          <w:sz w:val="24"/>
          <w:szCs w:val="24"/>
        </w:rPr>
      </w:pPr>
      <w:r>
        <w:rPr>
          <w:rFonts w:ascii="Times New Roman" w:hAnsi="Times New Roman" w:cs="Times New Roman"/>
          <w:b/>
          <w:bCs/>
          <w:sz w:val="24"/>
          <w:szCs w:val="24"/>
        </w:rPr>
        <w:t>Insert Try This 2</w:t>
      </w:r>
      <w:r w:rsidR="00BB138A">
        <w:rPr>
          <w:rFonts w:ascii="Times New Roman" w:hAnsi="Times New Roman" w:cs="Times New Roman"/>
          <w:b/>
          <w:bCs/>
          <w:sz w:val="24"/>
          <w:szCs w:val="24"/>
        </w:rPr>
        <w:t>2</w:t>
      </w:r>
      <w:r>
        <w:rPr>
          <w:rFonts w:ascii="Times New Roman" w:hAnsi="Times New Roman" w:cs="Times New Roman"/>
          <w:b/>
          <w:bCs/>
          <w:sz w:val="24"/>
          <w:szCs w:val="24"/>
        </w:rPr>
        <w:t>.</w:t>
      </w:r>
      <w:r w:rsidR="006347D7">
        <w:rPr>
          <w:rFonts w:ascii="Times New Roman" w:hAnsi="Times New Roman" w:cs="Times New Roman"/>
          <w:b/>
          <w:bCs/>
          <w:sz w:val="24"/>
          <w:szCs w:val="24"/>
        </w:rPr>
        <w:t>9</w:t>
      </w:r>
      <w:r>
        <w:rPr>
          <w:rFonts w:ascii="Times New Roman" w:hAnsi="Times New Roman" w:cs="Times New Roman"/>
          <w:b/>
          <w:bCs/>
          <w:sz w:val="24"/>
          <w:szCs w:val="24"/>
        </w:rPr>
        <w:t xml:space="preserve"> Here</w:t>
      </w:r>
      <w:r w:rsidR="00AE1416">
        <w:rPr>
          <w:rFonts w:ascii="Times New Roman" w:hAnsi="Times New Roman" w:cs="Times New Roman"/>
          <w:b/>
          <w:bCs/>
          <w:sz w:val="24"/>
          <w:szCs w:val="24"/>
        </w:rPr>
        <w:t xml:space="preserve"> – Animals On The Great Plains</w:t>
      </w:r>
    </w:p>
    <w:p w14:paraId="76E3FAE0" w14:textId="77777777" w:rsidR="00244661" w:rsidRPr="00334796" w:rsidRDefault="00244661" w:rsidP="00244661">
      <w:pPr>
        <w:pStyle w:val="BodyText"/>
        <w:tabs>
          <w:tab w:val="left" w:pos="0"/>
        </w:tabs>
        <w:spacing w:before="86" w:line="228" w:lineRule="auto"/>
        <w:ind w:right="-120"/>
        <w:jc w:val="center"/>
        <w:rPr>
          <w:rFonts w:ascii="Times New Roman" w:hAnsi="Times New Roman" w:cs="Times New Roman"/>
          <w:b/>
          <w:bCs/>
          <w:sz w:val="24"/>
          <w:szCs w:val="24"/>
        </w:rPr>
      </w:pPr>
    </w:p>
    <w:p w14:paraId="1F9BF637" w14:textId="259576AB" w:rsidR="00010F7C" w:rsidRDefault="00244661" w:rsidP="00010F7C">
      <w:pPr>
        <w:pStyle w:val="BodyText"/>
        <w:tabs>
          <w:tab w:val="left" w:pos="0"/>
          <w:tab w:val="left" w:pos="720"/>
          <w:tab w:val="left" w:pos="1620"/>
          <w:tab w:val="left" w:pos="5130"/>
        </w:tabs>
        <w:spacing w:before="11" w:line="228" w:lineRule="auto"/>
        <w:rPr>
          <w:rFonts w:ascii="Times New Roman" w:hAnsi="Times New Roman" w:cs="Times New Roman"/>
          <w:color w:val="231F20"/>
          <w:spacing w:val="-3"/>
          <w:sz w:val="24"/>
          <w:szCs w:val="24"/>
          <w:u w:color="231F20"/>
        </w:rPr>
      </w:pPr>
      <w:r w:rsidRPr="00326240">
        <w:rPr>
          <w:rFonts w:ascii="Times New Roman" w:hAnsi="Times New Roman" w:cs="Times New Roman"/>
          <w:b/>
          <w:bCs/>
          <w:sz w:val="24"/>
          <w:szCs w:val="24"/>
        </w:rPr>
        <w:t xml:space="preserve"> </w:t>
      </w:r>
      <w:r w:rsidR="000C6105">
        <w:rPr>
          <w:rFonts w:ascii="Times New Roman" w:hAnsi="Times New Roman" w:cs="Times New Roman"/>
          <w:b/>
          <w:bCs/>
          <w:sz w:val="24"/>
          <w:szCs w:val="24"/>
        </w:rPr>
        <w:tab/>
        <w:t xml:space="preserve">Gensburg-Markham </w:t>
      </w:r>
      <w:r w:rsidRPr="00326240">
        <w:rPr>
          <w:rFonts w:ascii="Times New Roman" w:hAnsi="Times New Roman" w:cs="Times New Roman"/>
          <w:b/>
          <w:bCs/>
          <w:sz w:val="24"/>
          <w:szCs w:val="24"/>
        </w:rPr>
        <w:t>Prairie</w:t>
      </w:r>
      <w:r w:rsidR="000C6105">
        <w:rPr>
          <w:rFonts w:ascii="Times New Roman" w:hAnsi="Times New Roman" w:cs="Times New Roman"/>
          <w:sz w:val="24"/>
          <w:szCs w:val="24"/>
        </w:rPr>
        <w:t xml:space="preserve">. </w:t>
      </w:r>
      <w:r>
        <w:rPr>
          <w:rFonts w:ascii="Times New Roman" w:hAnsi="Times New Roman" w:cs="Times New Roman"/>
          <w:sz w:val="24"/>
          <w:szCs w:val="24"/>
        </w:rPr>
        <w:t>Geologically, the area formed</w:t>
      </w:r>
      <w:r w:rsidRPr="00D11849">
        <w:rPr>
          <w:rFonts w:ascii="Times New Roman" w:hAnsi="Times New Roman" w:cs="Times New Roman"/>
          <w:sz w:val="24"/>
          <w:szCs w:val="24"/>
        </w:rPr>
        <w:t xml:space="preserve"> when postglacial Lake Chicago deposited a large sand beach in what would become part of southern Cook County, home to the city of Chicago.  Because the poorly drained, damp, sandy soil resisted farming, early settlers shunned these patches of tallgrass prairie.  In the1950s, poor drainage deflected another threat – housing developments</w:t>
      </w:r>
      <w:r w:rsidR="00091319">
        <w:rPr>
          <w:rFonts w:ascii="Times New Roman" w:hAnsi="Times New Roman" w:cs="Times New Roman"/>
          <w:sz w:val="24"/>
          <w:szCs w:val="24"/>
        </w:rPr>
        <w:t>.</w:t>
      </w:r>
      <w:r w:rsidRPr="00D11849">
        <w:rPr>
          <w:rFonts w:ascii="Times New Roman" w:hAnsi="Times New Roman" w:cs="Times New Roman"/>
          <w:sz w:val="24"/>
          <w:szCs w:val="24"/>
        </w:rPr>
        <w:t xml:space="preserve"> [</w:t>
      </w:r>
      <w:r w:rsidR="00091319">
        <w:rPr>
          <w:rFonts w:ascii="Times New Roman" w:hAnsi="Times New Roman" w:cs="Times New Roman"/>
          <w:sz w:val="24"/>
          <w:szCs w:val="24"/>
        </w:rPr>
        <w:t>1</w:t>
      </w:r>
      <w:r w:rsidR="003700CD">
        <w:rPr>
          <w:rFonts w:ascii="Times New Roman" w:hAnsi="Times New Roman" w:cs="Times New Roman"/>
          <w:sz w:val="24"/>
          <w:szCs w:val="24"/>
        </w:rPr>
        <w:t>9</w:t>
      </w:r>
      <w:r w:rsidRPr="00D11849">
        <w:rPr>
          <w:rFonts w:ascii="Times New Roman" w:hAnsi="Times New Roman" w:cs="Times New Roman"/>
          <w:sz w:val="24"/>
          <w:szCs w:val="24"/>
        </w:rPr>
        <w:t xml:space="preserve">]  </w:t>
      </w:r>
      <w:r w:rsidR="00010F7C">
        <w:rPr>
          <w:rFonts w:ascii="Times New Roman" w:hAnsi="Times New Roman" w:cs="Times New Roman"/>
          <w:color w:val="231F20"/>
          <w:sz w:val="24"/>
          <w:szCs w:val="24"/>
        </w:rPr>
        <w:t>I</w:t>
      </w:r>
      <w:r w:rsidR="00010F7C" w:rsidRPr="007A1039">
        <w:rPr>
          <w:rFonts w:ascii="Times New Roman" w:hAnsi="Times New Roman" w:cs="Times New Roman"/>
          <w:color w:val="231F20"/>
          <w:sz w:val="24"/>
          <w:szCs w:val="24"/>
        </w:rPr>
        <w:t xml:space="preserve">n 1971, the Gensburg family, </w:t>
      </w:r>
      <w:r w:rsidR="00010F7C">
        <w:rPr>
          <w:rFonts w:ascii="Times New Roman" w:hAnsi="Times New Roman" w:cs="Times New Roman"/>
          <w:color w:val="231F20"/>
          <w:sz w:val="24"/>
          <w:szCs w:val="24"/>
        </w:rPr>
        <w:t xml:space="preserve">who </w:t>
      </w:r>
      <w:r w:rsidR="00010F7C" w:rsidRPr="007A1039">
        <w:rPr>
          <w:rFonts w:ascii="Times New Roman" w:hAnsi="Times New Roman" w:cs="Times New Roman"/>
          <w:color w:val="231F20"/>
          <w:sz w:val="24"/>
          <w:szCs w:val="24"/>
        </w:rPr>
        <w:t>owne</w:t>
      </w:r>
      <w:r w:rsidR="00010F7C">
        <w:rPr>
          <w:rFonts w:ascii="Times New Roman" w:hAnsi="Times New Roman" w:cs="Times New Roman"/>
          <w:color w:val="231F20"/>
          <w:sz w:val="24"/>
          <w:szCs w:val="24"/>
        </w:rPr>
        <w:t>d</w:t>
      </w:r>
      <w:r w:rsidR="00010F7C" w:rsidRPr="007A1039">
        <w:rPr>
          <w:rFonts w:ascii="Times New Roman" w:hAnsi="Times New Roman" w:cs="Times New Roman"/>
          <w:color w:val="231F20"/>
          <w:sz w:val="24"/>
          <w:szCs w:val="24"/>
        </w:rPr>
        <w:t xml:space="preserve"> 60 acres at the </w:t>
      </w:r>
      <w:r w:rsidR="00010F7C" w:rsidRPr="007A1039">
        <w:rPr>
          <w:rFonts w:ascii="Times New Roman" w:hAnsi="Times New Roman" w:cs="Times New Roman"/>
          <w:color w:val="231F20"/>
          <w:spacing w:val="-3"/>
          <w:sz w:val="24"/>
          <w:szCs w:val="24"/>
        </w:rPr>
        <w:t xml:space="preserve">heart </w:t>
      </w:r>
      <w:r w:rsidR="00010F7C" w:rsidRPr="007A1039">
        <w:rPr>
          <w:rFonts w:ascii="Times New Roman" w:hAnsi="Times New Roman" w:cs="Times New Roman"/>
          <w:color w:val="231F20"/>
          <w:sz w:val="24"/>
          <w:szCs w:val="24"/>
        </w:rPr>
        <w:t>of the</w:t>
      </w:r>
      <w:r w:rsidR="00350717">
        <w:rPr>
          <w:rFonts w:ascii="Times New Roman" w:hAnsi="Times New Roman" w:cs="Times New Roman"/>
          <w:color w:val="231F20"/>
          <w:sz w:val="24"/>
          <w:szCs w:val="24"/>
        </w:rPr>
        <w:t xml:space="preserve"> </w:t>
      </w:r>
      <w:r w:rsidR="001D1133">
        <w:rPr>
          <w:rFonts w:ascii="Times New Roman" w:hAnsi="Times New Roman" w:cs="Times New Roman"/>
          <w:color w:val="231F20"/>
          <w:sz w:val="24"/>
          <w:szCs w:val="24"/>
        </w:rPr>
        <w:t xml:space="preserve">100-acre </w:t>
      </w:r>
      <w:r w:rsidR="00010F7C" w:rsidRPr="007A1039">
        <w:rPr>
          <w:rFonts w:ascii="Times New Roman" w:hAnsi="Times New Roman" w:cs="Times New Roman"/>
          <w:color w:val="231F20"/>
          <w:sz w:val="24"/>
          <w:szCs w:val="24"/>
        </w:rPr>
        <w:t>prairie, donated the</w:t>
      </w:r>
      <w:r w:rsidR="00E17641">
        <w:rPr>
          <w:rFonts w:ascii="Times New Roman" w:hAnsi="Times New Roman" w:cs="Times New Roman"/>
          <w:color w:val="231F20"/>
          <w:sz w:val="24"/>
          <w:szCs w:val="24"/>
        </w:rPr>
        <w:t>ir</w:t>
      </w:r>
      <w:r w:rsidR="00010F7C" w:rsidRPr="007A1039">
        <w:rPr>
          <w:rFonts w:ascii="Times New Roman" w:hAnsi="Times New Roman" w:cs="Times New Roman"/>
          <w:color w:val="231F20"/>
          <w:sz w:val="24"/>
          <w:szCs w:val="24"/>
        </w:rPr>
        <w:t xml:space="preserve"> parcel to </w:t>
      </w:r>
      <w:r w:rsidR="00010F7C" w:rsidRPr="00AF0661">
        <w:rPr>
          <w:rFonts w:ascii="Times New Roman" w:hAnsi="Times New Roman" w:cs="Times New Roman"/>
          <w:color w:val="231F20"/>
          <w:sz w:val="24"/>
          <w:szCs w:val="24"/>
          <w:u w:color="231F20"/>
        </w:rPr>
        <w:t xml:space="preserve">The Nature </w:t>
      </w:r>
      <w:r w:rsidR="00010F7C" w:rsidRPr="00AF0661">
        <w:rPr>
          <w:rFonts w:ascii="Times New Roman" w:hAnsi="Times New Roman" w:cs="Times New Roman"/>
          <w:color w:val="231F20"/>
          <w:spacing w:val="-3"/>
          <w:sz w:val="24"/>
          <w:szCs w:val="24"/>
          <w:u w:color="231F20"/>
        </w:rPr>
        <w:t>Conservancy</w:t>
      </w:r>
      <w:r w:rsidR="00010F7C">
        <w:rPr>
          <w:rFonts w:ascii="Times New Roman" w:hAnsi="Times New Roman" w:cs="Times New Roman"/>
          <w:color w:val="231F20"/>
          <w:spacing w:val="-3"/>
          <w:sz w:val="24"/>
          <w:szCs w:val="24"/>
          <w:u w:color="231F20"/>
        </w:rPr>
        <w:t xml:space="preserve">. </w:t>
      </w:r>
      <w:r w:rsidR="00010F7C" w:rsidRPr="00A725B3">
        <w:rPr>
          <w:rFonts w:ascii="Times New Roman" w:hAnsi="Times New Roman" w:cs="Times New Roman"/>
          <w:color w:val="231F20"/>
          <w:spacing w:val="-3"/>
          <w:sz w:val="24"/>
          <w:szCs w:val="24"/>
          <w:u w:color="231F20"/>
        </w:rPr>
        <w:t>[</w:t>
      </w:r>
      <w:r w:rsidR="00010F7C">
        <w:rPr>
          <w:rFonts w:ascii="Times New Roman" w:hAnsi="Times New Roman" w:cs="Times New Roman"/>
          <w:color w:val="231F20"/>
          <w:spacing w:val="-3"/>
          <w:sz w:val="24"/>
          <w:szCs w:val="24"/>
          <w:u w:color="231F20"/>
        </w:rPr>
        <w:t>20</w:t>
      </w:r>
      <w:r w:rsidR="00010F7C" w:rsidRPr="00A725B3">
        <w:rPr>
          <w:rFonts w:ascii="Times New Roman" w:hAnsi="Times New Roman" w:cs="Times New Roman"/>
          <w:color w:val="231F20"/>
          <w:spacing w:val="-3"/>
          <w:sz w:val="24"/>
          <w:szCs w:val="24"/>
          <w:u w:color="231F20"/>
        </w:rPr>
        <w:t>]</w:t>
      </w:r>
    </w:p>
    <w:p w14:paraId="535EFCFB" w14:textId="2435D1D8" w:rsidR="00244661" w:rsidRDefault="00843332" w:rsidP="00010F7C">
      <w:pPr>
        <w:ind w:firstLine="720"/>
        <w:rPr>
          <w:rFonts w:ascii="Times New Roman" w:hAnsi="Times New Roman" w:cs="Times New Roman"/>
          <w:color w:val="231F20"/>
          <w:spacing w:val="-3"/>
          <w:sz w:val="24"/>
          <w:szCs w:val="24"/>
          <w:u w:color="231F20"/>
        </w:rPr>
      </w:pPr>
      <w:r>
        <w:rPr>
          <w:rFonts w:ascii="Times New Roman" w:hAnsi="Times New Roman" w:cs="Times New Roman"/>
          <w:sz w:val="24"/>
          <w:szCs w:val="24"/>
        </w:rPr>
        <w:t xml:space="preserve">How large is </w:t>
      </w:r>
      <w:r w:rsidR="001D1133">
        <w:rPr>
          <w:rFonts w:ascii="Times New Roman" w:hAnsi="Times New Roman" w:cs="Times New Roman"/>
          <w:sz w:val="24"/>
          <w:szCs w:val="24"/>
        </w:rPr>
        <w:t xml:space="preserve">100 acres? </w:t>
      </w:r>
      <w:r>
        <w:rPr>
          <w:rFonts w:ascii="Times New Roman" w:hAnsi="Times New Roman" w:cs="Times New Roman"/>
          <w:sz w:val="24"/>
          <w:szCs w:val="24"/>
        </w:rPr>
        <w:t>Imagine about 13 Lincoln Memorial reflecting pools. Th</w:t>
      </w:r>
      <w:r w:rsidR="00CA33BA">
        <w:rPr>
          <w:rFonts w:ascii="Times New Roman" w:hAnsi="Times New Roman" w:cs="Times New Roman"/>
          <w:sz w:val="24"/>
          <w:szCs w:val="24"/>
        </w:rPr>
        <w:t>e</w:t>
      </w:r>
      <w:r>
        <w:rPr>
          <w:rFonts w:ascii="Times New Roman" w:hAnsi="Times New Roman" w:cs="Times New Roman"/>
          <w:sz w:val="24"/>
          <w:szCs w:val="24"/>
        </w:rPr>
        <w:t xml:space="preserve"> small prairie</w:t>
      </w:r>
      <w:r w:rsidR="00111BD5">
        <w:rPr>
          <w:rFonts w:ascii="Times New Roman" w:hAnsi="Times New Roman" w:cs="Times New Roman"/>
          <w:sz w:val="24"/>
          <w:szCs w:val="24"/>
        </w:rPr>
        <w:t>, about the size of the San Diego Zoo,</w:t>
      </w:r>
      <w:r>
        <w:rPr>
          <w:rFonts w:ascii="Times New Roman" w:hAnsi="Times New Roman" w:cs="Times New Roman"/>
          <w:sz w:val="24"/>
          <w:szCs w:val="24"/>
        </w:rPr>
        <w:t xml:space="preserve"> is </w:t>
      </w:r>
      <w:r w:rsidR="00CA33BA">
        <w:rPr>
          <w:rFonts w:ascii="Times New Roman" w:hAnsi="Times New Roman" w:cs="Times New Roman"/>
          <w:sz w:val="24"/>
          <w:szCs w:val="24"/>
        </w:rPr>
        <w:t xml:space="preserve">an oasis </w:t>
      </w:r>
      <w:r>
        <w:rPr>
          <w:rFonts w:ascii="Times New Roman" w:hAnsi="Times New Roman" w:cs="Times New Roman"/>
          <w:sz w:val="24"/>
          <w:szCs w:val="24"/>
        </w:rPr>
        <w:t>in the heart of a</w:t>
      </w:r>
      <w:r w:rsidR="00CA33BA">
        <w:rPr>
          <w:rFonts w:ascii="Times New Roman" w:hAnsi="Times New Roman" w:cs="Times New Roman"/>
          <w:sz w:val="24"/>
          <w:szCs w:val="24"/>
        </w:rPr>
        <w:t xml:space="preserve"> heavily developed</w:t>
      </w:r>
      <w:r>
        <w:rPr>
          <w:rFonts w:ascii="Times New Roman" w:hAnsi="Times New Roman" w:cs="Times New Roman"/>
          <w:sz w:val="24"/>
          <w:szCs w:val="24"/>
        </w:rPr>
        <w:t xml:space="preserve"> urban area</w:t>
      </w:r>
      <w:r w:rsidR="00010F7C">
        <w:rPr>
          <w:rFonts w:ascii="Times New Roman" w:hAnsi="Times New Roman" w:cs="Times New Roman"/>
          <w:sz w:val="24"/>
          <w:szCs w:val="24"/>
        </w:rPr>
        <w:t xml:space="preserve">. </w:t>
      </w:r>
      <w:r w:rsidR="00244661" w:rsidRPr="007A1039">
        <w:rPr>
          <w:rFonts w:ascii="Times New Roman" w:hAnsi="Times New Roman" w:cs="Times New Roman"/>
          <w:color w:val="231F20"/>
          <w:sz w:val="24"/>
          <w:szCs w:val="24"/>
        </w:rPr>
        <w:t xml:space="preserve">Despite deep degradation of </w:t>
      </w:r>
      <w:r w:rsidR="00326240">
        <w:rPr>
          <w:rFonts w:ascii="Times New Roman" w:hAnsi="Times New Roman" w:cs="Times New Roman"/>
          <w:color w:val="231F20"/>
          <w:sz w:val="24"/>
          <w:szCs w:val="24"/>
        </w:rPr>
        <w:t xml:space="preserve">its </w:t>
      </w:r>
      <w:r w:rsidR="00244661" w:rsidRPr="007A1039">
        <w:rPr>
          <w:rFonts w:ascii="Times New Roman" w:hAnsi="Times New Roman" w:cs="Times New Roman"/>
          <w:color w:val="231F20"/>
          <w:sz w:val="24"/>
          <w:szCs w:val="24"/>
        </w:rPr>
        <w:t>native grasses</w:t>
      </w:r>
      <w:r w:rsidR="00244661">
        <w:rPr>
          <w:rFonts w:ascii="Times New Roman" w:hAnsi="Times New Roman" w:cs="Times New Roman"/>
          <w:color w:val="231F20"/>
          <w:sz w:val="24"/>
          <w:szCs w:val="24"/>
        </w:rPr>
        <w:t xml:space="preserve"> by</w:t>
      </w:r>
      <w:r w:rsidR="00244661" w:rsidRPr="007A1039">
        <w:rPr>
          <w:rFonts w:ascii="Times New Roman" w:hAnsi="Times New Roman" w:cs="Times New Roman"/>
          <w:color w:val="231F20"/>
          <w:sz w:val="24"/>
          <w:szCs w:val="24"/>
        </w:rPr>
        <w:t xml:space="preserve"> invasive plants, widespread restoration is taking place</w:t>
      </w:r>
      <w:r w:rsidR="00244661">
        <w:rPr>
          <w:rFonts w:ascii="Times New Roman" w:hAnsi="Times New Roman" w:cs="Times New Roman"/>
          <w:color w:val="231F20"/>
          <w:sz w:val="24"/>
          <w:szCs w:val="24"/>
        </w:rPr>
        <w:t xml:space="preserve">. </w:t>
      </w:r>
      <w:r w:rsidR="00244661" w:rsidRPr="007A1039">
        <w:rPr>
          <w:rFonts w:ascii="Times New Roman" w:hAnsi="Times New Roman" w:cs="Times New Roman"/>
          <w:color w:val="231F20"/>
          <w:sz w:val="24"/>
          <w:szCs w:val="24"/>
        </w:rPr>
        <w:t xml:space="preserve"> </w:t>
      </w:r>
      <w:r w:rsidR="00244661">
        <w:rPr>
          <w:rFonts w:ascii="Times New Roman" w:hAnsi="Times New Roman" w:cs="Times New Roman"/>
          <w:color w:val="231F20"/>
          <w:sz w:val="24"/>
          <w:szCs w:val="24"/>
        </w:rPr>
        <w:t xml:space="preserve">In only four </w:t>
      </w:r>
      <w:r w:rsidR="00244661" w:rsidRPr="007A1039">
        <w:rPr>
          <w:rFonts w:ascii="Times New Roman" w:hAnsi="Times New Roman" w:cs="Times New Roman"/>
          <w:color w:val="231F20"/>
          <w:sz w:val="24"/>
          <w:szCs w:val="24"/>
        </w:rPr>
        <w:t>decades</w:t>
      </w:r>
      <w:r w:rsidR="00244661">
        <w:rPr>
          <w:rFonts w:ascii="Times New Roman" w:hAnsi="Times New Roman" w:cs="Times New Roman"/>
          <w:color w:val="231F20"/>
          <w:sz w:val="24"/>
          <w:szCs w:val="24"/>
        </w:rPr>
        <w:t>,</w:t>
      </w:r>
      <w:r w:rsidR="00244661" w:rsidRPr="007A1039">
        <w:rPr>
          <w:rFonts w:ascii="Times New Roman" w:hAnsi="Times New Roman" w:cs="Times New Roman"/>
          <w:color w:val="231F20"/>
          <w:sz w:val="24"/>
          <w:szCs w:val="24"/>
        </w:rPr>
        <w:t xml:space="preserve"> much of the original prairie’s tallgrass </w:t>
      </w:r>
      <w:r w:rsidR="00244661">
        <w:rPr>
          <w:rFonts w:ascii="Times New Roman" w:hAnsi="Times New Roman" w:cs="Times New Roman"/>
          <w:color w:val="231F20"/>
          <w:sz w:val="24"/>
          <w:szCs w:val="24"/>
        </w:rPr>
        <w:t>has</w:t>
      </w:r>
      <w:r w:rsidR="00244661" w:rsidRPr="007A1039">
        <w:rPr>
          <w:rFonts w:ascii="Times New Roman" w:hAnsi="Times New Roman" w:cs="Times New Roman"/>
          <w:color w:val="231F20"/>
          <w:sz w:val="24"/>
          <w:szCs w:val="24"/>
        </w:rPr>
        <w:t xml:space="preserve"> re-establish</w:t>
      </w:r>
      <w:r w:rsidR="00244661">
        <w:rPr>
          <w:rFonts w:ascii="Times New Roman" w:hAnsi="Times New Roman" w:cs="Times New Roman"/>
          <w:color w:val="231F20"/>
          <w:sz w:val="24"/>
          <w:szCs w:val="24"/>
        </w:rPr>
        <w:t>ed</w:t>
      </w:r>
      <w:r w:rsidR="00244661" w:rsidRPr="007A1039">
        <w:rPr>
          <w:rFonts w:ascii="Times New Roman" w:hAnsi="Times New Roman" w:cs="Times New Roman"/>
          <w:color w:val="231F20"/>
          <w:sz w:val="24"/>
          <w:szCs w:val="24"/>
        </w:rPr>
        <w:t xml:space="preserve"> itself.</w:t>
      </w:r>
      <w:r w:rsidR="00244661">
        <w:rPr>
          <w:rFonts w:ascii="Times New Roman" w:hAnsi="Times New Roman" w:cs="Times New Roman"/>
          <w:color w:val="231F20"/>
          <w:sz w:val="24"/>
          <w:szCs w:val="24"/>
        </w:rPr>
        <w:t xml:space="preserve"> </w:t>
      </w:r>
      <w:r w:rsidR="00244661" w:rsidRPr="007A1039">
        <w:rPr>
          <w:rFonts w:ascii="Times New Roman" w:hAnsi="Times New Roman" w:cs="Times New Roman"/>
          <w:color w:val="231F20"/>
          <w:sz w:val="24"/>
          <w:szCs w:val="24"/>
        </w:rPr>
        <w:t xml:space="preserve"> Today, over 100 acres are classified as high-quality tallgrass prairie, long-gone birds have reappeared, and Gensburg-Markham has been designated a National Natural Landmark, </w:t>
      </w:r>
      <w:r w:rsidR="0052524E">
        <w:rPr>
          <w:rFonts w:ascii="Times New Roman" w:hAnsi="Times New Roman" w:cs="Times New Roman"/>
          <w:color w:val="231F20"/>
          <w:sz w:val="24"/>
          <w:szCs w:val="24"/>
        </w:rPr>
        <w:t>“</w:t>
      </w:r>
      <w:r w:rsidR="00244661" w:rsidRPr="007A1039">
        <w:rPr>
          <w:rFonts w:ascii="Times New Roman" w:hAnsi="Times New Roman" w:cs="Times New Roman"/>
          <w:color w:val="231F20"/>
          <w:sz w:val="24"/>
          <w:szCs w:val="24"/>
        </w:rPr>
        <w:t>an unusual example of sandy loam prairie</w:t>
      </w:r>
      <w:r w:rsidR="0052524E">
        <w:rPr>
          <w:rFonts w:ascii="Times New Roman" w:hAnsi="Times New Roman" w:cs="Times New Roman"/>
          <w:color w:val="231F20"/>
          <w:sz w:val="24"/>
          <w:szCs w:val="24"/>
        </w:rPr>
        <w:t>.”</w:t>
      </w:r>
      <w:r w:rsidR="00244661">
        <w:rPr>
          <w:rFonts w:ascii="Times New Roman" w:hAnsi="Times New Roman" w:cs="Times New Roman"/>
          <w:color w:val="231F20"/>
          <w:sz w:val="24"/>
          <w:szCs w:val="24"/>
        </w:rPr>
        <w:t xml:space="preserve"> </w:t>
      </w:r>
      <w:r w:rsidR="00010F7C">
        <w:rPr>
          <w:rFonts w:ascii="Times New Roman" w:hAnsi="Times New Roman" w:cs="Times New Roman"/>
          <w:color w:val="231F20"/>
          <w:sz w:val="24"/>
          <w:szCs w:val="24"/>
        </w:rPr>
        <w:t>[19]</w:t>
      </w:r>
      <w:r w:rsidR="00244661">
        <w:rPr>
          <w:rFonts w:ascii="Times New Roman" w:hAnsi="Times New Roman" w:cs="Times New Roman"/>
          <w:color w:val="231F20"/>
          <w:sz w:val="24"/>
          <w:szCs w:val="24"/>
        </w:rPr>
        <w:t xml:space="preserve"> </w:t>
      </w:r>
    </w:p>
    <w:p w14:paraId="2DB1B508" w14:textId="78DB31CD" w:rsidR="0099223B" w:rsidRPr="0099223B" w:rsidRDefault="0099223B" w:rsidP="00244661">
      <w:pPr>
        <w:pStyle w:val="BodyText"/>
        <w:tabs>
          <w:tab w:val="left" w:pos="0"/>
        </w:tabs>
        <w:spacing w:before="11" w:line="228" w:lineRule="auto"/>
        <w:rPr>
          <w:rFonts w:ascii="Times New Roman" w:hAnsi="Times New Roman" w:cs="Times New Roman"/>
          <w:color w:val="231F20"/>
          <w:spacing w:val="-3"/>
          <w:sz w:val="24"/>
          <w:szCs w:val="24"/>
        </w:rPr>
      </w:pPr>
      <w:r>
        <w:rPr>
          <w:rFonts w:ascii="Times New Roman" w:hAnsi="Times New Roman" w:cs="Times New Roman"/>
          <w:color w:val="231F20"/>
          <w:spacing w:val="-3"/>
          <w:sz w:val="24"/>
          <w:szCs w:val="24"/>
          <w:u w:color="231F20"/>
        </w:rPr>
        <w:tab/>
      </w:r>
    </w:p>
    <w:p w14:paraId="18E8C64B" w14:textId="5E310465" w:rsidR="00A5119C" w:rsidRDefault="00A5119C" w:rsidP="00A5119C">
      <w:pPr>
        <w:pStyle w:val="BodyText"/>
        <w:tabs>
          <w:tab w:val="left" w:pos="0"/>
        </w:tabs>
        <w:spacing w:before="86" w:line="228" w:lineRule="auto"/>
        <w:ind w:right="-120"/>
        <w:rPr>
          <w:rFonts w:ascii="Times New Roman" w:hAnsi="Times New Roman" w:cs="Times New Roman"/>
          <w:b/>
          <w:bCs/>
          <w:sz w:val="24"/>
          <w:szCs w:val="24"/>
        </w:rPr>
      </w:pPr>
      <w:r>
        <w:rPr>
          <w:rFonts w:ascii="Times New Roman" w:hAnsi="Times New Roman" w:cs="Times New Roman"/>
          <w:b/>
          <w:bCs/>
          <w:sz w:val="24"/>
          <w:szCs w:val="24"/>
        </w:rPr>
        <w:t>___________________________________________________________________________</w:t>
      </w:r>
    </w:p>
    <w:p w14:paraId="2E46C5E9" w14:textId="3DFFC9AD" w:rsidR="00A5119C" w:rsidRDefault="009A7460" w:rsidP="00533BD4">
      <w:pPr>
        <w:pStyle w:val="BodyText"/>
        <w:tabs>
          <w:tab w:val="left" w:pos="0"/>
        </w:tabs>
        <w:spacing w:before="86" w:line="228" w:lineRule="auto"/>
        <w:ind w:right="-120"/>
        <w:jc w:val="center"/>
        <w:rPr>
          <w:rFonts w:ascii="Times New Roman" w:hAnsi="Times New Roman" w:cs="Times New Roman"/>
          <w:b/>
          <w:bCs/>
          <w:sz w:val="24"/>
          <w:szCs w:val="24"/>
        </w:rPr>
      </w:pPr>
      <w:r>
        <w:rPr>
          <w:rFonts w:ascii="Times New Roman" w:hAnsi="Times New Roman" w:cs="Times New Roman"/>
          <w:b/>
          <w:bCs/>
          <w:sz w:val="24"/>
          <w:szCs w:val="24"/>
        </w:rPr>
        <w:t>Insert Figure 22.</w:t>
      </w:r>
      <w:r w:rsidR="00A5119C">
        <w:rPr>
          <w:rFonts w:ascii="Times New Roman" w:hAnsi="Times New Roman" w:cs="Times New Roman"/>
          <w:b/>
          <w:bCs/>
          <w:sz w:val="24"/>
          <w:szCs w:val="24"/>
        </w:rPr>
        <w:t>6</w:t>
      </w:r>
      <w:r w:rsidR="009F580F">
        <w:rPr>
          <w:rFonts w:ascii="Times New Roman" w:hAnsi="Times New Roman" w:cs="Times New Roman"/>
          <w:b/>
          <w:bCs/>
          <w:sz w:val="24"/>
          <w:szCs w:val="24"/>
        </w:rPr>
        <w:t xml:space="preserve"> </w:t>
      </w:r>
      <w:r>
        <w:rPr>
          <w:rFonts w:ascii="Times New Roman" w:hAnsi="Times New Roman" w:cs="Times New Roman"/>
          <w:b/>
          <w:bCs/>
          <w:sz w:val="24"/>
          <w:szCs w:val="24"/>
        </w:rPr>
        <w:t xml:space="preserve">Here, </w:t>
      </w:r>
      <w:r w:rsidR="00051542">
        <w:rPr>
          <w:rFonts w:ascii="Times New Roman" w:hAnsi="Times New Roman" w:cs="Times New Roman"/>
          <w:b/>
          <w:bCs/>
          <w:sz w:val="24"/>
          <w:szCs w:val="24"/>
        </w:rPr>
        <w:t>National</w:t>
      </w:r>
      <w:r>
        <w:rPr>
          <w:rFonts w:ascii="Times New Roman" w:hAnsi="Times New Roman" w:cs="Times New Roman"/>
          <w:b/>
          <w:bCs/>
          <w:sz w:val="24"/>
          <w:szCs w:val="24"/>
        </w:rPr>
        <w:t xml:space="preserve"> Grassland</w:t>
      </w:r>
      <w:r w:rsidR="00051542">
        <w:rPr>
          <w:rFonts w:ascii="Times New Roman" w:hAnsi="Times New Roman" w:cs="Times New Roman"/>
          <w:b/>
          <w:bCs/>
          <w:sz w:val="24"/>
          <w:szCs w:val="24"/>
        </w:rPr>
        <w:t>s map</w:t>
      </w:r>
      <w:r>
        <w:rPr>
          <w:rFonts w:ascii="Times New Roman" w:hAnsi="Times New Roman" w:cs="Times New Roman"/>
          <w:b/>
          <w:bCs/>
          <w:sz w:val="24"/>
          <w:szCs w:val="24"/>
        </w:rPr>
        <w:t xml:space="preserve">,  </w:t>
      </w:r>
      <w:r w:rsidR="00051542">
        <w:rPr>
          <w:rFonts w:ascii="Times New Roman" w:hAnsi="Times New Roman" w:cs="Times New Roman"/>
          <w:b/>
          <w:bCs/>
          <w:sz w:val="24"/>
          <w:szCs w:val="24"/>
        </w:rPr>
        <w:t xml:space="preserve">½ page </w:t>
      </w:r>
    </w:p>
    <w:p w14:paraId="687C63B5" w14:textId="64FBE32B" w:rsidR="009A7460" w:rsidRDefault="00051542" w:rsidP="00533BD4">
      <w:pPr>
        <w:pStyle w:val="BodyText"/>
        <w:tabs>
          <w:tab w:val="left" w:pos="0"/>
        </w:tabs>
        <w:spacing w:before="86" w:line="228" w:lineRule="auto"/>
        <w:ind w:right="-120"/>
        <w:jc w:val="center"/>
        <w:rPr>
          <w:rFonts w:ascii="Times New Roman" w:hAnsi="Times New Roman" w:cs="Times New Roman"/>
          <w:b/>
          <w:bCs/>
          <w:sz w:val="24"/>
          <w:szCs w:val="24"/>
        </w:rPr>
      </w:pPr>
      <w:r>
        <w:rPr>
          <w:rFonts w:ascii="Times New Roman" w:hAnsi="Times New Roman" w:cs="Times New Roman"/>
          <w:b/>
          <w:bCs/>
          <w:sz w:val="24"/>
          <w:szCs w:val="24"/>
        </w:rPr>
        <w:t xml:space="preserve"> Check readability</w:t>
      </w:r>
    </w:p>
    <w:p w14:paraId="5BD0548E" w14:textId="77777777" w:rsidR="00533BD4" w:rsidRDefault="00533BD4" w:rsidP="00533BD4">
      <w:pPr>
        <w:pStyle w:val="BodyText"/>
        <w:tabs>
          <w:tab w:val="left" w:pos="0"/>
        </w:tabs>
        <w:spacing w:before="86" w:line="228" w:lineRule="auto"/>
        <w:ind w:right="-120"/>
        <w:rPr>
          <w:rFonts w:ascii="Times New Roman" w:hAnsi="Times New Roman" w:cs="Times New Roman"/>
          <w:b/>
          <w:bCs/>
          <w:sz w:val="24"/>
          <w:szCs w:val="24"/>
        </w:rPr>
      </w:pPr>
    </w:p>
    <w:p w14:paraId="4B6C48C3" w14:textId="421895C1" w:rsidR="00A5119C" w:rsidRDefault="00533BD4" w:rsidP="00533BD4">
      <w:pPr>
        <w:pStyle w:val="BodyText"/>
        <w:tabs>
          <w:tab w:val="left" w:pos="0"/>
        </w:tabs>
        <w:spacing w:before="86" w:line="228" w:lineRule="auto"/>
        <w:ind w:right="-120"/>
        <w:jc w:val="center"/>
        <w:rPr>
          <w:rFonts w:ascii="Times New Roman" w:hAnsi="Times New Roman" w:cs="Times New Roman"/>
          <w:b/>
          <w:bCs/>
          <w:sz w:val="24"/>
          <w:szCs w:val="24"/>
        </w:rPr>
      </w:pPr>
      <w:r>
        <w:rPr>
          <w:rFonts w:ascii="Times New Roman" w:hAnsi="Times New Roman" w:cs="Times New Roman"/>
          <w:b/>
          <w:bCs/>
          <w:sz w:val="24"/>
          <w:szCs w:val="24"/>
        </w:rPr>
        <w:t>Insert Figure 22.</w:t>
      </w:r>
      <w:r w:rsidR="00A5119C">
        <w:rPr>
          <w:rFonts w:ascii="Times New Roman" w:hAnsi="Times New Roman" w:cs="Times New Roman"/>
          <w:b/>
          <w:bCs/>
          <w:sz w:val="24"/>
          <w:szCs w:val="24"/>
        </w:rPr>
        <w:t>7</w:t>
      </w:r>
      <w:r>
        <w:rPr>
          <w:rFonts w:ascii="Times New Roman" w:hAnsi="Times New Roman" w:cs="Times New Roman"/>
          <w:b/>
          <w:bCs/>
          <w:sz w:val="24"/>
          <w:szCs w:val="24"/>
        </w:rPr>
        <w:t xml:space="preserve"> </w:t>
      </w:r>
      <w:r w:rsidR="00A5119C">
        <w:rPr>
          <w:rFonts w:ascii="Times New Roman" w:hAnsi="Times New Roman" w:cs="Times New Roman"/>
          <w:b/>
          <w:bCs/>
          <w:sz w:val="24"/>
          <w:szCs w:val="24"/>
        </w:rPr>
        <w:t>PPRI Land cover/land use map, ½ page</w:t>
      </w:r>
    </w:p>
    <w:p w14:paraId="3E360660" w14:textId="77777777" w:rsidR="00A5119C" w:rsidRDefault="00A5119C" w:rsidP="00533BD4">
      <w:pPr>
        <w:pStyle w:val="BodyText"/>
        <w:tabs>
          <w:tab w:val="left" w:pos="0"/>
        </w:tabs>
        <w:spacing w:before="86" w:line="228" w:lineRule="auto"/>
        <w:ind w:right="-120"/>
        <w:jc w:val="center"/>
        <w:rPr>
          <w:rFonts w:ascii="Times New Roman" w:hAnsi="Times New Roman" w:cs="Times New Roman"/>
          <w:b/>
          <w:bCs/>
          <w:sz w:val="24"/>
          <w:szCs w:val="24"/>
        </w:rPr>
      </w:pPr>
    </w:p>
    <w:p w14:paraId="47C0FA4D" w14:textId="14924BA2" w:rsidR="00C40BF8" w:rsidRDefault="00533BD4" w:rsidP="00533BD4">
      <w:pPr>
        <w:pStyle w:val="BodyText"/>
        <w:tabs>
          <w:tab w:val="left" w:pos="0"/>
        </w:tabs>
        <w:spacing w:before="86" w:line="228" w:lineRule="auto"/>
        <w:ind w:right="-120"/>
        <w:jc w:val="center"/>
        <w:rPr>
          <w:rFonts w:ascii="Times New Roman" w:hAnsi="Times New Roman" w:cs="Times New Roman"/>
          <w:b/>
          <w:bCs/>
          <w:sz w:val="24"/>
          <w:szCs w:val="24"/>
        </w:rPr>
      </w:pPr>
      <w:r>
        <w:rPr>
          <w:rFonts w:ascii="Times New Roman" w:hAnsi="Times New Roman" w:cs="Times New Roman"/>
          <w:b/>
          <w:bCs/>
          <w:sz w:val="24"/>
          <w:szCs w:val="24"/>
        </w:rPr>
        <w:t>image of Grassland – full facing page</w:t>
      </w:r>
    </w:p>
    <w:p w14:paraId="2AE79057" w14:textId="10991554" w:rsidR="00051542" w:rsidRDefault="00051542" w:rsidP="00533BD4">
      <w:pPr>
        <w:pStyle w:val="BodyText"/>
        <w:tabs>
          <w:tab w:val="left" w:pos="0"/>
        </w:tabs>
        <w:spacing w:before="86" w:line="228" w:lineRule="auto"/>
        <w:ind w:right="-120"/>
        <w:jc w:val="center"/>
        <w:rPr>
          <w:rFonts w:ascii="Times New Roman" w:hAnsi="Times New Roman" w:cs="Times New Roman"/>
          <w:b/>
          <w:bCs/>
          <w:sz w:val="24"/>
          <w:szCs w:val="24"/>
        </w:rPr>
      </w:pPr>
    </w:p>
    <w:p w14:paraId="5BD3E213" w14:textId="05B4A2D2" w:rsidR="00051542" w:rsidRDefault="00051542" w:rsidP="00533BD4">
      <w:pPr>
        <w:pStyle w:val="BodyText"/>
        <w:tabs>
          <w:tab w:val="left" w:pos="0"/>
        </w:tabs>
        <w:spacing w:before="86" w:line="228" w:lineRule="auto"/>
        <w:ind w:right="-120"/>
        <w:jc w:val="center"/>
        <w:rPr>
          <w:rFonts w:ascii="Times New Roman" w:hAnsi="Times New Roman" w:cs="Times New Roman"/>
          <w:b/>
          <w:bCs/>
          <w:sz w:val="24"/>
          <w:szCs w:val="24"/>
        </w:rPr>
      </w:pPr>
      <w:r>
        <w:rPr>
          <w:rFonts w:ascii="Times New Roman" w:hAnsi="Times New Roman" w:cs="Times New Roman"/>
          <w:b/>
          <w:bCs/>
          <w:sz w:val="24"/>
          <w:szCs w:val="24"/>
        </w:rPr>
        <w:t>Insert Figure 22.</w:t>
      </w:r>
      <w:r w:rsidR="00A5119C">
        <w:rPr>
          <w:rFonts w:ascii="Times New Roman" w:hAnsi="Times New Roman" w:cs="Times New Roman"/>
          <w:b/>
          <w:bCs/>
          <w:sz w:val="24"/>
          <w:szCs w:val="24"/>
        </w:rPr>
        <w:t>8</w:t>
      </w:r>
      <w:r>
        <w:rPr>
          <w:rFonts w:ascii="Times New Roman" w:hAnsi="Times New Roman" w:cs="Times New Roman"/>
          <w:b/>
          <w:bCs/>
          <w:sz w:val="24"/>
          <w:szCs w:val="24"/>
        </w:rPr>
        <w:t xml:space="preserve"> image of Grassland – full  page facing</w:t>
      </w:r>
    </w:p>
    <w:p w14:paraId="6973BFD7" w14:textId="77777777" w:rsidR="00C40BF8" w:rsidRPr="00471E6E" w:rsidRDefault="00C40BF8" w:rsidP="00C40BF8">
      <w:pPr>
        <w:pStyle w:val="BodyText"/>
        <w:tabs>
          <w:tab w:val="left" w:pos="0"/>
        </w:tabs>
        <w:spacing w:before="86" w:line="228" w:lineRule="auto"/>
        <w:ind w:right="-120"/>
        <w:rPr>
          <w:rFonts w:ascii="Times New Roman" w:hAnsi="Times New Roman" w:cs="Times New Roman"/>
          <w:b/>
          <w:bCs/>
          <w:sz w:val="24"/>
          <w:szCs w:val="24"/>
        </w:rPr>
      </w:pPr>
    </w:p>
    <w:p w14:paraId="37C83DF2" w14:textId="2220F78B" w:rsidR="009A7460" w:rsidRDefault="00244661" w:rsidP="00244661">
      <w:pPr>
        <w:pStyle w:val="BodyText"/>
        <w:tabs>
          <w:tab w:val="left" w:pos="0"/>
        </w:tabs>
        <w:ind w:right="-120"/>
        <w:jc w:val="center"/>
        <w:rPr>
          <w:rFonts w:ascii="Times New Roman" w:hAnsi="Times New Roman" w:cs="Times New Roman"/>
          <w:b/>
          <w:bCs/>
          <w:noProof/>
          <w:sz w:val="24"/>
          <w:szCs w:val="24"/>
        </w:rPr>
      </w:pPr>
      <w:r>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0567D5AD" wp14:editId="7B7CF568">
                <wp:simplePos x="0" y="0"/>
                <wp:positionH relativeFrom="page">
                  <wp:posOffset>8648700</wp:posOffset>
                </wp:positionH>
                <wp:positionV relativeFrom="page">
                  <wp:posOffset>190500</wp:posOffset>
                </wp:positionV>
                <wp:extent cx="0" cy="0"/>
                <wp:effectExtent l="9525" t="200025" r="9525" b="200025"/>
                <wp:wrapNone/>
                <wp:docPr id="27" name="Straight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E0CE61" id="Straight Connector 27" o:spid="_x0000_s1026" style="position:absolute;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81pt,15pt" to="681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" strokeweight=".25pt">
                <w10:wrap anchorx="page" anchory="page"/>
              </v:lin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03DF9364" wp14:editId="33261981">
                <wp:simplePos x="0" y="0"/>
                <wp:positionH relativeFrom="page">
                  <wp:posOffset>8648700</wp:posOffset>
                </wp:positionH>
                <wp:positionV relativeFrom="page">
                  <wp:posOffset>6134100</wp:posOffset>
                </wp:positionV>
                <wp:extent cx="0" cy="190500"/>
                <wp:effectExtent l="9525" t="9525" r="9525" b="9525"/>
                <wp:wrapNone/>
                <wp:docPr id="26" name="Straight Connector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050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BF78D1" id="Straight Connector 26" o:spid="_x0000_s1026" style="position:absolute;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81pt,483pt" to="681pt,4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" strokeweight=".25pt">
                <w10:wrap anchorx="page" anchory="page"/>
              </v:lin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2336" behindDoc="0" locked="0" layoutInCell="1" allowOverlap="1" wp14:anchorId="57AD29DA" wp14:editId="292B6EAE">
                <wp:simplePos x="0" y="0"/>
                <wp:positionH relativeFrom="page">
                  <wp:posOffset>419100</wp:posOffset>
                </wp:positionH>
                <wp:positionV relativeFrom="page">
                  <wp:posOffset>6134100</wp:posOffset>
                </wp:positionV>
                <wp:extent cx="0" cy="190500"/>
                <wp:effectExtent l="9525" t="9525" r="9525" b="9525"/>
                <wp:wrapNone/>
                <wp:docPr id="25" name="Straight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050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558A44" id="Straight Connector 25" o:spid="_x0000_s1026" style="position:absolute;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33pt,483pt" to="33pt,4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" strokeweight=".25pt">
                <w10:wrap anchorx="page" anchory="page"/>
              </v:lin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3360" behindDoc="0" locked="0" layoutInCell="1" allowOverlap="1" wp14:anchorId="0241E4ED" wp14:editId="34F8182A">
                <wp:simplePos x="0" y="0"/>
                <wp:positionH relativeFrom="page">
                  <wp:posOffset>8877300</wp:posOffset>
                </wp:positionH>
                <wp:positionV relativeFrom="page">
                  <wp:posOffset>419100</wp:posOffset>
                </wp:positionV>
                <wp:extent cx="190500" cy="0"/>
                <wp:effectExtent l="9525" t="9525" r="9525" b="9525"/>
                <wp:wrapNone/>
                <wp:docPr id="24" name="Straight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EA25E8" id="Straight Connector 24" o:spid="_x0000_s1026" style="position:absolute;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99pt,33pt" to="714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" strokeweight=".25pt">
                <w10:wrap anchorx="page" anchory="page"/>
              </v:lin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4384" behindDoc="0" locked="0" layoutInCell="1" allowOverlap="1" wp14:anchorId="2CC3C25A" wp14:editId="6D03BEEC">
                <wp:simplePos x="0" y="0"/>
                <wp:positionH relativeFrom="page">
                  <wp:posOffset>8877300</wp:posOffset>
                </wp:positionH>
                <wp:positionV relativeFrom="page">
                  <wp:posOffset>5905500</wp:posOffset>
                </wp:positionV>
                <wp:extent cx="190500" cy="0"/>
                <wp:effectExtent l="9525" t="9525" r="9525" b="9525"/>
                <wp:wrapNone/>
                <wp:docPr id="23" name="Straight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D4ACEF" id="Straight Connector 23" o:spid="_x0000_s1026" style="position:absolute;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99pt,465pt" to="714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" strokeweight=".25pt">
                <w10:wrap anchorx="page" anchory="page"/>
              </v:lin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5408" behindDoc="0" locked="0" layoutInCell="1" allowOverlap="1" wp14:anchorId="43C067D5" wp14:editId="475C3936">
                <wp:simplePos x="0" y="0"/>
                <wp:positionH relativeFrom="page">
                  <wp:posOffset>190500</wp:posOffset>
                </wp:positionH>
                <wp:positionV relativeFrom="page">
                  <wp:posOffset>5905500</wp:posOffset>
                </wp:positionV>
                <wp:extent cx="0" cy="0"/>
                <wp:effectExtent l="200025" t="9525" r="200025" b="9525"/>
                <wp:wrapNone/>
                <wp:docPr id="22"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0386E0" id="Straight Connector 22" o:spid="_x0000_s1026" style="position:absolute;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5pt,465pt" to="15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" strokeweight=".25pt">
                <w10:wrap anchorx="page" anchory="page"/>
              </v:line>
            </w:pict>
          </mc:Fallback>
        </mc:AlternateContent>
      </w:r>
      <w:r w:rsidR="00A054DF">
        <w:rPr>
          <w:rFonts w:ascii="Times New Roman" w:hAnsi="Times New Roman" w:cs="Times New Roman"/>
          <w:b/>
          <w:bCs/>
          <w:noProof/>
          <w:sz w:val="24"/>
          <w:szCs w:val="24"/>
        </w:rPr>
        <w:t>Insert Figure 22.9 -- Grasslands</w:t>
      </w:r>
      <w:r>
        <w:rPr>
          <w:rFonts w:ascii="Times New Roman" w:hAnsi="Times New Roman" w:cs="Times New Roman"/>
          <w:noProof/>
          <w:sz w:val="24"/>
          <w:szCs w:val="24"/>
        </w:rPr>
        <mc:AlternateContent>
          <mc:Choice Requires="wpg">
            <w:drawing>
              <wp:inline distT="0" distB="0" distL="0" distR="0" wp14:anchorId="2A938507" wp14:editId="786328B1">
                <wp:extent cx="190500" cy="3175"/>
                <wp:effectExtent l="9525" t="5080" r="9525" b="10795"/>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0500" cy="3175"/>
                          <a:chOff x="0" y="0"/>
                          <a:chExt cx="300" cy="5"/>
                        </a:xfrm>
                      </wpg:grpSpPr>
                      <wps:wsp>
                        <wps:cNvPr id="19" name="Line 3"/>
                        <wps:cNvCnPr>
                          <a:cxnSpLocks noChangeShapeType="1"/>
                        </wps:cNvCnPr>
                        <wps:spPr bwMode="auto">
                          <a:xfrm>
                            <a:off x="300" y="2"/>
                            <a:ext cx="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2A37F984" id="Group 18" o:spid="_x0000_s1026" style="width:15pt;height:.25pt;mso-position-horizontal-relative:char;mso-position-vertical-relative:line" coordsize="30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">
                <v:line id="Line 3" o:spid="_x0000_s1027" style="position:absolute;visibility:visible;mso-wrap-style:square" from="300,2" to="30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" strokeweight=".25pt"/>
                <w10:anchorlock/>
              </v:group>
            </w:pict>
          </mc:Fallback>
        </mc:AlternateContent>
      </w:r>
    </w:p>
    <w:p w14:paraId="65C56630" w14:textId="77777777" w:rsidR="00A054DF" w:rsidRDefault="00A054DF" w:rsidP="00244661">
      <w:pPr>
        <w:pStyle w:val="BodyText"/>
        <w:tabs>
          <w:tab w:val="left" w:pos="0"/>
        </w:tabs>
        <w:ind w:right="-120"/>
        <w:jc w:val="center"/>
        <w:rPr>
          <w:rFonts w:ascii="Times New Roman" w:hAnsi="Times New Roman" w:cs="Times New Roman"/>
          <w:b/>
          <w:color w:val="231F20"/>
          <w:sz w:val="24"/>
          <w:szCs w:val="24"/>
          <w:u w:color="231F20"/>
        </w:rPr>
      </w:pPr>
    </w:p>
    <w:p w14:paraId="5EDFD635" w14:textId="77777777" w:rsidR="00A5119C" w:rsidRDefault="00A5119C" w:rsidP="00244661">
      <w:pPr>
        <w:pStyle w:val="BodyText"/>
        <w:tabs>
          <w:tab w:val="left" w:pos="0"/>
        </w:tabs>
        <w:ind w:right="-120"/>
        <w:jc w:val="center"/>
        <w:rPr>
          <w:rFonts w:ascii="Times New Roman" w:hAnsi="Times New Roman" w:cs="Times New Roman"/>
          <w:b/>
          <w:color w:val="231F20"/>
          <w:sz w:val="24"/>
          <w:szCs w:val="24"/>
          <w:u w:color="231F20"/>
        </w:rPr>
      </w:pPr>
      <w:r>
        <w:rPr>
          <w:rFonts w:ascii="Times New Roman" w:hAnsi="Times New Roman" w:cs="Times New Roman"/>
          <w:b/>
          <w:color w:val="231F20"/>
          <w:sz w:val="24"/>
          <w:szCs w:val="24"/>
          <w:u w:color="231F20"/>
        </w:rPr>
        <w:t xml:space="preserve">Will these 4 fit on a 2-page spread facing each other? </w:t>
      </w:r>
    </w:p>
    <w:p w14:paraId="7334D017" w14:textId="77777777" w:rsidR="00A5119C" w:rsidRDefault="00A5119C" w:rsidP="00244661">
      <w:pPr>
        <w:pStyle w:val="BodyText"/>
        <w:tabs>
          <w:tab w:val="left" w:pos="0"/>
        </w:tabs>
        <w:ind w:right="-120"/>
        <w:jc w:val="center"/>
        <w:rPr>
          <w:rFonts w:ascii="Times New Roman" w:hAnsi="Times New Roman" w:cs="Times New Roman"/>
          <w:b/>
          <w:color w:val="231F20"/>
          <w:sz w:val="24"/>
          <w:szCs w:val="24"/>
          <w:u w:color="231F20"/>
        </w:rPr>
      </w:pPr>
    </w:p>
    <w:p w14:paraId="38DBE7A7" w14:textId="3A2BB3D0" w:rsidR="00A5119C" w:rsidRDefault="00A5119C" w:rsidP="00244661">
      <w:pPr>
        <w:pStyle w:val="BodyText"/>
        <w:tabs>
          <w:tab w:val="left" w:pos="0"/>
        </w:tabs>
        <w:ind w:right="-120"/>
        <w:jc w:val="center"/>
        <w:rPr>
          <w:rFonts w:ascii="Times New Roman" w:hAnsi="Times New Roman" w:cs="Times New Roman"/>
          <w:b/>
          <w:color w:val="231F20"/>
          <w:sz w:val="24"/>
          <w:szCs w:val="24"/>
          <w:u w:color="231F20"/>
        </w:rPr>
      </w:pPr>
      <w:r>
        <w:rPr>
          <w:rFonts w:ascii="Times New Roman" w:hAnsi="Times New Roman" w:cs="Times New Roman"/>
          <w:b/>
          <w:color w:val="231F20"/>
          <w:sz w:val="24"/>
          <w:szCs w:val="24"/>
          <w:u w:color="231F20"/>
        </w:rPr>
        <w:t>OR Should each image be a full page (turned sideways) for a total of 4 pages?</w:t>
      </w:r>
    </w:p>
    <w:p w14:paraId="553332F1" w14:textId="13923FE2" w:rsidR="00244661" w:rsidRPr="00BB5C70" w:rsidRDefault="00A5119C" w:rsidP="00A5119C">
      <w:pPr>
        <w:pStyle w:val="BodyText"/>
        <w:tabs>
          <w:tab w:val="left" w:pos="0"/>
        </w:tabs>
        <w:ind w:right="-120"/>
        <w:rPr>
          <w:rFonts w:ascii="Times New Roman" w:hAnsi="Times New Roman" w:cs="Times New Roman"/>
          <w:b/>
          <w:color w:val="231F20"/>
          <w:sz w:val="24"/>
          <w:szCs w:val="24"/>
          <w:u w:color="231F20"/>
        </w:rPr>
      </w:pPr>
      <w:r>
        <w:rPr>
          <w:rFonts w:ascii="Times New Roman" w:hAnsi="Times New Roman" w:cs="Times New Roman"/>
          <w:b/>
          <w:color w:val="231F20"/>
          <w:sz w:val="24"/>
          <w:szCs w:val="24"/>
          <w:u w:color="231F20"/>
        </w:rPr>
        <w:t>___________________________________________________________________________</w:t>
      </w:r>
    </w:p>
    <w:p w14:paraId="613047B3" w14:textId="77777777" w:rsidR="00A054DF" w:rsidRDefault="00A054DF" w:rsidP="00A054DF">
      <w:pPr>
        <w:pStyle w:val="BodyText"/>
        <w:tabs>
          <w:tab w:val="left" w:pos="0"/>
        </w:tabs>
        <w:ind w:right="-120"/>
        <w:jc w:val="center"/>
        <w:rPr>
          <w:rFonts w:ascii="Times New Roman" w:hAnsi="Times New Roman" w:cs="Times New Roman"/>
          <w:b/>
          <w:color w:val="231F20"/>
          <w:sz w:val="24"/>
          <w:szCs w:val="24"/>
          <w:u w:color="231F20"/>
        </w:rPr>
      </w:pPr>
    </w:p>
    <w:p w14:paraId="3F10FCB1" w14:textId="09BAE001" w:rsidR="00A054DF" w:rsidRDefault="00A054DF" w:rsidP="00A054DF">
      <w:pPr>
        <w:pStyle w:val="BodyText"/>
        <w:tabs>
          <w:tab w:val="left" w:pos="0"/>
        </w:tabs>
        <w:ind w:right="-120"/>
        <w:jc w:val="center"/>
        <w:rPr>
          <w:rFonts w:ascii="Times New Roman" w:hAnsi="Times New Roman" w:cs="Times New Roman"/>
          <w:b/>
          <w:color w:val="231F20"/>
          <w:sz w:val="24"/>
          <w:szCs w:val="24"/>
          <w:u w:color="231F20"/>
        </w:rPr>
      </w:pPr>
      <w:r>
        <w:rPr>
          <w:rFonts w:ascii="Times New Roman" w:hAnsi="Times New Roman" w:cs="Times New Roman"/>
          <w:b/>
          <w:color w:val="231F20"/>
          <w:sz w:val="24"/>
          <w:szCs w:val="24"/>
          <w:u w:color="231F20"/>
        </w:rPr>
        <w:t>Insert Try This 22.9 Here – Grasslands</w:t>
      </w:r>
    </w:p>
    <w:p w14:paraId="3EFC72E4" w14:textId="4AB13774" w:rsidR="00244661" w:rsidRDefault="000C6105" w:rsidP="00244661">
      <w:pPr>
        <w:pStyle w:val="BodyText"/>
        <w:tabs>
          <w:tab w:val="left" w:pos="0"/>
        </w:tabs>
        <w:spacing w:before="208" w:line="228" w:lineRule="auto"/>
        <w:ind w:right="-120"/>
        <w:rPr>
          <w:rFonts w:ascii="Times New Roman" w:hAnsi="Times New Roman" w:cs="Times New Roman"/>
          <w:color w:val="231F20"/>
          <w:sz w:val="24"/>
          <w:szCs w:val="24"/>
        </w:rPr>
      </w:pPr>
      <w:r>
        <w:rPr>
          <w:rFonts w:ascii="Times New Roman" w:hAnsi="Times New Roman" w:cs="Times New Roman"/>
          <w:b/>
          <w:bCs/>
          <w:color w:val="231F20"/>
          <w:sz w:val="24"/>
          <w:szCs w:val="24"/>
          <w:u w:color="231F20"/>
        </w:rPr>
        <w:tab/>
      </w:r>
      <w:r w:rsidR="00A054DF">
        <w:rPr>
          <w:rFonts w:ascii="Times New Roman" w:hAnsi="Times New Roman" w:cs="Times New Roman"/>
          <w:b/>
          <w:bCs/>
          <w:color w:val="231F20"/>
          <w:sz w:val="24"/>
          <w:szCs w:val="24"/>
          <w:u w:color="231F20"/>
        </w:rPr>
        <w:tab/>
      </w:r>
      <w:r w:rsidR="00244661" w:rsidRPr="00E261AB">
        <w:rPr>
          <w:rFonts w:ascii="Times New Roman" w:hAnsi="Times New Roman" w:cs="Times New Roman"/>
          <w:b/>
          <w:bCs/>
          <w:color w:val="231F20"/>
          <w:sz w:val="24"/>
          <w:szCs w:val="24"/>
          <w:u w:color="231F20"/>
        </w:rPr>
        <w:t>Glacial Ridge National Wildlife Refuge</w:t>
      </w:r>
      <w:r>
        <w:rPr>
          <w:rFonts w:ascii="Times New Roman" w:hAnsi="Times New Roman" w:cs="Times New Roman"/>
          <w:b/>
          <w:bCs/>
          <w:color w:val="231F20"/>
          <w:sz w:val="24"/>
          <w:szCs w:val="24"/>
          <w:u w:color="231F20"/>
        </w:rPr>
        <w:t xml:space="preserve">. </w:t>
      </w:r>
      <w:r w:rsidR="00244661">
        <w:rPr>
          <w:rFonts w:ascii="Times New Roman" w:hAnsi="Times New Roman" w:cs="Times New Roman"/>
          <w:color w:val="231F20"/>
          <w:sz w:val="24"/>
          <w:szCs w:val="24"/>
        </w:rPr>
        <w:t>Located in</w:t>
      </w:r>
      <w:r w:rsidR="00244661" w:rsidRPr="007A1039">
        <w:rPr>
          <w:rFonts w:ascii="Times New Roman" w:hAnsi="Times New Roman" w:cs="Times New Roman"/>
          <w:color w:val="231F20"/>
          <w:sz w:val="24"/>
          <w:szCs w:val="24"/>
        </w:rPr>
        <w:t xml:space="preserve"> NW Minnesota, </w:t>
      </w:r>
      <w:r w:rsidR="00244661">
        <w:rPr>
          <w:rFonts w:ascii="Times New Roman" w:hAnsi="Times New Roman" w:cs="Times New Roman"/>
          <w:color w:val="231F20"/>
          <w:sz w:val="24"/>
          <w:szCs w:val="24"/>
        </w:rPr>
        <w:t xml:space="preserve">Glacial Ridge </w:t>
      </w:r>
      <w:r w:rsidR="00244661" w:rsidRPr="007A1039">
        <w:rPr>
          <w:rFonts w:ascii="Times New Roman" w:hAnsi="Times New Roman" w:cs="Times New Roman"/>
          <w:color w:val="231F20"/>
          <w:sz w:val="24"/>
          <w:szCs w:val="24"/>
        </w:rPr>
        <w:t>is</w:t>
      </w:r>
      <w:r w:rsidR="00244661" w:rsidRPr="007A1039">
        <w:rPr>
          <w:rFonts w:ascii="Times New Roman" w:hAnsi="Times New Roman" w:cs="Times New Roman"/>
          <w:color w:val="231F20"/>
          <w:spacing w:val="15"/>
          <w:sz w:val="24"/>
          <w:szCs w:val="24"/>
        </w:rPr>
        <w:t xml:space="preserve"> </w:t>
      </w:r>
      <w:r w:rsidR="00244661" w:rsidRPr="007A1039">
        <w:rPr>
          <w:rFonts w:ascii="Times New Roman" w:hAnsi="Times New Roman" w:cs="Times New Roman"/>
          <w:color w:val="231F20"/>
          <w:sz w:val="24"/>
          <w:szCs w:val="24"/>
        </w:rPr>
        <w:t>the</w:t>
      </w:r>
      <w:r w:rsidR="00244661">
        <w:rPr>
          <w:rFonts w:ascii="Times New Roman" w:hAnsi="Times New Roman" w:cs="Times New Roman"/>
          <w:color w:val="231F20"/>
          <w:spacing w:val="37"/>
          <w:sz w:val="24"/>
          <w:szCs w:val="24"/>
        </w:rPr>
        <w:t xml:space="preserve"> </w:t>
      </w:r>
      <w:r w:rsidR="00244661" w:rsidRPr="007A1039">
        <w:rPr>
          <w:rFonts w:ascii="Times New Roman" w:hAnsi="Times New Roman" w:cs="Times New Roman"/>
          <w:color w:val="231F20"/>
          <w:sz w:val="24"/>
          <w:szCs w:val="24"/>
        </w:rPr>
        <w:t>United</w:t>
      </w:r>
      <w:r w:rsidR="00244661" w:rsidRPr="007A1039">
        <w:rPr>
          <w:rFonts w:ascii="Times New Roman" w:hAnsi="Times New Roman" w:cs="Times New Roman"/>
          <w:color w:val="231F20"/>
          <w:spacing w:val="36"/>
          <w:sz w:val="24"/>
          <w:szCs w:val="24"/>
        </w:rPr>
        <w:t xml:space="preserve"> </w:t>
      </w:r>
      <w:r w:rsidR="00244661" w:rsidRPr="007A1039">
        <w:rPr>
          <w:rFonts w:ascii="Times New Roman" w:hAnsi="Times New Roman" w:cs="Times New Roman"/>
          <w:color w:val="231F20"/>
          <w:sz w:val="24"/>
          <w:szCs w:val="24"/>
        </w:rPr>
        <w:t>States’</w:t>
      </w:r>
      <w:r w:rsidR="00244661">
        <w:rPr>
          <w:rFonts w:ascii="Times New Roman" w:hAnsi="Times New Roman" w:cs="Times New Roman"/>
          <w:color w:val="231F20"/>
          <w:sz w:val="24"/>
          <w:szCs w:val="24"/>
        </w:rPr>
        <w:t xml:space="preserve"> </w:t>
      </w:r>
      <w:r w:rsidR="00244661" w:rsidRPr="007A1039">
        <w:rPr>
          <w:rFonts w:ascii="Times New Roman" w:hAnsi="Times New Roman" w:cs="Times New Roman"/>
          <w:color w:val="231F20"/>
          <w:sz w:val="24"/>
          <w:szCs w:val="24"/>
        </w:rPr>
        <w:t>largest</w:t>
      </w:r>
      <w:r w:rsidR="00244661" w:rsidRPr="007A1039">
        <w:rPr>
          <w:rFonts w:ascii="Times New Roman" w:hAnsi="Times New Roman" w:cs="Times New Roman"/>
          <w:color w:val="231F20"/>
          <w:spacing w:val="38"/>
          <w:sz w:val="24"/>
          <w:szCs w:val="24"/>
        </w:rPr>
        <w:t xml:space="preserve"> </w:t>
      </w:r>
      <w:r w:rsidR="00244661" w:rsidRPr="007A1039">
        <w:rPr>
          <w:rFonts w:ascii="Times New Roman" w:hAnsi="Times New Roman" w:cs="Times New Roman"/>
          <w:color w:val="231F20"/>
          <w:sz w:val="24"/>
          <w:szCs w:val="24"/>
        </w:rPr>
        <w:t>prairie-wetland</w:t>
      </w:r>
      <w:r w:rsidR="00244661" w:rsidRPr="007A1039">
        <w:rPr>
          <w:rFonts w:ascii="Times New Roman" w:hAnsi="Times New Roman" w:cs="Times New Roman"/>
          <w:color w:val="231F20"/>
          <w:spacing w:val="37"/>
          <w:sz w:val="24"/>
          <w:szCs w:val="24"/>
        </w:rPr>
        <w:t xml:space="preserve"> </w:t>
      </w:r>
      <w:r w:rsidR="00244661" w:rsidRPr="007A1039">
        <w:rPr>
          <w:rFonts w:ascii="Times New Roman" w:hAnsi="Times New Roman" w:cs="Times New Roman"/>
          <w:color w:val="231F20"/>
          <w:sz w:val="24"/>
          <w:szCs w:val="24"/>
        </w:rPr>
        <w:t>restoration.</w:t>
      </w:r>
      <w:r w:rsidR="00244661">
        <w:rPr>
          <w:rFonts w:ascii="Times New Roman" w:hAnsi="Times New Roman" w:cs="Times New Roman"/>
          <w:color w:val="231F20"/>
          <w:sz w:val="24"/>
          <w:szCs w:val="24"/>
        </w:rPr>
        <w:t xml:space="preserve"> </w:t>
      </w:r>
      <w:r w:rsidR="00244661" w:rsidRPr="007A1039">
        <w:rPr>
          <w:rFonts w:ascii="Times New Roman" w:hAnsi="Times New Roman" w:cs="Times New Roman"/>
          <w:color w:val="231F20"/>
          <w:spacing w:val="38"/>
          <w:sz w:val="24"/>
          <w:szCs w:val="24"/>
        </w:rPr>
        <w:t xml:space="preserve"> </w:t>
      </w:r>
      <w:r w:rsidR="00244661" w:rsidRPr="00DF1841">
        <w:rPr>
          <w:rFonts w:ascii="Times New Roman" w:hAnsi="Times New Roman" w:cs="Times New Roman"/>
          <w:sz w:val="24"/>
          <w:szCs w:val="24"/>
        </w:rPr>
        <w:t>As part of t</w:t>
      </w:r>
      <w:r w:rsidR="00244661" w:rsidRPr="007A1039">
        <w:rPr>
          <w:rFonts w:ascii="Times New Roman" w:hAnsi="Times New Roman" w:cs="Times New Roman"/>
          <w:color w:val="231F20"/>
          <w:spacing w:val="2"/>
          <w:sz w:val="24"/>
          <w:szCs w:val="24"/>
        </w:rPr>
        <w:t>he</w:t>
      </w:r>
      <w:r w:rsidR="00244661">
        <w:rPr>
          <w:rFonts w:ascii="Times New Roman" w:hAnsi="Times New Roman" w:cs="Times New Roman"/>
          <w:color w:val="231F20"/>
          <w:spacing w:val="2"/>
          <w:sz w:val="24"/>
          <w:szCs w:val="24"/>
        </w:rPr>
        <w:t xml:space="preserve"> </w:t>
      </w:r>
      <w:r w:rsidR="00244661" w:rsidRPr="007A1039">
        <w:rPr>
          <w:rFonts w:ascii="Times New Roman" w:hAnsi="Times New Roman" w:cs="Times New Roman"/>
          <w:color w:val="231F20"/>
          <w:sz w:val="24"/>
          <w:szCs w:val="24"/>
        </w:rPr>
        <w:t>96 million-acre National Wildlife Refuge System, when complete</w:t>
      </w:r>
      <w:r w:rsidR="00244661">
        <w:rPr>
          <w:rFonts w:ascii="Times New Roman" w:hAnsi="Times New Roman" w:cs="Times New Roman"/>
          <w:color w:val="231F20"/>
          <w:sz w:val="24"/>
          <w:szCs w:val="24"/>
        </w:rPr>
        <w:t>d</w:t>
      </w:r>
      <w:r w:rsidR="00244661" w:rsidRPr="007A1039">
        <w:rPr>
          <w:rFonts w:ascii="Times New Roman" w:hAnsi="Times New Roman" w:cs="Times New Roman"/>
          <w:color w:val="231F20"/>
          <w:sz w:val="24"/>
          <w:szCs w:val="24"/>
        </w:rPr>
        <w:t xml:space="preserve"> Glacial Ridge will include nearly 38,000 acres of wetland </w:t>
      </w:r>
      <w:r w:rsidR="00244661" w:rsidRPr="007A1039">
        <w:rPr>
          <w:rFonts w:ascii="Times New Roman" w:hAnsi="Times New Roman" w:cs="Times New Roman"/>
          <w:color w:val="231F20"/>
          <w:spacing w:val="2"/>
          <w:sz w:val="24"/>
          <w:szCs w:val="24"/>
        </w:rPr>
        <w:t xml:space="preserve">and </w:t>
      </w:r>
      <w:r w:rsidR="00244661" w:rsidRPr="007A1039">
        <w:rPr>
          <w:rFonts w:ascii="Times New Roman" w:hAnsi="Times New Roman" w:cs="Times New Roman"/>
          <w:color w:val="231F20"/>
          <w:sz w:val="24"/>
          <w:szCs w:val="24"/>
        </w:rPr>
        <w:t>grassland habitat</w:t>
      </w:r>
      <w:r w:rsidR="009F1132">
        <w:rPr>
          <w:rFonts w:ascii="Times New Roman" w:hAnsi="Times New Roman" w:cs="Times New Roman"/>
          <w:color w:val="231F20"/>
          <w:sz w:val="24"/>
          <w:szCs w:val="24"/>
        </w:rPr>
        <w:t>. It is</w:t>
      </w:r>
      <w:r w:rsidR="00244661">
        <w:rPr>
          <w:rFonts w:ascii="Times New Roman" w:hAnsi="Times New Roman" w:cs="Times New Roman"/>
          <w:color w:val="231F20"/>
          <w:sz w:val="24"/>
          <w:szCs w:val="24"/>
        </w:rPr>
        <w:t xml:space="preserve"> the size </w:t>
      </w:r>
      <w:r w:rsidR="002A5638">
        <w:rPr>
          <w:rFonts w:ascii="Times New Roman" w:hAnsi="Times New Roman" w:cs="Times New Roman"/>
          <w:color w:val="231F20"/>
          <w:sz w:val="24"/>
          <w:szCs w:val="24"/>
        </w:rPr>
        <w:t xml:space="preserve">of </w:t>
      </w:r>
      <w:r w:rsidR="00E261AB">
        <w:rPr>
          <w:rFonts w:ascii="Times New Roman" w:hAnsi="Times New Roman" w:cs="Times New Roman"/>
          <w:color w:val="231F20"/>
          <w:sz w:val="24"/>
          <w:szCs w:val="24"/>
        </w:rPr>
        <w:t>Lake Lanier</w:t>
      </w:r>
      <w:r w:rsidR="002A5638">
        <w:rPr>
          <w:rFonts w:ascii="Times New Roman" w:hAnsi="Times New Roman" w:cs="Times New Roman"/>
          <w:color w:val="231F20"/>
          <w:sz w:val="24"/>
          <w:szCs w:val="24"/>
        </w:rPr>
        <w:t xml:space="preserve"> in Georg</w:t>
      </w:r>
      <w:r w:rsidR="009F1132">
        <w:rPr>
          <w:rFonts w:ascii="Times New Roman" w:hAnsi="Times New Roman" w:cs="Times New Roman"/>
          <w:color w:val="231F20"/>
          <w:sz w:val="24"/>
          <w:szCs w:val="24"/>
        </w:rPr>
        <w:t>ia</w:t>
      </w:r>
      <w:r w:rsidR="002A5638">
        <w:rPr>
          <w:rFonts w:ascii="Times New Roman" w:hAnsi="Times New Roman" w:cs="Times New Roman"/>
          <w:color w:val="231F20"/>
          <w:sz w:val="24"/>
          <w:szCs w:val="24"/>
        </w:rPr>
        <w:t>,</w:t>
      </w:r>
      <w:r w:rsidR="00E261AB">
        <w:rPr>
          <w:rFonts w:ascii="Times New Roman" w:hAnsi="Times New Roman" w:cs="Times New Roman"/>
          <w:color w:val="231F20"/>
          <w:sz w:val="24"/>
          <w:szCs w:val="24"/>
        </w:rPr>
        <w:t xml:space="preserve"> the </w:t>
      </w:r>
      <w:r w:rsidR="002A5638">
        <w:rPr>
          <w:rFonts w:ascii="Times New Roman" w:hAnsi="Times New Roman" w:cs="Times New Roman"/>
          <w:color w:val="231F20"/>
          <w:sz w:val="24"/>
          <w:szCs w:val="24"/>
        </w:rPr>
        <w:t>manmade reservoir f</w:t>
      </w:r>
      <w:r w:rsidR="00E261AB">
        <w:rPr>
          <w:rFonts w:ascii="Times New Roman" w:hAnsi="Times New Roman" w:cs="Times New Roman"/>
          <w:color w:val="231F20"/>
          <w:sz w:val="24"/>
          <w:szCs w:val="24"/>
        </w:rPr>
        <w:t xml:space="preserve">or </w:t>
      </w:r>
      <w:r w:rsidR="002A5638">
        <w:rPr>
          <w:rFonts w:ascii="Times New Roman" w:hAnsi="Times New Roman" w:cs="Times New Roman"/>
          <w:color w:val="231F20"/>
          <w:sz w:val="24"/>
          <w:szCs w:val="24"/>
        </w:rPr>
        <w:t>Atlanta’s water.</w:t>
      </w:r>
      <w:r w:rsidR="00244661" w:rsidRPr="007A1039">
        <w:rPr>
          <w:rFonts w:ascii="Times New Roman" w:hAnsi="Times New Roman" w:cs="Times New Roman"/>
          <w:color w:val="231F20"/>
          <w:sz w:val="24"/>
          <w:szCs w:val="24"/>
        </w:rPr>
        <w:t xml:space="preserve"> </w:t>
      </w:r>
      <w:r w:rsidR="00244661">
        <w:rPr>
          <w:rFonts w:ascii="Times New Roman" w:hAnsi="Times New Roman" w:cs="Times New Roman"/>
          <w:color w:val="231F20"/>
          <w:sz w:val="24"/>
          <w:szCs w:val="24"/>
        </w:rPr>
        <w:t xml:space="preserve">As recently as 1990, the </w:t>
      </w:r>
      <w:r w:rsidR="00D22902">
        <w:rPr>
          <w:rFonts w:ascii="Times New Roman" w:hAnsi="Times New Roman" w:cs="Times New Roman"/>
          <w:color w:val="231F20"/>
          <w:sz w:val="24"/>
          <w:szCs w:val="24"/>
        </w:rPr>
        <w:t xml:space="preserve">Glacial Ridge </w:t>
      </w:r>
      <w:r w:rsidR="00244661">
        <w:rPr>
          <w:rFonts w:ascii="Times New Roman" w:hAnsi="Times New Roman" w:cs="Times New Roman"/>
          <w:color w:val="231F20"/>
          <w:sz w:val="24"/>
          <w:szCs w:val="24"/>
        </w:rPr>
        <w:t xml:space="preserve">area was used </w:t>
      </w:r>
      <w:r w:rsidR="00244661" w:rsidRPr="007A1039">
        <w:rPr>
          <w:rFonts w:ascii="Times New Roman" w:hAnsi="Times New Roman" w:cs="Times New Roman"/>
          <w:color w:val="231F20"/>
          <w:sz w:val="24"/>
          <w:szCs w:val="24"/>
        </w:rPr>
        <w:t>mainly for row crop agriculture</w:t>
      </w:r>
      <w:r w:rsidR="00244661">
        <w:rPr>
          <w:rFonts w:ascii="Times New Roman" w:hAnsi="Times New Roman" w:cs="Times New Roman"/>
          <w:color w:val="231F20"/>
          <w:sz w:val="24"/>
          <w:szCs w:val="24"/>
        </w:rPr>
        <w:t>.</w:t>
      </w:r>
      <w:r w:rsidR="00244661" w:rsidRPr="007A1039">
        <w:rPr>
          <w:rFonts w:ascii="Times New Roman" w:hAnsi="Times New Roman" w:cs="Times New Roman"/>
          <w:color w:val="231F20"/>
          <w:sz w:val="24"/>
          <w:szCs w:val="24"/>
        </w:rPr>
        <w:t xml:space="preserve"> </w:t>
      </w:r>
      <w:r w:rsidR="00244661">
        <w:rPr>
          <w:rFonts w:ascii="Times New Roman" w:hAnsi="Times New Roman" w:cs="Times New Roman"/>
          <w:color w:val="231F20"/>
          <w:sz w:val="24"/>
          <w:szCs w:val="24"/>
        </w:rPr>
        <w:t xml:space="preserve"> By 2004, </w:t>
      </w:r>
      <w:r w:rsidR="008C012B">
        <w:rPr>
          <w:rFonts w:ascii="Times New Roman" w:hAnsi="Times New Roman" w:cs="Times New Roman"/>
          <w:color w:val="231F20"/>
          <w:sz w:val="24"/>
          <w:szCs w:val="24"/>
        </w:rPr>
        <w:t>over half of the</w:t>
      </w:r>
      <w:r w:rsidR="00244661" w:rsidRPr="007A1039">
        <w:rPr>
          <w:rFonts w:ascii="Times New Roman" w:hAnsi="Times New Roman" w:cs="Times New Roman"/>
          <w:color w:val="231F20"/>
          <w:sz w:val="24"/>
          <w:szCs w:val="24"/>
        </w:rPr>
        <w:t xml:space="preserve"> acres </w:t>
      </w:r>
      <w:r w:rsidR="00244661">
        <w:rPr>
          <w:rFonts w:ascii="Times New Roman" w:hAnsi="Times New Roman" w:cs="Times New Roman"/>
          <w:color w:val="231F20"/>
          <w:sz w:val="24"/>
          <w:szCs w:val="24"/>
        </w:rPr>
        <w:t xml:space="preserve">had been </w:t>
      </w:r>
      <w:r w:rsidR="00244661" w:rsidRPr="007A1039">
        <w:rPr>
          <w:rFonts w:ascii="Times New Roman" w:hAnsi="Times New Roman" w:cs="Times New Roman"/>
          <w:color w:val="231F20"/>
          <w:sz w:val="24"/>
          <w:szCs w:val="24"/>
        </w:rPr>
        <w:t>restored</w:t>
      </w:r>
      <w:r w:rsidR="00AA6293">
        <w:rPr>
          <w:rFonts w:ascii="Times New Roman" w:hAnsi="Times New Roman" w:cs="Times New Roman"/>
          <w:color w:val="231F20"/>
          <w:sz w:val="24"/>
          <w:szCs w:val="24"/>
        </w:rPr>
        <w:t xml:space="preserve"> to grassland.</w:t>
      </w:r>
      <w:r w:rsidR="00244661">
        <w:rPr>
          <w:rFonts w:ascii="Times New Roman" w:hAnsi="Times New Roman" w:cs="Times New Roman"/>
          <w:color w:val="231F20"/>
          <w:sz w:val="24"/>
          <w:szCs w:val="24"/>
        </w:rPr>
        <w:t xml:space="preserve"> </w:t>
      </w:r>
      <w:r w:rsidR="00244661" w:rsidRPr="007A1039">
        <w:rPr>
          <w:rFonts w:ascii="Times New Roman" w:hAnsi="Times New Roman" w:cs="Times New Roman"/>
          <w:color w:val="231F20"/>
          <w:sz w:val="24"/>
          <w:szCs w:val="24"/>
        </w:rPr>
        <w:t xml:space="preserve"> </w:t>
      </w:r>
    </w:p>
    <w:p w14:paraId="54843A04" w14:textId="4B8DB377" w:rsidR="00244661" w:rsidRDefault="00244661" w:rsidP="005873FD">
      <w:pPr>
        <w:pStyle w:val="BodyText"/>
        <w:tabs>
          <w:tab w:val="left" w:pos="0"/>
        </w:tabs>
        <w:spacing w:line="228" w:lineRule="auto"/>
        <w:ind w:right="-120"/>
        <w:rPr>
          <w:rFonts w:ascii="Times New Roman" w:hAnsi="Times New Roman" w:cs="Times New Roman"/>
          <w:color w:val="231F20"/>
          <w:spacing w:val="4"/>
          <w:sz w:val="24"/>
          <w:szCs w:val="24"/>
        </w:rPr>
      </w:pPr>
      <w:r>
        <w:rPr>
          <w:rFonts w:ascii="Times New Roman" w:hAnsi="Times New Roman" w:cs="Times New Roman"/>
          <w:color w:val="231F20"/>
          <w:sz w:val="24"/>
          <w:szCs w:val="24"/>
        </w:rPr>
        <w:tab/>
      </w:r>
      <w:r w:rsidRPr="007A1039">
        <w:rPr>
          <w:rFonts w:ascii="Times New Roman" w:hAnsi="Times New Roman" w:cs="Times New Roman"/>
          <w:color w:val="231F20"/>
          <w:sz w:val="24"/>
          <w:szCs w:val="24"/>
        </w:rPr>
        <w:t>Such rapid restoration is unprecedented: It required</w:t>
      </w:r>
      <w:r w:rsidR="005873FD">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reconstructing 3,068 acres of wetlands in 258 basins</w:t>
      </w:r>
      <w:r w:rsidR="005873FD">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planting </w:t>
      </w:r>
      <w:r w:rsidRPr="007A1039">
        <w:rPr>
          <w:rFonts w:ascii="Times New Roman" w:hAnsi="Times New Roman" w:cs="Times New Roman"/>
          <w:color w:val="231F20"/>
          <w:spacing w:val="-4"/>
          <w:sz w:val="24"/>
          <w:szCs w:val="24"/>
        </w:rPr>
        <w:t xml:space="preserve">17,000 </w:t>
      </w:r>
      <w:r w:rsidRPr="007A1039">
        <w:rPr>
          <w:rFonts w:ascii="Times New Roman" w:hAnsi="Times New Roman" w:cs="Times New Roman"/>
          <w:color w:val="231F20"/>
          <w:sz w:val="24"/>
          <w:szCs w:val="24"/>
        </w:rPr>
        <w:t xml:space="preserve">acres </w:t>
      </w:r>
      <w:r w:rsidRPr="007A1039">
        <w:rPr>
          <w:rFonts w:ascii="Times New Roman" w:hAnsi="Times New Roman" w:cs="Times New Roman"/>
          <w:color w:val="231F20"/>
          <w:spacing w:val="-4"/>
          <w:sz w:val="24"/>
          <w:szCs w:val="24"/>
        </w:rPr>
        <w:t xml:space="preserve">of </w:t>
      </w:r>
      <w:r w:rsidRPr="007A1039">
        <w:rPr>
          <w:rFonts w:ascii="Times New Roman" w:hAnsi="Times New Roman" w:cs="Times New Roman"/>
          <w:color w:val="231F20"/>
          <w:sz w:val="24"/>
          <w:szCs w:val="24"/>
        </w:rPr>
        <w:t>prairie</w:t>
      </w:r>
      <w:r w:rsidR="005873FD">
        <w:rPr>
          <w:rFonts w:ascii="Times New Roman" w:hAnsi="Times New Roman" w:cs="Times New Roman"/>
          <w:color w:val="231F20"/>
          <w:sz w:val="24"/>
          <w:szCs w:val="24"/>
        </w:rPr>
        <w:t xml:space="preserve">, </w:t>
      </w:r>
      <w:r w:rsidR="002F328C">
        <w:rPr>
          <w:rFonts w:ascii="Times New Roman" w:hAnsi="Times New Roman" w:cs="Times New Roman"/>
          <w:color w:val="231F20"/>
          <w:sz w:val="24"/>
          <w:szCs w:val="24"/>
        </w:rPr>
        <w:t xml:space="preserve">and </w:t>
      </w:r>
      <w:r w:rsidRPr="007A1039">
        <w:rPr>
          <w:rFonts w:ascii="Times New Roman" w:hAnsi="Times New Roman" w:cs="Times New Roman"/>
          <w:color w:val="231F20"/>
          <w:sz w:val="24"/>
          <w:szCs w:val="24"/>
        </w:rPr>
        <w:t>filling 110 miles of drainage ditches</w:t>
      </w:r>
      <w:r w:rsidR="005873FD">
        <w:rPr>
          <w:rFonts w:ascii="Times New Roman" w:hAnsi="Times New Roman" w:cs="Times New Roman"/>
          <w:color w:val="231F20"/>
          <w:sz w:val="24"/>
          <w:szCs w:val="24"/>
        </w:rPr>
        <w:t xml:space="preserve">. </w:t>
      </w:r>
      <w:r>
        <w:rPr>
          <w:rFonts w:ascii="Times New Roman" w:hAnsi="Times New Roman" w:cs="Times New Roman"/>
          <w:color w:val="231F20"/>
          <w:sz w:val="24"/>
          <w:szCs w:val="24"/>
        </w:rPr>
        <w:t>Quickly, t</w:t>
      </w:r>
      <w:r w:rsidRPr="007A1039">
        <w:rPr>
          <w:rFonts w:ascii="Times New Roman" w:hAnsi="Times New Roman" w:cs="Times New Roman"/>
          <w:color w:val="231F20"/>
          <w:sz w:val="24"/>
          <w:szCs w:val="24"/>
        </w:rPr>
        <w:t>he area became habitat for mallards, northern pintails, marbled godwits, tundra swans, sand hill cranes, prairie chic</w:t>
      </w:r>
      <w:r>
        <w:rPr>
          <w:rFonts w:ascii="Times New Roman" w:hAnsi="Times New Roman" w:cs="Times New Roman"/>
          <w:color w:val="231F20"/>
          <w:sz w:val="24"/>
          <w:szCs w:val="24"/>
        </w:rPr>
        <w:t>ken</w:t>
      </w:r>
      <w:r w:rsidRPr="007A1039">
        <w:rPr>
          <w:rFonts w:ascii="Times New Roman" w:hAnsi="Times New Roman" w:cs="Times New Roman"/>
          <w:color w:val="231F20"/>
          <w:sz w:val="24"/>
          <w:szCs w:val="24"/>
        </w:rPr>
        <w:t>, and many other waterfowl and grassland bird</w:t>
      </w:r>
      <w:r w:rsidRPr="007A1039">
        <w:rPr>
          <w:rFonts w:ascii="Times New Roman" w:hAnsi="Times New Roman" w:cs="Times New Roman"/>
          <w:color w:val="231F20"/>
          <w:spacing w:val="15"/>
          <w:sz w:val="24"/>
          <w:szCs w:val="24"/>
        </w:rPr>
        <w:t xml:space="preserve"> </w:t>
      </w:r>
      <w:r w:rsidRPr="007A1039">
        <w:rPr>
          <w:rFonts w:ascii="Times New Roman" w:hAnsi="Times New Roman" w:cs="Times New Roman"/>
          <w:color w:val="231F20"/>
          <w:spacing w:val="3"/>
          <w:sz w:val="24"/>
          <w:szCs w:val="24"/>
        </w:rPr>
        <w:t>species</w:t>
      </w:r>
      <w:r w:rsidR="00091319">
        <w:rPr>
          <w:rFonts w:ascii="Times New Roman" w:hAnsi="Times New Roman" w:cs="Times New Roman"/>
          <w:color w:val="231F20"/>
          <w:spacing w:val="3"/>
          <w:sz w:val="24"/>
          <w:szCs w:val="24"/>
        </w:rPr>
        <w:t>.</w:t>
      </w:r>
      <w:r w:rsidRPr="007A1039">
        <w:rPr>
          <w:rFonts w:ascii="Times New Roman" w:hAnsi="Times New Roman" w:cs="Times New Roman"/>
          <w:color w:val="231F20"/>
          <w:spacing w:val="3"/>
          <w:sz w:val="24"/>
          <w:szCs w:val="24"/>
        </w:rPr>
        <w:t xml:space="preserve"> </w:t>
      </w:r>
      <w:r w:rsidR="00D53A58">
        <w:rPr>
          <w:rFonts w:ascii="Times New Roman" w:hAnsi="Times New Roman" w:cs="Times New Roman"/>
          <w:color w:val="231F20"/>
          <w:spacing w:val="3"/>
          <w:sz w:val="24"/>
          <w:szCs w:val="24"/>
        </w:rPr>
        <w:t>This refuge is a “must see” for people trying to sight unusual wildlife of many species.</w:t>
      </w:r>
      <w:r w:rsidRPr="007A1039">
        <w:rPr>
          <w:rFonts w:ascii="Times New Roman" w:hAnsi="Times New Roman" w:cs="Times New Roman"/>
          <w:color w:val="231F20"/>
          <w:spacing w:val="4"/>
          <w:sz w:val="24"/>
          <w:szCs w:val="24"/>
        </w:rPr>
        <w:t>[</w:t>
      </w:r>
      <w:r w:rsidR="003700CD">
        <w:rPr>
          <w:rFonts w:ascii="Times New Roman" w:hAnsi="Times New Roman" w:cs="Times New Roman"/>
          <w:color w:val="231F20"/>
          <w:spacing w:val="4"/>
          <w:sz w:val="24"/>
          <w:szCs w:val="24"/>
        </w:rPr>
        <w:t>21</w:t>
      </w:r>
      <w:r w:rsidRPr="007A1039">
        <w:rPr>
          <w:rFonts w:ascii="Times New Roman" w:hAnsi="Times New Roman" w:cs="Times New Roman"/>
          <w:color w:val="231F20"/>
          <w:spacing w:val="4"/>
          <w:sz w:val="24"/>
          <w:szCs w:val="24"/>
        </w:rPr>
        <w:t>]</w:t>
      </w:r>
    </w:p>
    <w:p w14:paraId="0B9086FF" w14:textId="07BD2C90" w:rsidR="008307E3" w:rsidRDefault="008307E3" w:rsidP="005873FD">
      <w:pPr>
        <w:pStyle w:val="BodyText"/>
        <w:tabs>
          <w:tab w:val="left" w:pos="0"/>
        </w:tabs>
        <w:spacing w:line="228" w:lineRule="auto"/>
        <w:ind w:right="-120"/>
        <w:rPr>
          <w:rFonts w:ascii="Times New Roman" w:hAnsi="Times New Roman" w:cs="Times New Roman"/>
          <w:color w:val="231F20"/>
          <w:spacing w:val="4"/>
          <w:sz w:val="24"/>
          <w:szCs w:val="24"/>
        </w:rPr>
      </w:pPr>
      <w:r>
        <w:rPr>
          <w:rFonts w:ascii="Times New Roman" w:hAnsi="Times New Roman" w:cs="Times New Roman"/>
          <w:color w:val="231F20"/>
          <w:spacing w:val="-3"/>
          <w:sz w:val="24"/>
          <w:szCs w:val="24"/>
          <w:u w:color="231F20"/>
        </w:rPr>
        <w:tab/>
        <w:t xml:space="preserve">When you save a prairie, you save an ecosystem and all the life-forms in it. Steve Packard, a science director for the Nature Conservancy, says: </w:t>
      </w:r>
      <w:r w:rsidRPr="0099223B">
        <w:rPr>
          <w:rFonts w:ascii="Times New Roman" w:hAnsi="Times New Roman" w:cs="Times New Roman"/>
          <w:color w:val="333333"/>
          <w:sz w:val="24"/>
          <w:szCs w:val="24"/>
          <w:shd w:val="clear" w:color="auto" w:fill="FFFFFF"/>
        </w:rPr>
        <w:t>"Hundreds of species will be lost from the face of the Earth if some portion of their habitat isn't saved</w:t>
      </w:r>
      <w:r>
        <w:rPr>
          <w:rFonts w:ascii="Times New Roman" w:hAnsi="Times New Roman" w:cs="Times New Roman"/>
          <w:color w:val="333333"/>
          <w:sz w:val="24"/>
          <w:szCs w:val="24"/>
          <w:shd w:val="clear" w:color="auto" w:fill="FFFFFF"/>
        </w:rPr>
        <w:t>.</w:t>
      </w:r>
      <w:r w:rsidRPr="0099223B">
        <w:rPr>
          <w:rFonts w:ascii="Times New Roman" w:hAnsi="Times New Roman" w:cs="Times New Roman"/>
          <w:color w:val="333333"/>
          <w:sz w:val="24"/>
          <w:szCs w:val="24"/>
          <w:shd w:val="clear" w:color="auto" w:fill="FFFFFF"/>
        </w:rPr>
        <w:t xml:space="preserve"> Prairie plants offer a storehouse of genetic resources and contain the raw materials for what human life will depend on in the future</w:t>
      </w:r>
      <w:r>
        <w:rPr>
          <w:rFonts w:ascii="Times New Roman" w:hAnsi="Times New Roman" w:cs="Times New Roman"/>
          <w:color w:val="333333"/>
          <w:sz w:val="24"/>
          <w:szCs w:val="24"/>
          <w:shd w:val="clear" w:color="auto" w:fill="FFFFFF"/>
        </w:rPr>
        <w:t>.” [</w:t>
      </w:r>
      <w:r w:rsidR="003700CD">
        <w:rPr>
          <w:rFonts w:ascii="Times New Roman" w:hAnsi="Times New Roman" w:cs="Times New Roman"/>
          <w:color w:val="333333"/>
          <w:sz w:val="24"/>
          <w:szCs w:val="24"/>
          <w:shd w:val="clear" w:color="auto" w:fill="FFFFFF"/>
        </w:rPr>
        <w:t>22</w:t>
      </w:r>
      <w:r w:rsidR="00362902">
        <w:rPr>
          <w:rFonts w:ascii="Times New Roman" w:hAnsi="Times New Roman" w:cs="Times New Roman"/>
          <w:color w:val="333333"/>
          <w:sz w:val="24"/>
          <w:szCs w:val="24"/>
          <w:shd w:val="clear" w:color="auto" w:fill="FFFFFF"/>
        </w:rPr>
        <w:t>]</w:t>
      </w:r>
      <w:r>
        <w:rPr>
          <w:rFonts w:ascii="Times New Roman" w:hAnsi="Times New Roman" w:cs="Times New Roman"/>
          <w:color w:val="333333"/>
          <w:sz w:val="24"/>
          <w:szCs w:val="24"/>
          <w:shd w:val="clear" w:color="auto" w:fill="FFFFFF"/>
        </w:rPr>
        <w:t xml:space="preserve"> </w:t>
      </w:r>
    </w:p>
    <w:p w14:paraId="6FB28C68" w14:textId="3E14A551" w:rsidR="00244661" w:rsidRPr="00605558" w:rsidRDefault="00421FE3" w:rsidP="00244661">
      <w:pPr>
        <w:pStyle w:val="BodyText"/>
        <w:tabs>
          <w:tab w:val="left" w:pos="0"/>
        </w:tabs>
        <w:spacing w:before="208" w:line="228" w:lineRule="auto"/>
        <w:ind w:right="-120"/>
        <w:rPr>
          <w:rFonts w:ascii="Times New Roman" w:hAnsi="Times New Roman" w:cs="Times New Roman"/>
          <w:color w:val="231F20"/>
          <w:sz w:val="24"/>
          <w:szCs w:val="24"/>
        </w:rPr>
      </w:pPr>
      <w:r>
        <w:rPr>
          <w:rFonts w:ascii="Times New Roman" w:hAnsi="Times New Roman" w:cs="Times New Roman"/>
          <w:b/>
          <w:bCs/>
          <w:color w:val="231F20"/>
          <w:sz w:val="24"/>
          <w:szCs w:val="24"/>
        </w:rPr>
        <w:t>Restoration: A Concerted</w:t>
      </w:r>
      <w:r w:rsidR="00244661" w:rsidRPr="00605558">
        <w:rPr>
          <w:rFonts w:ascii="Times New Roman" w:hAnsi="Times New Roman" w:cs="Times New Roman"/>
          <w:b/>
          <w:bCs/>
          <w:color w:val="231F20"/>
          <w:sz w:val="24"/>
          <w:szCs w:val="24"/>
        </w:rPr>
        <w:t xml:space="preserve"> Effort</w:t>
      </w:r>
      <w:r w:rsidR="00244661" w:rsidRPr="00605558">
        <w:rPr>
          <w:rFonts w:ascii="Times New Roman" w:hAnsi="Times New Roman" w:cs="Times New Roman"/>
          <w:color w:val="231F20"/>
          <w:sz w:val="24"/>
          <w:szCs w:val="24"/>
        </w:rPr>
        <w:tab/>
      </w:r>
    </w:p>
    <w:p w14:paraId="2FC173A2" w14:textId="6F967DFC" w:rsidR="00244661" w:rsidRDefault="00244661" w:rsidP="00244661">
      <w:pPr>
        <w:pStyle w:val="BodyText"/>
        <w:tabs>
          <w:tab w:val="left" w:pos="0"/>
        </w:tabs>
        <w:spacing w:before="208" w:line="228" w:lineRule="auto"/>
        <w:ind w:right="-120"/>
        <w:rPr>
          <w:rFonts w:ascii="Times New Roman" w:hAnsi="Times New Roman" w:cs="Times New Roman"/>
          <w:color w:val="231F20"/>
          <w:sz w:val="24"/>
          <w:szCs w:val="24"/>
        </w:rPr>
      </w:pPr>
      <w:r>
        <w:rPr>
          <w:rFonts w:ascii="Times New Roman" w:hAnsi="Times New Roman" w:cs="Times New Roman"/>
          <w:color w:val="231F20"/>
          <w:sz w:val="24"/>
          <w:szCs w:val="24"/>
        </w:rPr>
        <w:tab/>
      </w:r>
      <w:r w:rsidRPr="007A1039">
        <w:rPr>
          <w:rFonts w:ascii="Times New Roman" w:hAnsi="Times New Roman" w:cs="Times New Roman"/>
          <w:color w:val="231F20"/>
          <w:sz w:val="24"/>
          <w:szCs w:val="24"/>
        </w:rPr>
        <w:t xml:space="preserve">Restoration protects land and farms downstream </w:t>
      </w:r>
      <w:r w:rsidRPr="007A1039">
        <w:rPr>
          <w:rFonts w:ascii="Times New Roman" w:hAnsi="Times New Roman" w:cs="Times New Roman"/>
          <w:color w:val="231F20"/>
          <w:spacing w:val="-4"/>
          <w:sz w:val="24"/>
          <w:szCs w:val="24"/>
        </w:rPr>
        <w:t xml:space="preserve">from </w:t>
      </w:r>
      <w:r w:rsidRPr="007A1039">
        <w:rPr>
          <w:rFonts w:ascii="Times New Roman" w:hAnsi="Times New Roman" w:cs="Times New Roman"/>
          <w:color w:val="231F20"/>
          <w:sz w:val="24"/>
          <w:szCs w:val="24"/>
        </w:rPr>
        <w:t>floods</w:t>
      </w:r>
      <w:r>
        <w:rPr>
          <w:rFonts w:ascii="Times New Roman" w:hAnsi="Times New Roman" w:cs="Times New Roman"/>
          <w:color w:val="231F20"/>
          <w:sz w:val="24"/>
          <w:szCs w:val="24"/>
        </w:rPr>
        <w:t xml:space="preserve"> and encourages return of w</w:t>
      </w:r>
      <w:r w:rsidRPr="007A1039">
        <w:rPr>
          <w:rFonts w:ascii="Times New Roman" w:hAnsi="Times New Roman" w:cs="Times New Roman"/>
          <w:color w:val="231F20"/>
          <w:sz w:val="24"/>
          <w:szCs w:val="24"/>
        </w:rPr>
        <w:t xml:space="preserve">ide-ranging wildlife. </w:t>
      </w:r>
      <w:r>
        <w:rPr>
          <w:rFonts w:ascii="Times New Roman" w:hAnsi="Times New Roman" w:cs="Times New Roman"/>
          <w:color w:val="231F20"/>
          <w:sz w:val="24"/>
          <w:szCs w:val="24"/>
        </w:rPr>
        <w:t xml:space="preserve"> Moreover, restoration areas cannot be sold for uses–like fracking and </w:t>
      </w:r>
      <w:r w:rsidR="00AE1416">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tourism, and controlled grazing</w:t>
      </w:r>
      <w:r w:rsidR="00005919">
        <w:rPr>
          <w:rFonts w:ascii="Times New Roman" w:hAnsi="Times New Roman" w:cs="Times New Roman"/>
          <w:color w:val="231F20"/>
          <w:sz w:val="24"/>
          <w:szCs w:val="24"/>
        </w:rPr>
        <w:t>. These</w:t>
      </w:r>
      <w:r>
        <w:rPr>
          <w:rFonts w:ascii="Times New Roman" w:hAnsi="Times New Roman" w:cs="Times New Roman"/>
          <w:color w:val="231F20"/>
          <w:sz w:val="24"/>
          <w:szCs w:val="24"/>
        </w:rPr>
        <w:t xml:space="preserve"> activities generate</w:t>
      </w:r>
      <w:r w:rsidRPr="007A1039">
        <w:rPr>
          <w:rFonts w:ascii="Times New Roman" w:hAnsi="Times New Roman" w:cs="Times New Roman"/>
          <w:color w:val="231F20"/>
          <w:sz w:val="24"/>
          <w:szCs w:val="24"/>
        </w:rPr>
        <w:t xml:space="preserve"> revenue </w:t>
      </w:r>
      <w:r w:rsidR="00F457C6">
        <w:rPr>
          <w:rFonts w:ascii="Times New Roman" w:hAnsi="Times New Roman" w:cs="Times New Roman"/>
          <w:color w:val="231F20"/>
          <w:sz w:val="24"/>
          <w:szCs w:val="24"/>
        </w:rPr>
        <w:t>which</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support</w:t>
      </w:r>
      <w:r w:rsidR="00F457C6">
        <w:rPr>
          <w:rFonts w:ascii="Times New Roman" w:hAnsi="Times New Roman" w:cs="Times New Roman"/>
          <w:color w:val="231F20"/>
          <w:sz w:val="24"/>
          <w:szCs w:val="24"/>
        </w:rPr>
        <w:t>s</w:t>
      </w:r>
      <w:r w:rsidRPr="007A1039">
        <w:rPr>
          <w:rFonts w:ascii="Times New Roman" w:hAnsi="Times New Roman" w:cs="Times New Roman"/>
          <w:color w:val="231F20"/>
          <w:sz w:val="24"/>
          <w:szCs w:val="24"/>
        </w:rPr>
        <w:t xml:space="preserve"> </w:t>
      </w:r>
      <w:r w:rsidRPr="007A1039">
        <w:rPr>
          <w:rFonts w:ascii="Times New Roman" w:hAnsi="Times New Roman" w:cs="Times New Roman"/>
          <w:color w:val="231F20"/>
          <w:spacing w:val="-3"/>
          <w:sz w:val="24"/>
          <w:szCs w:val="24"/>
        </w:rPr>
        <w:t xml:space="preserve">local </w:t>
      </w:r>
      <w:r w:rsidRPr="007A1039">
        <w:rPr>
          <w:rFonts w:ascii="Times New Roman" w:hAnsi="Times New Roman" w:cs="Times New Roman"/>
          <w:color w:val="231F20"/>
          <w:sz w:val="24"/>
          <w:szCs w:val="24"/>
        </w:rPr>
        <w:t>economies</w:t>
      </w:r>
      <w:r>
        <w:rPr>
          <w:rFonts w:ascii="Times New Roman" w:hAnsi="Times New Roman" w:cs="Times New Roman"/>
          <w:color w:val="231F20"/>
          <w:sz w:val="24"/>
          <w:szCs w:val="24"/>
        </w:rPr>
        <w:t>. Thus,</w:t>
      </w:r>
      <w:r w:rsidRPr="007A1039">
        <w:rPr>
          <w:rFonts w:ascii="Times New Roman" w:hAnsi="Times New Roman" w:cs="Times New Roman"/>
          <w:color w:val="231F20"/>
          <w:sz w:val="24"/>
          <w:szCs w:val="24"/>
        </w:rPr>
        <w:t xml:space="preserve"> land management partnerships </w:t>
      </w:r>
      <w:r w:rsidR="00E35CEB">
        <w:rPr>
          <w:rFonts w:ascii="Times New Roman" w:hAnsi="Times New Roman" w:cs="Times New Roman"/>
          <w:color w:val="231F20"/>
          <w:sz w:val="24"/>
          <w:szCs w:val="24"/>
        </w:rPr>
        <w:t>have</w:t>
      </w:r>
      <w:r w:rsidRPr="007A1039">
        <w:rPr>
          <w:rFonts w:ascii="Times New Roman" w:hAnsi="Times New Roman" w:cs="Times New Roman"/>
          <w:color w:val="231F20"/>
          <w:sz w:val="24"/>
          <w:szCs w:val="24"/>
        </w:rPr>
        <w:t xml:space="preserve"> both natural land function </w:t>
      </w:r>
      <w:r w:rsidRPr="00EA5A50">
        <w:rPr>
          <w:rFonts w:ascii="Times New Roman" w:hAnsi="Times New Roman" w:cs="Times New Roman"/>
          <w:i/>
          <w:color w:val="231F20"/>
          <w:sz w:val="24"/>
          <w:szCs w:val="24"/>
        </w:rPr>
        <w:t>and</w:t>
      </w:r>
      <w:r w:rsidRPr="007A1039">
        <w:rPr>
          <w:rFonts w:ascii="Times New Roman" w:hAnsi="Times New Roman" w:cs="Times New Roman"/>
          <w:color w:val="231F20"/>
          <w:sz w:val="24"/>
          <w:szCs w:val="24"/>
        </w:rPr>
        <w:t xml:space="preserve"> econom</w:t>
      </w:r>
      <w:r w:rsidR="00E35CEB">
        <w:rPr>
          <w:rFonts w:ascii="Times New Roman" w:hAnsi="Times New Roman" w:cs="Times New Roman"/>
          <w:color w:val="231F20"/>
          <w:sz w:val="24"/>
          <w:szCs w:val="24"/>
        </w:rPr>
        <w:t>ic benefits</w:t>
      </w:r>
      <w:r w:rsidR="009E376E">
        <w:rPr>
          <w:rFonts w:ascii="Times New Roman" w:hAnsi="Times New Roman" w:cs="Times New Roman"/>
          <w:color w:val="231F20"/>
          <w:sz w:val="24"/>
          <w:szCs w:val="24"/>
        </w:rPr>
        <w:t xml:space="preserve">, the </w:t>
      </w:r>
      <w:r w:rsidR="00872330">
        <w:rPr>
          <w:rFonts w:ascii="Times New Roman" w:hAnsi="Times New Roman" w:cs="Times New Roman"/>
          <w:color w:val="231F20"/>
          <w:sz w:val="24"/>
          <w:szCs w:val="24"/>
        </w:rPr>
        <w:t xml:space="preserve">kinds of </w:t>
      </w:r>
      <w:r w:rsidR="009E376E">
        <w:rPr>
          <w:rFonts w:ascii="Times New Roman" w:hAnsi="Times New Roman" w:cs="Times New Roman"/>
          <w:color w:val="231F20"/>
          <w:sz w:val="24"/>
          <w:szCs w:val="24"/>
        </w:rPr>
        <w:t xml:space="preserve">results </w:t>
      </w:r>
      <w:r w:rsidR="00130F35">
        <w:rPr>
          <w:rFonts w:ascii="Times New Roman" w:hAnsi="Times New Roman" w:cs="Times New Roman"/>
          <w:color w:val="231F20"/>
          <w:sz w:val="24"/>
          <w:szCs w:val="24"/>
        </w:rPr>
        <w:t xml:space="preserve">that </w:t>
      </w:r>
      <w:r w:rsidR="009E376E">
        <w:rPr>
          <w:rFonts w:ascii="Times New Roman" w:hAnsi="Times New Roman" w:cs="Times New Roman"/>
          <w:color w:val="231F20"/>
          <w:sz w:val="24"/>
          <w:szCs w:val="24"/>
        </w:rPr>
        <w:t>Dan</w:t>
      </w:r>
      <w:r w:rsidR="00130F35">
        <w:rPr>
          <w:rFonts w:ascii="Times New Roman" w:hAnsi="Times New Roman" w:cs="Times New Roman"/>
          <w:color w:val="231F20"/>
          <w:sz w:val="24"/>
          <w:szCs w:val="24"/>
        </w:rPr>
        <w:t>iel</w:t>
      </w:r>
      <w:r w:rsidR="009E376E">
        <w:rPr>
          <w:rFonts w:ascii="Times New Roman" w:hAnsi="Times New Roman" w:cs="Times New Roman"/>
          <w:color w:val="231F20"/>
          <w:sz w:val="24"/>
          <w:szCs w:val="24"/>
        </w:rPr>
        <w:t xml:space="preserve"> Janzen </w:t>
      </w:r>
      <w:r w:rsidR="00CB117D">
        <w:rPr>
          <w:rFonts w:ascii="Times New Roman" w:hAnsi="Times New Roman" w:cs="Times New Roman"/>
          <w:color w:val="231F20"/>
          <w:sz w:val="24"/>
          <w:szCs w:val="24"/>
        </w:rPr>
        <w:t>is working toward</w:t>
      </w:r>
      <w:r w:rsidR="009E376E">
        <w:rPr>
          <w:rFonts w:ascii="Times New Roman" w:hAnsi="Times New Roman" w:cs="Times New Roman"/>
          <w:color w:val="231F20"/>
          <w:sz w:val="24"/>
          <w:szCs w:val="24"/>
        </w:rPr>
        <w:t xml:space="preserve"> in Costa Rica</w:t>
      </w:r>
      <w:r w:rsidR="00091319">
        <w:rPr>
          <w:rFonts w:ascii="Times New Roman" w:hAnsi="Times New Roman" w:cs="Times New Roman"/>
          <w:color w:val="231F20"/>
          <w:spacing w:val="-21"/>
          <w:sz w:val="24"/>
          <w:szCs w:val="24"/>
        </w:rPr>
        <w:t>.</w:t>
      </w:r>
      <w:r w:rsidR="009F1132">
        <w:rPr>
          <w:rFonts w:ascii="Times New Roman" w:hAnsi="Times New Roman" w:cs="Times New Roman"/>
          <w:color w:val="231F20"/>
          <w:spacing w:val="-21"/>
          <w:sz w:val="24"/>
          <w:szCs w:val="24"/>
        </w:rPr>
        <w:t xml:space="preserve"> </w:t>
      </w:r>
      <w:r w:rsidR="00091319">
        <w:rPr>
          <w:rFonts w:ascii="Times New Roman" w:hAnsi="Times New Roman" w:cs="Times New Roman"/>
          <w:color w:val="231F20"/>
          <w:spacing w:val="-21"/>
          <w:sz w:val="24"/>
          <w:szCs w:val="24"/>
        </w:rPr>
        <w:t xml:space="preserve"> </w:t>
      </w:r>
      <w:r w:rsidRPr="007A1039">
        <w:rPr>
          <w:rFonts w:ascii="Times New Roman" w:hAnsi="Times New Roman" w:cs="Times New Roman"/>
          <w:color w:val="231F20"/>
          <w:sz w:val="24"/>
          <w:szCs w:val="24"/>
        </w:rPr>
        <w:t>[</w:t>
      </w:r>
      <w:r w:rsidR="003700CD">
        <w:rPr>
          <w:rFonts w:ascii="Times New Roman" w:hAnsi="Times New Roman" w:cs="Times New Roman"/>
          <w:color w:val="231F20"/>
          <w:sz w:val="24"/>
          <w:szCs w:val="24"/>
        </w:rPr>
        <w:t>20</w:t>
      </w:r>
      <w:r w:rsidRPr="007A1039">
        <w:rPr>
          <w:rFonts w:ascii="Times New Roman" w:hAnsi="Times New Roman" w:cs="Times New Roman"/>
          <w:color w:val="231F20"/>
          <w:sz w:val="24"/>
          <w:szCs w:val="24"/>
        </w:rPr>
        <w:t>]</w:t>
      </w:r>
    </w:p>
    <w:p w14:paraId="075514FC" w14:textId="6C0E194F" w:rsidR="00244661" w:rsidRDefault="00244661" w:rsidP="00244661">
      <w:pPr>
        <w:pStyle w:val="BodyText"/>
        <w:tabs>
          <w:tab w:val="left" w:pos="0"/>
        </w:tabs>
        <w:spacing w:before="57" w:line="235" w:lineRule="auto"/>
        <w:rPr>
          <w:rFonts w:ascii="Times New Roman" w:hAnsi="Times New Roman" w:cs="Times New Roman"/>
          <w:color w:val="231F20"/>
          <w:spacing w:val="-3"/>
          <w:sz w:val="24"/>
          <w:szCs w:val="24"/>
        </w:rPr>
      </w:pPr>
      <w:r>
        <w:rPr>
          <w:rFonts w:ascii="Times New Roman" w:hAnsi="Times New Roman" w:cs="Times New Roman"/>
          <w:color w:val="231F20"/>
          <w:sz w:val="24"/>
          <w:szCs w:val="24"/>
        </w:rPr>
        <w:tab/>
      </w:r>
      <w:r w:rsidRPr="007A1039">
        <w:rPr>
          <w:rFonts w:ascii="Times New Roman" w:hAnsi="Times New Roman" w:cs="Times New Roman"/>
          <w:color w:val="231F20"/>
          <w:sz w:val="24"/>
          <w:szCs w:val="24"/>
        </w:rPr>
        <w:t>Restoring prairies is arduous</w:t>
      </w:r>
      <w:r>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It involves</w:t>
      </w:r>
      <w:r w:rsidR="005873FD">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rebuilding the soil</w:t>
      </w:r>
      <w:r w:rsidR="005873FD">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finding native seeds </w:t>
      </w:r>
      <w:r>
        <w:rPr>
          <w:rFonts w:ascii="Times New Roman" w:hAnsi="Times New Roman" w:cs="Times New Roman"/>
          <w:color w:val="231F20"/>
          <w:sz w:val="24"/>
          <w:szCs w:val="24"/>
        </w:rPr>
        <w:t xml:space="preserve">that are </w:t>
      </w:r>
      <w:r w:rsidRPr="007A1039">
        <w:rPr>
          <w:rFonts w:ascii="Times New Roman" w:hAnsi="Times New Roman" w:cs="Times New Roman"/>
          <w:color w:val="231F20"/>
          <w:sz w:val="24"/>
          <w:szCs w:val="24"/>
        </w:rPr>
        <w:t>not contaminated by pesticides</w:t>
      </w:r>
      <w:r w:rsidR="005873FD">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mixing and sowing </w:t>
      </w:r>
      <w:r w:rsidRPr="007A1039">
        <w:rPr>
          <w:rFonts w:ascii="Times New Roman" w:hAnsi="Times New Roman" w:cs="Times New Roman"/>
          <w:color w:val="231F20"/>
          <w:spacing w:val="-3"/>
          <w:sz w:val="24"/>
          <w:szCs w:val="24"/>
        </w:rPr>
        <w:t>seeds</w:t>
      </w:r>
      <w:r>
        <w:rPr>
          <w:rFonts w:ascii="Times New Roman" w:hAnsi="Times New Roman" w:cs="Times New Roman"/>
          <w:color w:val="231F20"/>
          <w:spacing w:val="-3"/>
          <w:sz w:val="24"/>
          <w:szCs w:val="24"/>
        </w:rPr>
        <w:t xml:space="preserve"> with extreme care</w:t>
      </w:r>
      <w:r w:rsidR="005873FD">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z w:val="24"/>
          <w:szCs w:val="24"/>
        </w:rPr>
        <w:t>relentless weeding</w:t>
      </w:r>
      <w:r w:rsidR="005873FD">
        <w:rPr>
          <w:rFonts w:ascii="Times New Roman" w:hAnsi="Times New Roman" w:cs="Times New Roman"/>
          <w:color w:val="231F20"/>
          <w:sz w:val="24"/>
          <w:szCs w:val="24"/>
        </w:rPr>
        <w:t xml:space="preserve">, and </w:t>
      </w:r>
      <w:r w:rsidRPr="007A1039">
        <w:rPr>
          <w:rFonts w:ascii="Times New Roman" w:hAnsi="Times New Roman" w:cs="Times New Roman"/>
          <w:color w:val="231F20"/>
          <w:sz w:val="24"/>
          <w:szCs w:val="24"/>
        </w:rPr>
        <w:t>patience</w:t>
      </w:r>
      <w:r w:rsidR="005873FD">
        <w:rPr>
          <w:rFonts w:ascii="Times New Roman" w:hAnsi="Times New Roman" w:cs="Times New Roman"/>
          <w:color w:val="231F20"/>
          <w:sz w:val="24"/>
          <w:szCs w:val="24"/>
        </w:rPr>
        <w:t xml:space="preserve">. </w:t>
      </w:r>
      <w:r>
        <w:rPr>
          <w:rFonts w:ascii="Times New Roman" w:hAnsi="Times New Roman" w:cs="Times New Roman"/>
          <w:color w:val="231F20"/>
          <w:sz w:val="24"/>
          <w:szCs w:val="24"/>
        </w:rPr>
        <w:t>A</w:t>
      </w:r>
      <w:r w:rsidRPr="007A1039">
        <w:rPr>
          <w:rFonts w:ascii="Times New Roman" w:hAnsi="Times New Roman" w:cs="Times New Roman"/>
          <w:color w:val="231F20"/>
          <w:sz w:val="24"/>
          <w:szCs w:val="24"/>
        </w:rPr>
        <w:t>bove all</w:t>
      </w:r>
      <w:r>
        <w:rPr>
          <w:rFonts w:ascii="Times New Roman" w:hAnsi="Times New Roman" w:cs="Times New Roman"/>
          <w:color w:val="231F20"/>
          <w:sz w:val="24"/>
          <w:szCs w:val="24"/>
        </w:rPr>
        <w:t xml:space="preserve">, to restore prairies you must </w:t>
      </w:r>
      <w:r w:rsidRPr="007A1039">
        <w:rPr>
          <w:rFonts w:ascii="Times New Roman" w:hAnsi="Times New Roman" w:cs="Times New Roman"/>
          <w:color w:val="231F20"/>
          <w:sz w:val="24"/>
          <w:szCs w:val="24"/>
        </w:rPr>
        <w:t>belie</w:t>
      </w:r>
      <w:r>
        <w:rPr>
          <w:rFonts w:ascii="Times New Roman" w:hAnsi="Times New Roman" w:cs="Times New Roman"/>
          <w:color w:val="231F20"/>
          <w:sz w:val="24"/>
          <w:szCs w:val="24"/>
        </w:rPr>
        <w:t>ve</w:t>
      </w:r>
      <w:r w:rsidR="001D76C2">
        <w:rPr>
          <w:rFonts w:ascii="Times New Roman" w:hAnsi="Times New Roman" w:cs="Times New Roman"/>
          <w:color w:val="231F20"/>
          <w:sz w:val="24"/>
          <w:szCs w:val="24"/>
        </w:rPr>
        <w:t xml:space="preserve"> passionately in the benefits of</w:t>
      </w:r>
      <w:r w:rsidRPr="007A1039">
        <w:rPr>
          <w:rFonts w:ascii="Times New Roman" w:hAnsi="Times New Roman" w:cs="Times New Roman"/>
          <w:color w:val="231F20"/>
          <w:sz w:val="24"/>
          <w:szCs w:val="24"/>
        </w:rPr>
        <w:t xml:space="preserve"> repairing damaged ecosystems</w:t>
      </w:r>
      <w:r w:rsidRPr="007A1039">
        <w:rPr>
          <w:rFonts w:ascii="Times New Roman" w:hAnsi="Times New Roman" w:cs="Times New Roman"/>
          <w:color w:val="231F20"/>
          <w:spacing w:val="-3"/>
          <w:sz w:val="24"/>
          <w:szCs w:val="24"/>
        </w:rPr>
        <w:t>.</w:t>
      </w:r>
      <w:r>
        <w:rPr>
          <w:rFonts w:ascii="Times New Roman" w:hAnsi="Times New Roman" w:cs="Times New Roman"/>
          <w:color w:val="231F20"/>
          <w:spacing w:val="-3"/>
          <w:sz w:val="24"/>
          <w:szCs w:val="24"/>
        </w:rPr>
        <w:t xml:space="preserve"> Watch </w:t>
      </w:r>
      <w:r w:rsidR="00514920">
        <w:rPr>
          <w:rFonts w:ascii="Times New Roman" w:hAnsi="Times New Roman" w:cs="Times New Roman"/>
          <w:color w:val="231F20"/>
          <w:spacing w:val="-3"/>
          <w:sz w:val="24"/>
          <w:szCs w:val="24"/>
        </w:rPr>
        <w:t xml:space="preserve">the emotion of the </w:t>
      </w:r>
      <w:r>
        <w:rPr>
          <w:rFonts w:ascii="Times New Roman" w:hAnsi="Times New Roman" w:cs="Times New Roman"/>
          <w:color w:val="231F20"/>
          <w:spacing w:val="-3"/>
          <w:sz w:val="24"/>
          <w:szCs w:val="24"/>
        </w:rPr>
        <w:t xml:space="preserve">people in the film “What Will Save the Prairie?”  See how </w:t>
      </w:r>
      <w:r w:rsidR="009F1132">
        <w:rPr>
          <w:rFonts w:ascii="Times New Roman" w:hAnsi="Times New Roman" w:cs="Times New Roman"/>
          <w:color w:val="231F20"/>
          <w:spacing w:val="-3"/>
          <w:sz w:val="24"/>
          <w:szCs w:val="24"/>
        </w:rPr>
        <w:t xml:space="preserve">intently the </w:t>
      </w:r>
      <w:r>
        <w:rPr>
          <w:rFonts w:ascii="Times New Roman" w:hAnsi="Times New Roman" w:cs="Times New Roman"/>
          <w:color w:val="231F20"/>
          <w:spacing w:val="-3"/>
          <w:sz w:val="24"/>
          <w:szCs w:val="24"/>
        </w:rPr>
        <w:t>volunteers and staff at the Prairie Plains Resource Institute, Aurora, Nebraska, prepare soil and seeds</w:t>
      </w:r>
      <w:r w:rsidR="005E4D2D">
        <w:rPr>
          <w:rFonts w:ascii="Times New Roman" w:hAnsi="Times New Roman" w:cs="Times New Roman"/>
          <w:color w:val="231F20"/>
          <w:spacing w:val="-3"/>
          <w:sz w:val="24"/>
          <w:szCs w:val="24"/>
        </w:rPr>
        <w:t>.</w:t>
      </w:r>
      <w:r>
        <w:rPr>
          <w:rFonts w:ascii="Times New Roman" w:hAnsi="Times New Roman" w:cs="Times New Roman"/>
          <w:color w:val="231F20"/>
          <w:spacing w:val="-3"/>
          <w:sz w:val="24"/>
          <w:szCs w:val="24"/>
        </w:rPr>
        <w:t xml:space="preserve"> [</w:t>
      </w:r>
      <w:r w:rsidR="005E4D2D">
        <w:rPr>
          <w:rFonts w:ascii="Times New Roman" w:hAnsi="Times New Roman" w:cs="Times New Roman"/>
          <w:color w:val="231F20"/>
          <w:spacing w:val="-3"/>
          <w:sz w:val="24"/>
          <w:szCs w:val="24"/>
        </w:rPr>
        <w:t>2</w:t>
      </w:r>
      <w:r w:rsidR="003700CD">
        <w:rPr>
          <w:rFonts w:ascii="Times New Roman" w:hAnsi="Times New Roman" w:cs="Times New Roman"/>
          <w:color w:val="231F20"/>
          <w:spacing w:val="-3"/>
          <w:sz w:val="24"/>
          <w:szCs w:val="24"/>
        </w:rPr>
        <w:t>3</w:t>
      </w:r>
      <w:r>
        <w:rPr>
          <w:rFonts w:ascii="Times New Roman" w:hAnsi="Times New Roman" w:cs="Times New Roman"/>
          <w:color w:val="231F20"/>
          <w:spacing w:val="-3"/>
          <w:sz w:val="24"/>
          <w:szCs w:val="24"/>
        </w:rPr>
        <w:t xml:space="preserve">] </w:t>
      </w:r>
    </w:p>
    <w:p w14:paraId="73EDD5B8" w14:textId="062CF4F3" w:rsidR="00E96EB2" w:rsidRDefault="00E96EB2" w:rsidP="00244661">
      <w:pPr>
        <w:pStyle w:val="BodyText"/>
        <w:tabs>
          <w:tab w:val="left" w:pos="0"/>
        </w:tabs>
        <w:spacing w:before="57" w:line="235" w:lineRule="auto"/>
        <w:rPr>
          <w:rFonts w:ascii="Times New Roman" w:hAnsi="Times New Roman" w:cs="Times New Roman"/>
          <w:color w:val="231F20"/>
          <w:spacing w:val="-3"/>
          <w:sz w:val="24"/>
          <w:szCs w:val="24"/>
        </w:rPr>
      </w:pPr>
    </w:p>
    <w:p w14:paraId="23BFB6F3" w14:textId="0CDA4619" w:rsidR="00620BB3" w:rsidRDefault="00620BB3" w:rsidP="00244661">
      <w:pPr>
        <w:pStyle w:val="BodyText"/>
        <w:tabs>
          <w:tab w:val="left" w:pos="0"/>
        </w:tabs>
        <w:spacing w:before="57" w:line="235" w:lineRule="auto"/>
        <w:rPr>
          <w:rFonts w:ascii="Times New Roman" w:hAnsi="Times New Roman" w:cs="Times New Roman"/>
          <w:color w:val="231F20"/>
          <w:spacing w:val="-3"/>
          <w:sz w:val="24"/>
          <w:szCs w:val="24"/>
        </w:rPr>
      </w:pPr>
    </w:p>
    <w:p w14:paraId="2CBFDAF1" w14:textId="6664C860" w:rsidR="00620BB3" w:rsidRDefault="00620BB3" w:rsidP="00620BB3">
      <w:pPr>
        <w:pStyle w:val="BodyText"/>
        <w:tabs>
          <w:tab w:val="left" w:pos="0"/>
        </w:tabs>
        <w:spacing w:before="57" w:line="235" w:lineRule="auto"/>
        <w:jc w:val="center"/>
        <w:rPr>
          <w:rFonts w:ascii="Times New Roman" w:hAnsi="Times New Roman" w:cs="Times New Roman"/>
          <w:b/>
          <w:bCs/>
          <w:color w:val="231F20"/>
          <w:spacing w:val="-3"/>
          <w:sz w:val="24"/>
          <w:szCs w:val="24"/>
        </w:rPr>
      </w:pPr>
      <w:r>
        <w:rPr>
          <w:rFonts w:ascii="Times New Roman" w:hAnsi="Times New Roman" w:cs="Times New Roman"/>
          <w:b/>
          <w:bCs/>
          <w:color w:val="231F20"/>
          <w:spacing w:val="-3"/>
          <w:sz w:val="24"/>
          <w:szCs w:val="24"/>
        </w:rPr>
        <w:t>Insert Try This 22.1</w:t>
      </w:r>
      <w:r w:rsidR="006347D7">
        <w:rPr>
          <w:rFonts w:ascii="Times New Roman" w:hAnsi="Times New Roman" w:cs="Times New Roman"/>
          <w:b/>
          <w:bCs/>
          <w:color w:val="231F20"/>
          <w:spacing w:val="-3"/>
          <w:sz w:val="24"/>
          <w:szCs w:val="24"/>
        </w:rPr>
        <w:t>1</w:t>
      </w:r>
      <w:r>
        <w:rPr>
          <w:rFonts w:ascii="Times New Roman" w:hAnsi="Times New Roman" w:cs="Times New Roman"/>
          <w:b/>
          <w:bCs/>
          <w:color w:val="231F20"/>
          <w:spacing w:val="-3"/>
          <w:sz w:val="24"/>
          <w:szCs w:val="24"/>
        </w:rPr>
        <w:t xml:space="preserve"> Here</w:t>
      </w:r>
      <w:r w:rsidR="00AE1416">
        <w:rPr>
          <w:rFonts w:ascii="Times New Roman" w:hAnsi="Times New Roman" w:cs="Times New Roman"/>
          <w:b/>
          <w:bCs/>
          <w:color w:val="231F20"/>
          <w:spacing w:val="-3"/>
          <w:sz w:val="24"/>
          <w:szCs w:val="24"/>
        </w:rPr>
        <w:t xml:space="preserve"> – How Prairies Are Restored</w:t>
      </w:r>
    </w:p>
    <w:p w14:paraId="0E07DA1C" w14:textId="77777777" w:rsidR="00620BB3" w:rsidRPr="00620BB3" w:rsidRDefault="00620BB3" w:rsidP="00620BB3">
      <w:pPr>
        <w:pStyle w:val="BodyText"/>
        <w:tabs>
          <w:tab w:val="left" w:pos="0"/>
        </w:tabs>
        <w:spacing w:before="57" w:line="235" w:lineRule="auto"/>
        <w:jc w:val="center"/>
        <w:rPr>
          <w:rFonts w:ascii="Times New Roman" w:hAnsi="Times New Roman" w:cs="Times New Roman"/>
          <w:b/>
          <w:bCs/>
          <w:sz w:val="24"/>
          <w:szCs w:val="24"/>
        </w:rPr>
      </w:pPr>
    </w:p>
    <w:p w14:paraId="763C16C1" w14:textId="77777777" w:rsidR="00244661" w:rsidRDefault="00244661" w:rsidP="00244661">
      <w:pPr>
        <w:pStyle w:val="BodyText"/>
        <w:tabs>
          <w:tab w:val="left" w:pos="0"/>
        </w:tabs>
        <w:spacing w:line="237" w:lineRule="auto"/>
        <w:rPr>
          <w:rFonts w:ascii="Times New Roman" w:hAnsi="Times New Roman" w:cs="Times New Roman"/>
          <w:color w:val="231F20"/>
          <w:spacing w:val="-4"/>
          <w:sz w:val="24"/>
          <w:szCs w:val="24"/>
        </w:rPr>
      </w:pPr>
      <w:r>
        <w:rPr>
          <w:rFonts w:ascii="Times New Roman" w:hAnsi="Times New Roman" w:cs="Times New Roman"/>
          <w:color w:val="231F20"/>
          <w:spacing w:val="-3"/>
          <w:sz w:val="24"/>
          <w:szCs w:val="24"/>
        </w:rPr>
        <w:tab/>
      </w:r>
      <w:r w:rsidRPr="007A1039">
        <w:rPr>
          <w:rFonts w:ascii="Times New Roman" w:hAnsi="Times New Roman" w:cs="Times New Roman"/>
          <w:color w:val="231F20"/>
          <w:spacing w:val="-3"/>
          <w:sz w:val="24"/>
          <w:szCs w:val="24"/>
        </w:rPr>
        <w:t xml:space="preserve">The Dust Bowl </w:t>
      </w:r>
      <w:r w:rsidRPr="007A1039">
        <w:rPr>
          <w:rFonts w:ascii="Times New Roman" w:hAnsi="Times New Roman" w:cs="Times New Roman"/>
          <w:color w:val="231F20"/>
          <w:spacing w:val="-4"/>
          <w:sz w:val="24"/>
          <w:szCs w:val="24"/>
        </w:rPr>
        <w:t xml:space="preserve">confirmed the folly </w:t>
      </w:r>
      <w:r w:rsidRPr="007A1039">
        <w:rPr>
          <w:rFonts w:ascii="Times New Roman" w:hAnsi="Times New Roman" w:cs="Times New Roman"/>
          <w:color w:val="231F20"/>
          <w:sz w:val="24"/>
          <w:szCs w:val="24"/>
        </w:rPr>
        <w:t xml:space="preserve">of </w:t>
      </w:r>
      <w:r w:rsidRPr="007A1039">
        <w:rPr>
          <w:rFonts w:ascii="Times New Roman" w:hAnsi="Times New Roman" w:cs="Times New Roman"/>
          <w:color w:val="231F20"/>
          <w:spacing w:val="-5"/>
          <w:sz w:val="24"/>
          <w:szCs w:val="24"/>
        </w:rPr>
        <w:t xml:space="preserve">growing </w:t>
      </w:r>
      <w:r w:rsidRPr="007A1039">
        <w:rPr>
          <w:rFonts w:ascii="Times New Roman" w:hAnsi="Times New Roman" w:cs="Times New Roman"/>
          <w:color w:val="231F20"/>
          <w:spacing w:val="-4"/>
          <w:sz w:val="24"/>
          <w:szCs w:val="24"/>
        </w:rPr>
        <w:t xml:space="preserve">crops </w:t>
      </w:r>
      <w:r w:rsidRPr="007A1039">
        <w:rPr>
          <w:rFonts w:ascii="Times New Roman" w:hAnsi="Times New Roman" w:cs="Times New Roman"/>
          <w:color w:val="231F20"/>
          <w:sz w:val="24"/>
          <w:szCs w:val="24"/>
        </w:rPr>
        <w:t xml:space="preserve">on </w:t>
      </w:r>
      <w:r w:rsidRPr="007A1039">
        <w:rPr>
          <w:rFonts w:ascii="Times New Roman" w:hAnsi="Times New Roman" w:cs="Times New Roman"/>
          <w:color w:val="231F20"/>
          <w:spacing w:val="-5"/>
          <w:sz w:val="24"/>
          <w:szCs w:val="24"/>
        </w:rPr>
        <w:t xml:space="preserve">drought-prone </w:t>
      </w:r>
      <w:r w:rsidRPr="007A1039">
        <w:rPr>
          <w:rFonts w:ascii="Times New Roman" w:hAnsi="Times New Roman" w:cs="Times New Roman"/>
          <w:color w:val="231F20"/>
          <w:spacing w:val="-3"/>
          <w:sz w:val="24"/>
          <w:szCs w:val="24"/>
        </w:rPr>
        <w:t xml:space="preserve">land </w:t>
      </w:r>
      <w:r w:rsidRPr="007A1039">
        <w:rPr>
          <w:rFonts w:ascii="Times New Roman" w:hAnsi="Times New Roman" w:cs="Times New Roman"/>
          <w:color w:val="231F20"/>
          <w:sz w:val="24"/>
          <w:szCs w:val="24"/>
        </w:rPr>
        <w:t xml:space="preserve">in a </w:t>
      </w:r>
      <w:r w:rsidRPr="007A1039">
        <w:rPr>
          <w:rFonts w:ascii="Times New Roman" w:hAnsi="Times New Roman" w:cs="Times New Roman"/>
          <w:color w:val="231F20"/>
          <w:spacing w:val="-4"/>
          <w:sz w:val="24"/>
          <w:szCs w:val="24"/>
        </w:rPr>
        <w:t xml:space="preserve">severe climate </w:t>
      </w:r>
      <w:r w:rsidRPr="007A1039">
        <w:rPr>
          <w:rFonts w:ascii="Times New Roman" w:hAnsi="Times New Roman" w:cs="Times New Roman"/>
          <w:color w:val="231F20"/>
          <w:spacing w:val="-3"/>
          <w:sz w:val="24"/>
          <w:szCs w:val="24"/>
        </w:rPr>
        <w:t xml:space="preserve">with </w:t>
      </w:r>
      <w:r w:rsidRPr="007A1039">
        <w:rPr>
          <w:rFonts w:ascii="Times New Roman" w:hAnsi="Times New Roman" w:cs="Times New Roman"/>
          <w:color w:val="231F20"/>
          <w:spacing w:val="-5"/>
          <w:sz w:val="24"/>
          <w:szCs w:val="24"/>
        </w:rPr>
        <w:t xml:space="preserve">temperature </w:t>
      </w:r>
      <w:r w:rsidRPr="007A1039">
        <w:rPr>
          <w:rFonts w:ascii="Times New Roman" w:hAnsi="Times New Roman" w:cs="Times New Roman"/>
          <w:color w:val="231F20"/>
          <w:spacing w:val="-4"/>
          <w:sz w:val="24"/>
          <w:szCs w:val="24"/>
        </w:rPr>
        <w:t xml:space="preserve">extremes. </w:t>
      </w:r>
      <w:r>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pacing w:val="-4"/>
          <w:sz w:val="24"/>
          <w:szCs w:val="24"/>
        </w:rPr>
        <w:t xml:space="preserve">Today’s </w:t>
      </w:r>
      <w:r>
        <w:rPr>
          <w:rFonts w:ascii="Times New Roman" w:hAnsi="Times New Roman" w:cs="Times New Roman"/>
          <w:color w:val="231F20"/>
          <w:spacing w:val="-4"/>
          <w:sz w:val="24"/>
          <w:szCs w:val="24"/>
        </w:rPr>
        <w:t>challenge in the Great Plains</w:t>
      </w:r>
      <w:r w:rsidRPr="007A1039">
        <w:rPr>
          <w:rFonts w:ascii="Times New Roman" w:hAnsi="Times New Roman" w:cs="Times New Roman"/>
          <w:color w:val="231F20"/>
          <w:spacing w:val="-4"/>
          <w:sz w:val="24"/>
          <w:szCs w:val="24"/>
        </w:rPr>
        <w:t xml:space="preserve"> is water.</w:t>
      </w:r>
      <w:r>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pacing w:val="-4"/>
          <w:sz w:val="24"/>
          <w:szCs w:val="24"/>
        </w:rPr>
        <w:t xml:space="preserve"> </w:t>
      </w:r>
      <w:r>
        <w:rPr>
          <w:rFonts w:ascii="Times New Roman" w:hAnsi="Times New Roman" w:cs="Times New Roman"/>
          <w:color w:val="231F20"/>
          <w:spacing w:val="-4"/>
          <w:sz w:val="24"/>
          <w:szCs w:val="24"/>
        </w:rPr>
        <w:t xml:space="preserve">If </w:t>
      </w:r>
      <w:r w:rsidRPr="007A1039">
        <w:rPr>
          <w:rFonts w:ascii="Times New Roman" w:hAnsi="Times New Roman" w:cs="Times New Roman"/>
          <w:color w:val="231F20"/>
          <w:sz w:val="24"/>
          <w:szCs w:val="24"/>
        </w:rPr>
        <w:t xml:space="preserve">we </w:t>
      </w:r>
      <w:r w:rsidRPr="007A1039">
        <w:rPr>
          <w:rFonts w:ascii="Times New Roman" w:hAnsi="Times New Roman" w:cs="Times New Roman"/>
          <w:color w:val="231F20"/>
          <w:spacing w:val="-4"/>
          <w:sz w:val="24"/>
          <w:szCs w:val="24"/>
        </w:rPr>
        <w:t xml:space="preserve">manage the </w:t>
      </w:r>
      <w:r w:rsidRPr="007A1039">
        <w:rPr>
          <w:rFonts w:ascii="Times New Roman" w:hAnsi="Times New Roman" w:cs="Times New Roman"/>
          <w:color w:val="231F20"/>
          <w:spacing w:val="-5"/>
          <w:sz w:val="24"/>
          <w:szCs w:val="24"/>
        </w:rPr>
        <w:t xml:space="preserve">Ogallala </w:t>
      </w:r>
      <w:r w:rsidRPr="007A1039">
        <w:rPr>
          <w:rFonts w:ascii="Times New Roman" w:hAnsi="Times New Roman" w:cs="Times New Roman"/>
          <w:color w:val="231F20"/>
          <w:spacing w:val="-4"/>
          <w:sz w:val="24"/>
          <w:szCs w:val="24"/>
        </w:rPr>
        <w:t xml:space="preserve">Aquifer </w:t>
      </w:r>
      <w:r w:rsidRPr="007A1039">
        <w:rPr>
          <w:rFonts w:ascii="Times New Roman" w:hAnsi="Times New Roman" w:cs="Times New Roman"/>
          <w:color w:val="231F20"/>
          <w:sz w:val="24"/>
          <w:szCs w:val="24"/>
        </w:rPr>
        <w:t xml:space="preserve">so </w:t>
      </w:r>
      <w:r w:rsidRPr="007A1039">
        <w:rPr>
          <w:rFonts w:ascii="Times New Roman" w:hAnsi="Times New Roman" w:cs="Times New Roman"/>
          <w:color w:val="231F20"/>
          <w:spacing w:val="-4"/>
          <w:sz w:val="24"/>
          <w:szCs w:val="24"/>
        </w:rPr>
        <w:t xml:space="preserve">water remains for future </w:t>
      </w:r>
      <w:r w:rsidRPr="007A1039">
        <w:rPr>
          <w:rFonts w:ascii="Times New Roman" w:hAnsi="Times New Roman" w:cs="Times New Roman"/>
          <w:color w:val="231F20"/>
          <w:spacing w:val="-3"/>
          <w:sz w:val="24"/>
          <w:szCs w:val="24"/>
        </w:rPr>
        <w:t>crops</w:t>
      </w:r>
      <w:r>
        <w:rPr>
          <w:rFonts w:ascii="Times New Roman" w:hAnsi="Times New Roman" w:cs="Times New Roman"/>
          <w:color w:val="231F20"/>
          <w:spacing w:val="-3"/>
          <w:sz w:val="24"/>
          <w:szCs w:val="24"/>
        </w:rPr>
        <w:t>, we</w:t>
      </w:r>
      <w:r w:rsidRPr="007A1039">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z w:val="24"/>
          <w:szCs w:val="24"/>
        </w:rPr>
        <w:t xml:space="preserve">will have </w:t>
      </w:r>
      <w:r w:rsidRPr="007A1039">
        <w:rPr>
          <w:rFonts w:ascii="Times New Roman" w:hAnsi="Times New Roman" w:cs="Times New Roman"/>
          <w:color w:val="231F20"/>
          <w:spacing w:val="-4"/>
          <w:sz w:val="24"/>
          <w:szCs w:val="24"/>
        </w:rPr>
        <w:t>learned</w:t>
      </w:r>
      <w:r>
        <w:rPr>
          <w:rFonts w:ascii="Times New Roman" w:hAnsi="Times New Roman" w:cs="Times New Roman"/>
          <w:color w:val="231F20"/>
          <w:spacing w:val="-4"/>
          <w:sz w:val="24"/>
          <w:szCs w:val="24"/>
        </w:rPr>
        <w:t xml:space="preserve"> a lesson</w:t>
      </w:r>
      <w:r w:rsidRPr="007A1039">
        <w:rPr>
          <w:rFonts w:ascii="Times New Roman" w:hAnsi="Times New Roman" w:cs="Times New Roman"/>
          <w:color w:val="231F20"/>
          <w:spacing w:val="-4"/>
          <w:sz w:val="24"/>
          <w:szCs w:val="24"/>
        </w:rPr>
        <w:t>.</w:t>
      </w:r>
    </w:p>
    <w:p w14:paraId="7A41F208" w14:textId="6FC6AE5C" w:rsidR="00244661" w:rsidRDefault="00244661" w:rsidP="00244661">
      <w:pPr>
        <w:pStyle w:val="BodyText"/>
        <w:tabs>
          <w:tab w:val="left" w:pos="0"/>
        </w:tabs>
        <w:spacing w:line="237" w:lineRule="auto"/>
        <w:rPr>
          <w:rFonts w:ascii="Times New Roman" w:hAnsi="Times New Roman" w:cs="Times New Roman"/>
          <w:color w:val="231F20"/>
          <w:spacing w:val="-4"/>
          <w:sz w:val="24"/>
          <w:szCs w:val="24"/>
        </w:rPr>
      </w:pPr>
    </w:p>
    <w:p w14:paraId="341BE22E" w14:textId="2B393AE5" w:rsidR="00E96EB2" w:rsidRDefault="00E96EB2" w:rsidP="00E96EB2">
      <w:pPr>
        <w:pStyle w:val="BodyText"/>
        <w:tabs>
          <w:tab w:val="left" w:pos="0"/>
        </w:tabs>
        <w:spacing w:before="52" w:line="228" w:lineRule="auto"/>
        <w:ind w:right="-120"/>
        <w:jc w:val="center"/>
        <w:rPr>
          <w:rFonts w:ascii="Times New Roman" w:hAnsi="Times New Roman" w:cs="Times New Roman"/>
          <w:b/>
          <w:sz w:val="24"/>
          <w:szCs w:val="24"/>
        </w:rPr>
      </w:pPr>
      <w:r>
        <w:rPr>
          <w:rFonts w:ascii="Times New Roman" w:hAnsi="Times New Roman" w:cs="Times New Roman"/>
          <w:b/>
          <w:sz w:val="24"/>
          <w:szCs w:val="24"/>
        </w:rPr>
        <w:t>Insert Fig</w:t>
      </w:r>
      <w:r w:rsidR="00A054DF">
        <w:rPr>
          <w:rFonts w:ascii="Times New Roman" w:hAnsi="Times New Roman" w:cs="Times New Roman"/>
          <w:b/>
          <w:sz w:val="24"/>
          <w:szCs w:val="24"/>
        </w:rPr>
        <w:t>ure</w:t>
      </w:r>
      <w:r>
        <w:rPr>
          <w:rFonts w:ascii="Times New Roman" w:hAnsi="Times New Roman" w:cs="Times New Roman"/>
          <w:b/>
          <w:sz w:val="24"/>
          <w:szCs w:val="24"/>
        </w:rPr>
        <w:t xml:space="preserve"> 22.</w:t>
      </w:r>
      <w:r w:rsidR="00A5119C">
        <w:rPr>
          <w:rFonts w:ascii="Times New Roman" w:hAnsi="Times New Roman" w:cs="Times New Roman"/>
          <w:b/>
          <w:sz w:val="24"/>
          <w:szCs w:val="24"/>
        </w:rPr>
        <w:t>10</w:t>
      </w:r>
      <w:r>
        <w:rPr>
          <w:rFonts w:ascii="Times New Roman" w:hAnsi="Times New Roman" w:cs="Times New Roman"/>
          <w:b/>
          <w:sz w:val="24"/>
          <w:szCs w:val="24"/>
        </w:rPr>
        <w:t xml:space="preserve">: </w:t>
      </w:r>
      <w:r w:rsidR="00051542">
        <w:rPr>
          <w:rFonts w:ascii="Times New Roman" w:hAnsi="Times New Roman" w:cs="Times New Roman"/>
          <w:b/>
          <w:sz w:val="24"/>
          <w:szCs w:val="24"/>
        </w:rPr>
        <w:t>Chart</w:t>
      </w:r>
      <w:r>
        <w:rPr>
          <w:rFonts w:ascii="Times New Roman" w:hAnsi="Times New Roman" w:cs="Times New Roman"/>
          <w:b/>
          <w:sz w:val="24"/>
          <w:szCs w:val="24"/>
        </w:rPr>
        <w:t xml:space="preserve"> Earthcaching, ½? Put opposite/near 1st pg of Earthcache Scenario</w:t>
      </w:r>
    </w:p>
    <w:p w14:paraId="7E7AE759" w14:textId="77777777" w:rsidR="00E96EB2" w:rsidRPr="00E96EB2" w:rsidRDefault="00E96EB2" w:rsidP="00E96EB2">
      <w:pPr>
        <w:pStyle w:val="BodyText"/>
        <w:tabs>
          <w:tab w:val="left" w:pos="0"/>
        </w:tabs>
        <w:spacing w:before="52" w:line="228" w:lineRule="auto"/>
        <w:ind w:right="-120"/>
        <w:jc w:val="center"/>
        <w:rPr>
          <w:rFonts w:ascii="Times New Roman" w:hAnsi="Times New Roman" w:cs="Times New Roman"/>
          <w:b/>
          <w:sz w:val="24"/>
          <w:szCs w:val="24"/>
        </w:rPr>
      </w:pPr>
    </w:p>
    <w:p w14:paraId="7474A77E" w14:textId="7B06A1F1" w:rsidR="00244661" w:rsidRPr="00E80FCC" w:rsidRDefault="00244661" w:rsidP="00EE2C5A">
      <w:pPr>
        <w:jc w:val="center"/>
        <w:rPr>
          <w:rFonts w:ascii="Times New Roman" w:hAnsi="Times New Roman" w:cs="Times New Roman"/>
          <w:b/>
          <w:bCs/>
          <w:i/>
          <w:iCs/>
          <w:sz w:val="24"/>
          <w:szCs w:val="24"/>
        </w:rPr>
      </w:pPr>
      <w:r w:rsidRPr="00EE2C5A">
        <w:rPr>
          <w:rFonts w:ascii="Times New Roman" w:hAnsi="Times New Roman" w:cs="Times New Roman"/>
          <w:b/>
          <w:bCs/>
          <w:sz w:val="24"/>
          <w:szCs w:val="24"/>
        </w:rPr>
        <w:t>Scenario:</w:t>
      </w:r>
      <w:r w:rsidRPr="00E80FCC">
        <w:rPr>
          <w:rFonts w:ascii="Times New Roman" w:hAnsi="Times New Roman" w:cs="Times New Roman"/>
          <w:b/>
          <w:bCs/>
          <w:i/>
          <w:iCs/>
          <w:sz w:val="24"/>
          <w:szCs w:val="24"/>
        </w:rPr>
        <w:t xml:space="preserve"> Earthcaching</w:t>
      </w:r>
    </w:p>
    <w:p w14:paraId="3A4A75E6" w14:textId="77777777" w:rsidR="00244661" w:rsidRDefault="00244661" w:rsidP="00244661">
      <w:pPr>
        <w:pStyle w:val="BodyText"/>
        <w:tabs>
          <w:tab w:val="left" w:pos="0"/>
        </w:tabs>
        <w:spacing w:before="52" w:line="228" w:lineRule="auto"/>
        <w:ind w:right="-120"/>
        <w:rPr>
          <w:rFonts w:ascii="Times New Roman" w:hAnsi="Times New Roman" w:cs="Times New Roman"/>
          <w:bCs/>
          <w:sz w:val="24"/>
          <w:szCs w:val="24"/>
        </w:rPr>
      </w:pPr>
    </w:p>
    <w:p w14:paraId="5599CC66" w14:textId="5430BD46" w:rsidR="00244661" w:rsidRDefault="00244661" w:rsidP="00244661">
      <w:pPr>
        <w:pStyle w:val="BodyText"/>
        <w:tabs>
          <w:tab w:val="left" w:pos="0"/>
        </w:tabs>
        <w:spacing w:before="52" w:line="228" w:lineRule="auto"/>
        <w:ind w:right="-120"/>
        <w:rPr>
          <w:rFonts w:ascii="Times New Roman" w:hAnsi="Times New Roman" w:cs="Times New Roman"/>
          <w:bCs/>
          <w:sz w:val="24"/>
          <w:szCs w:val="24"/>
        </w:rPr>
      </w:pPr>
      <w:r>
        <w:rPr>
          <w:rFonts w:ascii="Times New Roman" w:hAnsi="Times New Roman" w:cs="Times New Roman"/>
          <w:bCs/>
          <w:sz w:val="24"/>
          <w:szCs w:val="24"/>
        </w:rPr>
        <w:tab/>
        <w:t xml:space="preserve">An Earthcache is a geological location people can visit to learn about a unique feature of the Earth or built environment.  The activity builds on Geocaching in which you use GPS on a cellphone to search for “treasure” others have left.  In an Earthcache, you “find” places where you can see how Earth has been shaped by geological processes, life-forms, and/or human </w:t>
      </w:r>
      <w:r w:rsidR="004A6C31">
        <w:rPr>
          <w:rFonts w:ascii="Times New Roman" w:hAnsi="Times New Roman" w:cs="Times New Roman"/>
          <w:bCs/>
          <w:sz w:val="24"/>
          <w:szCs w:val="24"/>
        </w:rPr>
        <w:t>activity</w:t>
      </w:r>
      <w:r>
        <w:rPr>
          <w:rFonts w:ascii="Times New Roman" w:hAnsi="Times New Roman" w:cs="Times New Roman"/>
          <w:bCs/>
          <w:sz w:val="24"/>
          <w:szCs w:val="24"/>
        </w:rPr>
        <w:t xml:space="preserve">.  </w:t>
      </w:r>
    </w:p>
    <w:p w14:paraId="184937ED" w14:textId="69192E31" w:rsidR="00244661" w:rsidRDefault="00244661" w:rsidP="00244661">
      <w:pPr>
        <w:pStyle w:val="BodyText"/>
        <w:tabs>
          <w:tab w:val="left" w:pos="0"/>
        </w:tabs>
        <w:spacing w:before="52" w:line="228" w:lineRule="auto"/>
        <w:ind w:right="-120"/>
        <w:rPr>
          <w:rFonts w:ascii="Times New Roman" w:hAnsi="Times New Roman" w:cs="Times New Roman"/>
          <w:bCs/>
          <w:sz w:val="24"/>
          <w:szCs w:val="24"/>
        </w:rPr>
      </w:pPr>
      <w:r>
        <w:rPr>
          <w:rFonts w:ascii="Times New Roman" w:hAnsi="Times New Roman" w:cs="Times New Roman"/>
          <w:bCs/>
          <w:sz w:val="24"/>
          <w:szCs w:val="24"/>
        </w:rPr>
        <w:tab/>
        <w:t>At each site, players find questions and provide answers by observing the surroundings.  Each “cache” includes an educational challenge and directions to the next site.  Tamara</w:t>
      </w:r>
      <w:r w:rsidR="005873FD">
        <w:rPr>
          <w:rFonts w:ascii="Times New Roman" w:hAnsi="Times New Roman" w:cs="Times New Roman"/>
          <w:bCs/>
          <w:sz w:val="24"/>
          <w:szCs w:val="24"/>
        </w:rPr>
        <w:t>, who teaches</w:t>
      </w:r>
      <w:r>
        <w:rPr>
          <w:rFonts w:ascii="Times New Roman" w:hAnsi="Times New Roman" w:cs="Times New Roman"/>
          <w:bCs/>
          <w:sz w:val="24"/>
          <w:szCs w:val="24"/>
        </w:rPr>
        <w:t xml:space="preserve"> </w:t>
      </w:r>
      <w:r w:rsidR="005873FD">
        <w:rPr>
          <w:rFonts w:ascii="Times New Roman" w:hAnsi="Times New Roman" w:cs="Times New Roman"/>
          <w:bCs/>
          <w:sz w:val="24"/>
          <w:szCs w:val="24"/>
        </w:rPr>
        <w:t xml:space="preserve">5- to 8-year-olds, </w:t>
      </w:r>
      <w:r>
        <w:rPr>
          <w:rFonts w:ascii="Times New Roman" w:hAnsi="Times New Roman" w:cs="Times New Roman"/>
          <w:bCs/>
          <w:sz w:val="24"/>
          <w:szCs w:val="24"/>
        </w:rPr>
        <w:t xml:space="preserve">believes Earthcaching can help </w:t>
      </w:r>
      <w:r w:rsidR="005873FD">
        <w:rPr>
          <w:rFonts w:ascii="Times New Roman" w:hAnsi="Times New Roman" w:cs="Times New Roman"/>
          <w:bCs/>
          <w:sz w:val="24"/>
          <w:szCs w:val="24"/>
        </w:rPr>
        <w:t xml:space="preserve">students </w:t>
      </w:r>
      <w:r>
        <w:rPr>
          <w:rFonts w:ascii="Times New Roman" w:hAnsi="Times New Roman" w:cs="Times New Roman"/>
          <w:bCs/>
          <w:sz w:val="24"/>
          <w:szCs w:val="24"/>
        </w:rPr>
        <w:t xml:space="preserve">learn how scientists gather evidence.  </w:t>
      </w:r>
    </w:p>
    <w:p w14:paraId="4B6C68A3" w14:textId="77777777" w:rsidR="00244661" w:rsidRDefault="00244661" w:rsidP="00244661">
      <w:pPr>
        <w:pStyle w:val="BodyText"/>
        <w:tabs>
          <w:tab w:val="left" w:pos="0"/>
        </w:tabs>
        <w:spacing w:before="52" w:line="228" w:lineRule="auto"/>
        <w:ind w:right="-120"/>
        <w:rPr>
          <w:rFonts w:ascii="Times New Roman" w:hAnsi="Times New Roman" w:cs="Times New Roman"/>
          <w:bCs/>
          <w:sz w:val="24"/>
          <w:szCs w:val="24"/>
        </w:rPr>
      </w:pPr>
      <w:r>
        <w:rPr>
          <w:rFonts w:ascii="Times New Roman" w:hAnsi="Times New Roman" w:cs="Times New Roman"/>
          <w:bCs/>
          <w:sz w:val="24"/>
          <w:szCs w:val="24"/>
        </w:rPr>
        <w:tab/>
        <w:t>In adapting Earthcaching for children Tamara resolved these problems:</w:t>
      </w:r>
    </w:p>
    <w:p w14:paraId="56C797C0" w14:textId="58CFB91D" w:rsidR="00244661" w:rsidRPr="005873FD" w:rsidRDefault="00244661" w:rsidP="00606950">
      <w:pPr>
        <w:pStyle w:val="BodyText"/>
        <w:numPr>
          <w:ilvl w:val="0"/>
          <w:numId w:val="21"/>
        </w:numPr>
        <w:tabs>
          <w:tab w:val="left" w:pos="0"/>
        </w:tabs>
        <w:spacing w:before="52" w:line="228" w:lineRule="auto"/>
        <w:ind w:right="-120"/>
        <w:rPr>
          <w:rFonts w:ascii="Times New Roman" w:hAnsi="Times New Roman" w:cs="Times New Roman"/>
          <w:bCs/>
          <w:sz w:val="24"/>
          <w:szCs w:val="24"/>
        </w:rPr>
      </w:pPr>
      <w:r w:rsidRPr="005873FD">
        <w:rPr>
          <w:rFonts w:ascii="Times New Roman" w:hAnsi="Times New Roman" w:cs="Times New Roman"/>
          <w:bCs/>
          <w:sz w:val="24"/>
          <w:szCs w:val="24"/>
        </w:rPr>
        <w:t xml:space="preserve">Place.  She scouted and found a local area that was not developed and that was safe – no poison oak or ivy, no cliffs or rushing water, </w:t>
      </w:r>
      <w:r w:rsidR="00515A75">
        <w:rPr>
          <w:rFonts w:ascii="Times New Roman" w:hAnsi="Times New Roman" w:cs="Times New Roman"/>
          <w:bCs/>
          <w:sz w:val="24"/>
          <w:szCs w:val="24"/>
        </w:rPr>
        <w:t xml:space="preserve">no access to traffic, </w:t>
      </w:r>
      <w:r w:rsidRPr="005873FD">
        <w:rPr>
          <w:rFonts w:ascii="Times New Roman" w:hAnsi="Times New Roman" w:cs="Times New Roman"/>
          <w:bCs/>
          <w:sz w:val="24"/>
          <w:szCs w:val="24"/>
        </w:rPr>
        <w:t>and open enough for two adults to keep track of 20 children.</w:t>
      </w:r>
    </w:p>
    <w:p w14:paraId="50627E1E" w14:textId="20E41BA7" w:rsidR="00244661" w:rsidRPr="005873FD" w:rsidRDefault="00244661" w:rsidP="00606950">
      <w:pPr>
        <w:pStyle w:val="BodyText"/>
        <w:numPr>
          <w:ilvl w:val="0"/>
          <w:numId w:val="21"/>
        </w:numPr>
        <w:tabs>
          <w:tab w:val="left" w:pos="0"/>
        </w:tabs>
        <w:spacing w:before="52" w:line="228" w:lineRule="auto"/>
        <w:ind w:right="-120"/>
        <w:rPr>
          <w:rFonts w:ascii="Times New Roman" w:hAnsi="Times New Roman" w:cs="Times New Roman"/>
          <w:bCs/>
          <w:sz w:val="24"/>
          <w:szCs w:val="24"/>
        </w:rPr>
      </w:pPr>
      <w:r w:rsidRPr="005873FD">
        <w:rPr>
          <w:rFonts w:ascii="Times New Roman" w:hAnsi="Times New Roman" w:cs="Times New Roman"/>
          <w:bCs/>
          <w:sz w:val="24"/>
          <w:szCs w:val="24"/>
        </w:rPr>
        <w:t>Containers.  A local Army/Navy Surplus store donated 10 waterproof/weatherproof containers, all different.  Tamara smiled: The differences enriched the game’s “hunt”.</w:t>
      </w:r>
    </w:p>
    <w:p w14:paraId="5A5CA4C5" w14:textId="6F63DB1E" w:rsidR="00244661" w:rsidRPr="005873FD" w:rsidRDefault="00244661" w:rsidP="00606950">
      <w:pPr>
        <w:pStyle w:val="BodyText"/>
        <w:numPr>
          <w:ilvl w:val="0"/>
          <w:numId w:val="21"/>
        </w:numPr>
        <w:tabs>
          <w:tab w:val="left" w:pos="0"/>
        </w:tabs>
        <w:spacing w:before="52" w:line="228" w:lineRule="auto"/>
        <w:ind w:right="-120"/>
        <w:rPr>
          <w:rFonts w:ascii="Times New Roman" w:hAnsi="Times New Roman" w:cs="Times New Roman"/>
          <w:bCs/>
          <w:sz w:val="24"/>
          <w:szCs w:val="24"/>
        </w:rPr>
      </w:pPr>
      <w:r w:rsidRPr="005873FD">
        <w:rPr>
          <w:rFonts w:ascii="Times New Roman" w:hAnsi="Times New Roman" w:cs="Times New Roman"/>
          <w:bCs/>
          <w:sz w:val="24"/>
          <w:szCs w:val="24"/>
        </w:rPr>
        <w:t xml:space="preserve">Human and Environmental Needs.  Tamara </w:t>
      </w:r>
      <w:r w:rsidR="00A07F4A">
        <w:rPr>
          <w:rFonts w:ascii="Times New Roman" w:hAnsi="Times New Roman" w:cs="Times New Roman"/>
          <w:bCs/>
          <w:sz w:val="24"/>
          <w:szCs w:val="24"/>
        </w:rPr>
        <w:t>and the children discussed what they</w:t>
      </w:r>
      <w:r w:rsidR="00683B3B">
        <w:rPr>
          <w:rFonts w:ascii="Times New Roman" w:hAnsi="Times New Roman" w:cs="Times New Roman"/>
          <w:bCs/>
          <w:sz w:val="24"/>
          <w:szCs w:val="24"/>
        </w:rPr>
        <w:t xml:space="preserve"> would bring</w:t>
      </w:r>
      <w:r w:rsidR="00A07F4A">
        <w:rPr>
          <w:rFonts w:ascii="Times New Roman" w:hAnsi="Times New Roman" w:cs="Times New Roman"/>
          <w:bCs/>
          <w:sz w:val="24"/>
          <w:szCs w:val="24"/>
        </w:rPr>
        <w:t>. She said, “B</w:t>
      </w:r>
      <w:r w:rsidRPr="005873FD">
        <w:rPr>
          <w:rFonts w:ascii="Times New Roman" w:hAnsi="Times New Roman" w:cs="Times New Roman"/>
          <w:bCs/>
          <w:sz w:val="24"/>
          <w:szCs w:val="24"/>
        </w:rPr>
        <w:t>inoculars, water, toilet paper</w:t>
      </w:r>
      <w:r w:rsidR="00683B3B">
        <w:rPr>
          <w:rFonts w:ascii="Times New Roman" w:hAnsi="Times New Roman" w:cs="Times New Roman"/>
          <w:bCs/>
          <w:sz w:val="24"/>
          <w:szCs w:val="24"/>
        </w:rPr>
        <w:t>.</w:t>
      </w:r>
      <w:r w:rsidR="00A07F4A">
        <w:rPr>
          <w:rFonts w:ascii="Times New Roman" w:hAnsi="Times New Roman" w:cs="Times New Roman"/>
          <w:bCs/>
          <w:sz w:val="24"/>
          <w:szCs w:val="24"/>
        </w:rPr>
        <w:t>”</w:t>
      </w:r>
      <w:r w:rsidR="00683B3B">
        <w:rPr>
          <w:rFonts w:ascii="Times New Roman" w:hAnsi="Times New Roman" w:cs="Times New Roman"/>
          <w:bCs/>
          <w:sz w:val="24"/>
          <w:szCs w:val="24"/>
        </w:rPr>
        <w:t xml:space="preserve"> The children added, “T</w:t>
      </w:r>
      <w:r w:rsidRPr="005873FD">
        <w:rPr>
          <w:rFonts w:ascii="Times New Roman" w:hAnsi="Times New Roman" w:cs="Times New Roman"/>
          <w:bCs/>
          <w:sz w:val="24"/>
          <w:szCs w:val="24"/>
        </w:rPr>
        <w:t>rash bag</w:t>
      </w:r>
      <w:r w:rsidR="00683B3B">
        <w:rPr>
          <w:rFonts w:ascii="Times New Roman" w:hAnsi="Times New Roman" w:cs="Times New Roman"/>
          <w:bCs/>
          <w:sz w:val="24"/>
          <w:szCs w:val="24"/>
        </w:rPr>
        <w:t>s!”</w:t>
      </w:r>
      <w:r w:rsidRPr="005873FD">
        <w:rPr>
          <w:rFonts w:ascii="Times New Roman" w:hAnsi="Times New Roman" w:cs="Times New Roman"/>
          <w:bCs/>
          <w:sz w:val="24"/>
          <w:szCs w:val="24"/>
        </w:rPr>
        <w:t xml:space="preserve"> </w:t>
      </w:r>
      <w:r w:rsidR="00683B3B">
        <w:rPr>
          <w:rFonts w:ascii="Times New Roman" w:hAnsi="Times New Roman" w:cs="Times New Roman"/>
          <w:bCs/>
          <w:sz w:val="24"/>
          <w:szCs w:val="24"/>
        </w:rPr>
        <w:t>R</w:t>
      </w:r>
      <w:r w:rsidRPr="005873FD">
        <w:rPr>
          <w:rFonts w:ascii="Times New Roman" w:hAnsi="Times New Roman" w:cs="Times New Roman"/>
          <w:bCs/>
          <w:sz w:val="24"/>
          <w:szCs w:val="24"/>
        </w:rPr>
        <w:t>emoving trash was important to the</w:t>
      </w:r>
      <w:r w:rsidR="00683B3B">
        <w:rPr>
          <w:rFonts w:ascii="Times New Roman" w:hAnsi="Times New Roman" w:cs="Times New Roman"/>
          <w:bCs/>
          <w:sz w:val="24"/>
          <w:szCs w:val="24"/>
        </w:rPr>
        <w:t>m</w:t>
      </w:r>
      <w:r w:rsidRPr="005873FD">
        <w:rPr>
          <w:rFonts w:ascii="Times New Roman" w:hAnsi="Times New Roman" w:cs="Times New Roman"/>
          <w:bCs/>
          <w:sz w:val="24"/>
          <w:szCs w:val="24"/>
        </w:rPr>
        <w:t>.</w:t>
      </w:r>
    </w:p>
    <w:p w14:paraId="2F2A01A5" w14:textId="047F24A4" w:rsidR="00244661" w:rsidRDefault="00244661" w:rsidP="00244661">
      <w:pPr>
        <w:pStyle w:val="BodyText"/>
        <w:numPr>
          <w:ilvl w:val="0"/>
          <w:numId w:val="21"/>
        </w:numPr>
        <w:tabs>
          <w:tab w:val="left" w:pos="0"/>
        </w:tabs>
        <w:spacing w:before="52" w:line="228" w:lineRule="auto"/>
        <w:ind w:right="-120"/>
        <w:rPr>
          <w:rFonts w:ascii="Times New Roman" w:hAnsi="Times New Roman" w:cs="Times New Roman"/>
          <w:bCs/>
          <w:sz w:val="24"/>
          <w:szCs w:val="24"/>
        </w:rPr>
      </w:pPr>
      <w:r>
        <w:rPr>
          <w:rFonts w:ascii="Times New Roman" w:hAnsi="Times New Roman" w:cs="Times New Roman"/>
          <w:bCs/>
          <w:sz w:val="24"/>
          <w:szCs w:val="24"/>
        </w:rPr>
        <w:t xml:space="preserve">Where to Search.  Children would not </w:t>
      </w:r>
      <w:r w:rsidR="00285518">
        <w:rPr>
          <w:rFonts w:ascii="Times New Roman" w:hAnsi="Times New Roman" w:cs="Times New Roman"/>
          <w:bCs/>
          <w:sz w:val="24"/>
          <w:szCs w:val="24"/>
        </w:rPr>
        <w:t>use</w:t>
      </w:r>
      <w:r>
        <w:rPr>
          <w:rFonts w:ascii="Times New Roman" w:hAnsi="Times New Roman" w:cs="Times New Roman"/>
          <w:bCs/>
          <w:sz w:val="24"/>
          <w:szCs w:val="24"/>
        </w:rPr>
        <w:t xml:space="preserve"> cell phones.  In each container, Tamara put</w:t>
      </w:r>
    </w:p>
    <w:p w14:paraId="515308C1" w14:textId="77777777" w:rsidR="00244661" w:rsidRDefault="00244661" w:rsidP="00244661">
      <w:pPr>
        <w:pStyle w:val="BodyText"/>
        <w:numPr>
          <w:ilvl w:val="0"/>
          <w:numId w:val="24"/>
        </w:numPr>
        <w:tabs>
          <w:tab w:val="left" w:pos="0"/>
        </w:tabs>
        <w:spacing w:before="52" w:line="228" w:lineRule="auto"/>
        <w:ind w:left="1260" w:right="-120" w:hanging="180"/>
        <w:rPr>
          <w:rFonts w:ascii="Times New Roman" w:hAnsi="Times New Roman" w:cs="Times New Roman"/>
          <w:bCs/>
          <w:sz w:val="24"/>
          <w:szCs w:val="24"/>
        </w:rPr>
      </w:pPr>
      <w:r>
        <w:rPr>
          <w:rFonts w:ascii="Times New Roman" w:hAnsi="Times New Roman" w:cs="Times New Roman"/>
          <w:bCs/>
          <w:sz w:val="24"/>
          <w:szCs w:val="24"/>
        </w:rPr>
        <w:t>a photo of the next container</w:t>
      </w:r>
    </w:p>
    <w:p w14:paraId="7983C33B" w14:textId="7AD5CE61" w:rsidR="00244661" w:rsidRDefault="00244661" w:rsidP="00244661">
      <w:pPr>
        <w:pStyle w:val="BodyText"/>
        <w:numPr>
          <w:ilvl w:val="0"/>
          <w:numId w:val="24"/>
        </w:numPr>
        <w:tabs>
          <w:tab w:val="left" w:pos="0"/>
        </w:tabs>
        <w:spacing w:before="52" w:line="228" w:lineRule="auto"/>
        <w:ind w:left="1260" w:right="-120" w:hanging="180"/>
        <w:rPr>
          <w:rFonts w:ascii="Times New Roman" w:hAnsi="Times New Roman" w:cs="Times New Roman"/>
          <w:bCs/>
          <w:sz w:val="24"/>
          <w:szCs w:val="24"/>
        </w:rPr>
      </w:pPr>
      <w:r>
        <w:rPr>
          <w:rFonts w:ascii="Times New Roman" w:hAnsi="Times New Roman" w:cs="Times New Roman"/>
          <w:bCs/>
          <w:sz w:val="24"/>
          <w:szCs w:val="24"/>
        </w:rPr>
        <w:t xml:space="preserve">a simple map showing landmarks along the </w:t>
      </w:r>
      <w:r w:rsidR="004E25A5">
        <w:rPr>
          <w:rFonts w:ascii="Times New Roman" w:hAnsi="Times New Roman" w:cs="Times New Roman"/>
          <w:bCs/>
          <w:sz w:val="24"/>
          <w:szCs w:val="24"/>
        </w:rPr>
        <w:t>way t</w:t>
      </w:r>
      <w:r>
        <w:rPr>
          <w:rFonts w:ascii="Times New Roman" w:hAnsi="Times New Roman" w:cs="Times New Roman"/>
          <w:bCs/>
          <w:sz w:val="24"/>
          <w:szCs w:val="24"/>
        </w:rPr>
        <w:t xml:space="preserve">o </w:t>
      </w:r>
      <w:r w:rsidR="004E25A5">
        <w:rPr>
          <w:rFonts w:ascii="Times New Roman" w:hAnsi="Times New Roman" w:cs="Times New Roman"/>
          <w:bCs/>
          <w:sz w:val="24"/>
          <w:szCs w:val="24"/>
        </w:rPr>
        <w:t xml:space="preserve">the </w:t>
      </w:r>
      <w:r>
        <w:rPr>
          <w:rFonts w:ascii="Times New Roman" w:hAnsi="Times New Roman" w:cs="Times New Roman"/>
          <w:bCs/>
          <w:sz w:val="24"/>
          <w:szCs w:val="24"/>
        </w:rPr>
        <w:t xml:space="preserve">next container </w:t>
      </w:r>
    </w:p>
    <w:p w14:paraId="4EE59695" w14:textId="0CDF1F4B" w:rsidR="00244661" w:rsidRDefault="004E25A5" w:rsidP="00244661">
      <w:pPr>
        <w:pStyle w:val="BodyText"/>
        <w:numPr>
          <w:ilvl w:val="0"/>
          <w:numId w:val="24"/>
        </w:numPr>
        <w:tabs>
          <w:tab w:val="left" w:pos="0"/>
        </w:tabs>
        <w:spacing w:before="52" w:line="228" w:lineRule="auto"/>
        <w:ind w:left="1260" w:right="-120" w:hanging="180"/>
        <w:rPr>
          <w:rFonts w:ascii="Times New Roman" w:hAnsi="Times New Roman" w:cs="Times New Roman"/>
          <w:bCs/>
          <w:sz w:val="24"/>
          <w:szCs w:val="24"/>
        </w:rPr>
      </w:pPr>
      <w:r>
        <w:rPr>
          <w:rFonts w:ascii="Times New Roman" w:hAnsi="Times New Roman" w:cs="Times New Roman"/>
          <w:bCs/>
          <w:sz w:val="24"/>
          <w:szCs w:val="24"/>
        </w:rPr>
        <w:t>the names of</w:t>
      </w:r>
      <w:r w:rsidR="00244661">
        <w:rPr>
          <w:rFonts w:ascii="Times New Roman" w:hAnsi="Times New Roman" w:cs="Times New Roman"/>
          <w:bCs/>
          <w:sz w:val="24"/>
          <w:szCs w:val="24"/>
        </w:rPr>
        <w:t xml:space="preserve"> landmark</w:t>
      </w:r>
      <w:r>
        <w:rPr>
          <w:rFonts w:ascii="Times New Roman" w:hAnsi="Times New Roman" w:cs="Times New Roman"/>
          <w:bCs/>
          <w:sz w:val="24"/>
          <w:szCs w:val="24"/>
        </w:rPr>
        <w:t>s</w:t>
      </w:r>
      <w:r w:rsidR="00244661">
        <w:rPr>
          <w:rFonts w:ascii="Times New Roman" w:hAnsi="Times New Roman" w:cs="Times New Roman"/>
          <w:bCs/>
          <w:sz w:val="24"/>
          <w:szCs w:val="24"/>
        </w:rPr>
        <w:t xml:space="preserve"> for the upcoming site</w:t>
      </w:r>
    </w:p>
    <w:p w14:paraId="58CEBE8D" w14:textId="0B664AB8" w:rsidR="00244661" w:rsidRDefault="00244661" w:rsidP="00244661">
      <w:pPr>
        <w:pStyle w:val="BodyText"/>
        <w:numPr>
          <w:ilvl w:val="0"/>
          <w:numId w:val="24"/>
        </w:numPr>
        <w:tabs>
          <w:tab w:val="left" w:pos="0"/>
        </w:tabs>
        <w:spacing w:before="52" w:line="228" w:lineRule="auto"/>
        <w:ind w:left="1260" w:right="-120" w:hanging="180"/>
        <w:rPr>
          <w:rFonts w:ascii="Times New Roman" w:hAnsi="Times New Roman" w:cs="Times New Roman"/>
          <w:bCs/>
          <w:sz w:val="24"/>
          <w:szCs w:val="24"/>
        </w:rPr>
      </w:pPr>
      <w:r>
        <w:rPr>
          <w:rFonts w:ascii="Times New Roman" w:hAnsi="Times New Roman" w:cs="Times New Roman"/>
          <w:bCs/>
          <w:sz w:val="24"/>
          <w:szCs w:val="24"/>
        </w:rPr>
        <w:t>the “cache”</w:t>
      </w:r>
      <w:r w:rsidR="00910460">
        <w:rPr>
          <w:rFonts w:ascii="Times New Roman" w:hAnsi="Times New Roman" w:cs="Times New Roman"/>
          <w:bCs/>
          <w:sz w:val="24"/>
          <w:szCs w:val="24"/>
        </w:rPr>
        <w:t xml:space="preserve"> that</w:t>
      </w:r>
      <w:r w:rsidR="004E25A5">
        <w:rPr>
          <w:rFonts w:ascii="Times New Roman" w:hAnsi="Times New Roman" w:cs="Times New Roman"/>
          <w:bCs/>
          <w:sz w:val="24"/>
          <w:szCs w:val="24"/>
        </w:rPr>
        <w:t>, depending on the site,</w:t>
      </w:r>
      <w:r w:rsidR="00910460">
        <w:rPr>
          <w:rFonts w:ascii="Times New Roman" w:hAnsi="Times New Roman" w:cs="Times New Roman"/>
          <w:bCs/>
          <w:sz w:val="24"/>
          <w:szCs w:val="24"/>
        </w:rPr>
        <w:t xml:space="preserve"> could be one or more of these:</w:t>
      </w:r>
    </w:p>
    <w:p w14:paraId="0E70FAB2" w14:textId="77777777" w:rsidR="00244661" w:rsidRDefault="00244661" w:rsidP="00244661">
      <w:pPr>
        <w:pStyle w:val="BodyText"/>
        <w:numPr>
          <w:ilvl w:val="0"/>
          <w:numId w:val="25"/>
        </w:numPr>
        <w:tabs>
          <w:tab w:val="left" w:pos="0"/>
        </w:tabs>
        <w:spacing w:before="52" w:line="228" w:lineRule="auto"/>
        <w:ind w:left="1530" w:right="-120" w:hanging="180"/>
        <w:rPr>
          <w:rFonts w:ascii="Times New Roman" w:hAnsi="Times New Roman" w:cs="Times New Roman"/>
          <w:bCs/>
          <w:sz w:val="24"/>
          <w:szCs w:val="24"/>
        </w:rPr>
      </w:pPr>
      <w:r>
        <w:rPr>
          <w:rFonts w:ascii="Times New Roman" w:hAnsi="Times New Roman" w:cs="Times New Roman"/>
          <w:bCs/>
          <w:sz w:val="24"/>
          <w:szCs w:val="24"/>
        </w:rPr>
        <w:t>small hand lens</w:t>
      </w:r>
    </w:p>
    <w:p w14:paraId="1F4E3F7B" w14:textId="77777777" w:rsidR="00244661" w:rsidRDefault="00244661" w:rsidP="00244661">
      <w:pPr>
        <w:pStyle w:val="BodyText"/>
        <w:numPr>
          <w:ilvl w:val="0"/>
          <w:numId w:val="25"/>
        </w:numPr>
        <w:tabs>
          <w:tab w:val="left" w:pos="0"/>
        </w:tabs>
        <w:spacing w:before="52" w:line="228" w:lineRule="auto"/>
        <w:ind w:left="1530" w:right="-120" w:hanging="180"/>
        <w:rPr>
          <w:rFonts w:ascii="Times New Roman" w:hAnsi="Times New Roman" w:cs="Times New Roman"/>
          <w:bCs/>
          <w:sz w:val="24"/>
          <w:szCs w:val="24"/>
        </w:rPr>
      </w:pPr>
      <w:r>
        <w:rPr>
          <w:rFonts w:ascii="Times New Roman" w:hAnsi="Times New Roman" w:cs="Times New Roman"/>
          <w:bCs/>
          <w:sz w:val="24"/>
          <w:szCs w:val="24"/>
        </w:rPr>
        <w:t>hand-rake</w:t>
      </w:r>
    </w:p>
    <w:p w14:paraId="17E609BC" w14:textId="77777777" w:rsidR="00244661" w:rsidRDefault="00244661" w:rsidP="00244661">
      <w:pPr>
        <w:pStyle w:val="BodyText"/>
        <w:numPr>
          <w:ilvl w:val="0"/>
          <w:numId w:val="25"/>
        </w:numPr>
        <w:tabs>
          <w:tab w:val="left" w:pos="0"/>
        </w:tabs>
        <w:spacing w:before="52" w:line="228" w:lineRule="auto"/>
        <w:ind w:left="1530" w:right="-120" w:hanging="180"/>
        <w:rPr>
          <w:rFonts w:ascii="Times New Roman" w:hAnsi="Times New Roman" w:cs="Times New Roman"/>
          <w:bCs/>
          <w:sz w:val="24"/>
          <w:szCs w:val="24"/>
        </w:rPr>
      </w:pPr>
      <w:r>
        <w:rPr>
          <w:rFonts w:ascii="Times New Roman" w:hAnsi="Times New Roman" w:cs="Times New Roman"/>
          <w:bCs/>
          <w:sz w:val="24"/>
          <w:szCs w:val="24"/>
        </w:rPr>
        <w:t>energy snack (one per child)</w:t>
      </w:r>
    </w:p>
    <w:p w14:paraId="6F101FAD" w14:textId="77777777" w:rsidR="00244661" w:rsidRDefault="00244661" w:rsidP="00244661">
      <w:pPr>
        <w:pStyle w:val="BodyText"/>
        <w:numPr>
          <w:ilvl w:val="0"/>
          <w:numId w:val="25"/>
        </w:numPr>
        <w:tabs>
          <w:tab w:val="left" w:pos="0"/>
        </w:tabs>
        <w:spacing w:before="52" w:line="228" w:lineRule="auto"/>
        <w:ind w:left="1530" w:right="-120" w:hanging="180"/>
        <w:rPr>
          <w:rFonts w:ascii="Times New Roman" w:hAnsi="Times New Roman" w:cs="Times New Roman"/>
          <w:bCs/>
          <w:sz w:val="24"/>
          <w:szCs w:val="24"/>
        </w:rPr>
      </w:pPr>
      <w:r>
        <w:rPr>
          <w:rFonts w:ascii="Times New Roman" w:hAnsi="Times New Roman" w:cs="Times New Roman"/>
          <w:bCs/>
          <w:sz w:val="24"/>
          <w:szCs w:val="24"/>
        </w:rPr>
        <w:t>notepad and pencil</w:t>
      </w:r>
    </w:p>
    <w:p w14:paraId="589C1A65" w14:textId="77777777" w:rsidR="00244661" w:rsidRDefault="00244661" w:rsidP="00244661">
      <w:pPr>
        <w:pStyle w:val="BodyText"/>
        <w:numPr>
          <w:ilvl w:val="0"/>
          <w:numId w:val="25"/>
        </w:numPr>
        <w:tabs>
          <w:tab w:val="left" w:pos="0"/>
        </w:tabs>
        <w:spacing w:before="52" w:line="228" w:lineRule="auto"/>
        <w:ind w:left="1530" w:right="-120" w:hanging="180"/>
        <w:rPr>
          <w:rFonts w:ascii="Times New Roman" w:hAnsi="Times New Roman" w:cs="Times New Roman"/>
          <w:bCs/>
          <w:sz w:val="24"/>
          <w:szCs w:val="24"/>
        </w:rPr>
      </w:pPr>
      <w:r>
        <w:rPr>
          <w:rFonts w:ascii="Times New Roman" w:hAnsi="Times New Roman" w:cs="Times New Roman"/>
          <w:bCs/>
          <w:sz w:val="24"/>
          <w:szCs w:val="24"/>
        </w:rPr>
        <w:t>ruler</w:t>
      </w:r>
    </w:p>
    <w:p w14:paraId="77AD79EB" w14:textId="5F0C2B2F" w:rsidR="00244661" w:rsidRDefault="003A344D" w:rsidP="00244661">
      <w:pPr>
        <w:pStyle w:val="BodyText"/>
        <w:numPr>
          <w:ilvl w:val="0"/>
          <w:numId w:val="25"/>
        </w:numPr>
        <w:tabs>
          <w:tab w:val="left" w:pos="0"/>
        </w:tabs>
        <w:spacing w:before="52" w:line="228" w:lineRule="auto"/>
        <w:ind w:left="1530" w:right="-120" w:hanging="180"/>
        <w:rPr>
          <w:rFonts w:ascii="Times New Roman" w:hAnsi="Times New Roman" w:cs="Times New Roman"/>
          <w:bCs/>
          <w:sz w:val="24"/>
          <w:szCs w:val="24"/>
        </w:rPr>
      </w:pPr>
      <w:r>
        <w:rPr>
          <w:rFonts w:ascii="Times New Roman" w:hAnsi="Times New Roman" w:cs="Times New Roman"/>
          <w:bCs/>
          <w:sz w:val="24"/>
          <w:szCs w:val="24"/>
        </w:rPr>
        <w:t xml:space="preserve">paper and </w:t>
      </w:r>
      <w:r w:rsidR="00244661">
        <w:rPr>
          <w:rFonts w:ascii="Times New Roman" w:hAnsi="Times New Roman" w:cs="Times New Roman"/>
          <w:bCs/>
          <w:sz w:val="24"/>
          <w:szCs w:val="24"/>
        </w:rPr>
        <w:t xml:space="preserve">markers (for children’s notes </w:t>
      </w:r>
      <w:r>
        <w:rPr>
          <w:rFonts w:ascii="Times New Roman" w:hAnsi="Times New Roman" w:cs="Times New Roman"/>
          <w:bCs/>
          <w:sz w:val="24"/>
          <w:szCs w:val="24"/>
        </w:rPr>
        <w:t>t</w:t>
      </w:r>
      <w:r w:rsidR="00244661">
        <w:rPr>
          <w:rFonts w:ascii="Times New Roman" w:hAnsi="Times New Roman" w:cs="Times New Roman"/>
          <w:bCs/>
          <w:sz w:val="24"/>
          <w:szCs w:val="24"/>
        </w:rPr>
        <w:t>o</w:t>
      </w:r>
      <w:r>
        <w:rPr>
          <w:rFonts w:ascii="Times New Roman" w:hAnsi="Times New Roman" w:cs="Times New Roman"/>
          <w:bCs/>
          <w:sz w:val="24"/>
          <w:szCs w:val="24"/>
        </w:rPr>
        <w:t xml:space="preserve"> </w:t>
      </w:r>
      <w:r w:rsidR="00244661">
        <w:rPr>
          <w:rFonts w:ascii="Times New Roman" w:hAnsi="Times New Roman" w:cs="Times New Roman"/>
          <w:bCs/>
          <w:sz w:val="24"/>
          <w:szCs w:val="24"/>
        </w:rPr>
        <w:t>the next group)</w:t>
      </w:r>
    </w:p>
    <w:p w14:paraId="552B156B" w14:textId="77777777" w:rsidR="00244661" w:rsidRDefault="00244661" w:rsidP="00244661">
      <w:pPr>
        <w:pStyle w:val="BodyText"/>
        <w:numPr>
          <w:ilvl w:val="0"/>
          <w:numId w:val="25"/>
        </w:numPr>
        <w:tabs>
          <w:tab w:val="left" w:pos="0"/>
        </w:tabs>
        <w:spacing w:before="52" w:line="228" w:lineRule="auto"/>
        <w:ind w:left="1530" w:right="-120" w:hanging="180"/>
        <w:rPr>
          <w:rFonts w:ascii="Times New Roman" w:hAnsi="Times New Roman" w:cs="Times New Roman"/>
          <w:bCs/>
          <w:sz w:val="24"/>
          <w:szCs w:val="24"/>
        </w:rPr>
      </w:pPr>
      <w:r>
        <w:rPr>
          <w:rFonts w:ascii="Times New Roman" w:hAnsi="Times New Roman" w:cs="Times New Roman"/>
          <w:bCs/>
          <w:sz w:val="24"/>
          <w:szCs w:val="24"/>
        </w:rPr>
        <w:t>photo(s) showing the start of the next path</w:t>
      </w:r>
    </w:p>
    <w:p w14:paraId="70E19D2F" w14:textId="77777777" w:rsidR="00244661" w:rsidRDefault="00244661" w:rsidP="00244661">
      <w:pPr>
        <w:pStyle w:val="BodyText"/>
        <w:numPr>
          <w:ilvl w:val="0"/>
          <w:numId w:val="25"/>
        </w:numPr>
        <w:tabs>
          <w:tab w:val="left" w:pos="0"/>
        </w:tabs>
        <w:spacing w:before="52" w:line="228" w:lineRule="auto"/>
        <w:ind w:left="1530" w:right="-120" w:hanging="180"/>
        <w:rPr>
          <w:rFonts w:ascii="Times New Roman" w:hAnsi="Times New Roman" w:cs="Times New Roman"/>
          <w:bCs/>
          <w:sz w:val="24"/>
          <w:szCs w:val="24"/>
        </w:rPr>
      </w:pPr>
      <w:r>
        <w:rPr>
          <w:rFonts w:ascii="Times New Roman" w:hAnsi="Times New Roman" w:cs="Times New Roman"/>
          <w:bCs/>
          <w:sz w:val="24"/>
          <w:szCs w:val="24"/>
        </w:rPr>
        <w:t>message from Tamara pertinent to the site</w:t>
      </w:r>
    </w:p>
    <w:p w14:paraId="1A5802D2" w14:textId="77777777" w:rsidR="00244661" w:rsidRDefault="00244661" w:rsidP="00244661">
      <w:pPr>
        <w:pStyle w:val="BodyText"/>
        <w:numPr>
          <w:ilvl w:val="0"/>
          <w:numId w:val="25"/>
        </w:numPr>
        <w:tabs>
          <w:tab w:val="left" w:pos="0"/>
        </w:tabs>
        <w:spacing w:before="52" w:line="228" w:lineRule="auto"/>
        <w:ind w:left="1530" w:right="-120" w:hanging="180"/>
        <w:rPr>
          <w:rFonts w:ascii="Times New Roman" w:hAnsi="Times New Roman" w:cs="Times New Roman"/>
          <w:bCs/>
          <w:sz w:val="24"/>
          <w:szCs w:val="24"/>
        </w:rPr>
      </w:pPr>
      <w:r>
        <w:rPr>
          <w:rFonts w:ascii="Times New Roman" w:hAnsi="Times New Roman" w:cs="Times New Roman"/>
          <w:bCs/>
          <w:sz w:val="24"/>
          <w:szCs w:val="24"/>
        </w:rPr>
        <w:t>message left from a prior group</w:t>
      </w:r>
    </w:p>
    <w:p w14:paraId="3D70F7C0" w14:textId="77777777" w:rsidR="00244661" w:rsidRDefault="00244661" w:rsidP="00244661">
      <w:pPr>
        <w:pStyle w:val="BodyText"/>
        <w:numPr>
          <w:ilvl w:val="0"/>
          <w:numId w:val="25"/>
        </w:numPr>
        <w:tabs>
          <w:tab w:val="left" w:pos="0"/>
        </w:tabs>
        <w:spacing w:before="52" w:line="228" w:lineRule="auto"/>
        <w:ind w:left="1530" w:right="-120" w:hanging="180"/>
        <w:rPr>
          <w:rFonts w:ascii="Times New Roman" w:hAnsi="Times New Roman" w:cs="Times New Roman"/>
          <w:bCs/>
          <w:sz w:val="24"/>
          <w:szCs w:val="24"/>
        </w:rPr>
      </w:pPr>
      <w:r>
        <w:rPr>
          <w:rFonts w:ascii="Times New Roman" w:hAnsi="Times New Roman" w:cs="Times New Roman"/>
          <w:bCs/>
          <w:sz w:val="24"/>
          <w:szCs w:val="24"/>
        </w:rPr>
        <w:t xml:space="preserve">“treasure” – something a prior group wanted the next group to have </w:t>
      </w:r>
    </w:p>
    <w:p w14:paraId="1059ED87" w14:textId="335AD3CC" w:rsidR="00244661" w:rsidRDefault="00244661" w:rsidP="00244661">
      <w:pPr>
        <w:pStyle w:val="BodyText"/>
        <w:tabs>
          <w:tab w:val="left" w:pos="0"/>
        </w:tabs>
        <w:spacing w:before="52" w:line="228" w:lineRule="auto"/>
        <w:ind w:right="-120"/>
        <w:rPr>
          <w:rFonts w:ascii="Times New Roman" w:hAnsi="Times New Roman" w:cs="Times New Roman"/>
          <w:bCs/>
          <w:sz w:val="24"/>
          <w:szCs w:val="24"/>
        </w:rPr>
      </w:pPr>
      <w:r>
        <w:rPr>
          <w:rFonts w:ascii="Times New Roman" w:hAnsi="Times New Roman" w:cs="Times New Roman"/>
          <w:bCs/>
          <w:sz w:val="24"/>
          <w:szCs w:val="24"/>
        </w:rPr>
        <w:t>On arriving at a “site</w:t>
      </w:r>
      <w:r w:rsidR="00792B34">
        <w:rPr>
          <w:rFonts w:ascii="Times New Roman" w:hAnsi="Times New Roman" w:cs="Times New Roman"/>
          <w:bCs/>
          <w:sz w:val="24"/>
          <w:szCs w:val="24"/>
        </w:rPr>
        <w:t>,</w:t>
      </w:r>
      <w:r>
        <w:rPr>
          <w:rFonts w:ascii="Times New Roman" w:hAnsi="Times New Roman" w:cs="Times New Roman"/>
          <w:bCs/>
          <w:sz w:val="24"/>
          <w:szCs w:val="24"/>
        </w:rPr>
        <w:t xml:space="preserve">” children searched for the container.  If the built environment could be seen and, </w:t>
      </w:r>
      <w:r>
        <w:rPr>
          <w:rFonts w:ascii="Times New Roman" w:hAnsi="Times New Roman" w:cs="Times New Roman"/>
          <w:bCs/>
          <w:i/>
          <w:iCs/>
          <w:sz w:val="24"/>
          <w:szCs w:val="24"/>
        </w:rPr>
        <w:t xml:space="preserve">if </w:t>
      </w:r>
      <w:r>
        <w:rPr>
          <w:rFonts w:ascii="Times New Roman" w:hAnsi="Times New Roman" w:cs="Times New Roman"/>
          <w:bCs/>
          <w:sz w:val="24"/>
          <w:szCs w:val="24"/>
        </w:rPr>
        <w:t xml:space="preserve">they recognized anything, children used the binoculars to pinpoint </w:t>
      </w:r>
      <w:r w:rsidR="00910460">
        <w:rPr>
          <w:rFonts w:ascii="Times New Roman" w:hAnsi="Times New Roman" w:cs="Times New Roman"/>
          <w:bCs/>
          <w:sz w:val="24"/>
          <w:szCs w:val="24"/>
        </w:rPr>
        <w:t xml:space="preserve">the location of the container </w:t>
      </w:r>
      <w:r w:rsidR="00B35494">
        <w:rPr>
          <w:rFonts w:ascii="Times New Roman" w:hAnsi="Times New Roman" w:cs="Times New Roman"/>
          <w:bCs/>
          <w:sz w:val="24"/>
          <w:szCs w:val="24"/>
        </w:rPr>
        <w:t>more precisely</w:t>
      </w:r>
      <w:r>
        <w:rPr>
          <w:rFonts w:ascii="Times New Roman" w:hAnsi="Times New Roman" w:cs="Times New Roman"/>
          <w:bCs/>
          <w:sz w:val="24"/>
          <w:szCs w:val="24"/>
        </w:rPr>
        <w:t>.</w:t>
      </w:r>
    </w:p>
    <w:p w14:paraId="58D0DD74" w14:textId="7B23A396" w:rsidR="00244661" w:rsidRDefault="00244661" w:rsidP="00244661">
      <w:pPr>
        <w:pStyle w:val="BodyText"/>
        <w:tabs>
          <w:tab w:val="left" w:pos="0"/>
        </w:tabs>
        <w:spacing w:before="52" w:line="228" w:lineRule="auto"/>
        <w:ind w:right="-120" w:firstLine="720"/>
        <w:rPr>
          <w:rFonts w:ascii="Times New Roman" w:hAnsi="Times New Roman" w:cs="Times New Roman"/>
          <w:bCs/>
          <w:sz w:val="24"/>
          <w:szCs w:val="24"/>
        </w:rPr>
      </w:pPr>
      <w:r>
        <w:rPr>
          <w:rFonts w:ascii="Times New Roman" w:hAnsi="Times New Roman" w:cs="Times New Roman"/>
          <w:bCs/>
          <w:sz w:val="24"/>
          <w:szCs w:val="24"/>
        </w:rPr>
        <w:t xml:space="preserve">The children </w:t>
      </w:r>
      <w:r>
        <w:rPr>
          <w:rFonts w:ascii="Times New Roman" w:hAnsi="Times New Roman" w:cs="Times New Roman"/>
          <w:bCs/>
          <w:i/>
          <w:iCs/>
          <w:sz w:val="24"/>
          <w:szCs w:val="24"/>
        </w:rPr>
        <w:t xml:space="preserve">loved </w:t>
      </w:r>
      <w:r>
        <w:rPr>
          <w:rFonts w:ascii="Times New Roman" w:hAnsi="Times New Roman" w:cs="Times New Roman"/>
          <w:bCs/>
          <w:sz w:val="24"/>
          <w:szCs w:val="24"/>
        </w:rPr>
        <w:t>the game – interpreting maps, experiencing nature, making a find, the surprise “cache” in the containers</w:t>
      </w:r>
      <w:r w:rsidR="00A75406">
        <w:rPr>
          <w:rFonts w:ascii="Times New Roman" w:hAnsi="Times New Roman" w:cs="Times New Roman"/>
          <w:bCs/>
          <w:sz w:val="24"/>
          <w:szCs w:val="24"/>
        </w:rPr>
        <w:t>,</w:t>
      </w:r>
      <w:r w:rsidR="00D45403">
        <w:rPr>
          <w:rFonts w:ascii="Times New Roman" w:hAnsi="Times New Roman" w:cs="Times New Roman"/>
          <w:bCs/>
          <w:sz w:val="24"/>
          <w:szCs w:val="24"/>
        </w:rPr>
        <w:t xml:space="preserve"> analyzing conditions: Is there evidence of destruction by humans? Is there evidence of change by natural processes.</w:t>
      </w:r>
      <w:r w:rsidR="00A75406">
        <w:rPr>
          <w:rFonts w:ascii="Times New Roman" w:hAnsi="Times New Roman" w:cs="Times New Roman"/>
          <w:bCs/>
          <w:sz w:val="24"/>
          <w:szCs w:val="24"/>
        </w:rPr>
        <w:t xml:space="preserve"> </w:t>
      </w:r>
      <w:r w:rsidR="00D45403">
        <w:rPr>
          <w:rFonts w:ascii="Times New Roman" w:hAnsi="Times New Roman" w:cs="Times New Roman"/>
          <w:bCs/>
          <w:sz w:val="24"/>
          <w:szCs w:val="24"/>
        </w:rPr>
        <w:t>Leaving</w:t>
      </w:r>
      <w:r w:rsidR="00A75406">
        <w:rPr>
          <w:rFonts w:ascii="Times New Roman" w:hAnsi="Times New Roman" w:cs="Times New Roman"/>
          <w:bCs/>
          <w:sz w:val="24"/>
          <w:szCs w:val="24"/>
        </w:rPr>
        <w:t xml:space="preserve"> messages to and gifts for future groups to find</w:t>
      </w:r>
      <w:r w:rsidR="00D45403">
        <w:rPr>
          <w:rFonts w:ascii="Times New Roman" w:hAnsi="Times New Roman" w:cs="Times New Roman"/>
          <w:bCs/>
          <w:sz w:val="24"/>
          <w:szCs w:val="24"/>
        </w:rPr>
        <w:t xml:space="preserve"> was fun.</w:t>
      </w:r>
      <w:r>
        <w:rPr>
          <w:rFonts w:ascii="Times New Roman" w:hAnsi="Times New Roman" w:cs="Times New Roman"/>
          <w:bCs/>
          <w:sz w:val="24"/>
          <w:szCs w:val="24"/>
        </w:rPr>
        <w:t xml:space="preserve">  Their pleasure made Tamara’s preparation worth the effort.  Because searches took time, they searched only two landmarks per trip.  They clamored to go again and circled future dates on the calendar.  </w:t>
      </w:r>
    </w:p>
    <w:p w14:paraId="4826F40A" w14:textId="6FB2C19F" w:rsidR="00244661" w:rsidRDefault="00244661" w:rsidP="00244661">
      <w:pPr>
        <w:pStyle w:val="BodyText"/>
        <w:tabs>
          <w:tab w:val="left" w:pos="0"/>
        </w:tabs>
        <w:spacing w:before="52" w:line="228" w:lineRule="auto"/>
        <w:ind w:right="-120" w:firstLine="720"/>
        <w:rPr>
          <w:rFonts w:ascii="Times New Roman" w:hAnsi="Times New Roman" w:cs="Times New Roman"/>
          <w:bCs/>
          <w:sz w:val="24"/>
          <w:szCs w:val="24"/>
        </w:rPr>
      </w:pPr>
      <w:r>
        <w:rPr>
          <w:rFonts w:ascii="Times New Roman" w:hAnsi="Times New Roman" w:cs="Times New Roman"/>
          <w:bCs/>
          <w:sz w:val="24"/>
          <w:szCs w:val="24"/>
        </w:rPr>
        <w:t>Earthcaching provided reasons to look at the calendar frequently, locating “today” and counting days until the next searc</w:t>
      </w:r>
      <w:r w:rsidR="00207182">
        <w:rPr>
          <w:rFonts w:ascii="Times New Roman" w:hAnsi="Times New Roman" w:cs="Times New Roman"/>
          <w:bCs/>
          <w:sz w:val="24"/>
          <w:szCs w:val="24"/>
        </w:rPr>
        <w:t>h</w:t>
      </w:r>
      <w:r w:rsidR="006D2C64">
        <w:rPr>
          <w:rFonts w:ascii="Times New Roman" w:hAnsi="Times New Roman" w:cs="Times New Roman"/>
          <w:bCs/>
          <w:sz w:val="24"/>
          <w:szCs w:val="24"/>
        </w:rPr>
        <w:t>,</w:t>
      </w:r>
      <w:r w:rsidR="00207182">
        <w:rPr>
          <w:rFonts w:ascii="Times New Roman" w:hAnsi="Times New Roman" w:cs="Times New Roman"/>
          <w:bCs/>
          <w:sz w:val="24"/>
          <w:szCs w:val="24"/>
        </w:rPr>
        <w:t xml:space="preserve"> activit</w:t>
      </w:r>
      <w:r w:rsidR="006D2C64">
        <w:rPr>
          <w:rFonts w:ascii="Times New Roman" w:hAnsi="Times New Roman" w:cs="Times New Roman"/>
          <w:bCs/>
          <w:sz w:val="24"/>
          <w:szCs w:val="24"/>
        </w:rPr>
        <w:t>ies that</w:t>
      </w:r>
      <w:r w:rsidR="00207182">
        <w:rPr>
          <w:rFonts w:ascii="Times New Roman" w:hAnsi="Times New Roman" w:cs="Times New Roman"/>
          <w:bCs/>
          <w:sz w:val="24"/>
          <w:szCs w:val="24"/>
        </w:rPr>
        <w:t xml:space="preserve"> </w:t>
      </w:r>
      <w:r>
        <w:rPr>
          <w:rFonts w:ascii="Times New Roman" w:hAnsi="Times New Roman" w:cs="Times New Roman"/>
          <w:bCs/>
          <w:sz w:val="24"/>
          <w:szCs w:val="24"/>
        </w:rPr>
        <w:t>made calendars meaningful.  Bad weather postponed two searches, the cause f</w:t>
      </w:r>
      <w:r w:rsidR="004519E4">
        <w:rPr>
          <w:rFonts w:ascii="Times New Roman" w:hAnsi="Times New Roman" w:cs="Times New Roman"/>
          <w:bCs/>
          <w:sz w:val="24"/>
          <w:szCs w:val="24"/>
        </w:rPr>
        <w:t>or</w:t>
      </w:r>
      <w:r>
        <w:rPr>
          <w:rFonts w:ascii="Times New Roman" w:hAnsi="Times New Roman" w:cs="Times New Roman"/>
          <w:bCs/>
          <w:sz w:val="24"/>
          <w:szCs w:val="24"/>
        </w:rPr>
        <w:t xml:space="preserve"> great moaning and groaning.</w:t>
      </w:r>
    </w:p>
    <w:p w14:paraId="05DA55E8" w14:textId="4CF94A4E" w:rsidR="00244661" w:rsidRDefault="00244661" w:rsidP="00244661">
      <w:pPr>
        <w:pStyle w:val="BodyText"/>
        <w:tabs>
          <w:tab w:val="left" w:pos="0"/>
        </w:tabs>
        <w:spacing w:before="52" w:line="228" w:lineRule="auto"/>
        <w:ind w:right="-120" w:firstLine="720"/>
        <w:rPr>
          <w:rFonts w:ascii="Times New Roman" w:hAnsi="Times New Roman" w:cs="Times New Roman"/>
          <w:bCs/>
          <w:sz w:val="24"/>
          <w:szCs w:val="24"/>
        </w:rPr>
      </w:pPr>
      <w:r>
        <w:rPr>
          <w:rFonts w:ascii="Times New Roman" w:hAnsi="Times New Roman" w:cs="Times New Roman"/>
          <w:bCs/>
          <w:sz w:val="24"/>
          <w:szCs w:val="24"/>
        </w:rPr>
        <w:t>At yearend, Tamara asked, “What was your favorite activity this year?”  Formerly, children had mentioned birthday parties, the pumpkin patch, or the zoo.  This year was different</w:t>
      </w:r>
      <w:r w:rsidR="004519E4">
        <w:rPr>
          <w:rFonts w:ascii="Times New Roman" w:hAnsi="Times New Roman" w:cs="Times New Roman"/>
          <w:bCs/>
          <w:sz w:val="24"/>
          <w:szCs w:val="24"/>
        </w:rPr>
        <w:t>. Several children enthusiastically answered</w:t>
      </w:r>
      <w:r>
        <w:rPr>
          <w:rFonts w:ascii="Times New Roman" w:hAnsi="Times New Roman" w:cs="Times New Roman"/>
          <w:bCs/>
          <w:sz w:val="24"/>
          <w:szCs w:val="24"/>
        </w:rPr>
        <w:t>:</w:t>
      </w:r>
    </w:p>
    <w:p w14:paraId="3D900182" w14:textId="77777777" w:rsidR="00244661" w:rsidRDefault="00244661" w:rsidP="00244661">
      <w:pPr>
        <w:pStyle w:val="BodyText"/>
        <w:tabs>
          <w:tab w:val="left" w:pos="0"/>
        </w:tabs>
        <w:spacing w:before="52" w:line="228" w:lineRule="auto"/>
        <w:ind w:right="-120" w:firstLine="720"/>
        <w:rPr>
          <w:rFonts w:ascii="Times New Roman" w:hAnsi="Times New Roman" w:cs="Times New Roman"/>
          <w:bCs/>
          <w:sz w:val="24"/>
          <w:szCs w:val="24"/>
        </w:rPr>
      </w:pPr>
      <w:r>
        <w:rPr>
          <w:rFonts w:ascii="Times New Roman" w:hAnsi="Times New Roman" w:cs="Times New Roman"/>
          <w:bCs/>
          <w:sz w:val="24"/>
          <w:szCs w:val="24"/>
        </w:rPr>
        <w:t>Matthew: “The Earth caches!”</w:t>
      </w:r>
    </w:p>
    <w:p w14:paraId="5896ACAB" w14:textId="77777777" w:rsidR="00244661" w:rsidRDefault="00244661" w:rsidP="00244661">
      <w:pPr>
        <w:pStyle w:val="BodyText"/>
        <w:tabs>
          <w:tab w:val="left" w:pos="0"/>
        </w:tabs>
        <w:spacing w:before="52" w:line="228" w:lineRule="auto"/>
        <w:ind w:right="-120" w:firstLine="720"/>
        <w:rPr>
          <w:rFonts w:ascii="Times New Roman" w:hAnsi="Times New Roman" w:cs="Times New Roman"/>
          <w:bCs/>
          <w:sz w:val="24"/>
          <w:szCs w:val="24"/>
        </w:rPr>
      </w:pPr>
      <w:r>
        <w:rPr>
          <w:rFonts w:ascii="Times New Roman" w:hAnsi="Times New Roman" w:cs="Times New Roman"/>
          <w:bCs/>
          <w:sz w:val="24"/>
          <w:szCs w:val="24"/>
        </w:rPr>
        <w:t>Edwin: “When we walk from one cache to the next and after it rains it smells good.”</w:t>
      </w:r>
    </w:p>
    <w:p w14:paraId="276B1129" w14:textId="77777777" w:rsidR="00244661" w:rsidRDefault="00244661" w:rsidP="00244661">
      <w:pPr>
        <w:pStyle w:val="BodyText"/>
        <w:tabs>
          <w:tab w:val="left" w:pos="1170"/>
        </w:tabs>
        <w:spacing w:before="52" w:line="228" w:lineRule="auto"/>
        <w:ind w:left="1170" w:right="-120" w:hanging="450"/>
        <w:rPr>
          <w:rFonts w:ascii="Times New Roman" w:hAnsi="Times New Roman" w:cs="Times New Roman"/>
          <w:bCs/>
          <w:sz w:val="24"/>
          <w:szCs w:val="24"/>
        </w:rPr>
      </w:pPr>
      <w:r>
        <w:rPr>
          <w:rFonts w:ascii="Times New Roman" w:hAnsi="Times New Roman" w:cs="Times New Roman"/>
          <w:bCs/>
          <w:sz w:val="24"/>
          <w:szCs w:val="24"/>
        </w:rPr>
        <w:t>Harriet: “Definitely, decorating the fence with ribbons.  And little children came running over when they saw us.”</w:t>
      </w:r>
    </w:p>
    <w:p w14:paraId="517E2118" w14:textId="77777777" w:rsidR="00244661" w:rsidRDefault="00244661" w:rsidP="00244661">
      <w:pPr>
        <w:pStyle w:val="BodyText"/>
        <w:tabs>
          <w:tab w:val="left" w:pos="1170"/>
        </w:tabs>
        <w:spacing w:before="52" w:line="228" w:lineRule="auto"/>
        <w:ind w:left="1170" w:right="-120" w:hanging="450"/>
        <w:rPr>
          <w:rFonts w:ascii="Times New Roman" w:hAnsi="Times New Roman" w:cs="Times New Roman"/>
          <w:bCs/>
          <w:sz w:val="24"/>
          <w:szCs w:val="24"/>
        </w:rPr>
      </w:pPr>
      <w:r>
        <w:rPr>
          <w:rFonts w:ascii="Times New Roman" w:hAnsi="Times New Roman" w:cs="Times New Roman"/>
          <w:bCs/>
          <w:sz w:val="24"/>
          <w:szCs w:val="24"/>
        </w:rPr>
        <w:t>Jenna: “The can with pictures of what to look for, and the binoculars, and how we first named the building. Or the street, or uh . . .” (Tamara’s voice in the background: YO-LO).  Jenna, big smile, continuing: “Yeah! YO-LO,” (a locally owned yoghurt chain).</w:t>
      </w:r>
    </w:p>
    <w:p w14:paraId="6EC86F55" w14:textId="77777777" w:rsidR="00244661" w:rsidRDefault="00244661" w:rsidP="00244661">
      <w:pPr>
        <w:pStyle w:val="BodyText"/>
        <w:tabs>
          <w:tab w:val="left" w:pos="1170"/>
        </w:tabs>
        <w:spacing w:before="52" w:line="228" w:lineRule="auto"/>
        <w:ind w:left="1170" w:right="-120" w:hanging="450"/>
        <w:rPr>
          <w:rFonts w:ascii="Times New Roman" w:hAnsi="Times New Roman" w:cs="Times New Roman"/>
          <w:bCs/>
          <w:sz w:val="24"/>
          <w:szCs w:val="24"/>
        </w:rPr>
      </w:pPr>
      <w:r>
        <w:rPr>
          <w:rFonts w:ascii="Times New Roman" w:hAnsi="Times New Roman" w:cs="Times New Roman"/>
          <w:bCs/>
          <w:sz w:val="24"/>
          <w:szCs w:val="24"/>
        </w:rPr>
        <w:t>Nevin: “Those magnet glasses!  Definitely!  I counted thirteen crawlers, and they was all different ones!”</w:t>
      </w:r>
    </w:p>
    <w:p w14:paraId="1A63F303" w14:textId="12076049" w:rsidR="00244661" w:rsidRDefault="00244661" w:rsidP="00244661">
      <w:pPr>
        <w:pStyle w:val="BodyText"/>
        <w:tabs>
          <w:tab w:val="left" w:pos="1170"/>
        </w:tabs>
        <w:spacing w:before="52" w:line="228" w:lineRule="auto"/>
        <w:ind w:left="1170" w:right="-120" w:hanging="450"/>
        <w:rPr>
          <w:rFonts w:ascii="Times New Roman" w:hAnsi="Times New Roman" w:cs="Times New Roman"/>
          <w:bCs/>
          <w:sz w:val="24"/>
          <w:szCs w:val="24"/>
        </w:rPr>
      </w:pPr>
      <w:r>
        <w:rPr>
          <w:rFonts w:ascii="Times New Roman" w:hAnsi="Times New Roman" w:cs="Times New Roman"/>
          <w:bCs/>
          <w:sz w:val="24"/>
          <w:szCs w:val="24"/>
        </w:rPr>
        <w:t xml:space="preserve">Phillipe: “That . . Those broken-down places, and the photos, and the real broken down </w:t>
      </w:r>
      <w:r w:rsidR="003A6C26">
        <w:rPr>
          <w:rFonts w:ascii="Times New Roman" w:hAnsi="Times New Roman" w:cs="Times New Roman"/>
          <w:bCs/>
          <w:sz w:val="24"/>
          <w:szCs w:val="24"/>
        </w:rPr>
        <w:t>hut</w:t>
      </w:r>
      <w:r>
        <w:rPr>
          <w:rFonts w:ascii="Times New Roman" w:hAnsi="Times New Roman" w:cs="Times New Roman"/>
          <w:bCs/>
          <w:sz w:val="24"/>
          <w:szCs w:val="24"/>
        </w:rPr>
        <w:t xml:space="preserve">! </w:t>
      </w:r>
      <w:r w:rsidRPr="00917172">
        <w:rPr>
          <w:rFonts w:ascii="Times New Roman" w:hAnsi="Times New Roman" w:cs="Times New Roman"/>
          <w:bCs/>
          <w:i/>
          <w:iCs/>
          <w:sz w:val="24"/>
          <w:szCs w:val="24"/>
        </w:rPr>
        <w:t>Man!</w:t>
      </w:r>
      <w:r>
        <w:rPr>
          <w:rFonts w:ascii="Times New Roman" w:hAnsi="Times New Roman" w:cs="Times New Roman"/>
          <w:bCs/>
          <w:sz w:val="24"/>
          <w:szCs w:val="24"/>
        </w:rPr>
        <w:t xml:space="preserve">  Covered with vines everywhere!”</w:t>
      </w:r>
    </w:p>
    <w:p w14:paraId="076E798F" w14:textId="77777777" w:rsidR="00244661" w:rsidRDefault="00244661" w:rsidP="00244661">
      <w:pPr>
        <w:pStyle w:val="BodyText"/>
        <w:tabs>
          <w:tab w:val="left" w:pos="1170"/>
        </w:tabs>
        <w:spacing w:before="52" w:line="228" w:lineRule="auto"/>
        <w:ind w:left="1170" w:right="-120" w:hanging="450"/>
        <w:rPr>
          <w:rFonts w:ascii="Times New Roman" w:hAnsi="Times New Roman" w:cs="Times New Roman"/>
          <w:bCs/>
          <w:sz w:val="24"/>
          <w:szCs w:val="24"/>
        </w:rPr>
      </w:pPr>
      <w:r>
        <w:rPr>
          <w:rFonts w:ascii="Times New Roman" w:hAnsi="Times New Roman" w:cs="Times New Roman"/>
          <w:bCs/>
          <w:sz w:val="24"/>
          <w:szCs w:val="24"/>
        </w:rPr>
        <w:t xml:space="preserve">Alexandra: “I liked tying the </w:t>
      </w:r>
      <w:r>
        <w:rPr>
          <w:rFonts w:ascii="Times New Roman" w:hAnsi="Times New Roman" w:cs="Times New Roman"/>
          <w:bCs/>
          <w:i/>
          <w:iCs/>
          <w:sz w:val="24"/>
          <w:szCs w:val="24"/>
        </w:rPr>
        <w:t>gold</w:t>
      </w:r>
      <w:r>
        <w:rPr>
          <w:rFonts w:ascii="Times New Roman" w:hAnsi="Times New Roman" w:cs="Times New Roman"/>
          <w:bCs/>
          <w:sz w:val="24"/>
          <w:szCs w:val="24"/>
        </w:rPr>
        <w:t xml:space="preserve"> ribbons on the fence, and the sun made them sparkle next time we came.”</w:t>
      </w:r>
    </w:p>
    <w:p w14:paraId="343A10A8" w14:textId="77777777" w:rsidR="00244661" w:rsidRDefault="00244661" w:rsidP="00244661">
      <w:pPr>
        <w:pStyle w:val="BodyText"/>
        <w:tabs>
          <w:tab w:val="left" w:pos="1170"/>
        </w:tabs>
        <w:spacing w:before="52" w:line="228" w:lineRule="auto"/>
        <w:ind w:left="1170" w:right="-120" w:hanging="450"/>
        <w:rPr>
          <w:rFonts w:ascii="Times New Roman" w:hAnsi="Times New Roman" w:cs="Times New Roman"/>
          <w:bCs/>
          <w:sz w:val="24"/>
          <w:szCs w:val="24"/>
        </w:rPr>
      </w:pPr>
      <w:r>
        <w:rPr>
          <w:rFonts w:ascii="Times New Roman" w:hAnsi="Times New Roman" w:cs="Times New Roman"/>
          <w:bCs/>
          <w:sz w:val="24"/>
          <w:szCs w:val="24"/>
        </w:rPr>
        <w:t>Marc: “And I liked what I collected!  I took a piece of a wasp’s hive.”</w:t>
      </w:r>
    </w:p>
    <w:p w14:paraId="329DCF3B" w14:textId="77777777" w:rsidR="00244661" w:rsidRDefault="00244661" w:rsidP="00244661">
      <w:pPr>
        <w:pStyle w:val="BodyText"/>
        <w:tabs>
          <w:tab w:val="left" w:pos="1170"/>
        </w:tabs>
        <w:spacing w:before="52" w:line="228" w:lineRule="auto"/>
        <w:ind w:left="1170" w:right="-120" w:hanging="450"/>
        <w:rPr>
          <w:rFonts w:ascii="Times New Roman" w:hAnsi="Times New Roman" w:cs="Times New Roman"/>
          <w:bCs/>
          <w:sz w:val="24"/>
          <w:szCs w:val="24"/>
        </w:rPr>
      </w:pPr>
      <w:r>
        <w:rPr>
          <w:rFonts w:ascii="Times New Roman" w:hAnsi="Times New Roman" w:cs="Times New Roman"/>
          <w:bCs/>
          <w:sz w:val="24"/>
          <w:szCs w:val="24"/>
        </w:rPr>
        <w:t>Alanna: “I liked the bird’s nest better.  It didn’t just have twigs; it had some kind of hair and what looked like cotton, and it was all weaved together, and strong!”</w:t>
      </w:r>
    </w:p>
    <w:p w14:paraId="6B23C7DF" w14:textId="77777777" w:rsidR="00244661" w:rsidRDefault="00244661" w:rsidP="00244661">
      <w:pPr>
        <w:pStyle w:val="BodyText"/>
        <w:tabs>
          <w:tab w:val="left" w:pos="1170"/>
        </w:tabs>
        <w:spacing w:before="52" w:line="228" w:lineRule="auto"/>
        <w:ind w:left="1170" w:right="-120" w:hanging="450"/>
        <w:rPr>
          <w:rFonts w:ascii="Times New Roman" w:hAnsi="Times New Roman" w:cs="Times New Roman"/>
          <w:bCs/>
          <w:sz w:val="24"/>
          <w:szCs w:val="24"/>
        </w:rPr>
      </w:pPr>
      <w:r>
        <w:rPr>
          <w:rFonts w:ascii="Times New Roman" w:hAnsi="Times New Roman" w:cs="Times New Roman"/>
          <w:bCs/>
          <w:sz w:val="24"/>
          <w:szCs w:val="24"/>
        </w:rPr>
        <w:t xml:space="preserve">Eve: “I just liked searching, and seeing what might have once been there, I mean a </w:t>
      </w:r>
      <w:r>
        <w:rPr>
          <w:rFonts w:ascii="Times New Roman" w:hAnsi="Times New Roman" w:cs="Times New Roman"/>
          <w:bCs/>
          <w:i/>
          <w:iCs/>
          <w:sz w:val="24"/>
          <w:szCs w:val="24"/>
        </w:rPr>
        <w:t xml:space="preserve">long </w:t>
      </w:r>
      <w:r>
        <w:rPr>
          <w:rFonts w:ascii="Times New Roman" w:hAnsi="Times New Roman" w:cs="Times New Roman"/>
          <w:bCs/>
          <w:sz w:val="24"/>
          <w:szCs w:val="24"/>
        </w:rPr>
        <w:t>time ago, and how it changed, but the landmarks was like clues and the caches was proof!”</w:t>
      </w:r>
    </w:p>
    <w:p w14:paraId="56B7B41D" w14:textId="77777777" w:rsidR="00244661" w:rsidRDefault="00244661" w:rsidP="00244661">
      <w:pPr>
        <w:pStyle w:val="BodyText"/>
        <w:tabs>
          <w:tab w:val="left" w:pos="1170"/>
        </w:tabs>
        <w:spacing w:before="52" w:line="228" w:lineRule="auto"/>
        <w:ind w:left="1170" w:right="-120" w:hanging="450"/>
        <w:rPr>
          <w:rFonts w:ascii="Times New Roman" w:hAnsi="Times New Roman" w:cs="Times New Roman"/>
          <w:bCs/>
          <w:sz w:val="24"/>
          <w:szCs w:val="24"/>
        </w:rPr>
      </w:pPr>
      <w:r>
        <w:rPr>
          <w:rFonts w:ascii="Times New Roman" w:hAnsi="Times New Roman" w:cs="Times New Roman"/>
          <w:bCs/>
          <w:sz w:val="24"/>
          <w:szCs w:val="24"/>
        </w:rPr>
        <w:t>Alanna: “And we collected so much trash it makes nature better.”</w:t>
      </w:r>
    </w:p>
    <w:p w14:paraId="03F183FE" w14:textId="70680E93" w:rsidR="00244661" w:rsidRDefault="00244661" w:rsidP="00244661">
      <w:pPr>
        <w:pStyle w:val="BodyText"/>
        <w:tabs>
          <w:tab w:val="left" w:pos="0"/>
        </w:tabs>
        <w:spacing w:before="52" w:line="228" w:lineRule="auto"/>
        <w:ind w:right="-120"/>
        <w:rPr>
          <w:rFonts w:ascii="Times New Roman" w:hAnsi="Times New Roman" w:cs="Times New Roman"/>
          <w:bCs/>
          <w:sz w:val="24"/>
          <w:szCs w:val="24"/>
        </w:rPr>
      </w:pPr>
      <w:r>
        <w:rPr>
          <w:rFonts w:ascii="Times New Roman" w:hAnsi="Times New Roman" w:cs="Times New Roman"/>
          <w:bCs/>
          <w:sz w:val="24"/>
          <w:szCs w:val="24"/>
        </w:rPr>
        <w:tab/>
        <w:t>Next year, Tamara would use harder caches and draw more relationships to the Earth</w:t>
      </w:r>
      <w:r w:rsidR="005873FD">
        <w:rPr>
          <w:rFonts w:ascii="Times New Roman" w:hAnsi="Times New Roman" w:cs="Times New Roman"/>
          <w:bCs/>
          <w:sz w:val="24"/>
          <w:szCs w:val="24"/>
        </w:rPr>
        <w:t>, the life-forms, webs-of-life, and relationships between the environment and the communities of species.</w:t>
      </w:r>
    </w:p>
    <w:p w14:paraId="6304070D" w14:textId="4C0A33BF" w:rsidR="00675DEB" w:rsidRDefault="00675DEB" w:rsidP="00244661">
      <w:pPr>
        <w:pStyle w:val="BodyText"/>
        <w:tabs>
          <w:tab w:val="left" w:pos="0"/>
        </w:tabs>
        <w:spacing w:before="52" w:line="228" w:lineRule="auto"/>
        <w:ind w:right="-120"/>
        <w:rPr>
          <w:rFonts w:ascii="Times New Roman" w:hAnsi="Times New Roman" w:cs="Times New Roman"/>
          <w:bCs/>
          <w:sz w:val="24"/>
          <w:szCs w:val="24"/>
        </w:rPr>
      </w:pPr>
    </w:p>
    <w:p w14:paraId="3E700E50" w14:textId="6DB11858" w:rsidR="00E96EB2" w:rsidRPr="00E96EB2" w:rsidRDefault="00C40BF8" w:rsidP="00E96EB2">
      <w:pPr>
        <w:pStyle w:val="BodyText"/>
        <w:tabs>
          <w:tab w:val="left" w:pos="0"/>
        </w:tabs>
        <w:spacing w:before="52" w:line="228" w:lineRule="auto"/>
        <w:ind w:right="-120"/>
        <w:jc w:val="center"/>
        <w:rPr>
          <w:rFonts w:ascii="Times New Roman" w:hAnsi="Times New Roman" w:cs="Times New Roman"/>
          <w:b/>
          <w:sz w:val="24"/>
          <w:szCs w:val="24"/>
        </w:rPr>
      </w:pPr>
      <w:r>
        <w:rPr>
          <w:rFonts w:ascii="Times New Roman" w:hAnsi="Times New Roman" w:cs="Times New Roman"/>
          <w:b/>
          <w:sz w:val="24"/>
          <w:szCs w:val="24"/>
        </w:rPr>
        <w:t>I</w:t>
      </w:r>
      <w:r w:rsidR="00051542">
        <w:rPr>
          <w:rFonts w:ascii="Times New Roman" w:hAnsi="Times New Roman" w:cs="Times New Roman"/>
          <w:b/>
          <w:sz w:val="24"/>
          <w:szCs w:val="24"/>
        </w:rPr>
        <w:t>nsert Figure</w:t>
      </w:r>
      <w:r w:rsidR="00E96EB2">
        <w:rPr>
          <w:rFonts w:ascii="Times New Roman" w:hAnsi="Times New Roman" w:cs="Times New Roman"/>
          <w:b/>
          <w:sz w:val="24"/>
          <w:szCs w:val="24"/>
        </w:rPr>
        <w:t xml:space="preserve"> 22.</w:t>
      </w:r>
      <w:r w:rsidR="00051542">
        <w:rPr>
          <w:rFonts w:ascii="Times New Roman" w:hAnsi="Times New Roman" w:cs="Times New Roman"/>
          <w:b/>
          <w:sz w:val="24"/>
          <w:szCs w:val="24"/>
        </w:rPr>
        <w:t>1</w:t>
      </w:r>
      <w:r w:rsidR="00A5119C">
        <w:rPr>
          <w:rFonts w:ascii="Times New Roman" w:hAnsi="Times New Roman" w:cs="Times New Roman"/>
          <w:b/>
          <w:sz w:val="24"/>
          <w:szCs w:val="24"/>
        </w:rPr>
        <w:t>1</w:t>
      </w:r>
      <w:r w:rsidR="00051542">
        <w:rPr>
          <w:rFonts w:ascii="Times New Roman" w:hAnsi="Times New Roman" w:cs="Times New Roman"/>
          <w:b/>
          <w:sz w:val="24"/>
          <w:szCs w:val="24"/>
        </w:rPr>
        <w:t xml:space="preserve"> -- </w:t>
      </w:r>
      <w:r w:rsidR="00E96EB2">
        <w:rPr>
          <w:rFonts w:ascii="Times New Roman" w:hAnsi="Times New Roman" w:cs="Times New Roman"/>
          <w:b/>
          <w:sz w:val="24"/>
          <w:szCs w:val="24"/>
        </w:rPr>
        <w:t xml:space="preserve"> Prairie Planes Logo</w:t>
      </w:r>
      <w:r w:rsidR="00051542">
        <w:rPr>
          <w:rFonts w:ascii="Times New Roman" w:hAnsi="Times New Roman" w:cs="Times New Roman"/>
          <w:b/>
          <w:sz w:val="24"/>
          <w:szCs w:val="24"/>
        </w:rPr>
        <w:t xml:space="preserve"> – full page vertical (in respect for their amazing work?)</w:t>
      </w:r>
    </w:p>
    <w:p w14:paraId="636166E3" w14:textId="77777777" w:rsidR="00244661" w:rsidRPr="0099076D" w:rsidRDefault="00244661" w:rsidP="00244661">
      <w:pPr>
        <w:pStyle w:val="BodyText"/>
        <w:tabs>
          <w:tab w:val="left" w:pos="0"/>
        </w:tabs>
        <w:spacing w:before="52" w:line="228" w:lineRule="auto"/>
        <w:ind w:right="-120"/>
        <w:rPr>
          <w:rFonts w:ascii="Times New Roman" w:hAnsi="Times New Roman" w:cs="Times New Roman"/>
          <w:bCs/>
          <w:sz w:val="24"/>
          <w:szCs w:val="24"/>
        </w:rPr>
      </w:pPr>
    </w:p>
    <w:p w14:paraId="51165E0D" w14:textId="4CB462D5" w:rsidR="00DC64AF" w:rsidRDefault="00620BB3" w:rsidP="00244661">
      <w:pPr>
        <w:pStyle w:val="BodyText"/>
        <w:tabs>
          <w:tab w:val="left" w:pos="0"/>
        </w:tabs>
        <w:spacing w:before="52" w:line="228" w:lineRule="auto"/>
        <w:ind w:right="-120"/>
        <w:jc w:val="center"/>
        <w:rPr>
          <w:rFonts w:ascii="Times New Roman" w:hAnsi="Times New Roman" w:cs="Times New Roman"/>
          <w:b/>
          <w:sz w:val="24"/>
          <w:szCs w:val="24"/>
        </w:rPr>
      </w:pPr>
      <w:r>
        <w:rPr>
          <w:rFonts w:ascii="Times New Roman" w:hAnsi="Times New Roman" w:cs="Times New Roman"/>
          <w:b/>
          <w:sz w:val="24"/>
          <w:szCs w:val="24"/>
        </w:rPr>
        <w:t>T</w:t>
      </w:r>
      <w:r w:rsidR="00DC64AF">
        <w:rPr>
          <w:rFonts w:ascii="Times New Roman" w:hAnsi="Times New Roman" w:cs="Times New Roman"/>
          <w:b/>
          <w:sz w:val="24"/>
          <w:szCs w:val="24"/>
        </w:rPr>
        <w:t>ake Aways</w:t>
      </w:r>
    </w:p>
    <w:p w14:paraId="1B371DAB" w14:textId="2C79D9E7" w:rsidR="00BC555A" w:rsidRDefault="00BC555A" w:rsidP="00244661">
      <w:pPr>
        <w:pStyle w:val="BodyText"/>
        <w:tabs>
          <w:tab w:val="left" w:pos="0"/>
        </w:tabs>
        <w:spacing w:before="52" w:line="228" w:lineRule="auto"/>
        <w:ind w:right="-120"/>
        <w:jc w:val="center"/>
        <w:rPr>
          <w:rFonts w:ascii="Times New Roman" w:hAnsi="Times New Roman" w:cs="Times New Roman"/>
          <w:b/>
          <w:sz w:val="24"/>
          <w:szCs w:val="24"/>
        </w:rPr>
      </w:pPr>
    </w:p>
    <w:p w14:paraId="4A9FD1F0" w14:textId="784F36D2" w:rsidR="00BC555A" w:rsidRDefault="00DC64AF" w:rsidP="00BC555A">
      <w:pPr>
        <w:pStyle w:val="BodyText"/>
        <w:tabs>
          <w:tab w:val="left" w:pos="0"/>
          <w:tab w:val="left" w:pos="900"/>
        </w:tabs>
        <w:rPr>
          <w:rFonts w:ascii="Times New Roman" w:hAnsi="Times New Roman" w:cs="Times New Roman"/>
          <w:b/>
          <w:bCs/>
          <w:sz w:val="24"/>
          <w:szCs w:val="24"/>
        </w:rPr>
      </w:pPr>
      <w:r>
        <w:rPr>
          <w:rFonts w:ascii="Times New Roman" w:hAnsi="Times New Roman" w:cs="Times New Roman"/>
          <w:b/>
          <w:bCs/>
          <w:sz w:val="24"/>
          <w:szCs w:val="24"/>
        </w:rPr>
        <w:tab/>
        <w:t xml:space="preserve"> </w:t>
      </w:r>
      <w:r w:rsidR="00BC555A">
        <w:rPr>
          <w:rFonts w:ascii="Times New Roman" w:hAnsi="Times New Roman" w:cs="Times New Roman"/>
          <w:b/>
          <w:bCs/>
          <w:sz w:val="24"/>
          <w:szCs w:val="24"/>
        </w:rPr>
        <w:t>Remembering a Future</w:t>
      </w:r>
    </w:p>
    <w:p w14:paraId="7045CB49" w14:textId="77777777" w:rsidR="00BC555A" w:rsidRDefault="00BC555A" w:rsidP="00BC555A">
      <w:pPr>
        <w:tabs>
          <w:tab w:val="left" w:pos="270"/>
        </w:tabs>
        <w:spacing w:line="261" w:lineRule="auto"/>
        <w:ind w:right="2599" w:firstLine="720"/>
        <w:rPr>
          <w:rFonts w:ascii="Times New Roman" w:hAnsi="Times New Roman" w:cs="Times New Roman"/>
          <w:color w:val="231F20"/>
          <w:w w:val="95"/>
          <w:sz w:val="24"/>
          <w:szCs w:val="24"/>
        </w:rPr>
      </w:pPr>
    </w:p>
    <w:p w14:paraId="4094AD53" w14:textId="77777777" w:rsidR="00BC555A" w:rsidRDefault="00BC555A" w:rsidP="00BC555A">
      <w:pPr>
        <w:tabs>
          <w:tab w:val="left" w:pos="270"/>
        </w:tabs>
        <w:spacing w:line="261" w:lineRule="auto"/>
        <w:ind w:right="2599" w:firstLine="720"/>
        <w:rPr>
          <w:rFonts w:ascii="Times New Roman" w:hAnsi="Times New Roman" w:cs="Times New Roman"/>
          <w:color w:val="231F20"/>
          <w:w w:val="95"/>
          <w:sz w:val="24"/>
          <w:szCs w:val="24"/>
        </w:rPr>
      </w:pPr>
      <w:r w:rsidRPr="007A1039">
        <w:rPr>
          <w:rFonts w:ascii="Times New Roman" w:hAnsi="Times New Roman" w:cs="Times New Roman"/>
          <w:color w:val="231F20"/>
          <w:w w:val="95"/>
          <w:sz w:val="24"/>
          <w:szCs w:val="24"/>
        </w:rPr>
        <w:t xml:space="preserve">Nineteen hundred to nineteen-thirty </w:t>
      </w:r>
    </w:p>
    <w:p w14:paraId="22CA2218" w14:textId="77777777" w:rsidR="00BC555A" w:rsidRPr="007A1039" w:rsidRDefault="00BC555A" w:rsidP="00BC555A">
      <w:pPr>
        <w:tabs>
          <w:tab w:val="left" w:pos="270"/>
        </w:tabs>
        <w:spacing w:line="261" w:lineRule="auto"/>
        <w:ind w:right="2599" w:firstLine="720"/>
        <w:rPr>
          <w:rFonts w:ascii="Times New Roman" w:hAnsi="Times New Roman" w:cs="Times New Roman"/>
          <w:sz w:val="24"/>
          <w:szCs w:val="24"/>
        </w:rPr>
      </w:pPr>
      <w:r w:rsidRPr="007A1039">
        <w:rPr>
          <w:rFonts w:ascii="Times New Roman" w:hAnsi="Times New Roman" w:cs="Times New Roman"/>
          <w:color w:val="231F20"/>
          <w:w w:val="95"/>
          <w:sz w:val="24"/>
          <w:szCs w:val="24"/>
        </w:rPr>
        <w:t>The prairie’s soil abused!</w:t>
      </w:r>
    </w:p>
    <w:p w14:paraId="3F8ABD7F" w14:textId="77777777" w:rsidR="00BC555A" w:rsidRPr="007A1039" w:rsidRDefault="00BC555A" w:rsidP="00BC555A">
      <w:pPr>
        <w:pStyle w:val="BodyText"/>
        <w:tabs>
          <w:tab w:val="left" w:pos="270"/>
        </w:tabs>
        <w:ind w:firstLine="720"/>
        <w:rPr>
          <w:rFonts w:ascii="Times New Roman" w:hAnsi="Times New Roman" w:cs="Times New Roman"/>
          <w:sz w:val="24"/>
          <w:szCs w:val="24"/>
        </w:rPr>
      </w:pPr>
      <w:r w:rsidRPr="007A1039">
        <w:rPr>
          <w:rFonts w:ascii="Times New Roman" w:hAnsi="Times New Roman" w:cs="Times New Roman"/>
          <w:color w:val="231F20"/>
          <w:sz w:val="24"/>
          <w:szCs w:val="24"/>
        </w:rPr>
        <w:t>Nineteen forty until today:</w:t>
      </w:r>
    </w:p>
    <w:p w14:paraId="4894959E" w14:textId="77777777" w:rsidR="00BC555A" w:rsidRDefault="00BC555A" w:rsidP="00BC555A">
      <w:pPr>
        <w:pStyle w:val="BodyText"/>
        <w:tabs>
          <w:tab w:val="left" w:pos="270"/>
        </w:tabs>
        <w:spacing w:before="24"/>
        <w:ind w:firstLine="720"/>
        <w:rPr>
          <w:rFonts w:ascii="Times New Roman" w:hAnsi="Times New Roman" w:cs="Times New Roman"/>
          <w:color w:val="231F20"/>
          <w:sz w:val="24"/>
          <w:szCs w:val="24"/>
        </w:rPr>
      </w:pPr>
      <w:r w:rsidRPr="007A1039">
        <w:rPr>
          <w:rFonts w:ascii="Times New Roman" w:hAnsi="Times New Roman" w:cs="Times New Roman"/>
          <w:color w:val="231F20"/>
          <w:sz w:val="24"/>
          <w:szCs w:val="24"/>
        </w:rPr>
        <w:t>An aquifer overused!</w:t>
      </w:r>
    </w:p>
    <w:p w14:paraId="3AA4F9A3" w14:textId="77777777" w:rsidR="00BC555A" w:rsidRDefault="00BC555A" w:rsidP="00BC555A">
      <w:pPr>
        <w:pStyle w:val="BodyText"/>
        <w:tabs>
          <w:tab w:val="left" w:pos="270"/>
        </w:tabs>
        <w:spacing w:line="264" w:lineRule="auto"/>
        <w:ind w:right="2321" w:firstLine="720"/>
        <w:rPr>
          <w:rFonts w:ascii="Times New Roman" w:hAnsi="Times New Roman" w:cs="Times New Roman"/>
          <w:color w:val="231F20"/>
          <w:sz w:val="24"/>
          <w:szCs w:val="24"/>
        </w:rPr>
      </w:pPr>
      <w:r w:rsidRPr="007A1039">
        <w:rPr>
          <w:rFonts w:ascii="Times New Roman" w:hAnsi="Times New Roman" w:cs="Times New Roman"/>
          <w:color w:val="231F20"/>
          <w:sz w:val="24"/>
          <w:szCs w:val="24"/>
        </w:rPr>
        <w:t xml:space="preserve">With wanton abandon, ever so fast </w:t>
      </w:r>
    </w:p>
    <w:p w14:paraId="6609BF46" w14:textId="77777777" w:rsidR="00BC555A" w:rsidRDefault="00BC555A" w:rsidP="00BC555A">
      <w:pPr>
        <w:pStyle w:val="BodyText"/>
        <w:tabs>
          <w:tab w:val="left" w:pos="270"/>
        </w:tabs>
        <w:spacing w:line="264" w:lineRule="auto"/>
        <w:ind w:right="2321" w:firstLine="720"/>
        <w:rPr>
          <w:rFonts w:ascii="Times New Roman" w:hAnsi="Times New Roman" w:cs="Times New Roman"/>
          <w:color w:val="231F20"/>
          <w:sz w:val="24"/>
          <w:szCs w:val="24"/>
        </w:rPr>
      </w:pPr>
      <w:r>
        <w:rPr>
          <w:rFonts w:ascii="Times New Roman" w:hAnsi="Times New Roman" w:cs="Times New Roman"/>
          <w:color w:val="231F20"/>
          <w:sz w:val="24"/>
          <w:szCs w:val="24"/>
        </w:rPr>
        <w:t>Soil and air made long ago</w:t>
      </w:r>
    </w:p>
    <w:p w14:paraId="1EFBD133" w14:textId="77777777" w:rsidR="00BC555A" w:rsidRPr="00703BF0" w:rsidRDefault="00BC555A" w:rsidP="00BC555A">
      <w:pPr>
        <w:pStyle w:val="ListParagraph"/>
        <w:numPr>
          <w:ilvl w:val="0"/>
          <w:numId w:val="27"/>
        </w:numPr>
        <w:rPr>
          <w:rFonts w:ascii="Times New Roman" w:hAnsi="Times New Roman" w:cs="Times New Roman"/>
          <w:sz w:val="24"/>
          <w:szCs w:val="24"/>
        </w:rPr>
      </w:pPr>
      <w:r w:rsidRPr="00703BF0">
        <w:rPr>
          <w:rFonts w:ascii="Times New Roman" w:hAnsi="Times New Roman" w:cs="Times New Roman"/>
          <w:sz w:val="24"/>
          <w:szCs w:val="24"/>
        </w:rPr>
        <w:t>And water</w:t>
      </w:r>
      <w:r>
        <w:rPr>
          <w:rFonts w:ascii="Times New Roman" w:hAnsi="Times New Roman" w:cs="Times New Roman"/>
          <w:sz w:val="24"/>
          <w:szCs w:val="24"/>
        </w:rPr>
        <w:t xml:space="preserve"> </w:t>
      </w:r>
      <w:r w:rsidRPr="00703BF0">
        <w:rPr>
          <w:rFonts w:ascii="Times New Roman" w:hAnsi="Times New Roman" w:cs="Times New Roman"/>
          <w:bCs/>
          <w:sz w:val="24"/>
          <w:szCs w:val="24"/>
        </w:rPr>
        <w:t>–</w:t>
      </w:r>
      <w:r w:rsidRPr="00703BF0">
        <w:rPr>
          <w:rFonts w:ascii="Times New Roman" w:hAnsi="Times New Roman" w:cs="Times New Roman"/>
          <w:sz w:val="24"/>
          <w:szCs w:val="24"/>
        </w:rPr>
        <w:t xml:space="preserve"> were ransacked from eons past.</w:t>
      </w:r>
    </w:p>
    <w:p w14:paraId="3D95532A" w14:textId="0F9C4905" w:rsidR="00BC555A" w:rsidRPr="00C738AA" w:rsidRDefault="00BC555A" w:rsidP="00BC555A">
      <w:pPr>
        <w:ind w:firstLine="720"/>
        <w:rPr>
          <w:rFonts w:ascii="Times New Roman" w:hAnsi="Times New Roman" w:cs="Times New Roman"/>
          <w:sz w:val="24"/>
          <w:szCs w:val="24"/>
        </w:rPr>
      </w:pPr>
      <w:r w:rsidRPr="00C738AA">
        <w:rPr>
          <w:rFonts w:ascii="Times New Roman" w:hAnsi="Times New Roman" w:cs="Times New Roman"/>
          <w:sz w:val="24"/>
          <w:szCs w:val="24"/>
        </w:rPr>
        <w:t xml:space="preserve">(And </w:t>
      </w:r>
      <w:r w:rsidR="00E57878">
        <w:rPr>
          <w:rFonts w:ascii="Times New Roman" w:hAnsi="Times New Roman" w:cs="Times New Roman"/>
          <w:sz w:val="24"/>
          <w:szCs w:val="24"/>
        </w:rPr>
        <w:t>we didn’t</w:t>
      </w:r>
      <w:r w:rsidRPr="00C738AA">
        <w:rPr>
          <w:rFonts w:ascii="Times New Roman" w:hAnsi="Times New Roman" w:cs="Times New Roman"/>
          <w:sz w:val="24"/>
          <w:szCs w:val="24"/>
        </w:rPr>
        <w:t xml:space="preserve"> even know!)</w:t>
      </w:r>
    </w:p>
    <w:p w14:paraId="24A45098" w14:textId="77777777" w:rsidR="00BC555A" w:rsidRDefault="00BC555A" w:rsidP="00BC555A">
      <w:pPr>
        <w:pStyle w:val="BodyText"/>
        <w:tabs>
          <w:tab w:val="left" w:pos="270"/>
        </w:tabs>
        <w:spacing w:line="264" w:lineRule="auto"/>
        <w:ind w:right="2321" w:firstLine="720"/>
        <w:rPr>
          <w:rFonts w:ascii="Times New Roman" w:hAnsi="Times New Roman" w:cs="Times New Roman"/>
          <w:color w:val="231F20"/>
          <w:sz w:val="24"/>
          <w:szCs w:val="24"/>
        </w:rPr>
      </w:pPr>
    </w:p>
    <w:p w14:paraId="4EB4A4FE" w14:textId="77777777" w:rsidR="00BC555A" w:rsidRPr="007A1039" w:rsidRDefault="00BC555A" w:rsidP="00BC555A">
      <w:pPr>
        <w:pStyle w:val="BodyText"/>
        <w:tabs>
          <w:tab w:val="left" w:pos="270"/>
        </w:tabs>
        <w:spacing w:line="264" w:lineRule="auto"/>
        <w:ind w:right="2321" w:firstLine="720"/>
        <w:rPr>
          <w:rFonts w:ascii="Times New Roman" w:hAnsi="Times New Roman" w:cs="Times New Roman"/>
          <w:sz w:val="24"/>
          <w:szCs w:val="24"/>
        </w:rPr>
      </w:pPr>
      <w:r w:rsidRPr="007A1039">
        <w:rPr>
          <w:rFonts w:ascii="Times New Roman" w:hAnsi="Times New Roman" w:cs="Times New Roman"/>
          <w:color w:val="231F20"/>
          <w:sz w:val="24"/>
          <w:szCs w:val="24"/>
        </w:rPr>
        <w:t>Can we see? Can we learn</w:t>
      </w:r>
    </w:p>
    <w:p w14:paraId="032A92F2" w14:textId="77777777" w:rsidR="00BC555A" w:rsidRDefault="00BC555A" w:rsidP="00BC555A">
      <w:pPr>
        <w:pStyle w:val="BodyText"/>
        <w:tabs>
          <w:tab w:val="left" w:pos="270"/>
        </w:tabs>
        <w:spacing w:line="264" w:lineRule="auto"/>
        <w:ind w:right="2599" w:firstLine="720"/>
        <w:rPr>
          <w:rFonts w:ascii="Times New Roman" w:hAnsi="Times New Roman" w:cs="Times New Roman"/>
          <w:color w:val="231F20"/>
          <w:w w:val="95"/>
          <w:sz w:val="24"/>
          <w:szCs w:val="24"/>
        </w:rPr>
      </w:pPr>
      <w:r w:rsidRPr="007A1039">
        <w:rPr>
          <w:rFonts w:ascii="Times New Roman" w:hAnsi="Times New Roman" w:cs="Times New Roman"/>
          <w:color w:val="231F20"/>
          <w:w w:val="95"/>
          <w:sz w:val="24"/>
          <w:szCs w:val="24"/>
        </w:rPr>
        <w:t>To nurture Earth with utmost</w:t>
      </w:r>
      <w:r w:rsidRPr="007A1039">
        <w:rPr>
          <w:rFonts w:ascii="Times New Roman" w:hAnsi="Times New Roman" w:cs="Times New Roman"/>
          <w:color w:val="231F20"/>
          <w:spacing w:val="-29"/>
          <w:w w:val="95"/>
          <w:sz w:val="24"/>
          <w:szCs w:val="24"/>
        </w:rPr>
        <w:t xml:space="preserve"> </w:t>
      </w:r>
      <w:r w:rsidRPr="007A1039">
        <w:rPr>
          <w:rFonts w:ascii="Times New Roman" w:hAnsi="Times New Roman" w:cs="Times New Roman"/>
          <w:color w:val="231F20"/>
          <w:w w:val="95"/>
          <w:sz w:val="24"/>
          <w:szCs w:val="24"/>
        </w:rPr>
        <w:t xml:space="preserve">concern? </w:t>
      </w:r>
    </w:p>
    <w:p w14:paraId="13540C42" w14:textId="77777777" w:rsidR="00BC555A" w:rsidRDefault="00BC555A" w:rsidP="00BC555A">
      <w:pPr>
        <w:pStyle w:val="BodyText"/>
        <w:tabs>
          <w:tab w:val="left" w:pos="270"/>
        </w:tabs>
        <w:spacing w:line="264" w:lineRule="auto"/>
        <w:ind w:right="2599" w:firstLine="720"/>
        <w:rPr>
          <w:rFonts w:ascii="Times New Roman" w:hAnsi="Times New Roman" w:cs="Times New Roman"/>
          <w:color w:val="231F20"/>
          <w:sz w:val="24"/>
          <w:szCs w:val="24"/>
        </w:rPr>
      </w:pPr>
      <w:r w:rsidRPr="007A1039">
        <w:rPr>
          <w:rFonts w:ascii="Times New Roman" w:hAnsi="Times New Roman" w:cs="Times New Roman"/>
          <w:color w:val="231F20"/>
          <w:sz w:val="24"/>
          <w:szCs w:val="24"/>
        </w:rPr>
        <w:t>To</w:t>
      </w:r>
      <w:r w:rsidRPr="007A1039">
        <w:rPr>
          <w:rFonts w:ascii="Times New Roman" w:hAnsi="Times New Roman" w:cs="Times New Roman"/>
          <w:color w:val="231F20"/>
          <w:spacing w:val="-22"/>
          <w:sz w:val="24"/>
          <w:szCs w:val="24"/>
        </w:rPr>
        <w:t xml:space="preserve"> </w:t>
      </w:r>
      <w:r w:rsidRPr="007A1039">
        <w:rPr>
          <w:rFonts w:ascii="Times New Roman" w:hAnsi="Times New Roman" w:cs="Times New Roman"/>
          <w:color w:val="231F20"/>
          <w:sz w:val="24"/>
          <w:szCs w:val="24"/>
        </w:rPr>
        <w:t>take</w:t>
      </w:r>
      <w:r w:rsidRPr="007A1039">
        <w:rPr>
          <w:rFonts w:ascii="Times New Roman" w:hAnsi="Times New Roman" w:cs="Times New Roman"/>
          <w:color w:val="231F20"/>
          <w:spacing w:val="-21"/>
          <w:sz w:val="24"/>
          <w:szCs w:val="24"/>
        </w:rPr>
        <w:t xml:space="preserve"> </w:t>
      </w:r>
      <w:r w:rsidRPr="007A1039">
        <w:rPr>
          <w:rFonts w:ascii="Times New Roman" w:hAnsi="Times New Roman" w:cs="Times New Roman"/>
          <w:color w:val="231F20"/>
          <w:sz w:val="24"/>
          <w:szCs w:val="24"/>
        </w:rPr>
        <w:t>no</w:t>
      </w:r>
      <w:r w:rsidRPr="007A1039">
        <w:rPr>
          <w:rFonts w:ascii="Times New Roman" w:hAnsi="Times New Roman" w:cs="Times New Roman"/>
          <w:color w:val="231F20"/>
          <w:spacing w:val="-21"/>
          <w:sz w:val="24"/>
          <w:szCs w:val="24"/>
        </w:rPr>
        <w:t xml:space="preserve"> </w:t>
      </w:r>
      <w:r w:rsidRPr="007A1039">
        <w:rPr>
          <w:rFonts w:ascii="Times New Roman" w:hAnsi="Times New Roman" w:cs="Times New Roman"/>
          <w:color w:val="231F20"/>
          <w:sz w:val="24"/>
          <w:szCs w:val="24"/>
        </w:rPr>
        <w:t>more</w:t>
      </w:r>
      <w:r w:rsidRPr="007A1039">
        <w:rPr>
          <w:rFonts w:ascii="Times New Roman" w:hAnsi="Times New Roman" w:cs="Times New Roman"/>
          <w:color w:val="231F20"/>
          <w:spacing w:val="-22"/>
          <w:sz w:val="24"/>
          <w:szCs w:val="24"/>
        </w:rPr>
        <w:t xml:space="preserve"> </w:t>
      </w:r>
      <w:r w:rsidRPr="007A1039">
        <w:rPr>
          <w:rFonts w:ascii="Times New Roman" w:hAnsi="Times New Roman" w:cs="Times New Roman"/>
          <w:color w:val="231F20"/>
          <w:sz w:val="24"/>
          <w:szCs w:val="24"/>
        </w:rPr>
        <w:t>than</w:t>
      </w:r>
      <w:r w:rsidRPr="007A1039">
        <w:rPr>
          <w:rFonts w:ascii="Times New Roman" w:hAnsi="Times New Roman" w:cs="Times New Roman"/>
          <w:color w:val="231F20"/>
          <w:spacing w:val="-21"/>
          <w:sz w:val="24"/>
          <w:szCs w:val="24"/>
        </w:rPr>
        <w:t xml:space="preserve"> </w:t>
      </w:r>
      <w:r w:rsidRPr="007A1039">
        <w:rPr>
          <w:rFonts w:ascii="Times New Roman" w:hAnsi="Times New Roman" w:cs="Times New Roman"/>
          <w:color w:val="231F20"/>
          <w:sz w:val="24"/>
          <w:szCs w:val="24"/>
        </w:rPr>
        <w:t>a</w:t>
      </w:r>
      <w:r w:rsidRPr="007A1039">
        <w:rPr>
          <w:rFonts w:ascii="Times New Roman" w:hAnsi="Times New Roman" w:cs="Times New Roman"/>
          <w:color w:val="231F20"/>
          <w:spacing w:val="-21"/>
          <w:sz w:val="24"/>
          <w:szCs w:val="24"/>
        </w:rPr>
        <w:t xml:space="preserve"> </w:t>
      </w:r>
      <w:r w:rsidRPr="007A1039">
        <w:rPr>
          <w:rFonts w:ascii="Times New Roman" w:hAnsi="Times New Roman" w:cs="Times New Roman"/>
          <w:color w:val="231F20"/>
          <w:sz w:val="24"/>
          <w:szCs w:val="24"/>
        </w:rPr>
        <w:t>modest</w:t>
      </w:r>
      <w:r w:rsidRPr="007A1039">
        <w:rPr>
          <w:rFonts w:ascii="Times New Roman" w:hAnsi="Times New Roman" w:cs="Times New Roman"/>
          <w:color w:val="231F20"/>
          <w:spacing w:val="-21"/>
          <w:sz w:val="24"/>
          <w:szCs w:val="24"/>
        </w:rPr>
        <w:t xml:space="preserve"> </w:t>
      </w:r>
      <w:r w:rsidRPr="007A1039">
        <w:rPr>
          <w:rFonts w:ascii="Times New Roman" w:hAnsi="Times New Roman" w:cs="Times New Roman"/>
          <w:color w:val="231F20"/>
          <w:sz w:val="24"/>
          <w:szCs w:val="24"/>
        </w:rPr>
        <w:t xml:space="preserve">share? </w:t>
      </w:r>
    </w:p>
    <w:p w14:paraId="1A66F841" w14:textId="77777777" w:rsidR="00BC555A" w:rsidRPr="007A1039" w:rsidRDefault="00BC555A" w:rsidP="00BC555A">
      <w:pPr>
        <w:pStyle w:val="BodyText"/>
        <w:tabs>
          <w:tab w:val="left" w:pos="270"/>
        </w:tabs>
        <w:spacing w:line="264" w:lineRule="auto"/>
        <w:ind w:right="2599" w:firstLine="720"/>
        <w:rPr>
          <w:rFonts w:ascii="Times New Roman" w:hAnsi="Times New Roman" w:cs="Times New Roman"/>
          <w:sz w:val="24"/>
          <w:szCs w:val="24"/>
        </w:rPr>
      </w:pPr>
      <w:r w:rsidRPr="007A1039">
        <w:rPr>
          <w:rFonts w:ascii="Times New Roman" w:hAnsi="Times New Roman" w:cs="Times New Roman"/>
          <w:color w:val="231F20"/>
          <w:sz w:val="24"/>
          <w:szCs w:val="24"/>
        </w:rPr>
        <w:t>To under</w:t>
      </w:r>
      <w:r>
        <w:rPr>
          <w:rFonts w:ascii="Times New Roman" w:hAnsi="Times New Roman" w:cs="Times New Roman"/>
          <w:color w:val="231F20"/>
          <w:sz w:val="24"/>
          <w:szCs w:val="24"/>
        </w:rPr>
        <w:t>stan</w:t>
      </w:r>
      <w:r w:rsidRPr="007A1039">
        <w:rPr>
          <w:rFonts w:ascii="Times New Roman" w:hAnsi="Times New Roman" w:cs="Times New Roman"/>
          <w:color w:val="231F20"/>
          <w:sz w:val="24"/>
          <w:szCs w:val="24"/>
        </w:rPr>
        <w:t>d that taking</w:t>
      </w:r>
      <w:r w:rsidRPr="007A1039">
        <w:rPr>
          <w:rFonts w:ascii="Times New Roman" w:hAnsi="Times New Roman" w:cs="Times New Roman"/>
          <w:color w:val="231F20"/>
          <w:spacing w:val="-32"/>
          <w:sz w:val="24"/>
          <w:szCs w:val="24"/>
        </w:rPr>
        <w:t xml:space="preserve"> </w:t>
      </w:r>
      <w:r w:rsidRPr="007A1039">
        <w:rPr>
          <w:rFonts w:ascii="Times New Roman" w:hAnsi="Times New Roman" w:cs="Times New Roman"/>
          <w:color w:val="231F20"/>
          <w:sz w:val="24"/>
          <w:szCs w:val="24"/>
        </w:rPr>
        <w:t>care</w:t>
      </w:r>
    </w:p>
    <w:p w14:paraId="7B4E8989" w14:textId="262E3F93" w:rsidR="00BC555A" w:rsidRDefault="00BC555A" w:rsidP="00BC555A">
      <w:pPr>
        <w:pStyle w:val="BodyText"/>
        <w:tabs>
          <w:tab w:val="left" w:pos="270"/>
        </w:tabs>
        <w:spacing w:line="264" w:lineRule="auto"/>
        <w:ind w:right="2568" w:firstLine="720"/>
        <w:rPr>
          <w:rFonts w:ascii="Times New Roman" w:hAnsi="Times New Roman" w:cs="Times New Roman"/>
          <w:color w:val="231F20"/>
          <w:spacing w:val="-3"/>
          <w:sz w:val="24"/>
          <w:szCs w:val="24"/>
        </w:rPr>
      </w:pPr>
      <w:r w:rsidRPr="007A1039">
        <w:rPr>
          <w:rFonts w:ascii="Times New Roman" w:hAnsi="Times New Roman" w:cs="Times New Roman"/>
          <w:color w:val="231F20"/>
          <w:sz w:val="24"/>
          <w:szCs w:val="24"/>
        </w:rPr>
        <w:t>Is</w:t>
      </w:r>
      <w:r w:rsidRPr="007A1039">
        <w:rPr>
          <w:rFonts w:ascii="Times New Roman" w:hAnsi="Times New Roman" w:cs="Times New Roman"/>
          <w:color w:val="231F20"/>
          <w:spacing w:val="-30"/>
          <w:sz w:val="24"/>
          <w:szCs w:val="24"/>
        </w:rPr>
        <w:t xml:space="preserve"> </w:t>
      </w:r>
      <w:r w:rsidRPr="007A1039">
        <w:rPr>
          <w:rFonts w:ascii="Times New Roman" w:hAnsi="Times New Roman" w:cs="Times New Roman"/>
          <w:color w:val="231F20"/>
          <w:sz w:val="24"/>
          <w:szCs w:val="24"/>
        </w:rPr>
        <w:t>so</w:t>
      </w:r>
      <w:r w:rsidRPr="007A1039">
        <w:rPr>
          <w:rFonts w:ascii="Times New Roman" w:hAnsi="Times New Roman" w:cs="Times New Roman"/>
          <w:color w:val="231F20"/>
          <w:spacing w:val="-30"/>
          <w:sz w:val="24"/>
          <w:szCs w:val="24"/>
        </w:rPr>
        <w:t xml:space="preserve"> </w:t>
      </w:r>
      <w:r w:rsidRPr="007A1039">
        <w:rPr>
          <w:rFonts w:ascii="Times New Roman" w:hAnsi="Times New Roman" w:cs="Times New Roman"/>
          <w:color w:val="231F20"/>
          <w:sz w:val="24"/>
          <w:szCs w:val="24"/>
        </w:rPr>
        <w:t>much</w:t>
      </w:r>
      <w:r w:rsidRPr="007A1039">
        <w:rPr>
          <w:rFonts w:ascii="Times New Roman" w:hAnsi="Times New Roman" w:cs="Times New Roman"/>
          <w:color w:val="231F20"/>
          <w:spacing w:val="-30"/>
          <w:sz w:val="24"/>
          <w:szCs w:val="24"/>
        </w:rPr>
        <w:t xml:space="preserve"> </w:t>
      </w:r>
      <w:r w:rsidRPr="007A1039">
        <w:rPr>
          <w:rFonts w:ascii="Times New Roman" w:hAnsi="Times New Roman" w:cs="Times New Roman"/>
          <w:color w:val="231F20"/>
          <w:sz w:val="24"/>
          <w:szCs w:val="24"/>
        </w:rPr>
        <w:t>simpler</w:t>
      </w:r>
      <w:r w:rsidRPr="007A1039">
        <w:rPr>
          <w:rFonts w:ascii="Times New Roman" w:hAnsi="Times New Roman" w:cs="Times New Roman"/>
          <w:color w:val="231F20"/>
          <w:spacing w:val="-30"/>
          <w:sz w:val="24"/>
          <w:szCs w:val="24"/>
        </w:rPr>
        <w:t xml:space="preserve"> </w:t>
      </w:r>
      <w:r w:rsidRPr="007A1039">
        <w:rPr>
          <w:rFonts w:ascii="Times New Roman" w:hAnsi="Times New Roman" w:cs="Times New Roman"/>
          <w:color w:val="231F20"/>
          <w:sz w:val="24"/>
          <w:szCs w:val="24"/>
        </w:rPr>
        <w:t>than</w:t>
      </w:r>
      <w:r w:rsidRPr="007A1039">
        <w:rPr>
          <w:rFonts w:ascii="Times New Roman" w:hAnsi="Times New Roman" w:cs="Times New Roman"/>
          <w:color w:val="231F20"/>
          <w:spacing w:val="-30"/>
          <w:sz w:val="24"/>
          <w:szCs w:val="24"/>
        </w:rPr>
        <w:t xml:space="preserve"> </w:t>
      </w:r>
      <w:r w:rsidRPr="007A1039">
        <w:rPr>
          <w:rFonts w:ascii="Times New Roman" w:hAnsi="Times New Roman" w:cs="Times New Roman"/>
          <w:color w:val="231F20"/>
          <w:sz w:val="24"/>
          <w:szCs w:val="24"/>
        </w:rPr>
        <w:t>making</w:t>
      </w:r>
      <w:r w:rsidRPr="007A1039">
        <w:rPr>
          <w:rFonts w:ascii="Times New Roman" w:hAnsi="Times New Roman" w:cs="Times New Roman"/>
          <w:color w:val="231F20"/>
          <w:spacing w:val="-29"/>
          <w:sz w:val="24"/>
          <w:szCs w:val="24"/>
        </w:rPr>
        <w:t xml:space="preserve"> </w:t>
      </w:r>
      <w:r w:rsidRPr="007A1039">
        <w:rPr>
          <w:rFonts w:ascii="Times New Roman" w:hAnsi="Times New Roman" w:cs="Times New Roman"/>
          <w:color w:val="231F20"/>
          <w:spacing w:val="-3"/>
          <w:sz w:val="24"/>
          <w:szCs w:val="24"/>
        </w:rPr>
        <w:t xml:space="preserve">repair? </w:t>
      </w:r>
    </w:p>
    <w:p w14:paraId="5749C045" w14:textId="25EB4E5C" w:rsidR="00FA0B32" w:rsidRDefault="00FA0B32" w:rsidP="00BC555A">
      <w:pPr>
        <w:pStyle w:val="BodyText"/>
        <w:tabs>
          <w:tab w:val="left" w:pos="270"/>
        </w:tabs>
        <w:spacing w:line="264" w:lineRule="auto"/>
        <w:ind w:right="2568" w:firstLine="720"/>
        <w:rPr>
          <w:rFonts w:ascii="Times New Roman" w:hAnsi="Times New Roman" w:cs="Times New Roman"/>
          <w:color w:val="231F20"/>
          <w:spacing w:val="-3"/>
          <w:sz w:val="24"/>
          <w:szCs w:val="24"/>
        </w:rPr>
      </w:pPr>
      <w:r>
        <w:rPr>
          <w:rFonts w:ascii="Times New Roman" w:hAnsi="Times New Roman" w:cs="Times New Roman"/>
          <w:color w:val="231F20"/>
          <w:spacing w:val="-3"/>
          <w:sz w:val="24"/>
          <w:szCs w:val="24"/>
        </w:rPr>
        <w:t>Do you think we can learn to care?</w:t>
      </w:r>
    </w:p>
    <w:p w14:paraId="3F8EC244" w14:textId="680154F7" w:rsidR="00BC555A" w:rsidRDefault="00BC555A" w:rsidP="00BC555A">
      <w:pPr>
        <w:pStyle w:val="BodyText"/>
        <w:tabs>
          <w:tab w:val="left" w:pos="270"/>
        </w:tabs>
        <w:spacing w:line="264" w:lineRule="auto"/>
        <w:ind w:right="2568" w:firstLine="720"/>
        <w:rPr>
          <w:rFonts w:ascii="Times New Roman" w:hAnsi="Times New Roman" w:cs="Times New Roman"/>
          <w:color w:val="231F20"/>
          <w:sz w:val="24"/>
          <w:szCs w:val="24"/>
        </w:rPr>
      </w:pPr>
      <w:r w:rsidRPr="007A1039">
        <w:rPr>
          <w:rFonts w:ascii="Times New Roman" w:hAnsi="Times New Roman" w:cs="Times New Roman"/>
          <w:color w:val="231F20"/>
          <w:sz w:val="24"/>
          <w:szCs w:val="24"/>
        </w:rPr>
        <w:t>Teach</w:t>
      </w:r>
      <w:r w:rsidRPr="007A1039">
        <w:rPr>
          <w:rFonts w:ascii="Times New Roman" w:hAnsi="Times New Roman" w:cs="Times New Roman"/>
          <w:color w:val="231F20"/>
          <w:spacing w:val="-21"/>
          <w:sz w:val="24"/>
          <w:szCs w:val="24"/>
        </w:rPr>
        <w:t xml:space="preserve"> </w:t>
      </w:r>
      <w:r w:rsidRPr="007A1039">
        <w:rPr>
          <w:rFonts w:ascii="Times New Roman" w:hAnsi="Times New Roman" w:cs="Times New Roman"/>
          <w:color w:val="231F20"/>
          <w:sz w:val="24"/>
          <w:szCs w:val="24"/>
        </w:rPr>
        <w:t>the</w:t>
      </w:r>
      <w:r w:rsidRPr="007A1039">
        <w:rPr>
          <w:rFonts w:ascii="Times New Roman" w:hAnsi="Times New Roman" w:cs="Times New Roman"/>
          <w:color w:val="231F20"/>
          <w:spacing w:val="-21"/>
          <w:sz w:val="24"/>
          <w:szCs w:val="24"/>
        </w:rPr>
        <w:t xml:space="preserve"> </w:t>
      </w:r>
      <w:r w:rsidRPr="007A1039">
        <w:rPr>
          <w:rFonts w:ascii="Times New Roman" w:hAnsi="Times New Roman" w:cs="Times New Roman"/>
          <w:color w:val="231F20"/>
          <w:sz w:val="24"/>
          <w:szCs w:val="24"/>
        </w:rPr>
        <w:t>children.</w:t>
      </w:r>
      <w:r w:rsidRPr="007A1039">
        <w:rPr>
          <w:rFonts w:ascii="Times New Roman" w:hAnsi="Times New Roman" w:cs="Times New Roman"/>
          <w:color w:val="231F20"/>
          <w:spacing w:val="-21"/>
          <w:sz w:val="24"/>
          <w:szCs w:val="24"/>
        </w:rPr>
        <w:t xml:space="preserve"> </w:t>
      </w:r>
      <w:r w:rsidR="00F2281D">
        <w:rPr>
          <w:rFonts w:ascii="Times New Roman" w:hAnsi="Times New Roman" w:cs="Times New Roman"/>
          <w:color w:val="231F20"/>
          <w:spacing w:val="-21"/>
          <w:sz w:val="24"/>
          <w:szCs w:val="24"/>
        </w:rPr>
        <w:t xml:space="preserve"> </w:t>
      </w:r>
      <w:r w:rsidRPr="007A1039">
        <w:rPr>
          <w:rFonts w:ascii="Times New Roman" w:hAnsi="Times New Roman" w:cs="Times New Roman"/>
          <w:color w:val="231F20"/>
          <w:sz w:val="24"/>
          <w:szCs w:val="24"/>
        </w:rPr>
        <w:t>Make</w:t>
      </w:r>
      <w:r w:rsidRPr="007A1039">
        <w:rPr>
          <w:rFonts w:ascii="Times New Roman" w:hAnsi="Times New Roman" w:cs="Times New Roman"/>
          <w:color w:val="231F20"/>
          <w:spacing w:val="-21"/>
          <w:sz w:val="24"/>
          <w:szCs w:val="24"/>
        </w:rPr>
        <w:t xml:space="preserve"> </w:t>
      </w:r>
      <w:r w:rsidRPr="007A1039">
        <w:rPr>
          <w:rFonts w:ascii="Times New Roman" w:hAnsi="Times New Roman" w:cs="Times New Roman"/>
          <w:color w:val="231F20"/>
          <w:sz w:val="24"/>
          <w:szCs w:val="24"/>
        </w:rPr>
        <w:t>them</w:t>
      </w:r>
      <w:r w:rsidRPr="007A1039">
        <w:rPr>
          <w:rFonts w:ascii="Times New Roman" w:hAnsi="Times New Roman" w:cs="Times New Roman"/>
          <w:color w:val="231F20"/>
          <w:spacing w:val="-21"/>
          <w:sz w:val="24"/>
          <w:szCs w:val="24"/>
        </w:rPr>
        <w:t xml:space="preserve"> </w:t>
      </w:r>
      <w:r w:rsidRPr="007A1039">
        <w:rPr>
          <w:rFonts w:ascii="Times New Roman" w:hAnsi="Times New Roman" w:cs="Times New Roman"/>
          <w:color w:val="231F20"/>
          <w:sz w:val="24"/>
          <w:szCs w:val="24"/>
        </w:rPr>
        <w:t xml:space="preserve">aware </w:t>
      </w:r>
    </w:p>
    <w:p w14:paraId="68CB147A" w14:textId="351C98B1" w:rsidR="00BC555A" w:rsidRDefault="00BC555A" w:rsidP="00F2281D">
      <w:pPr>
        <w:pStyle w:val="BodyText"/>
        <w:tabs>
          <w:tab w:val="left" w:pos="270"/>
        </w:tabs>
        <w:spacing w:line="264" w:lineRule="auto"/>
        <w:ind w:right="2568" w:firstLine="720"/>
        <w:rPr>
          <w:rFonts w:ascii="Times New Roman" w:hAnsi="Times New Roman" w:cs="Times New Roman"/>
          <w:color w:val="231F20"/>
          <w:sz w:val="24"/>
          <w:szCs w:val="24"/>
        </w:rPr>
      </w:pPr>
      <w:r w:rsidRPr="007A1039">
        <w:rPr>
          <w:rFonts w:ascii="Times New Roman" w:hAnsi="Times New Roman" w:cs="Times New Roman"/>
          <w:color w:val="231F20"/>
          <w:sz w:val="24"/>
          <w:szCs w:val="24"/>
        </w:rPr>
        <w:t>Of how to</w:t>
      </w:r>
      <w:r w:rsidRPr="007A1039">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z w:val="24"/>
          <w:szCs w:val="24"/>
        </w:rPr>
        <w:t>protect</w:t>
      </w:r>
      <w:r w:rsidR="00F2281D">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Earth, water, and air.</w:t>
      </w:r>
    </w:p>
    <w:p w14:paraId="33253E27" w14:textId="70365CB5" w:rsidR="00DC64AF" w:rsidRDefault="00BC555A" w:rsidP="00BC555A">
      <w:pPr>
        <w:pStyle w:val="BodyText"/>
        <w:tabs>
          <w:tab w:val="left" w:pos="0"/>
        </w:tabs>
        <w:spacing w:line="243" w:lineRule="exact"/>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AL-B 2018</w:t>
      </w:r>
    </w:p>
    <w:p w14:paraId="708F7B52" w14:textId="77777777" w:rsidR="00FA0B32" w:rsidRDefault="00FA0B32" w:rsidP="00BC555A">
      <w:pPr>
        <w:pStyle w:val="BodyText"/>
        <w:tabs>
          <w:tab w:val="left" w:pos="0"/>
        </w:tabs>
        <w:spacing w:line="243" w:lineRule="exact"/>
        <w:rPr>
          <w:rFonts w:ascii="Times New Roman" w:hAnsi="Times New Roman" w:cs="Times New Roman"/>
          <w:sz w:val="24"/>
          <w:szCs w:val="24"/>
        </w:rPr>
      </w:pPr>
    </w:p>
    <w:p w14:paraId="1F30A2F2" w14:textId="77777777" w:rsidR="00DC64AF" w:rsidRDefault="00DC64AF" w:rsidP="00BC555A">
      <w:pPr>
        <w:pStyle w:val="BodyText"/>
        <w:tabs>
          <w:tab w:val="left" w:pos="0"/>
        </w:tabs>
        <w:spacing w:line="243" w:lineRule="exact"/>
        <w:rPr>
          <w:rFonts w:ascii="Times New Roman" w:hAnsi="Times New Roman" w:cs="Times New Roman"/>
          <w:sz w:val="24"/>
          <w:szCs w:val="24"/>
        </w:rPr>
      </w:pPr>
    </w:p>
    <w:p w14:paraId="4CD3C34B" w14:textId="36CE30BD" w:rsidR="00DC64AF" w:rsidRPr="00DC64AF" w:rsidRDefault="00DC64AF" w:rsidP="00F10FF7">
      <w:pPr>
        <w:pStyle w:val="BodyText"/>
        <w:tabs>
          <w:tab w:val="left" w:pos="0"/>
        </w:tabs>
        <w:spacing w:line="243" w:lineRule="exact"/>
        <w:jc w:val="center"/>
        <w:rPr>
          <w:rFonts w:ascii="Times New Roman" w:hAnsi="Times New Roman" w:cs="Times New Roman"/>
          <w:sz w:val="24"/>
          <w:szCs w:val="24"/>
        </w:rPr>
      </w:pPr>
      <w:r>
        <w:rPr>
          <w:rFonts w:ascii="Times New Roman" w:hAnsi="Times New Roman" w:cs="Times New Roman"/>
          <w:b/>
          <w:bCs/>
          <w:sz w:val="24"/>
          <w:szCs w:val="24"/>
        </w:rPr>
        <w:t>Afterword: Try These</w:t>
      </w:r>
    </w:p>
    <w:p w14:paraId="0CDE3D0F" w14:textId="77777777" w:rsidR="00DC64AF" w:rsidRPr="00DC64AF" w:rsidRDefault="00DC64AF" w:rsidP="00BC555A">
      <w:pPr>
        <w:pStyle w:val="BodyText"/>
        <w:tabs>
          <w:tab w:val="left" w:pos="0"/>
        </w:tabs>
        <w:spacing w:line="243" w:lineRule="exact"/>
        <w:rPr>
          <w:rFonts w:ascii="Times New Roman" w:hAnsi="Times New Roman" w:cs="Times New Roman"/>
          <w:sz w:val="24"/>
          <w:szCs w:val="24"/>
        </w:rPr>
      </w:pPr>
    </w:p>
    <w:p w14:paraId="462E82A5" w14:textId="77777777" w:rsidR="00DC64AF" w:rsidRDefault="00DC64AF" w:rsidP="00DC64AF">
      <w:pPr>
        <w:pStyle w:val="BodyText"/>
        <w:numPr>
          <w:ilvl w:val="1"/>
          <w:numId w:val="21"/>
        </w:numPr>
        <w:tabs>
          <w:tab w:val="left" w:pos="-90"/>
        </w:tabs>
        <w:spacing w:line="225" w:lineRule="auto"/>
        <w:ind w:left="90" w:right="-120" w:hanging="180"/>
        <w:rPr>
          <w:rFonts w:ascii="Times New Roman" w:hAnsi="Times New Roman" w:cs="Times New Roman"/>
          <w:color w:val="231F20"/>
          <w:sz w:val="24"/>
          <w:szCs w:val="24"/>
        </w:rPr>
      </w:pPr>
      <w:r>
        <w:rPr>
          <w:rFonts w:ascii="Times New Roman" w:hAnsi="Times New Roman" w:cs="Times New Roman"/>
          <w:color w:val="231F20"/>
          <w:sz w:val="24"/>
          <w:szCs w:val="24"/>
        </w:rPr>
        <w:t xml:space="preserve"> </w:t>
      </w:r>
      <w:r w:rsidRPr="00C24D58">
        <w:rPr>
          <w:rFonts w:ascii="Times New Roman" w:hAnsi="Times New Roman" w:cs="Times New Roman"/>
          <w:i/>
          <w:iCs/>
          <w:color w:val="231F20"/>
          <w:sz w:val="24"/>
          <w:szCs w:val="24"/>
        </w:rPr>
        <w:t>Search</w:t>
      </w:r>
      <w:r>
        <w:rPr>
          <w:rFonts w:ascii="Times New Roman" w:hAnsi="Times New Roman" w:cs="Times New Roman"/>
          <w:color w:val="231F20"/>
          <w:sz w:val="24"/>
          <w:szCs w:val="24"/>
        </w:rPr>
        <w:t xml:space="preserve"> for</w:t>
      </w:r>
      <w:r w:rsidRPr="00EE069D">
        <w:rPr>
          <w:rFonts w:ascii="Times New Roman" w:hAnsi="Times New Roman" w:cs="Times New Roman"/>
          <w:color w:val="231F20"/>
          <w:sz w:val="24"/>
          <w:szCs w:val="24"/>
        </w:rPr>
        <w:t xml:space="preserve"> a fishing place.  Make fishing rods.  </w:t>
      </w:r>
    </w:p>
    <w:p w14:paraId="0156C9AA" w14:textId="77777777" w:rsidR="00DC64AF" w:rsidRDefault="00DC64AF" w:rsidP="00DC64AF">
      <w:pPr>
        <w:pStyle w:val="BodyText"/>
        <w:tabs>
          <w:tab w:val="left" w:pos="-90"/>
        </w:tabs>
        <w:spacing w:line="225" w:lineRule="auto"/>
        <w:ind w:left="90" w:right="-120"/>
        <w:rPr>
          <w:rFonts w:ascii="Times New Roman" w:hAnsi="Times New Roman" w:cs="Times New Roman"/>
          <w:color w:val="231F20"/>
          <w:sz w:val="24"/>
          <w:szCs w:val="24"/>
        </w:rPr>
      </w:pPr>
      <w:r w:rsidRPr="00EE069D">
        <w:rPr>
          <w:rFonts w:ascii="Times New Roman" w:hAnsi="Times New Roman" w:cs="Times New Roman"/>
          <w:i/>
          <w:iCs/>
          <w:color w:val="231F20"/>
          <w:sz w:val="24"/>
          <w:szCs w:val="24"/>
        </w:rPr>
        <w:t>Fish, release, and repeat.</w:t>
      </w:r>
      <w:r w:rsidRPr="00EE069D">
        <w:rPr>
          <w:rFonts w:ascii="Times New Roman" w:hAnsi="Times New Roman" w:cs="Times New Roman"/>
          <w:color w:val="231F20"/>
          <w:sz w:val="24"/>
          <w:szCs w:val="24"/>
        </w:rPr>
        <w:t xml:space="preserve"> (</w:t>
      </w:r>
      <w:r>
        <w:rPr>
          <w:rFonts w:ascii="Times New Roman" w:hAnsi="Times New Roman" w:cs="Times New Roman"/>
          <w:color w:val="231F20"/>
          <w:sz w:val="24"/>
          <w:szCs w:val="24"/>
        </w:rPr>
        <w:t>3</w:t>
      </w:r>
      <w:r w:rsidRPr="00EE069D">
        <w:rPr>
          <w:rFonts w:ascii="Times New Roman" w:hAnsi="Times New Roman" w:cs="Times New Roman"/>
          <w:color w:val="231F20"/>
          <w:sz w:val="24"/>
          <w:szCs w:val="24"/>
        </w:rPr>
        <w:t xml:space="preserve"> methods: </w:t>
      </w:r>
      <w:hyperlink r:id="rId11" w:history="1">
        <w:r w:rsidRPr="00EE069D">
          <w:rPr>
            <w:rStyle w:val="Hyperlink"/>
            <w:rFonts w:ascii="Times New Roman" w:hAnsi="Times New Roman" w:cs="Times New Roman"/>
            <w:sz w:val="24"/>
            <w:szCs w:val="24"/>
          </w:rPr>
          <w:t>www.wikihow.com/Make-a-Homemade-Fishing-Rod</w:t>
        </w:r>
      </w:hyperlink>
      <w:r w:rsidRPr="00EE069D">
        <w:rPr>
          <w:rFonts w:ascii="Times New Roman" w:hAnsi="Times New Roman" w:cs="Times New Roman"/>
          <w:color w:val="231F20"/>
          <w:sz w:val="24"/>
          <w:szCs w:val="24"/>
        </w:rPr>
        <w:t xml:space="preserve">). </w:t>
      </w:r>
    </w:p>
    <w:p w14:paraId="79832A70" w14:textId="77777777" w:rsidR="00DC64AF" w:rsidRDefault="00DC64AF" w:rsidP="00DC64AF">
      <w:pPr>
        <w:pStyle w:val="BodyText"/>
        <w:numPr>
          <w:ilvl w:val="1"/>
          <w:numId w:val="21"/>
        </w:numPr>
        <w:tabs>
          <w:tab w:val="left" w:pos="-90"/>
        </w:tabs>
        <w:spacing w:before="205" w:line="225" w:lineRule="auto"/>
        <w:ind w:left="90" w:right="-120" w:hanging="180"/>
        <w:rPr>
          <w:rFonts w:ascii="Times New Roman" w:hAnsi="Times New Roman" w:cs="Times New Roman"/>
          <w:color w:val="231F20"/>
          <w:sz w:val="24"/>
          <w:szCs w:val="24"/>
        </w:rPr>
      </w:pPr>
      <w:r>
        <w:rPr>
          <w:rFonts w:ascii="Times New Roman" w:hAnsi="Times New Roman" w:cs="Times New Roman"/>
          <w:i/>
          <w:iCs/>
          <w:color w:val="231F20"/>
          <w:sz w:val="24"/>
          <w:szCs w:val="24"/>
        </w:rPr>
        <w:t xml:space="preserve"> Revel </w:t>
      </w:r>
      <w:r>
        <w:rPr>
          <w:rFonts w:ascii="Times New Roman" w:hAnsi="Times New Roman" w:cs="Times New Roman"/>
          <w:color w:val="231F20"/>
          <w:sz w:val="24"/>
          <w:szCs w:val="24"/>
        </w:rPr>
        <w:t>in rain’s scents, a sunset’s hues, rocks’ arrays, trees’ textures, flowers’ delicacy, insects’ varieties.  Which sense or senses does each experience engage?</w:t>
      </w:r>
    </w:p>
    <w:p w14:paraId="380006EC" w14:textId="39399477" w:rsidR="00DC64AF" w:rsidRPr="00CF41E1" w:rsidRDefault="00DC64AF" w:rsidP="00DC64AF">
      <w:pPr>
        <w:pStyle w:val="BodyText"/>
        <w:numPr>
          <w:ilvl w:val="1"/>
          <w:numId w:val="21"/>
        </w:numPr>
        <w:tabs>
          <w:tab w:val="left" w:pos="-90"/>
        </w:tabs>
        <w:spacing w:before="205" w:after="240" w:line="225" w:lineRule="auto"/>
        <w:ind w:left="90" w:right="-120" w:hanging="180"/>
        <w:rPr>
          <w:rFonts w:ascii="Times New Roman" w:hAnsi="Times New Roman" w:cs="Times New Roman"/>
          <w:color w:val="231F20"/>
          <w:sz w:val="24"/>
          <w:szCs w:val="24"/>
        </w:rPr>
      </w:pPr>
      <w:r>
        <w:rPr>
          <w:rFonts w:ascii="Times New Roman" w:hAnsi="Times New Roman" w:cs="Times New Roman"/>
          <w:i/>
          <w:iCs/>
          <w:color w:val="231F20"/>
          <w:sz w:val="24"/>
          <w:szCs w:val="24"/>
        </w:rPr>
        <w:t xml:space="preserve"> Find </w:t>
      </w:r>
      <w:r>
        <w:rPr>
          <w:rFonts w:ascii="Times New Roman" w:hAnsi="Times New Roman" w:cs="Times New Roman"/>
          <w:color w:val="231F20"/>
          <w:sz w:val="24"/>
          <w:szCs w:val="24"/>
        </w:rPr>
        <w:t xml:space="preserve">a fruit or vegetable garden.  With permission, pick a ripe fruit or vegetable from the ground, stalk, vine, or tree.  </w:t>
      </w:r>
      <w:r>
        <w:rPr>
          <w:rFonts w:ascii="Times New Roman" w:hAnsi="Times New Roman" w:cs="Times New Roman"/>
          <w:i/>
          <w:iCs/>
          <w:color w:val="231F20"/>
          <w:sz w:val="24"/>
          <w:szCs w:val="24"/>
        </w:rPr>
        <w:t>Taste</w:t>
      </w:r>
      <w:r>
        <w:rPr>
          <w:rFonts w:ascii="Times New Roman" w:hAnsi="Times New Roman" w:cs="Times New Roman"/>
          <w:color w:val="231F20"/>
          <w:sz w:val="24"/>
          <w:szCs w:val="24"/>
        </w:rPr>
        <w:t xml:space="preserve"> and </w:t>
      </w:r>
      <w:r>
        <w:rPr>
          <w:rFonts w:ascii="Times New Roman" w:hAnsi="Times New Roman" w:cs="Times New Roman"/>
          <w:i/>
          <w:iCs/>
          <w:color w:val="231F20"/>
          <w:sz w:val="24"/>
          <w:szCs w:val="24"/>
        </w:rPr>
        <w:t>discuss one another’s picks.</w:t>
      </w:r>
    </w:p>
    <w:p w14:paraId="741650E4" w14:textId="77777777" w:rsidR="00DC64AF" w:rsidRDefault="00DC64AF" w:rsidP="00DC64AF">
      <w:pPr>
        <w:pStyle w:val="BodyText"/>
        <w:numPr>
          <w:ilvl w:val="1"/>
          <w:numId w:val="21"/>
        </w:numPr>
        <w:tabs>
          <w:tab w:val="left" w:pos="-90"/>
        </w:tabs>
        <w:spacing w:line="225" w:lineRule="auto"/>
        <w:ind w:left="90" w:right="-120" w:hanging="180"/>
        <w:rPr>
          <w:rFonts w:ascii="Times New Roman" w:hAnsi="Times New Roman" w:cs="Times New Roman"/>
          <w:color w:val="231F20"/>
          <w:sz w:val="24"/>
          <w:szCs w:val="24"/>
        </w:rPr>
      </w:pPr>
      <w:r>
        <w:rPr>
          <w:rFonts w:ascii="Times New Roman" w:hAnsi="Times New Roman" w:cs="Times New Roman"/>
          <w:i/>
          <w:iCs/>
          <w:color w:val="231F20"/>
          <w:sz w:val="24"/>
          <w:szCs w:val="24"/>
        </w:rPr>
        <w:t xml:space="preserve"> Turn over </w:t>
      </w:r>
      <w:r w:rsidRPr="00C24D58">
        <w:rPr>
          <w:rFonts w:ascii="Times New Roman" w:hAnsi="Times New Roman" w:cs="Times New Roman"/>
          <w:color w:val="231F20"/>
          <w:sz w:val="24"/>
          <w:szCs w:val="24"/>
        </w:rPr>
        <w:t>a rotting log.</w:t>
      </w:r>
      <w:r>
        <w:rPr>
          <w:rFonts w:ascii="Times New Roman" w:hAnsi="Times New Roman" w:cs="Times New Roman"/>
          <w:i/>
          <w:iCs/>
          <w:color w:val="231F20"/>
          <w:sz w:val="24"/>
          <w:szCs w:val="24"/>
        </w:rPr>
        <w:t xml:space="preserve"> Discover </w:t>
      </w:r>
      <w:r>
        <w:rPr>
          <w:rFonts w:ascii="Times New Roman" w:hAnsi="Times New Roman" w:cs="Times New Roman"/>
          <w:color w:val="231F20"/>
          <w:sz w:val="24"/>
          <w:szCs w:val="24"/>
        </w:rPr>
        <w:t xml:space="preserve">the world underneath. </w:t>
      </w:r>
      <w:r>
        <w:rPr>
          <w:rFonts w:ascii="Times New Roman" w:hAnsi="Times New Roman" w:cs="Times New Roman"/>
          <w:i/>
          <w:iCs/>
          <w:color w:val="231F20"/>
          <w:sz w:val="24"/>
          <w:szCs w:val="24"/>
        </w:rPr>
        <w:t>Mark</w:t>
      </w:r>
      <w:r w:rsidRPr="0090227C">
        <w:rPr>
          <w:rFonts w:ascii="Times New Roman" w:hAnsi="Times New Roman" w:cs="Times New Roman"/>
          <w:color w:val="231F20"/>
          <w:sz w:val="24"/>
          <w:szCs w:val="24"/>
        </w:rPr>
        <w:t xml:space="preserve"> a one-square-foot</w:t>
      </w:r>
      <w:r>
        <w:rPr>
          <w:rFonts w:ascii="Times New Roman" w:hAnsi="Times New Roman" w:cs="Times New Roman"/>
          <w:color w:val="231F20"/>
          <w:sz w:val="24"/>
          <w:szCs w:val="24"/>
        </w:rPr>
        <w:t xml:space="preserve"> patch: </w:t>
      </w:r>
    </w:p>
    <w:p w14:paraId="172A2DC5" w14:textId="1101B45A" w:rsidR="00DC64AF" w:rsidRDefault="00DC64AF" w:rsidP="00DC64AF">
      <w:pPr>
        <w:pStyle w:val="BodyText"/>
        <w:tabs>
          <w:tab w:val="left" w:pos="-90"/>
        </w:tabs>
        <w:spacing w:line="225" w:lineRule="auto"/>
        <w:ind w:left="90" w:right="-120"/>
        <w:rPr>
          <w:rFonts w:ascii="Times New Roman" w:hAnsi="Times New Roman" w:cs="Times New Roman"/>
          <w:color w:val="231F20"/>
          <w:sz w:val="24"/>
          <w:szCs w:val="24"/>
        </w:rPr>
      </w:pPr>
      <w:r>
        <w:rPr>
          <w:rFonts w:ascii="Times New Roman" w:hAnsi="Times New Roman" w:cs="Times New Roman"/>
          <w:color w:val="231F20"/>
          <w:sz w:val="24"/>
          <w:szCs w:val="24"/>
        </w:rPr>
        <w:t>Gently move the earth aside. What life do you see? Draw</w:t>
      </w:r>
      <w:r w:rsidR="00E21925">
        <w:rPr>
          <w:rFonts w:ascii="Times New Roman" w:hAnsi="Times New Roman" w:cs="Times New Roman"/>
          <w:color w:val="231F20"/>
          <w:sz w:val="24"/>
          <w:szCs w:val="24"/>
        </w:rPr>
        <w:t>,</w:t>
      </w:r>
      <w:r>
        <w:rPr>
          <w:rFonts w:ascii="Times New Roman" w:hAnsi="Times New Roman" w:cs="Times New Roman"/>
          <w:color w:val="231F20"/>
          <w:sz w:val="24"/>
          <w:szCs w:val="24"/>
        </w:rPr>
        <w:t xml:space="preserve"> photograph</w:t>
      </w:r>
      <w:r w:rsidR="00E21925">
        <w:rPr>
          <w:rFonts w:ascii="Times New Roman" w:hAnsi="Times New Roman" w:cs="Times New Roman"/>
          <w:color w:val="231F20"/>
          <w:sz w:val="24"/>
          <w:szCs w:val="24"/>
        </w:rPr>
        <w:t>, and/or write about</w:t>
      </w:r>
      <w:r>
        <w:rPr>
          <w:rFonts w:ascii="Times New Roman" w:hAnsi="Times New Roman" w:cs="Times New Roman"/>
          <w:color w:val="231F20"/>
          <w:sz w:val="24"/>
          <w:szCs w:val="24"/>
        </w:rPr>
        <w:t xml:space="preserve"> it.  </w:t>
      </w:r>
    </w:p>
    <w:p w14:paraId="482AAA9E" w14:textId="77777777" w:rsidR="00DC64AF" w:rsidRPr="00677DFE" w:rsidRDefault="00DC64AF" w:rsidP="00DC64AF">
      <w:pPr>
        <w:pStyle w:val="BodyText"/>
        <w:numPr>
          <w:ilvl w:val="1"/>
          <w:numId w:val="21"/>
        </w:numPr>
        <w:tabs>
          <w:tab w:val="left" w:pos="-90"/>
        </w:tabs>
        <w:spacing w:line="225" w:lineRule="auto"/>
        <w:ind w:left="90" w:right="-120" w:hanging="180"/>
        <w:rPr>
          <w:rFonts w:ascii="Times New Roman" w:hAnsi="Times New Roman" w:cs="Times New Roman"/>
          <w:color w:val="231F20"/>
          <w:sz w:val="24"/>
          <w:szCs w:val="24"/>
        </w:rPr>
      </w:pPr>
      <w:r>
        <w:rPr>
          <w:rFonts w:ascii="Times New Roman" w:hAnsi="Times New Roman" w:cs="Times New Roman"/>
          <w:i/>
          <w:iCs/>
          <w:color w:val="231F20"/>
          <w:sz w:val="24"/>
          <w:szCs w:val="24"/>
        </w:rPr>
        <w:t xml:space="preserve"> Mark </w:t>
      </w:r>
      <w:r w:rsidRPr="00C24D58">
        <w:rPr>
          <w:rFonts w:ascii="Times New Roman" w:hAnsi="Times New Roman" w:cs="Times New Roman"/>
          <w:color w:val="231F20"/>
          <w:sz w:val="24"/>
          <w:szCs w:val="24"/>
        </w:rPr>
        <w:t>a one-square-foot patch of ground.</w:t>
      </w:r>
      <w:r w:rsidRPr="0090227C">
        <w:rPr>
          <w:rFonts w:ascii="Times New Roman" w:hAnsi="Times New Roman" w:cs="Times New Roman"/>
          <w:sz w:val="24"/>
          <w:szCs w:val="24"/>
        </w:rPr>
        <w:t xml:space="preserve"> Gently move the earth aside. </w:t>
      </w:r>
    </w:p>
    <w:p w14:paraId="27E05740" w14:textId="77777777" w:rsidR="00DC64AF" w:rsidRPr="00C73D11" w:rsidRDefault="00DC64AF" w:rsidP="00DC64AF">
      <w:pPr>
        <w:pStyle w:val="BodyText"/>
        <w:tabs>
          <w:tab w:val="left" w:pos="-90"/>
        </w:tabs>
        <w:spacing w:line="225" w:lineRule="auto"/>
        <w:ind w:left="90" w:right="-120"/>
        <w:rPr>
          <w:rFonts w:ascii="Times New Roman" w:hAnsi="Times New Roman" w:cs="Times New Roman"/>
          <w:color w:val="231F20"/>
          <w:sz w:val="24"/>
          <w:szCs w:val="24"/>
        </w:rPr>
      </w:pPr>
      <w:r w:rsidRPr="0090227C">
        <w:rPr>
          <w:rFonts w:ascii="Times New Roman" w:hAnsi="Times New Roman" w:cs="Times New Roman"/>
          <w:i/>
          <w:iCs/>
          <w:sz w:val="24"/>
          <w:szCs w:val="24"/>
        </w:rPr>
        <w:t>Observe</w:t>
      </w:r>
      <w:r>
        <w:rPr>
          <w:rFonts w:ascii="Times New Roman" w:hAnsi="Times New Roman" w:cs="Times New Roman"/>
          <w:i/>
          <w:iCs/>
          <w:sz w:val="24"/>
          <w:szCs w:val="24"/>
        </w:rPr>
        <w:t>:</w:t>
      </w:r>
      <w:r>
        <w:rPr>
          <w:rFonts w:ascii="Times New Roman" w:hAnsi="Times New Roman" w:cs="Times New Roman"/>
          <w:sz w:val="24"/>
          <w:szCs w:val="24"/>
        </w:rPr>
        <w:t xml:space="preserve"> What </w:t>
      </w:r>
      <w:r w:rsidRPr="0090227C">
        <w:rPr>
          <w:rFonts w:ascii="Times New Roman" w:hAnsi="Times New Roman" w:cs="Times New Roman"/>
          <w:sz w:val="24"/>
          <w:szCs w:val="24"/>
        </w:rPr>
        <w:t>life</w:t>
      </w:r>
      <w:r>
        <w:rPr>
          <w:rFonts w:ascii="Times New Roman" w:hAnsi="Times New Roman" w:cs="Times New Roman"/>
          <w:sz w:val="24"/>
          <w:szCs w:val="24"/>
        </w:rPr>
        <w:t>-forms are</w:t>
      </w:r>
      <w:r w:rsidRPr="0090227C">
        <w:rPr>
          <w:rFonts w:ascii="Times New Roman" w:hAnsi="Times New Roman" w:cs="Times New Roman"/>
          <w:sz w:val="24"/>
          <w:szCs w:val="24"/>
        </w:rPr>
        <w:t xml:space="preserve"> in the soil</w:t>
      </w:r>
      <w:r>
        <w:rPr>
          <w:rFonts w:ascii="Times New Roman" w:hAnsi="Times New Roman" w:cs="Times New Roman"/>
          <w:sz w:val="24"/>
          <w:szCs w:val="24"/>
        </w:rPr>
        <w:t>? Find them online. Learn about their lives.</w:t>
      </w:r>
    </w:p>
    <w:p w14:paraId="648002A5" w14:textId="77777777" w:rsidR="00DC64AF" w:rsidRDefault="00DC64AF" w:rsidP="00DC64AF">
      <w:pPr>
        <w:pStyle w:val="BodyText"/>
        <w:numPr>
          <w:ilvl w:val="1"/>
          <w:numId w:val="21"/>
        </w:numPr>
        <w:tabs>
          <w:tab w:val="left" w:pos="-90"/>
        </w:tabs>
        <w:spacing w:before="205" w:line="225" w:lineRule="auto"/>
        <w:ind w:left="90" w:right="-120" w:hanging="180"/>
        <w:rPr>
          <w:rFonts w:ascii="Times New Roman" w:hAnsi="Times New Roman" w:cs="Times New Roman"/>
          <w:color w:val="231F20"/>
          <w:sz w:val="24"/>
          <w:szCs w:val="24"/>
        </w:rPr>
      </w:pPr>
      <w:r>
        <w:rPr>
          <w:rFonts w:ascii="Times New Roman" w:hAnsi="Times New Roman" w:cs="Times New Roman"/>
          <w:color w:val="231F20"/>
          <w:sz w:val="24"/>
          <w:szCs w:val="24"/>
        </w:rPr>
        <w:t xml:space="preserve"> </w:t>
      </w:r>
      <w:r>
        <w:rPr>
          <w:rFonts w:ascii="Times New Roman" w:hAnsi="Times New Roman" w:cs="Times New Roman"/>
          <w:i/>
          <w:iCs/>
          <w:color w:val="231F20"/>
          <w:sz w:val="24"/>
          <w:szCs w:val="24"/>
        </w:rPr>
        <w:t>Explore</w:t>
      </w:r>
      <w:r>
        <w:rPr>
          <w:rFonts w:ascii="Times New Roman" w:hAnsi="Times New Roman" w:cs="Times New Roman"/>
          <w:color w:val="231F20"/>
          <w:sz w:val="24"/>
          <w:szCs w:val="24"/>
        </w:rPr>
        <w:t xml:space="preserve"> to find a nest, web, hole-in-the-ground, hole-in-a-tree.  </w:t>
      </w:r>
      <w:r>
        <w:rPr>
          <w:rFonts w:ascii="Times New Roman" w:hAnsi="Times New Roman" w:cs="Times New Roman"/>
          <w:i/>
          <w:iCs/>
          <w:color w:val="231F20"/>
          <w:sz w:val="24"/>
          <w:szCs w:val="24"/>
        </w:rPr>
        <w:t xml:space="preserve">Wait patiently for the occupant. </w:t>
      </w:r>
      <w:r>
        <w:rPr>
          <w:rFonts w:ascii="Times New Roman" w:hAnsi="Times New Roman" w:cs="Times New Roman"/>
          <w:color w:val="231F20"/>
          <w:sz w:val="24"/>
          <w:szCs w:val="24"/>
        </w:rPr>
        <w:t>Second-grade Danny, ever-restless, disappeared from his back-of-the-classroom desk. His teacher spotted him on the floor! He’d discovered a hole. Stretched out motionless, he was waiting for the mouse.</w:t>
      </w:r>
    </w:p>
    <w:p w14:paraId="1DF27053" w14:textId="77777777" w:rsidR="00DC64AF" w:rsidRDefault="00DC64AF" w:rsidP="00DC64AF">
      <w:pPr>
        <w:pStyle w:val="BodyText"/>
        <w:numPr>
          <w:ilvl w:val="1"/>
          <w:numId w:val="21"/>
        </w:numPr>
        <w:tabs>
          <w:tab w:val="left" w:pos="-90"/>
        </w:tabs>
        <w:spacing w:before="205" w:line="225" w:lineRule="auto"/>
        <w:ind w:left="90" w:right="-120" w:hanging="180"/>
        <w:rPr>
          <w:rFonts w:ascii="Times New Roman" w:hAnsi="Times New Roman" w:cs="Times New Roman"/>
          <w:color w:val="231F20"/>
          <w:sz w:val="24"/>
          <w:szCs w:val="24"/>
        </w:rPr>
      </w:pPr>
      <w:r>
        <w:rPr>
          <w:rFonts w:ascii="Times New Roman" w:hAnsi="Times New Roman" w:cs="Times New Roman"/>
          <w:i/>
          <w:iCs/>
          <w:color w:val="231F20"/>
          <w:sz w:val="24"/>
          <w:szCs w:val="24"/>
        </w:rPr>
        <w:t xml:space="preserve"> Hunt</w:t>
      </w:r>
      <w:r>
        <w:rPr>
          <w:rFonts w:ascii="Times New Roman" w:hAnsi="Times New Roman" w:cs="Times New Roman"/>
          <w:color w:val="231F20"/>
          <w:sz w:val="24"/>
          <w:szCs w:val="24"/>
        </w:rPr>
        <w:t xml:space="preserve"> for seedlings and saplings. Where did they come from? What made them grow? What species are they? </w:t>
      </w:r>
      <w:r>
        <w:rPr>
          <w:rFonts w:ascii="Times New Roman" w:hAnsi="Times New Roman" w:cs="Times New Roman"/>
          <w:i/>
          <w:iCs/>
          <w:color w:val="231F20"/>
          <w:sz w:val="24"/>
          <w:szCs w:val="24"/>
        </w:rPr>
        <w:t>Envision</w:t>
      </w:r>
      <w:r>
        <w:rPr>
          <w:rFonts w:ascii="Times New Roman" w:hAnsi="Times New Roman" w:cs="Times New Roman"/>
          <w:color w:val="231F20"/>
          <w:sz w:val="24"/>
          <w:szCs w:val="24"/>
        </w:rPr>
        <w:t xml:space="preserve"> the mature tree. Draw how you imagine it.</w:t>
      </w:r>
    </w:p>
    <w:p w14:paraId="78CBE7B5" w14:textId="77777777" w:rsidR="00DC64AF" w:rsidRPr="00C73D11" w:rsidRDefault="00DC64AF" w:rsidP="00DC64AF">
      <w:pPr>
        <w:pStyle w:val="BodyText"/>
        <w:numPr>
          <w:ilvl w:val="1"/>
          <w:numId w:val="21"/>
        </w:numPr>
        <w:tabs>
          <w:tab w:val="left" w:pos="-90"/>
        </w:tabs>
        <w:spacing w:before="205" w:line="225" w:lineRule="auto"/>
        <w:ind w:left="90" w:right="-120" w:hanging="180"/>
        <w:rPr>
          <w:rFonts w:ascii="Times New Roman" w:hAnsi="Times New Roman" w:cs="Times New Roman"/>
          <w:color w:val="231F20"/>
          <w:sz w:val="24"/>
          <w:szCs w:val="24"/>
        </w:rPr>
      </w:pPr>
      <w:r>
        <w:rPr>
          <w:rFonts w:ascii="Times New Roman" w:hAnsi="Times New Roman" w:cs="Times New Roman"/>
          <w:i/>
          <w:iCs/>
          <w:color w:val="231F20"/>
          <w:sz w:val="24"/>
          <w:szCs w:val="24"/>
        </w:rPr>
        <w:t xml:space="preserve"> Read </w:t>
      </w:r>
      <w:r>
        <w:rPr>
          <w:rFonts w:ascii="Times New Roman" w:hAnsi="Times New Roman" w:cs="Times New Roman"/>
          <w:color w:val="231F20"/>
          <w:sz w:val="24"/>
          <w:szCs w:val="24"/>
        </w:rPr>
        <w:t xml:space="preserve">a forest, field, stream, or garden. </w:t>
      </w:r>
      <w:r w:rsidRPr="00C24D58">
        <w:rPr>
          <w:rFonts w:ascii="Times New Roman" w:hAnsi="Times New Roman" w:cs="Times New Roman"/>
          <w:i/>
          <w:iCs/>
          <w:color w:val="231F20"/>
          <w:sz w:val="24"/>
          <w:szCs w:val="24"/>
        </w:rPr>
        <w:t>Wear</w:t>
      </w:r>
      <w:r>
        <w:rPr>
          <w:rFonts w:ascii="Times New Roman" w:hAnsi="Times New Roman" w:cs="Times New Roman"/>
          <w:color w:val="231F20"/>
          <w:sz w:val="24"/>
          <w:szCs w:val="24"/>
        </w:rPr>
        <w:t xml:space="preserve"> blindfolds and </w:t>
      </w:r>
      <w:r w:rsidRPr="00C24D58">
        <w:rPr>
          <w:rFonts w:ascii="Times New Roman" w:hAnsi="Times New Roman" w:cs="Times New Roman"/>
          <w:i/>
          <w:iCs/>
          <w:color w:val="231F20"/>
          <w:sz w:val="24"/>
          <w:szCs w:val="24"/>
        </w:rPr>
        <w:t>identify</w:t>
      </w:r>
      <w:r>
        <w:rPr>
          <w:rFonts w:ascii="Times New Roman" w:hAnsi="Times New Roman" w:cs="Times New Roman"/>
          <w:color w:val="231F20"/>
          <w:sz w:val="24"/>
          <w:szCs w:val="24"/>
        </w:rPr>
        <w:t xml:space="preserve"> the </w:t>
      </w:r>
      <w:r w:rsidRPr="00C24D58">
        <w:rPr>
          <w:rFonts w:ascii="Times New Roman" w:hAnsi="Times New Roman" w:cs="Times New Roman"/>
          <w:color w:val="231F20"/>
          <w:sz w:val="24"/>
          <w:szCs w:val="24"/>
        </w:rPr>
        <w:t xml:space="preserve">sounds </w:t>
      </w:r>
      <w:r>
        <w:rPr>
          <w:rFonts w:ascii="Times New Roman" w:hAnsi="Times New Roman" w:cs="Times New Roman"/>
          <w:color w:val="231F20"/>
          <w:sz w:val="24"/>
          <w:szCs w:val="24"/>
        </w:rPr>
        <w:t xml:space="preserve">you hear. Another time </w:t>
      </w:r>
      <w:r w:rsidRPr="00C24D58">
        <w:rPr>
          <w:rFonts w:ascii="Times New Roman" w:hAnsi="Times New Roman" w:cs="Times New Roman"/>
          <w:i/>
          <w:iCs/>
          <w:color w:val="231F20"/>
          <w:sz w:val="24"/>
          <w:szCs w:val="24"/>
        </w:rPr>
        <w:t>wear</w:t>
      </w:r>
      <w:r>
        <w:rPr>
          <w:rFonts w:ascii="Times New Roman" w:hAnsi="Times New Roman" w:cs="Times New Roman"/>
          <w:color w:val="231F20"/>
          <w:sz w:val="24"/>
          <w:szCs w:val="24"/>
        </w:rPr>
        <w:t xml:space="preserve"> blindfolds and </w:t>
      </w:r>
      <w:r w:rsidRPr="00C24D58">
        <w:rPr>
          <w:rFonts w:ascii="Times New Roman" w:hAnsi="Times New Roman" w:cs="Times New Roman"/>
          <w:i/>
          <w:iCs/>
          <w:color w:val="231F20"/>
          <w:sz w:val="24"/>
          <w:szCs w:val="24"/>
        </w:rPr>
        <w:t>identify</w:t>
      </w:r>
      <w:r>
        <w:rPr>
          <w:rFonts w:ascii="Times New Roman" w:hAnsi="Times New Roman" w:cs="Times New Roman"/>
          <w:color w:val="231F20"/>
          <w:sz w:val="24"/>
          <w:szCs w:val="24"/>
        </w:rPr>
        <w:t xml:space="preserve"> </w:t>
      </w:r>
      <w:r w:rsidRPr="00C24D58">
        <w:rPr>
          <w:rFonts w:ascii="Times New Roman" w:hAnsi="Times New Roman" w:cs="Times New Roman"/>
          <w:color w:val="231F20"/>
          <w:sz w:val="24"/>
          <w:szCs w:val="24"/>
        </w:rPr>
        <w:t>smells</w:t>
      </w:r>
      <w:r>
        <w:rPr>
          <w:rFonts w:ascii="Times New Roman" w:hAnsi="Times New Roman" w:cs="Times New Roman"/>
          <w:i/>
          <w:iCs/>
          <w:color w:val="231F20"/>
          <w:sz w:val="24"/>
          <w:szCs w:val="24"/>
        </w:rPr>
        <w:t>.</w:t>
      </w:r>
    </w:p>
    <w:p w14:paraId="4184F680" w14:textId="6DAAC66A" w:rsidR="00DC64AF" w:rsidRDefault="00DC64AF" w:rsidP="00DC64AF">
      <w:pPr>
        <w:pStyle w:val="BodyText"/>
        <w:numPr>
          <w:ilvl w:val="1"/>
          <w:numId w:val="21"/>
        </w:numPr>
        <w:tabs>
          <w:tab w:val="left" w:pos="-90"/>
        </w:tabs>
        <w:spacing w:before="205" w:line="225" w:lineRule="auto"/>
        <w:ind w:left="90" w:right="-120" w:hanging="180"/>
        <w:rPr>
          <w:rFonts w:ascii="Times New Roman" w:hAnsi="Times New Roman" w:cs="Times New Roman"/>
          <w:color w:val="231F20"/>
          <w:sz w:val="24"/>
          <w:szCs w:val="24"/>
        </w:rPr>
      </w:pPr>
      <w:r>
        <w:rPr>
          <w:rFonts w:ascii="Times New Roman" w:hAnsi="Times New Roman" w:cs="Times New Roman"/>
          <w:i/>
          <w:iCs/>
          <w:color w:val="231F20"/>
          <w:sz w:val="24"/>
          <w:szCs w:val="24"/>
        </w:rPr>
        <w:t xml:space="preserve">Visit </w:t>
      </w:r>
      <w:r>
        <w:rPr>
          <w:rFonts w:ascii="Times New Roman" w:hAnsi="Times New Roman" w:cs="Times New Roman"/>
          <w:color w:val="231F20"/>
          <w:sz w:val="24"/>
          <w:szCs w:val="24"/>
        </w:rPr>
        <w:t xml:space="preserve">woods, stream, park, garden, or pond when it drizzles. </w:t>
      </w:r>
      <w:r>
        <w:rPr>
          <w:rFonts w:ascii="Times New Roman" w:hAnsi="Times New Roman" w:cs="Times New Roman"/>
          <w:i/>
          <w:iCs/>
          <w:color w:val="231F20"/>
          <w:sz w:val="24"/>
          <w:szCs w:val="24"/>
        </w:rPr>
        <w:t>Investigate</w:t>
      </w:r>
      <w:r w:rsidR="00CE4CB4">
        <w:rPr>
          <w:rFonts w:ascii="Times New Roman" w:hAnsi="Times New Roman" w:cs="Times New Roman"/>
          <w:i/>
          <w:iCs/>
          <w:color w:val="231F20"/>
          <w:sz w:val="24"/>
          <w:szCs w:val="24"/>
        </w:rPr>
        <w:t xml:space="preserve">: </w:t>
      </w:r>
      <w:r w:rsidR="00CE4CB4">
        <w:rPr>
          <w:rFonts w:ascii="Times New Roman" w:hAnsi="Times New Roman" w:cs="Times New Roman"/>
          <w:color w:val="231F20"/>
          <w:sz w:val="24"/>
          <w:szCs w:val="24"/>
        </w:rPr>
        <w:t>W</w:t>
      </w:r>
      <w:r>
        <w:rPr>
          <w:rFonts w:ascii="Times New Roman" w:hAnsi="Times New Roman" w:cs="Times New Roman"/>
          <w:color w:val="231F20"/>
          <w:sz w:val="24"/>
          <w:szCs w:val="24"/>
        </w:rPr>
        <w:t xml:space="preserve">hat </w:t>
      </w:r>
      <w:r w:rsidR="00CE4CB4">
        <w:rPr>
          <w:rFonts w:ascii="Times New Roman" w:hAnsi="Times New Roman" w:cs="Times New Roman"/>
          <w:color w:val="231F20"/>
          <w:sz w:val="24"/>
          <w:szCs w:val="24"/>
        </w:rPr>
        <w:t xml:space="preserve">do </w:t>
      </w:r>
      <w:r>
        <w:rPr>
          <w:rFonts w:ascii="Times New Roman" w:hAnsi="Times New Roman" w:cs="Times New Roman"/>
          <w:color w:val="231F20"/>
          <w:sz w:val="24"/>
          <w:szCs w:val="24"/>
        </w:rPr>
        <w:t>plants and animals do in the rain</w:t>
      </w:r>
      <w:r w:rsidR="00CE4CB4">
        <w:rPr>
          <w:rFonts w:ascii="Times New Roman" w:hAnsi="Times New Roman" w:cs="Times New Roman"/>
          <w:color w:val="231F20"/>
          <w:sz w:val="24"/>
          <w:szCs w:val="24"/>
        </w:rPr>
        <w:t>?</w:t>
      </w:r>
    </w:p>
    <w:p w14:paraId="24F16E22" w14:textId="77777777" w:rsidR="00DC64AF" w:rsidRPr="00C73D11" w:rsidRDefault="00DC64AF" w:rsidP="00DC64AF">
      <w:pPr>
        <w:pStyle w:val="BodyText"/>
        <w:numPr>
          <w:ilvl w:val="1"/>
          <w:numId w:val="21"/>
        </w:numPr>
        <w:tabs>
          <w:tab w:val="left" w:pos="90"/>
        </w:tabs>
        <w:spacing w:before="205" w:line="225" w:lineRule="auto"/>
        <w:ind w:left="-90" w:right="-120" w:hanging="180"/>
        <w:rPr>
          <w:rFonts w:ascii="Times New Roman" w:hAnsi="Times New Roman" w:cs="Times New Roman"/>
          <w:color w:val="231F20"/>
          <w:sz w:val="24"/>
          <w:szCs w:val="24"/>
        </w:rPr>
      </w:pPr>
      <w:r>
        <w:rPr>
          <w:rFonts w:ascii="Times New Roman" w:hAnsi="Times New Roman" w:cs="Times New Roman"/>
          <w:i/>
          <w:iCs/>
          <w:color w:val="231F20"/>
          <w:sz w:val="24"/>
          <w:szCs w:val="24"/>
        </w:rPr>
        <w:t>Research</w:t>
      </w:r>
      <w:r>
        <w:rPr>
          <w:rFonts w:ascii="Times New Roman" w:hAnsi="Times New Roman" w:cs="Times New Roman"/>
          <w:color w:val="231F20"/>
          <w:sz w:val="24"/>
          <w:szCs w:val="24"/>
        </w:rPr>
        <w:t xml:space="preserve"> what trees will thrive in your climate and soil and how to start them.  Then </w:t>
      </w:r>
      <w:r>
        <w:rPr>
          <w:rFonts w:ascii="Times New Roman" w:hAnsi="Times New Roman" w:cs="Times New Roman"/>
          <w:i/>
          <w:iCs/>
          <w:color w:val="231F20"/>
          <w:sz w:val="24"/>
          <w:szCs w:val="24"/>
        </w:rPr>
        <w:t>plant!</w:t>
      </w:r>
    </w:p>
    <w:p w14:paraId="5D1ADBD3" w14:textId="77777777" w:rsidR="00DC64AF" w:rsidRPr="00BB138A" w:rsidRDefault="00DC64AF" w:rsidP="00DC64AF">
      <w:pPr>
        <w:rPr>
          <w:rFonts w:ascii="Times New Roman" w:hAnsi="Times New Roman" w:cs="Times New Roman"/>
          <w:sz w:val="24"/>
          <w:szCs w:val="24"/>
        </w:rPr>
      </w:pPr>
    </w:p>
    <w:p w14:paraId="28FC084D" w14:textId="77777777" w:rsidR="00DC64AF" w:rsidRPr="00DC64AF" w:rsidRDefault="00DC64AF" w:rsidP="00BC555A">
      <w:pPr>
        <w:pStyle w:val="BodyText"/>
        <w:tabs>
          <w:tab w:val="left" w:pos="0"/>
        </w:tabs>
        <w:spacing w:line="243" w:lineRule="exact"/>
        <w:rPr>
          <w:rFonts w:ascii="Times New Roman" w:hAnsi="Times New Roman" w:cs="Times New Roman"/>
          <w:b/>
          <w:bCs/>
          <w:sz w:val="24"/>
          <w:szCs w:val="24"/>
        </w:rPr>
      </w:pPr>
    </w:p>
    <w:p w14:paraId="3884C233" w14:textId="53429D94" w:rsidR="00244661" w:rsidRDefault="00244661" w:rsidP="00677DFE">
      <w:pPr>
        <w:pStyle w:val="BodyText"/>
        <w:tabs>
          <w:tab w:val="left" w:pos="0"/>
        </w:tabs>
        <w:spacing w:before="52" w:line="228" w:lineRule="auto"/>
        <w:ind w:right="-120"/>
        <w:jc w:val="center"/>
        <w:rPr>
          <w:rFonts w:ascii="Times New Roman" w:hAnsi="Times New Roman" w:cs="Times New Roman"/>
          <w:b/>
          <w:sz w:val="24"/>
          <w:szCs w:val="24"/>
        </w:rPr>
      </w:pPr>
      <w:r>
        <w:rPr>
          <w:rFonts w:ascii="Times New Roman" w:hAnsi="Times New Roman" w:cs="Times New Roman"/>
          <w:b/>
          <w:sz w:val="24"/>
          <w:szCs w:val="24"/>
        </w:rPr>
        <w:t>Insert Figure 2</w:t>
      </w:r>
      <w:r w:rsidR="00996A05">
        <w:rPr>
          <w:rFonts w:ascii="Times New Roman" w:hAnsi="Times New Roman" w:cs="Times New Roman"/>
          <w:b/>
          <w:sz w:val="24"/>
          <w:szCs w:val="24"/>
        </w:rPr>
        <w:t>2</w:t>
      </w:r>
      <w:r>
        <w:rPr>
          <w:rFonts w:ascii="Times New Roman" w:hAnsi="Times New Roman" w:cs="Times New Roman"/>
          <w:b/>
          <w:sz w:val="24"/>
          <w:szCs w:val="24"/>
        </w:rPr>
        <w:t>.</w:t>
      </w:r>
      <w:r w:rsidR="00DD3CF2">
        <w:rPr>
          <w:rFonts w:ascii="Times New Roman" w:hAnsi="Times New Roman" w:cs="Times New Roman"/>
          <w:b/>
          <w:sz w:val="24"/>
          <w:szCs w:val="24"/>
        </w:rPr>
        <w:t>7</w:t>
      </w:r>
      <w:r>
        <w:rPr>
          <w:rFonts w:ascii="Times New Roman" w:hAnsi="Times New Roman" w:cs="Times New Roman"/>
          <w:b/>
          <w:sz w:val="24"/>
          <w:szCs w:val="24"/>
        </w:rPr>
        <w:t xml:space="preserve"> near Here </w:t>
      </w:r>
      <w:r w:rsidRPr="00703BF0">
        <w:rPr>
          <w:rFonts w:ascii="Times New Roman" w:hAnsi="Times New Roman" w:cs="Times New Roman"/>
          <w:bCs/>
          <w:sz w:val="24"/>
          <w:szCs w:val="24"/>
        </w:rPr>
        <w:t>–</w:t>
      </w:r>
      <w:r>
        <w:rPr>
          <w:rFonts w:ascii="Times New Roman" w:hAnsi="Times New Roman" w:cs="Times New Roman"/>
          <w:b/>
          <w:sz w:val="24"/>
          <w:szCs w:val="24"/>
        </w:rPr>
        <w:t xml:space="preserve"> Full page, </w:t>
      </w:r>
      <w:r w:rsidR="00FC7F64">
        <w:rPr>
          <w:rFonts w:ascii="Times New Roman" w:hAnsi="Times New Roman" w:cs="Times New Roman"/>
          <w:b/>
          <w:sz w:val="24"/>
          <w:szCs w:val="24"/>
        </w:rPr>
        <w:t>Vertical</w:t>
      </w:r>
    </w:p>
    <w:p w14:paraId="581AEF60" w14:textId="77777777" w:rsidR="00244661" w:rsidRDefault="00244661" w:rsidP="00244661">
      <w:pPr>
        <w:pStyle w:val="BodyText"/>
        <w:tabs>
          <w:tab w:val="left" w:pos="0"/>
        </w:tabs>
        <w:spacing w:before="57" w:line="235" w:lineRule="auto"/>
        <w:rPr>
          <w:rFonts w:ascii="Times New Roman" w:hAnsi="Times New Roman" w:cs="Times New Roman"/>
          <w:sz w:val="24"/>
          <w:szCs w:val="24"/>
        </w:rPr>
      </w:pPr>
      <w:r>
        <w:rPr>
          <w:rFonts w:ascii="Times New Roman" w:hAnsi="Times New Roman" w:cs="Times New Roman"/>
          <w:color w:val="231F20"/>
          <w:sz w:val="24"/>
          <w:szCs w:val="24"/>
        </w:rPr>
        <w:tab/>
      </w:r>
    </w:p>
    <w:p w14:paraId="1C5E0F58" w14:textId="6D27C6E4" w:rsidR="00244661" w:rsidRDefault="00244661" w:rsidP="00244661">
      <w:pPr>
        <w:jc w:val="center"/>
        <w:rPr>
          <w:rFonts w:ascii="Times New Roman" w:hAnsi="Times New Roman" w:cs="Times New Roman"/>
          <w:b/>
          <w:bCs/>
          <w:sz w:val="24"/>
          <w:szCs w:val="24"/>
        </w:rPr>
      </w:pPr>
      <w:r w:rsidRPr="004E2460">
        <w:rPr>
          <w:rFonts w:ascii="Times New Roman" w:hAnsi="Times New Roman" w:cs="Times New Roman"/>
          <w:b/>
          <w:bCs/>
          <w:sz w:val="24"/>
          <w:szCs w:val="24"/>
        </w:rPr>
        <w:t>Conclusion: The Next Generation</w:t>
      </w:r>
    </w:p>
    <w:p w14:paraId="2A05FF55" w14:textId="77777777" w:rsidR="00023E71" w:rsidRPr="004E2460" w:rsidRDefault="00023E71" w:rsidP="00244661">
      <w:pPr>
        <w:jc w:val="center"/>
        <w:rPr>
          <w:rFonts w:ascii="Times New Roman" w:hAnsi="Times New Roman" w:cs="Times New Roman"/>
          <w:b/>
          <w:bCs/>
          <w:sz w:val="24"/>
          <w:szCs w:val="24"/>
        </w:rPr>
      </w:pPr>
    </w:p>
    <w:p w14:paraId="5F7F51CC" w14:textId="4AF750B3" w:rsidR="00244661" w:rsidRDefault="00244661" w:rsidP="00023E71">
      <w:pPr>
        <w:pStyle w:val="BodyText"/>
        <w:tabs>
          <w:tab w:val="left" w:pos="0"/>
        </w:tabs>
        <w:spacing w:line="228" w:lineRule="auto"/>
        <w:ind w:right="-120"/>
        <w:rPr>
          <w:rFonts w:ascii="Times New Roman" w:hAnsi="Times New Roman" w:cs="Times New Roman"/>
          <w:color w:val="231F20"/>
          <w:sz w:val="24"/>
          <w:szCs w:val="24"/>
        </w:rPr>
      </w:pPr>
      <w:r>
        <w:rPr>
          <w:rFonts w:ascii="Times New Roman" w:hAnsi="Times New Roman" w:cs="Times New Roman"/>
          <w:color w:val="231F20"/>
          <w:spacing w:val="-4"/>
          <w:sz w:val="24"/>
          <w:szCs w:val="24"/>
        </w:rPr>
        <w:tab/>
        <w:t xml:space="preserve">You’ve made it to the end of the book!  Or, you read this chapter first and will now go back and read others.  Whether ending or beginning, I ask you to consider:  </w:t>
      </w:r>
      <w:r w:rsidRPr="007A1039">
        <w:rPr>
          <w:rFonts w:ascii="Times New Roman" w:hAnsi="Times New Roman" w:cs="Times New Roman"/>
          <w:color w:val="231F20"/>
          <w:spacing w:val="-4"/>
          <w:sz w:val="24"/>
          <w:szCs w:val="24"/>
        </w:rPr>
        <w:t xml:space="preserve">How </w:t>
      </w:r>
      <w:r w:rsidRPr="007A1039">
        <w:rPr>
          <w:rFonts w:ascii="Times New Roman" w:hAnsi="Times New Roman" w:cs="Times New Roman"/>
          <w:color w:val="231F20"/>
          <w:sz w:val="24"/>
          <w:szCs w:val="24"/>
        </w:rPr>
        <w:t xml:space="preserve">can </w:t>
      </w:r>
      <w:r w:rsidRPr="007A1039">
        <w:rPr>
          <w:rFonts w:ascii="Times New Roman" w:hAnsi="Times New Roman" w:cs="Times New Roman"/>
          <w:color w:val="231F20"/>
          <w:spacing w:val="-4"/>
          <w:sz w:val="24"/>
          <w:szCs w:val="24"/>
        </w:rPr>
        <w:t xml:space="preserve">we </w:t>
      </w:r>
      <w:r>
        <w:rPr>
          <w:rFonts w:ascii="Times New Roman" w:hAnsi="Times New Roman" w:cs="Times New Roman"/>
          <w:color w:val="231F20"/>
          <w:spacing w:val="-4"/>
          <w:sz w:val="24"/>
          <w:szCs w:val="24"/>
        </w:rPr>
        <w:t>help</w:t>
      </w:r>
      <w:r w:rsidRPr="007A1039">
        <w:rPr>
          <w:rFonts w:ascii="Times New Roman" w:hAnsi="Times New Roman" w:cs="Times New Roman"/>
          <w:color w:val="231F20"/>
          <w:sz w:val="24"/>
          <w:szCs w:val="24"/>
        </w:rPr>
        <w:t xml:space="preserve"> </w:t>
      </w:r>
      <w:r w:rsidRPr="007A1039">
        <w:rPr>
          <w:rFonts w:ascii="Times New Roman" w:hAnsi="Times New Roman" w:cs="Times New Roman"/>
          <w:color w:val="231F20"/>
          <w:spacing w:val="-3"/>
          <w:sz w:val="24"/>
          <w:szCs w:val="24"/>
        </w:rPr>
        <w:t xml:space="preserve">children </w:t>
      </w:r>
      <w:r>
        <w:rPr>
          <w:rFonts w:ascii="Times New Roman" w:hAnsi="Times New Roman" w:cs="Times New Roman"/>
          <w:color w:val="231F20"/>
          <w:spacing w:val="-3"/>
          <w:sz w:val="24"/>
          <w:szCs w:val="24"/>
        </w:rPr>
        <w:t>appreciate the importance of</w:t>
      </w:r>
      <w:r w:rsidRPr="007A1039">
        <w:rPr>
          <w:rFonts w:ascii="Times New Roman" w:hAnsi="Times New Roman" w:cs="Times New Roman"/>
          <w:color w:val="231F20"/>
          <w:sz w:val="24"/>
          <w:szCs w:val="24"/>
        </w:rPr>
        <w:t xml:space="preserve"> science </w:t>
      </w:r>
      <w:r>
        <w:rPr>
          <w:rFonts w:ascii="Times New Roman" w:hAnsi="Times New Roman" w:cs="Times New Roman"/>
          <w:color w:val="231F20"/>
          <w:sz w:val="24"/>
          <w:szCs w:val="24"/>
        </w:rPr>
        <w:t>in human activity?  In many chapters we see how science drives progress.  In this chapter we saw how</w:t>
      </w:r>
      <w:r w:rsidR="003F0951">
        <w:rPr>
          <w:rFonts w:ascii="Times New Roman" w:hAnsi="Times New Roman" w:cs="Times New Roman"/>
          <w:color w:val="231F20"/>
          <w:sz w:val="24"/>
          <w:szCs w:val="24"/>
        </w:rPr>
        <w:t>, in ten years,</w:t>
      </w:r>
      <w:r>
        <w:rPr>
          <w:rFonts w:ascii="Times New Roman" w:hAnsi="Times New Roman" w:cs="Times New Roman"/>
          <w:color w:val="231F20"/>
          <w:sz w:val="24"/>
          <w:szCs w:val="24"/>
        </w:rPr>
        <w:t xml:space="preserve"> unscientific “facts” </w:t>
      </w:r>
      <w:r w:rsidR="003F0951">
        <w:rPr>
          <w:rFonts w:ascii="Times New Roman" w:hAnsi="Times New Roman" w:cs="Times New Roman"/>
          <w:color w:val="231F20"/>
          <w:sz w:val="24"/>
          <w:szCs w:val="24"/>
        </w:rPr>
        <w:t>intensified a natural drought and lead to</w:t>
      </w:r>
      <w:r w:rsidR="009C1597">
        <w:rPr>
          <w:rFonts w:ascii="Times New Roman" w:hAnsi="Times New Roman" w:cs="Times New Roman"/>
          <w:color w:val="231F20"/>
          <w:sz w:val="24"/>
          <w:szCs w:val="24"/>
        </w:rPr>
        <w:t xml:space="preserve"> </w:t>
      </w:r>
      <w:r>
        <w:rPr>
          <w:rFonts w:ascii="Times New Roman" w:hAnsi="Times New Roman" w:cs="Times New Roman"/>
          <w:color w:val="231F20"/>
          <w:sz w:val="24"/>
          <w:szCs w:val="24"/>
        </w:rPr>
        <w:t>the Dust Bowl</w:t>
      </w:r>
      <w:r w:rsidR="003F0951">
        <w:rPr>
          <w:rFonts w:ascii="Times New Roman" w:hAnsi="Times New Roman" w:cs="Times New Roman"/>
          <w:color w:val="231F20"/>
          <w:sz w:val="24"/>
          <w:szCs w:val="24"/>
        </w:rPr>
        <w:t>,</w:t>
      </w:r>
      <w:r>
        <w:rPr>
          <w:rFonts w:ascii="Times New Roman" w:hAnsi="Times New Roman" w:cs="Times New Roman"/>
          <w:color w:val="231F20"/>
          <w:sz w:val="24"/>
          <w:szCs w:val="24"/>
        </w:rPr>
        <w:t xml:space="preserve"> destroy</w:t>
      </w:r>
      <w:r w:rsidR="003F0951">
        <w:rPr>
          <w:rFonts w:ascii="Times New Roman" w:hAnsi="Times New Roman" w:cs="Times New Roman"/>
          <w:color w:val="231F20"/>
          <w:sz w:val="24"/>
          <w:szCs w:val="24"/>
        </w:rPr>
        <w:t>ing</w:t>
      </w:r>
      <w:r>
        <w:rPr>
          <w:rFonts w:ascii="Times New Roman" w:hAnsi="Times New Roman" w:cs="Times New Roman"/>
          <w:color w:val="231F20"/>
          <w:sz w:val="24"/>
          <w:szCs w:val="24"/>
        </w:rPr>
        <w:t xml:space="preserve"> natural resources that had </w:t>
      </w:r>
      <w:r w:rsidR="003F0951">
        <w:rPr>
          <w:rFonts w:ascii="Times New Roman" w:hAnsi="Times New Roman" w:cs="Times New Roman"/>
          <w:color w:val="231F20"/>
          <w:sz w:val="24"/>
          <w:szCs w:val="24"/>
        </w:rPr>
        <w:t>existed for</w:t>
      </w:r>
      <w:r>
        <w:rPr>
          <w:rFonts w:ascii="Times New Roman" w:hAnsi="Times New Roman" w:cs="Times New Roman"/>
          <w:color w:val="231F20"/>
          <w:sz w:val="24"/>
          <w:szCs w:val="24"/>
        </w:rPr>
        <w:t xml:space="preserve"> 8,000 year</w:t>
      </w:r>
      <w:r w:rsidR="003F0951">
        <w:rPr>
          <w:rFonts w:ascii="Times New Roman" w:hAnsi="Times New Roman" w:cs="Times New Roman"/>
          <w:color w:val="231F20"/>
          <w:sz w:val="24"/>
          <w:szCs w:val="24"/>
        </w:rPr>
        <w:t>s</w:t>
      </w:r>
      <w:r>
        <w:rPr>
          <w:rFonts w:ascii="Times New Roman" w:hAnsi="Times New Roman" w:cs="Times New Roman"/>
          <w:color w:val="231F20"/>
          <w:sz w:val="24"/>
          <w:szCs w:val="24"/>
        </w:rPr>
        <w:t xml:space="preserve">.  </w:t>
      </w:r>
    </w:p>
    <w:p w14:paraId="4C240DFB" w14:textId="0421A405" w:rsidR="00023E71" w:rsidRDefault="00244661" w:rsidP="00023E71">
      <w:pPr>
        <w:pStyle w:val="BodyText"/>
        <w:tabs>
          <w:tab w:val="left" w:pos="0"/>
        </w:tabs>
        <w:spacing w:line="228" w:lineRule="auto"/>
        <w:ind w:right="-120"/>
        <w:rPr>
          <w:rFonts w:ascii="Times New Roman" w:hAnsi="Times New Roman" w:cs="Times New Roman"/>
          <w:color w:val="231F20"/>
          <w:sz w:val="24"/>
          <w:szCs w:val="24"/>
        </w:rPr>
      </w:pPr>
      <w:r>
        <w:rPr>
          <w:rFonts w:ascii="Times New Roman" w:hAnsi="Times New Roman" w:cs="Times New Roman"/>
          <w:color w:val="231F20"/>
          <w:sz w:val="24"/>
          <w:szCs w:val="24"/>
        </w:rPr>
        <w:tab/>
        <w:t>I hope that knowing about Earth’s history will</w:t>
      </w:r>
      <w:r w:rsidRPr="007A1039">
        <w:rPr>
          <w:rFonts w:ascii="Times New Roman" w:hAnsi="Times New Roman" w:cs="Times New Roman"/>
          <w:color w:val="231F20"/>
          <w:sz w:val="24"/>
          <w:szCs w:val="24"/>
        </w:rPr>
        <w:t xml:space="preserve"> </w:t>
      </w:r>
      <w:r>
        <w:rPr>
          <w:rFonts w:ascii="Times New Roman" w:hAnsi="Times New Roman" w:cs="Times New Roman"/>
          <w:color w:val="231F20"/>
          <w:sz w:val="24"/>
          <w:szCs w:val="24"/>
        </w:rPr>
        <w:t xml:space="preserve">inspire children to make a </w:t>
      </w:r>
      <w:r w:rsidRPr="007A1039">
        <w:rPr>
          <w:rFonts w:ascii="Times New Roman" w:hAnsi="Times New Roman" w:cs="Times New Roman"/>
          <w:color w:val="231F20"/>
          <w:sz w:val="24"/>
          <w:szCs w:val="24"/>
        </w:rPr>
        <w:t xml:space="preserve">commitment to </w:t>
      </w:r>
      <w:r w:rsidRPr="007A1039">
        <w:rPr>
          <w:rFonts w:ascii="Times New Roman" w:hAnsi="Times New Roman" w:cs="Times New Roman"/>
          <w:color w:val="231F20"/>
          <w:spacing w:val="-4"/>
          <w:sz w:val="24"/>
          <w:szCs w:val="24"/>
        </w:rPr>
        <w:t xml:space="preserve">Earth’s </w:t>
      </w:r>
      <w:r w:rsidRPr="007A1039">
        <w:rPr>
          <w:rFonts w:ascii="Times New Roman" w:hAnsi="Times New Roman" w:cs="Times New Roman"/>
          <w:color w:val="231F20"/>
          <w:sz w:val="24"/>
          <w:szCs w:val="24"/>
        </w:rPr>
        <w:t>well-being</w:t>
      </w:r>
      <w:r>
        <w:rPr>
          <w:rFonts w:ascii="Times New Roman" w:hAnsi="Times New Roman" w:cs="Times New Roman"/>
          <w:color w:val="231F20"/>
          <w:sz w:val="24"/>
          <w:szCs w:val="24"/>
        </w:rPr>
        <w:t xml:space="preserve">. </w:t>
      </w:r>
      <w:r w:rsidR="00C272BC">
        <w:rPr>
          <w:rFonts w:ascii="Times New Roman" w:hAnsi="Times New Roman" w:cs="Times New Roman"/>
          <w:color w:val="231F20"/>
          <w:sz w:val="24"/>
          <w:szCs w:val="24"/>
        </w:rPr>
        <w:t>Paul Hebert, the</w:t>
      </w:r>
      <w:r w:rsidR="00732AB2">
        <w:rPr>
          <w:rFonts w:ascii="Times New Roman" w:hAnsi="Times New Roman" w:cs="Times New Roman"/>
          <w:color w:val="231F20"/>
          <w:sz w:val="24"/>
          <w:szCs w:val="24"/>
        </w:rPr>
        <w:t xml:space="preserve"> Evo</w:t>
      </w:r>
      <w:r w:rsidRPr="007A1039">
        <w:rPr>
          <w:rFonts w:ascii="Times New Roman" w:hAnsi="Times New Roman" w:cs="Times New Roman"/>
          <w:color w:val="231F20"/>
          <w:spacing w:val="-3"/>
          <w:sz w:val="24"/>
          <w:szCs w:val="24"/>
        </w:rPr>
        <w:t xml:space="preserve">lutionary </w:t>
      </w:r>
      <w:r w:rsidR="00732AB2">
        <w:rPr>
          <w:rFonts w:ascii="Times New Roman" w:hAnsi="Times New Roman" w:cs="Times New Roman"/>
          <w:color w:val="231F20"/>
          <w:spacing w:val="-3"/>
          <w:sz w:val="24"/>
          <w:szCs w:val="24"/>
        </w:rPr>
        <w:t>B</w:t>
      </w:r>
      <w:r w:rsidRPr="007A1039">
        <w:rPr>
          <w:rFonts w:ascii="Times New Roman" w:hAnsi="Times New Roman" w:cs="Times New Roman"/>
          <w:color w:val="231F20"/>
          <w:sz w:val="24"/>
          <w:szCs w:val="24"/>
        </w:rPr>
        <w:t xml:space="preserve">iologist </w:t>
      </w:r>
      <w:r w:rsidR="00732AB2">
        <w:rPr>
          <w:rFonts w:ascii="Times New Roman" w:hAnsi="Times New Roman" w:cs="Times New Roman"/>
          <w:color w:val="231F20"/>
          <w:sz w:val="24"/>
          <w:szCs w:val="24"/>
        </w:rPr>
        <w:t>the founder of the Center for Biodiversity Genomics</w:t>
      </w:r>
      <w:r w:rsidR="00A85D0B">
        <w:rPr>
          <w:rFonts w:ascii="Times New Roman" w:hAnsi="Times New Roman" w:cs="Times New Roman"/>
          <w:color w:val="231F20"/>
          <w:sz w:val="24"/>
          <w:szCs w:val="24"/>
        </w:rPr>
        <w:t xml:space="preserve"> </w:t>
      </w:r>
      <w:r w:rsidR="00D7516B">
        <w:rPr>
          <w:rFonts w:ascii="Times New Roman" w:hAnsi="Times New Roman" w:cs="Times New Roman"/>
          <w:color w:val="231F20"/>
          <w:sz w:val="24"/>
          <w:szCs w:val="24"/>
        </w:rPr>
        <w:t>whom we met in Chapter 21,</w:t>
      </w:r>
      <w:r>
        <w:rPr>
          <w:rFonts w:ascii="Times New Roman" w:hAnsi="Times New Roman" w:cs="Times New Roman"/>
          <w:color w:val="231F20"/>
          <w:sz w:val="24"/>
          <w:szCs w:val="24"/>
        </w:rPr>
        <w:t xml:space="preserve"> </w:t>
      </w:r>
      <w:r w:rsidR="00732AB2">
        <w:rPr>
          <w:rFonts w:ascii="Times New Roman" w:hAnsi="Times New Roman" w:cs="Times New Roman"/>
          <w:color w:val="231F20"/>
          <w:sz w:val="24"/>
          <w:szCs w:val="24"/>
        </w:rPr>
        <w:t>is called the Father of DNA Barcoding for</w:t>
      </w:r>
      <w:r>
        <w:rPr>
          <w:rFonts w:ascii="Times New Roman" w:hAnsi="Times New Roman" w:cs="Times New Roman"/>
          <w:color w:val="231F20"/>
          <w:sz w:val="24"/>
          <w:szCs w:val="24"/>
        </w:rPr>
        <w:t xml:space="preserve"> undertak</w:t>
      </w:r>
      <w:r w:rsidR="00732AB2">
        <w:rPr>
          <w:rFonts w:ascii="Times New Roman" w:hAnsi="Times New Roman" w:cs="Times New Roman"/>
          <w:color w:val="231F20"/>
          <w:sz w:val="24"/>
          <w:szCs w:val="24"/>
        </w:rPr>
        <w:t>ing</w:t>
      </w:r>
      <w:r>
        <w:rPr>
          <w:rFonts w:ascii="Times New Roman" w:hAnsi="Times New Roman" w:cs="Times New Roman"/>
          <w:color w:val="231F20"/>
          <w:sz w:val="24"/>
          <w:szCs w:val="24"/>
        </w:rPr>
        <w:t xml:space="preserve"> </w:t>
      </w:r>
      <w:r w:rsidR="00D7516B">
        <w:rPr>
          <w:rFonts w:ascii="Times New Roman" w:hAnsi="Times New Roman" w:cs="Times New Roman"/>
          <w:color w:val="231F20"/>
          <w:sz w:val="24"/>
          <w:szCs w:val="24"/>
        </w:rPr>
        <w:t>the</w:t>
      </w:r>
      <w:r>
        <w:rPr>
          <w:rFonts w:ascii="Times New Roman" w:hAnsi="Times New Roman" w:cs="Times New Roman"/>
          <w:color w:val="231F20"/>
          <w:sz w:val="24"/>
          <w:szCs w:val="24"/>
        </w:rPr>
        <w:t xml:space="preserve"> enormous task </w:t>
      </w:r>
      <w:r w:rsidR="00D7516B">
        <w:rPr>
          <w:rFonts w:ascii="Times New Roman" w:hAnsi="Times New Roman" w:cs="Times New Roman"/>
          <w:color w:val="231F20"/>
          <w:sz w:val="24"/>
          <w:szCs w:val="24"/>
        </w:rPr>
        <w:t xml:space="preserve">of </w:t>
      </w:r>
      <w:r w:rsidRPr="00D475D2">
        <w:rPr>
          <w:rFonts w:ascii="Times New Roman" w:hAnsi="Times New Roman" w:cs="Times New Roman"/>
          <w:i/>
          <w:iCs/>
          <w:color w:val="231F20"/>
          <w:sz w:val="24"/>
          <w:szCs w:val="24"/>
        </w:rPr>
        <w:t>d</w:t>
      </w:r>
      <w:r w:rsidRPr="00D475D2">
        <w:rPr>
          <w:rFonts w:ascii="Times New Roman" w:hAnsi="Times New Roman" w:cs="Times New Roman"/>
          <w:i/>
          <w:iCs/>
          <w:color w:val="231F20"/>
          <w:spacing w:val="-3"/>
          <w:sz w:val="24"/>
          <w:szCs w:val="24"/>
        </w:rPr>
        <w:t xml:space="preserve">eveloping </w:t>
      </w:r>
      <w:r w:rsidRPr="00D475D2">
        <w:rPr>
          <w:rFonts w:ascii="Times New Roman" w:hAnsi="Times New Roman" w:cs="Times New Roman"/>
          <w:i/>
          <w:iCs/>
          <w:color w:val="231F20"/>
          <w:sz w:val="24"/>
          <w:szCs w:val="24"/>
        </w:rPr>
        <w:t xml:space="preserve">a </w:t>
      </w:r>
      <w:r w:rsidR="00732AB2" w:rsidRPr="00D475D2">
        <w:rPr>
          <w:rFonts w:ascii="Times New Roman" w:hAnsi="Times New Roman" w:cs="Times New Roman"/>
          <w:i/>
          <w:iCs/>
          <w:color w:val="231F20"/>
          <w:sz w:val="24"/>
          <w:szCs w:val="24"/>
        </w:rPr>
        <w:t xml:space="preserve">barcode </w:t>
      </w:r>
      <w:r w:rsidRPr="00D475D2">
        <w:rPr>
          <w:rFonts w:ascii="Times New Roman" w:hAnsi="Times New Roman" w:cs="Times New Roman"/>
          <w:i/>
          <w:iCs/>
          <w:color w:val="231F20"/>
          <w:sz w:val="24"/>
          <w:szCs w:val="24"/>
        </w:rPr>
        <w:t>system to identify every life-form</w:t>
      </w:r>
      <w:r>
        <w:rPr>
          <w:rFonts w:ascii="Times New Roman" w:hAnsi="Times New Roman" w:cs="Times New Roman"/>
          <w:color w:val="231F20"/>
          <w:sz w:val="24"/>
          <w:szCs w:val="24"/>
        </w:rPr>
        <w:t>.  A</w:t>
      </w:r>
      <w:r w:rsidRPr="007A1039">
        <w:rPr>
          <w:rFonts w:ascii="Times New Roman" w:hAnsi="Times New Roman" w:cs="Times New Roman"/>
          <w:color w:val="231F20"/>
          <w:spacing w:val="-3"/>
          <w:sz w:val="24"/>
          <w:szCs w:val="24"/>
        </w:rPr>
        <w:t xml:space="preserve">t age </w:t>
      </w:r>
      <w:r w:rsidRPr="007A1039">
        <w:rPr>
          <w:rFonts w:ascii="Times New Roman" w:hAnsi="Times New Roman" w:cs="Times New Roman"/>
          <w:color w:val="231F20"/>
          <w:sz w:val="24"/>
          <w:szCs w:val="24"/>
        </w:rPr>
        <w:t>2</w:t>
      </w:r>
      <w:r>
        <w:rPr>
          <w:rFonts w:ascii="Times New Roman" w:hAnsi="Times New Roman" w:cs="Times New Roman"/>
          <w:color w:val="231F20"/>
          <w:sz w:val="24"/>
          <w:szCs w:val="24"/>
        </w:rPr>
        <w:t xml:space="preserve">, while </w:t>
      </w:r>
      <w:r w:rsidRPr="007A1039">
        <w:rPr>
          <w:rFonts w:ascii="Times New Roman" w:hAnsi="Times New Roman" w:cs="Times New Roman"/>
          <w:color w:val="231F20"/>
          <w:sz w:val="24"/>
          <w:szCs w:val="24"/>
        </w:rPr>
        <w:t>collect</w:t>
      </w:r>
      <w:r>
        <w:rPr>
          <w:rFonts w:ascii="Times New Roman" w:hAnsi="Times New Roman" w:cs="Times New Roman"/>
          <w:color w:val="231F20"/>
          <w:sz w:val="24"/>
          <w:szCs w:val="24"/>
        </w:rPr>
        <w:t>ing</w:t>
      </w:r>
      <w:r w:rsidRPr="007A1039">
        <w:rPr>
          <w:rFonts w:ascii="Times New Roman" w:hAnsi="Times New Roman" w:cs="Times New Roman"/>
          <w:color w:val="231F20"/>
          <w:sz w:val="24"/>
          <w:szCs w:val="24"/>
        </w:rPr>
        <w:t xml:space="preserve"> insects in glass jars</w:t>
      </w:r>
      <w:r>
        <w:rPr>
          <w:rFonts w:ascii="Times New Roman" w:hAnsi="Times New Roman" w:cs="Times New Roman"/>
          <w:color w:val="231F20"/>
          <w:sz w:val="24"/>
          <w:szCs w:val="24"/>
        </w:rPr>
        <w:t>, Hebert was</w:t>
      </w:r>
      <w:r w:rsidRPr="007A1039">
        <w:rPr>
          <w:rFonts w:ascii="Times New Roman" w:hAnsi="Times New Roman" w:cs="Times New Roman"/>
          <w:color w:val="231F20"/>
          <w:sz w:val="24"/>
          <w:szCs w:val="24"/>
        </w:rPr>
        <w:t xml:space="preserve"> </w:t>
      </w:r>
      <w:r>
        <w:rPr>
          <w:rFonts w:ascii="Times New Roman" w:hAnsi="Times New Roman" w:cs="Times New Roman"/>
          <w:color w:val="231F20"/>
          <w:sz w:val="24"/>
          <w:szCs w:val="24"/>
        </w:rPr>
        <w:t>c</w:t>
      </w:r>
      <w:r w:rsidRPr="007A1039">
        <w:rPr>
          <w:rFonts w:ascii="Times New Roman" w:hAnsi="Times New Roman" w:cs="Times New Roman"/>
          <w:color w:val="231F20"/>
          <w:spacing w:val="-5"/>
          <w:sz w:val="24"/>
          <w:szCs w:val="24"/>
        </w:rPr>
        <w:t xml:space="preserve">ut </w:t>
      </w:r>
      <w:r w:rsidRPr="007A1039">
        <w:rPr>
          <w:rFonts w:ascii="Times New Roman" w:hAnsi="Times New Roman" w:cs="Times New Roman"/>
          <w:color w:val="231F20"/>
          <w:spacing w:val="-3"/>
          <w:sz w:val="24"/>
          <w:szCs w:val="24"/>
        </w:rPr>
        <w:t xml:space="preserve">by </w:t>
      </w:r>
      <w:r w:rsidRPr="007A1039">
        <w:rPr>
          <w:rFonts w:ascii="Times New Roman" w:hAnsi="Times New Roman" w:cs="Times New Roman"/>
          <w:color w:val="231F20"/>
          <w:sz w:val="24"/>
          <w:szCs w:val="24"/>
        </w:rPr>
        <w:t>a bro</w:t>
      </w:r>
      <w:r>
        <w:rPr>
          <w:rFonts w:ascii="Times New Roman" w:hAnsi="Times New Roman" w:cs="Times New Roman"/>
          <w:color w:val="231F20"/>
          <w:sz w:val="24"/>
          <w:szCs w:val="24"/>
        </w:rPr>
        <w:t>ken</w:t>
      </w:r>
      <w:r w:rsidRPr="007A1039">
        <w:rPr>
          <w:rFonts w:ascii="Times New Roman" w:hAnsi="Times New Roman" w:cs="Times New Roman"/>
          <w:color w:val="231F20"/>
          <w:sz w:val="24"/>
          <w:szCs w:val="24"/>
        </w:rPr>
        <w:t xml:space="preserve"> </w:t>
      </w:r>
      <w:r w:rsidRPr="007A1039">
        <w:rPr>
          <w:rFonts w:ascii="Times New Roman" w:hAnsi="Times New Roman" w:cs="Times New Roman"/>
          <w:color w:val="231F20"/>
          <w:spacing w:val="-4"/>
          <w:sz w:val="24"/>
          <w:szCs w:val="24"/>
        </w:rPr>
        <w:t>jar</w:t>
      </w:r>
      <w:r>
        <w:rPr>
          <w:rFonts w:ascii="Times New Roman" w:hAnsi="Times New Roman" w:cs="Times New Roman"/>
          <w:color w:val="231F20"/>
          <w:spacing w:val="-4"/>
          <w:sz w:val="24"/>
          <w:szCs w:val="24"/>
        </w:rPr>
        <w:t>.  H</w:t>
      </w:r>
      <w:r w:rsidRPr="007A1039">
        <w:rPr>
          <w:rFonts w:ascii="Times New Roman" w:hAnsi="Times New Roman" w:cs="Times New Roman"/>
          <w:color w:val="231F20"/>
          <w:spacing w:val="2"/>
          <w:sz w:val="24"/>
          <w:szCs w:val="24"/>
        </w:rPr>
        <w:t xml:space="preserve">is </w:t>
      </w:r>
      <w:r w:rsidRPr="007A1039">
        <w:rPr>
          <w:rFonts w:ascii="Times New Roman" w:hAnsi="Times New Roman" w:cs="Times New Roman"/>
          <w:color w:val="231F20"/>
          <w:sz w:val="24"/>
          <w:szCs w:val="24"/>
        </w:rPr>
        <w:t>scar con</w:t>
      </w:r>
      <w:r>
        <w:rPr>
          <w:rFonts w:ascii="Times New Roman" w:hAnsi="Times New Roman" w:cs="Times New Roman"/>
          <w:color w:val="231F20"/>
          <w:sz w:val="24"/>
          <w:szCs w:val="24"/>
        </w:rPr>
        <w:t>stan</w:t>
      </w:r>
      <w:r w:rsidRPr="007A1039">
        <w:rPr>
          <w:rFonts w:ascii="Times New Roman" w:hAnsi="Times New Roman" w:cs="Times New Roman"/>
          <w:color w:val="231F20"/>
          <w:sz w:val="24"/>
          <w:szCs w:val="24"/>
        </w:rPr>
        <w:t>t</w:t>
      </w:r>
      <w:r>
        <w:rPr>
          <w:rFonts w:ascii="Times New Roman" w:hAnsi="Times New Roman" w:cs="Times New Roman"/>
          <w:color w:val="231F20"/>
          <w:sz w:val="24"/>
          <w:szCs w:val="24"/>
        </w:rPr>
        <w:t>ly</w:t>
      </w:r>
      <w:r w:rsidRPr="007A1039">
        <w:rPr>
          <w:rFonts w:ascii="Times New Roman" w:hAnsi="Times New Roman" w:cs="Times New Roman"/>
          <w:color w:val="231F20"/>
          <w:sz w:val="24"/>
          <w:szCs w:val="24"/>
        </w:rPr>
        <w:t xml:space="preserve"> remind</w:t>
      </w:r>
      <w:r>
        <w:rPr>
          <w:rFonts w:ascii="Times New Roman" w:hAnsi="Times New Roman" w:cs="Times New Roman"/>
          <w:color w:val="231F20"/>
          <w:sz w:val="24"/>
          <w:szCs w:val="24"/>
        </w:rPr>
        <w:t>s him o</w:t>
      </w:r>
      <w:r w:rsidRPr="007A1039">
        <w:rPr>
          <w:rFonts w:ascii="Times New Roman" w:hAnsi="Times New Roman" w:cs="Times New Roman"/>
          <w:color w:val="231F20"/>
          <w:sz w:val="24"/>
          <w:szCs w:val="24"/>
        </w:rPr>
        <w:t xml:space="preserve">f </w:t>
      </w:r>
      <w:r w:rsidRPr="007A1039">
        <w:rPr>
          <w:rFonts w:ascii="Times New Roman" w:hAnsi="Times New Roman" w:cs="Times New Roman"/>
          <w:color w:val="231F20"/>
          <w:spacing w:val="2"/>
          <w:sz w:val="24"/>
          <w:szCs w:val="24"/>
        </w:rPr>
        <w:t xml:space="preserve">his </w:t>
      </w:r>
      <w:r w:rsidRPr="007A1039">
        <w:rPr>
          <w:rFonts w:ascii="Times New Roman" w:hAnsi="Times New Roman" w:cs="Times New Roman"/>
          <w:color w:val="231F20"/>
          <w:sz w:val="24"/>
          <w:szCs w:val="24"/>
        </w:rPr>
        <w:t>commitment to protect life-forms</w:t>
      </w:r>
      <w:r>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w:t>
      </w:r>
      <w:r w:rsidR="00647ECF">
        <w:rPr>
          <w:rFonts w:ascii="Times New Roman" w:hAnsi="Times New Roman" w:cs="Times New Roman"/>
          <w:color w:val="231F20"/>
          <w:sz w:val="24"/>
          <w:szCs w:val="24"/>
        </w:rPr>
        <w:t>2</w:t>
      </w:r>
      <w:r w:rsidR="003700CD">
        <w:rPr>
          <w:rFonts w:ascii="Times New Roman" w:hAnsi="Times New Roman" w:cs="Times New Roman"/>
          <w:color w:val="231F20"/>
          <w:sz w:val="24"/>
          <w:szCs w:val="24"/>
        </w:rPr>
        <w:t>4</w:t>
      </w:r>
      <w:r w:rsidR="00647ECF">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w:t>
      </w:r>
      <w:r>
        <w:rPr>
          <w:rFonts w:ascii="Times New Roman" w:hAnsi="Times New Roman" w:cs="Times New Roman"/>
          <w:color w:val="231F20"/>
          <w:sz w:val="24"/>
          <w:szCs w:val="24"/>
        </w:rPr>
        <w:t xml:space="preserve"> </w:t>
      </w:r>
    </w:p>
    <w:p w14:paraId="7AAD8F40" w14:textId="06B23B3E" w:rsidR="00244661" w:rsidRDefault="00244661" w:rsidP="00023E71">
      <w:pPr>
        <w:pStyle w:val="BodyText"/>
        <w:tabs>
          <w:tab w:val="left" w:pos="0"/>
        </w:tabs>
        <w:spacing w:line="228" w:lineRule="auto"/>
        <w:ind w:right="-120"/>
        <w:rPr>
          <w:rFonts w:ascii="Times New Roman" w:hAnsi="Times New Roman" w:cs="Times New Roman"/>
          <w:color w:val="231F20"/>
          <w:sz w:val="24"/>
          <w:szCs w:val="24"/>
        </w:rPr>
      </w:pPr>
      <w:r>
        <w:rPr>
          <w:rFonts w:ascii="Times New Roman" w:hAnsi="Times New Roman" w:cs="Times New Roman"/>
          <w:color w:val="231F20"/>
          <w:sz w:val="24"/>
          <w:szCs w:val="24"/>
        </w:rPr>
        <w:tab/>
      </w:r>
      <w:r w:rsidR="00EB7068">
        <w:rPr>
          <w:rFonts w:ascii="Times New Roman" w:hAnsi="Times New Roman" w:cs="Times New Roman"/>
          <w:color w:val="231F20"/>
          <w:sz w:val="24"/>
          <w:szCs w:val="24"/>
        </w:rPr>
        <w:t xml:space="preserve">E. O. </w:t>
      </w:r>
      <w:r w:rsidR="00A65EE7">
        <w:rPr>
          <w:rFonts w:ascii="Times New Roman" w:hAnsi="Times New Roman" w:cs="Times New Roman"/>
          <w:color w:val="231F20"/>
          <w:sz w:val="24"/>
          <w:szCs w:val="24"/>
        </w:rPr>
        <w:t>Wilson</w:t>
      </w:r>
      <w:r w:rsidR="00EB7068">
        <w:rPr>
          <w:rFonts w:ascii="Times New Roman" w:hAnsi="Times New Roman" w:cs="Times New Roman"/>
          <w:color w:val="231F20"/>
          <w:sz w:val="24"/>
          <w:szCs w:val="24"/>
        </w:rPr>
        <w:t xml:space="preserve"> (Chapter 2), </w:t>
      </w:r>
      <w:r w:rsidRPr="007A1039">
        <w:rPr>
          <w:rFonts w:ascii="Times New Roman" w:hAnsi="Times New Roman" w:cs="Times New Roman"/>
          <w:color w:val="231F20"/>
          <w:spacing w:val="-6"/>
          <w:sz w:val="24"/>
          <w:szCs w:val="24"/>
        </w:rPr>
        <w:t xml:space="preserve">Tycho </w:t>
      </w:r>
      <w:r w:rsidRPr="007A1039">
        <w:rPr>
          <w:rFonts w:ascii="Times New Roman" w:hAnsi="Times New Roman" w:cs="Times New Roman"/>
          <w:color w:val="231F20"/>
          <w:sz w:val="24"/>
          <w:szCs w:val="24"/>
        </w:rPr>
        <w:t>Brahe</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z w:val="24"/>
          <w:szCs w:val="24"/>
        </w:rPr>
        <w:t>(Chapter</w:t>
      </w:r>
      <w:r w:rsidRPr="007A1039">
        <w:rPr>
          <w:rFonts w:ascii="Times New Roman" w:hAnsi="Times New Roman" w:cs="Times New Roman"/>
          <w:color w:val="231F20"/>
          <w:spacing w:val="-9"/>
          <w:sz w:val="24"/>
          <w:szCs w:val="24"/>
        </w:rPr>
        <w:t xml:space="preserve"> </w:t>
      </w:r>
      <w:r>
        <w:rPr>
          <w:rFonts w:ascii="Times New Roman" w:hAnsi="Times New Roman" w:cs="Times New Roman"/>
          <w:color w:val="231F20"/>
          <w:spacing w:val="-9"/>
          <w:sz w:val="24"/>
          <w:szCs w:val="24"/>
        </w:rPr>
        <w:t>8</w:t>
      </w:r>
      <w:r w:rsidRPr="007A1039">
        <w:rPr>
          <w:rFonts w:ascii="Times New Roman" w:hAnsi="Times New Roman" w:cs="Times New Roman"/>
          <w:color w:val="231F20"/>
          <w:sz w:val="24"/>
          <w:szCs w:val="24"/>
        </w:rPr>
        <w:t>)</w:t>
      </w:r>
      <w:r>
        <w:rPr>
          <w:rFonts w:ascii="Times New Roman" w:hAnsi="Times New Roman" w:cs="Times New Roman"/>
          <w:color w:val="231F20"/>
          <w:spacing w:val="-9"/>
          <w:sz w:val="24"/>
          <w:szCs w:val="24"/>
        </w:rPr>
        <w:t xml:space="preserve">, John Muir (Chapter 19), </w:t>
      </w:r>
      <w:r w:rsidRPr="007A1039">
        <w:rPr>
          <w:rFonts w:ascii="Times New Roman" w:hAnsi="Times New Roman" w:cs="Times New Roman"/>
          <w:color w:val="231F20"/>
          <w:spacing w:val="-4"/>
          <w:sz w:val="24"/>
          <w:szCs w:val="24"/>
        </w:rPr>
        <w:t>and</w:t>
      </w:r>
      <w:r w:rsidRPr="007A1039">
        <w:rPr>
          <w:rFonts w:ascii="Times New Roman" w:hAnsi="Times New Roman" w:cs="Times New Roman"/>
          <w:color w:val="231F20"/>
          <w:sz w:val="24"/>
          <w:szCs w:val="24"/>
        </w:rPr>
        <w:t xml:space="preserve"> </w:t>
      </w:r>
      <w:r>
        <w:rPr>
          <w:rFonts w:ascii="Times New Roman" w:hAnsi="Times New Roman" w:cs="Times New Roman"/>
          <w:color w:val="231F20"/>
          <w:sz w:val="24"/>
          <w:szCs w:val="24"/>
        </w:rPr>
        <w:t xml:space="preserve">many </w:t>
      </w:r>
      <w:r w:rsidRPr="007A1039">
        <w:rPr>
          <w:rFonts w:ascii="Times New Roman" w:hAnsi="Times New Roman" w:cs="Times New Roman"/>
          <w:color w:val="231F20"/>
          <w:sz w:val="24"/>
          <w:szCs w:val="24"/>
        </w:rPr>
        <w:t xml:space="preserve">other scientists </w:t>
      </w:r>
      <w:r>
        <w:rPr>
          <w:rFonts w:ascii="Times New Roman" w:hAnsi="Times New Roman" w:cs="Times New Roman"/>
          <w:color w:val="231F20"/>
          <w:sz w:val="24"/>
          <w:szCs w:val="24"/>
        </w:rPr>
        <w:t>in this book</w:t>
      </w:r>
      <w:r w:rsidRPr="007A1039">
        <w:rPr>
          <w:rFonts w:ascii="Times New Roman" w:hAnsi="Times New Roman" w:cs="Times New Roman"/>
          <w:color w:val="231F20"/>
          <w:sz w:val="24"/>
          <w:szCs w:val="24"/>
        </w:rPr>
        <w:t xml:space="preserve"> </w:t>
      </w:r>
      <w:r>
        <w:rPr>
          <w:rFonts w:ascii="Times New Roman" w:hAnsi="Times New Roman" w:cs="Times New Roman"/>
          <w:color w:val="231F20"/>
          <w:sz w:val="24"/>
          <w:szCs w:val="24"/>
        </w:rPr>
        <w:t xml:space="preserve">and well beyond </w:t>
      </w:r>
      <w:r w:rsidRPr="007A1039">
        <w:rPr>
          <w:rFonts w:ascii="Times New Roman" w:hAnsi="Times New Roman" w:cs="Times New Roman"/>
          <w:color w:val="231F20"/>
          <w:sz w:val="24"/>
          <w:szCs w:val="24"/>
        </w:rPr>
        <w:t xml:space="preserve">had deep interests </w:t>
      </w:r>
      <w:r>
        <w:rPr>
          <w:rFonts w:ascii="Times New Roman" w:hAnsi="Times New Roman" w:cs="Times New Roman"/>
          <w:color w:val="231F20"/>
          <w:spacing w:val="-6"/>
          <w:sz w:val="24"/>
          <w:szCs w:val="24"/>
        </w:rPr>
        <w:t>when they were very young</w:t>
      </w:r>
      <w:r w:rsidRPr="007A1039">
        <w:rPr>
          <w:rFonts w:ascii="Times New Roman" w:hAnsi="Times New Roman" w:cs="Times New Roman"/>
          <w:color w:val="231F20"/>
          <w:spacing w:val="-6"/>
          <w:sz w:val="24"/>
          <w:szCs w:val="24"/>
        </w:rPr>
        <w:t xml:space="preserve">, </w:t>
      </w:r>
      <w:r w:rsidRPr="007A1039">
        <w:rPr>
          <w:rFonts w:ascii="Times New Roman" w:hAnsi="Times New Roman" w:cs="Times New Roman"/>
          <w:color w:val="231F20"/>
          <w:sz w:val="24"/>
          <w:szCs w:val="24"/>
        </w:rPr>
        <w:t xml:space="preserve">commitments aroused </w:t>
      </w:r>
      <w:r w:rsidRPr="007A1039">
        <w:rPr>
          <w:rFonts w:ascii="Times New Roman" w:hAnsi="Times New Roman" w:cs="Times New Roman"/>
          <w:color w:val="231F20"/>
          <w:spacing w:val="-3"/>
          <w:sz w:val="24"/>
          <w:szCs w:val="24"/>
        </w:rPr>
        <w:t xml:space="preserve">simply </w:t>
      </w:r>
      <w:r w:rsidRPr="007A1039">
        <w:rPr>
          <w:rFonts w:ascii="Times New Roman" w:hAnsi="Times New Roman" w:cs="Times New Roman"/>
          <w:color w:val="231F20"/>
          <w:sz w:val="24"/>
          <w:szCs w:val="24"/>
        </w:rPr>
        <w:t>because natur</w:t>
      </w:r>
      <w:r>
        <w:rPr>
          <w:rFonts w:ascii="Times New Roman" w:hAnsi="Times New Roman" w:cs="Times New Roman"/>
          <w:color w:val="231F20"/>
          <w:sz w:val="24"/>
          <w:szCs w:val="24"/>
        </w:rPr>
        <w:t>al phenomena</w:t>
      </w:r>
      <w:r w:rsidRPr="007A1039">
        <w:rPr>
          <w:rFonts w:ascii="Times New Roman" w:hAnsi="Times New Roman" w:cs="Times New Roman"/>
          <w:color w:val="231F20"/>
          <w:sz w:val="24"/>
          <w:szCs w:val="24"/>
        </w:rPr>
        <w:t xml:space="preserve"> exist.</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Long before hearing the </w:t>
      </w:r>
      <w:r w:rsidRPr="007A1039">
        <w:rPr>
          <w:rFonts w:ascii="Times New Roman" w:hAnsi="Times New Roman" w:cs="Times New Roman"/>
          <w:color w:val="231F20"/>
          <w:spacing w:val="-4"/>
          <w:sz w:val="24"/>
          <w:szCs w:val="24"/>
        </w:rPr>
        <w:t xml:space="preserve">word </w:t>
      </w:r>
      <w:r w:rsidRPr="007A1039">
        <w:rPr>
          <w:rFonts w:ascii="Times New Roman" w:hAnsi="Times New Roman" w:cs="Times New Roman"/>
          <w:color w:val="231F20"/>
          <w:sz w:val="24"/>
          <w:szCs w:val="24"/>
        </w:rPr>
        <w:t>science,</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children collect insects, </w:t>
      </w:r>
      <w:r w:rsidRPr="007A1039">
        <w:rPr>
          <w:rFonts w:ascii="Times New Roman" w:hAnsi="Times New Roman" w:cs="Times New Roman"/>
          <w:color w:val="231F20"/>
          <w:spacing w:val="-3"/>
          <w:sz w:val="24"/>
          <w:szCs w:val="24"/>
        </w:rPr>
        <w:t xml:space="preserve">split </w:t>
      </w:r>
      <w:r w:rsidRPr="007A1039">
        <w:rPr>
          <w:rFonts w:ascii="Times New Roman" w:hAnsi="Times New Roman" w:cs="Times New Roman"/>
          <w:color w:val="231F20"/>
          <w:sz w:val="24"/>
          <w:szCs w:val="24"/>
        </w:rPr>
        <w:t xml:space="preserve">rocks, watch </w:t>
      </w:r>
      <w:r w:rsidRPr="007A1039">
        <w:rPr>
          <w:rFonts w:ascii="Times New Roman" w:hAnsi="Times New Roman" w:cs="Times New Roman"/>
          <w:color w:val="231F20"/>
          <w:spacing w:val="-3"/>
          <w:sz w:val="24"/>
          <w:szCs w:val="24"/>
        </w:rPr>
        <w:t xml:space="preserve">clouds, </w:t>
      </w:r>
      <w:r w:rsidRPr="007A1039">
        <w:rPr>
          <w:rFonts w:ascii="Times New Roman" w:hAnsi="Times New Roman" w:cs="Times New Roman"/>
          <w:color w:val="231F20"/>
          <w:sz w:val="24"/>
          <w:szCs w:val="24"/>
        </w:rPr>
        <w:t xml:space="preserve">gaze </w:t>
      </w:r>
      <w:r w:rsidRPr="007A1039">
        <w:rPr>
          <w:rFonts w:ascii="Times New Roman" w:hAnsi="Times New Roman" w:cs="Times New Roman"/>
          <w:color w:val="231F20"/>
          <w:spacing w:val="-3"/>
          <w:sz w:val="24"/>
          <w:szCs w:val="24"/>
        </w:rPr>
        <w:t xml:space="preserve">at </w:t>
      </w:r>
      <w:r w:rsidRPr="007A1039">
        <w:rPr>
          <w:rFonts w:ascii="Times New Roman" w:hAnsi="Times New Roman" w:cs="Times New Roman"/>
          <w:color w:val="231F20"/>
          <w:sz w:val="24"/>
          <w:szCs w:val="24"/>
        </w:rPr>
        <w:t>stars, question, and</w:t>
      </w:r>
      <w:r w:rsidRPr="007A1039">
        <w:rPr>
          <w:rFonts w:ascii="Times New Roman" w:hAnsi="Times New Roman" w:cs="Times New Roman"/>
          <w:color w:val="231F20"/>
          <w:spacing w:val="-7"/>
          <w:sz w:val="24"/>
          <w:szCs w:val="24"/>
        </w:rPr>
        <w:t xml:space="preserve"> </w:t>
      </w:r>
      <w:r w:rsidRPr="007A1039">
        <w:rPr>
          <w:rFonts w:ascii="Times New Roman" w:hAnsi="Times New Roman" w:cs="Times New Roman"/>
          <w:color w:val="231F20"/>
          <w:spacing w:val="-4"/>
          <w:sz w:val="24"/>
          <w:szCs w:val="24"/>
        </w:rPr>
        <w:t>ponder.</w:t>
      </w:r>
      <w:r w:rsidR="00DC64AF">
        <w:rPr>
          <w:rFonts w:ascii="Times New Roman" w:hAnsi="Times New Roman" w:cs="Times New Roman"/>
          <w:color w:val="231F20"/>
          <w:spacing w:val="-4"/>
          <w:sz w:val="24"/>
          <w:szCs w:val="24"/>
        </w:rPr>
        <w:t xml:space="preserve"> And young children are curious, the best gateway to learning.</w:t>
      </w:r>
    </w:p>
    <w:p w14:paraId="7472806B" w14:textId="2B0A628E" w:rsidR="00244661" w:rsidRDefault="00244661" w:rsidP="00244661">
      <w:pPr>
        <w:pStyle w:val="BodyText"/>
        <w:tabs>
          <w:tab w:val="left" w:pos="0"/>
        </w:tabs>
        <w:spacing w:before="9" w:line="228" w:lineRule="auto"/>
        <w:ind w:right="-120"/>
        <w:rPr>
          <w:rFonts w:ascii="Times New Roman" w:hAnsi="Times New Roman" w:cs="Times New Roman"/>
          <w:color w:val="231F20"/>
          <w:sz w:val="24"/>
          <w:szCs w:val="24"/>
        </w:rPr>
      </w:pPr>
      <w:r>
        <w:rPr>
          <w:rFonts w:ascii="Times New Roman" w:hAnsi="Times New Roman" w:cs="Times New Roman"/>
          <w:color w:val="231F20"/>
          <w:sz w:val="24"/>
          <w:szCs w:val="24"/>
        </w:rPr>
        <w:tab/>
      </w:r>
      <w:r w:rsidRPr="007A1039">
        <w:rPr>
          <w:rFonts w:ascii="Times New Roman" w:hAnsi="Times New Roman" w:cs="Times New Roman"/>
          <w:color w:val="231F20"/>
          <w:sz w:val="24"/>
          <w:szCs w:val="24"/>
        </w:rPr>
        <w:t xml:space="preserve">Sometimes, </w:t>
      </w:r>
      <w:r>
        <w:rPr>
          <w:rFonts w:ascii="Times New Roman" w:hAnsi="Times New Roman" w:cs="Times New Roman"/>
          <w:color w:val="231F20"/>
          <w:sz w:val="24"/>
          <w:szCs w:val="24"/>
        </w:rPr>
        <w:t xml:space="preserve">people’s </w:t>
      </w:r>
      <w:r w:rsidRPr="007A1039">
        <w:rPr>
          <w:rFonts w:ascii="Times New Roman" w:hAnsi="Times New Roman" w:cs="Times New Roman"/>
          <w:color w:val="231F20"/>
          <w:sz w:val="24"/>
          <w:szCs w:val="24"/>
        </w:rPr>
        <w:t>childhood experiences</w:t>
      </w:r>
      <w:r>
        <w:rPr>
          <w:rFonts w:ascii="Times New Roman" w:hAnsi="Times New Roman" w:cs="Times New Roman"/>
          <w:color w:val="231F20"/>
          <w:sz w:val="24"/>
          <w:szCs w:val="24"/>
        </w:rPr>
        <w:t xml:space="preserve"> influence</w:t>
      </w:r>
      <w:r w:rsidRPr="007A1039">
        <w:rPr>
          <w:rFonts w:ascii="Times New Roman" w:hAnsi="Times New Roman" w:cs="Times New Roman"/>
          <w:color w:val="231F20"/>
          <w:spacing w:val="-25"/>
          <w:sz w:val="24"/>
          <w:szCs w:val="24"/>
        </w:rPr>
        <w:t xml:space="preserve"> </w:t>
      </w:r>
      <w:r w:rsidRPr="00A67E13">
        <w:rPr>
          <w:rFonts w:ascii="Times New Roman" w:hAnsi="Times New Roman" w:cs="Times New Roman"/>
          <w:sz w:val="24"/>
          <w:szCs w:val="24"/>
        </w:rPr>
        <w:t xml:space="preserve">their ultimate </w:t>
      </w:r>
      <w:r w:rsidRPr="007A1039">
        <w:rPr>
          <w:rFonts w:ascii="Times New Roman" w:hAnsi="Times New Roman" w:cs="Times New Roman"/>
          <w:color w:val="231F20"/>
          <w:spacing w:val="-26"/>
          <w:sz w:val="24"/>
          <w:szCs w:val="24"/>
        </w:rPr>
        <w:t xml:space="preserve"> </w:t>
      </w:r>
      <w:r w:rsidRPr="007A1039">
        <w:rPr>
          <w:rFonts w:ascii="Times New Roman" w:hAnsi="Times New Roman" w:cs="Times New Roman"/>
          <w:color w:val="231F20"/>
          <w:sz w:val="24"/>
          <w:szCs w:val="24"/>
        </w:rPr>
        <w:t>life</w:t>
      </w:r>
      <w:r w:rsidR="00EB7068">
        <w:rPr>
          <w:rFonts w:ascii="Times New Roman" w:hAnsi="Times New Roman" w:cs="Times New Roman"/>
          <w:color w:val="231F20"/>
          <w:sz w:val="24"/>
          <w:szCs w:val="24"/>
        </w:rPr>
        <w:t xml:space="preserve">’s </w:t>
      </w:r>
      <w:r w:rsidRPr="007A1039">
        <w:rPr>
          <w:rFonts w:ascii="Times New Roman" w:hAnsi="Times New Roman" w:cs="Times New Roman"/>
          <w:color w:val="231F20"/>
          <w:sz w:val="24"/>
          <w:szCs w:val="24"/>
        </w:rPr>
        <w:t>work.</w:t>
      </w:r>
      <w:r w:rsidR="009C1597">
        <w:rPr>
          <w:rFonts w:ascii="Times New Roman" w:hAnsi="Times New Roman" w:cs="Times New Roman"/>
          <w:color w:val="231F20"/>
          <w:sz w:val="24"/>
          <w:szCs w:val="24"/>
        </w:rPr>
        <w:t xml:space="preserve">  The materials that are a</w:t>
      </w:r>
      <w:r w:rsidRPr="007A1039">
        <w:rPr>
          <w:rFonts w:ascii="Times New Roman" w:hAnsi="Times New Roman" w:cs="Times New Roman"/>
          <w:color w:val="231F20"/>
          <w:sz w:val="24"/>
          <w:szCs w:val="24"/>
        </w:rPr>
        <w:t>vailable,</w:t>
      </w:r>
      <w:r w:rsidR="009C1597">
        <w:rPr>
          <w:rFonts w:ascii="Times New Roman" w:hAnsi="Times New Roman" w:cs="Times New Roman"/>
          <w:color w:val="231F20"/>
          <w:sz w:val="24"/>
          <w:szCs w:val="24"/>
        </w:rPr>
        <w:t xml:space="preserve"> the</w:t>
      </w:r>
      <w:r>
        <w:rPr>
          <w:rFonts w:ascii="Times New Roman" w:hAnsi="Times New Roman" w:cs="Times New Roman"/>
          <w:color w:val="231F20"/>
          <w:spacing w:val="-25"/>
          <w:sz w:val="24"/>
          <w:szCs w:val="24"/>
        </w:rPr>
        <w:t xml:space="preserve"> </w:t>
      </w:r>
      <w:r w:rsidRPr="00C37F84">
        <w:rPr>
          <w:rFonts w:ascii="Times New Roman" w:hAnsi="Times New Roman" w:cs="Times New Roman"/>
          <w:sz w:val="24"/>
          <w:szCs w:val="24"/>
        </w:rPr>
        <w:t>conversations</w:t>
      </w:r>
      <w:r w:rsidR="009C1597">
        <w:rPr>
          <w:rFonts w:ascii="Times New Roman" w:hAnsi="Times New Roman" w:cs="Times New Roman"/>
          <w:sz w:val="24"/>
          <w:szCs w:val="24"/>
        </w:rPr>
        <w:t xml:space="preserve"> they have</w:t>
      </w:r>
      <w:r w:rsidRPr="00C37F84">
        <w:rPr>
          <w:rFonts w:ascii="Times New Roman" w:hAnsi="Times New Roman" w:cs="Times New Roman"/>
          <w:sz w:val="24"/>
          <w:szCs w:val="24"/>
        </w:rPr>
        <w:t xml:space="preserve">, </w:t>
      </w:r>
      <w:r>
        <w:rPr>
          <w:rFonts w:ascii="Times New Roman" w:hAnsi="Times New Roman" w:cs="Times New Roman"/>
          <w:sz w:val="24"/>
          <w:szCs w:val="24"/>
        </w:rPr>
        <w:t xml:space="preserve">your enthusiasm, other </w:t>
      </w:r>
      <w:r>
        <w:rPr>
          <w:rFonts w:ascii="Times New Roman" w:hAnsi="Times New Roman" w:cs="Times New Roman"/>
          <w:color w:val="231F20"/>
          <w:spacing w:val="-3"/>
          <w:sz w:val="24"/>
          <w:szCs w:val="24"/>
        </w:rPr>
        <w:t>adults’ encouragement</w:t>
      </w:r>
      <w:r w:rsidR="0097179F">
        <w:rPr>
          <w:rFonts w:ascii="Times New Roman" w:hAnsi="Times New Roman" w:cs="Times New Roman"/>
          <w:color w:val="231F20"/>
          <w:spacing w:val="-3"/>
          <w:sz w:val="24"/>
          <w:szCs w:val="24"/>
        </w:rPr>
        <w:t xml:space="preserve"> fan interest into passion</w:t>
      </w:r>
      <w:r>
        <w:rPr>
          <w:rFonts w:ascii="Times New Roman" w:hAnsi="Times New Roman" w:cs="Times New Roman"/>
          <w:color w:val="231F20"/>
          <w:spacing w:val="-3"/>
          <w:sz w:val="24"/>
          <w:szCs w:val="24"/>
        </w:rPr>
        <w:t>.</w:t>
      </w:r>
      <w:r>
        <w:rPr>
          <w:rFonts w:ascii="Times New Roman" w:hAnsi="Times New Roman" w:cs="Times New Roman"/>
          <w:color w:val="231F20"/>
          <w:spacing w:val="-25"/>
          <w:sz w:val="24"/>
          <w:szCs w:val="24"/>
        </w:rPr>
        <w:t xml:space="preserve">  </w:t>
      </w:r>
      <w:r w:rsidRPr="007A1039">
        <w:rPr>
          <w:rFonts w:ascii="Times New Roman" w:hAnsi="Times New Roman" w:cs="Times New Roman"/>
          <w:color w:val="231F20"/>
          <w:spacing w:val="-3"/>
          <w:sz w:val="24"/>
          <w:szCs w:val="24"/>
        </w:rPr>
        <w:t xml:space="preserve">For </w:t>
      </w:r>
      <w:r w:rsidRPr="007A1039">
        <w:rPr>
          <w:rFonts w:ascii="Times New Roman" w:hAnsi="Times New Roman" w:cs="Times New Roman"/>
          <w:color w:val="231F20"/>
          <w:sz w:val="24"/>
          <w:szCs w:val="24"/>
        </w:rPr>
        <w:t xml:space="preserve">children </w:t>
      </w:r>
      <w:r w:rsidRPr="007A1039">
        <w:rPr>
          <w:rFonts w:ascii="Times New Roman" w:hAnsi="Times New Roman" w:cs="Times New Roman"/>
          <w:color w:val="231F20"/>
          <w:spacing w:val="-3"/>
          <w:sz w:val="24"/>
          <w:szCs w:val="24"/>
        </w:rPr>
        <w:t xml:space="preserve">who </w:t>
      </w:r>
      <w:r w:rsidRPr="007A1039">
        <w:rPr>
          <w:rFonts w:ascii="Times New Roman" w:hAnsi="Times New Roman" w:cs="Times New Roman"/>
          <w:color w:val="231F20"/>
          <w:sz w:val="24"/>
          <w:szCs w:val="24"/>
        </w:rPr>
        <w:t xml:space="preserve">are </w:t>
      </w:r>
      <w:r w:rsidRPr="00F61473">
        <w:rPr>
          <w:rFonts w:ascii="Times New Roman" w:hAnsi="Times New Roman" w:cs="Times New Roman"/>
          <w:i/>
          <w:iCs/>
          <w:color w:val="231F20"/>
          <w:sz w:val="24"/>
          <w:szCs w:val="24"/>
        </w:rPr>
        <w:t>not</w:t>
      </w:r>
      <w:r w:rsidRPr="007A1039">
        <w:rPr>
          <w:rFonts w:ascii="Times New Roman" w:hAnsi="Times New Roman" w:cs="Times New Roman"/>
          <w:color w:val="231F20"/>
          <w:sz w:val="24"/>
          <w:szCs w:val="24"/>
        </w:rPr>
        <w:t xml:space="preserve"> innate naturalists, </w:t>
      </w:r>
      <w:r>
        <w:rPr>
          <w:rFonts w:ascii="Times New Roman" w:hAnsi="Times New Roman" w:cs="Times New Roman"/>
          <w:color w:val="231F20"/>
          <w:sz w:val="24"/>
          <w:szCs w:val="24"/>
        </w:rPr>
        <w:t>you</w:t>
      </w:r>
      <w:r w:rsidRPr="007A1039">
        <w:rPr>
          <w:rFonts w:ascii="Times New Roman" w:hAnsi="Times New Roman" w:cs="Times New Roman"/>
          <w:color w:val="231F20"/>
          <w:sz w:val="24"/>
          <w:szCs w:val="24"/>
        </w:rPr>
        <w:t xml:space="preserve">, </w:t>
      </w:r>
      <w:r>
        <w:rPr>
          <w:rFonts w:ascii="Times New Roman" w:hAnsi="Times New Roman" w:cs="Times New Roman"/>
          <w:color w:val="231F20"/>
          <w:sz w:val="24"/>
          <w:szCs w:val="24"/>
        </w:rPr>
        <w:t>your classroom</w:t>
      </w:r>
      <w:r w:rsidRPr="007A1039">
        <w:rPr>
          <w:rFonts w:ascii="Times New Roman" w:hAnsi="Times New Roman" w:cs="Times New Roman"/>
          <w:color w:val="231F20"/>
          <w:sz w:val="24"/>
          <w:szCs w:val="24"/>
        </w:rPr>
        <w:t xml:space="preserve">, </w:t>
      </w:r>
      <w:r>
        <w:rPr>
          <w:rFonts w:ascii="Times New Roman" w:hAnsi="Times New Roman" w:cs="Times New Roman"/>
          <w:color w:val="231F20"/>
          <w:sz w:val="24"/>
          <w:szCs w:val="24"/>
        </w:rPr>
        <w:t xml:space="preserve">the </w:t>
      </w:r>
      <w:r w:rsidRPr="007A1039">
        <w:rPr>
          <w:rFonts w:ascii="Times New Roman" w:hAnsi="Times New Roman" w:cs="Times New Roman"/>
          <w:color w:val="231F20"/>
          <w:sz w:val="24"/>
          <w:szCs w:val="24"/>
        </w:rPr>
        <w:t>questions y</w:t>
      </w:r>
      <w:r>
        <w:rPr>
          <w:rFonts w:ascii="Times New Roman" w:hAnsi="Times New Roman" w:cs="Times New Roman"/>
          <w:color w:val="231F20"/>
          <w:sz w:val="24"/>
          <w:szCs w:val="24"/>
        </w:rPr>
        <w:t>ou</w:t>
      </w:r>
      <w:r w:rsidRPr="007A1039">
        <w:rPr>
          <w:rFonts w:ascii="Times New Roman" w:hAnsi="Times New Roman" w:cs="Times New Roman"/>
          <w:color w:val="231F20"/>
          <w:sz w:val="24"/>
          <w:szCs w:val="24"/>
        </w:rPr>
        <w:t xml:space="preserve"> pose, </w:t>
      </w:r>
      <w:r w:rsidR="00C0276B">
        <w:rPr>
          <w:rFonts w:ascii="Times New Roman" w:hAnsi="Times New Roman" w:cs="Times New Roman"/>
          <w:color w:val="231F20"/>
          <w:sz w:val="24"/>
          <w:szCs w:val="24"/>
        </w:rPr>
        <w:t xml:space="preserve">the books you read, </w:t>
      </w:r>
      <w:r w:rsidRPr="007A1039">
        <w:rPr>
          <w:rFonts w:ascii="Times New Roman" w:hAnsi="Times New Roman" w:cs="Times New Roman"/>
          <w:color w:val="231F20"/>
          <w:sz w:val="24"/>
          <w:szCs w:val="24"/>
        </w:rPr>
        <w:t xml:space="preserve">and </w:t>
      </w:r>
      <w:r>
        <w:rPr>
          <w:rFonts w:ascii="Times New Roman" w:hAnsi="Times New Roman" w:cs="Times New Roman"/>
          <w:color w:val="231F20"/>
          <w:sz w:val="24"/>
          <w:szCs w:val="24"/>
        </w:rPr>
        <w:t xml:space="preserve">the </w:t>
      </w:r>
      <w:r w:rsidRPr="007A1039">
        <w:rPr>
          <w:rFonts w:ascii="Times New Roman" w:hAnsi="Times New Roman" w:cs="Times New Roman"/>
          <w:color w:val="231F20"/>
          <w:sz w:val="24"/>
          <w:szCs w:val="24"/>
        </w:rPr>
        <w:t xml:space="preserve">experiences </w:t>
      </w:r>
      <w:r>
        <w:rPr>
          <w:rFonts w:ascii="Times New Roman" w:hAnsi="Times New Roman" w:cs="Times New Roman"/>
          <w:color w:val="231F20"/>
          <w:sz w:val="24"/>
          <w:szCs w:val="24"/>
        </w:rPr>
        <w:t>you</w:t>
      </w:r>
      <w:r w:rsidRPr="007A1039">
        <w:rPr>
          <w:rFonts w:ascii="Times New Roman" w:hAnsi="Times New Roman" w:cs="Times New Roman"/>
          <w:color w:val="231F20"/>
          <w:sz w:val="24"/>
          <w:szCs w:val="24"/>
        </w:rPr>
        <w:t xml:space="preserve"> </w:t>
      </w:r>
      <w:r>
        <w:rPr>
          <w:rFonts w:ascii="Times New Roman" w:hAnsi="Times New Roman" w:cs="Times New Roman"/>
          <w:color w:val="231F20"/>
          <w:sz w:val="24"/>
          <w:szCs w:val="24"/>
        </w:rPr>
        <w:t>offer</w:t>
      </w:r>
      <w:r w:rsidRPr="007A1039">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z w:val="24"/>
          <w:szCs w:val="24"/>
        </w:rPr>
        <w:t>can spark</w:t>
      </w:r>
      <w:r>
        <w:rPr>
          <w:rFonts w:ascii="Times New Roman" w:hAnsi="Times New Roman" w:cs="Times New Roman"/>
          <w:color w:val="231F20"/>
          <w:sz w:val="24"/>
          <w:szCs w:val="24"/>
        </w:rPr>
        <w:t xml:space="preserve"> children’s</w:t>
      </w:r>
      <w:r w:rsidRPr="007A1039">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z w:val="24"/>
          <w:szCs w:val="24"/>
        </w:rPr>
        <w:t>concern</w:t>
      </w:r>
      <w:r>
        <w:rPr>
          <w:rFonts w:ascii="Times New Roman" w:hAnsi="Times New Roman" w:cs="Times New Roman"/>
          <w:color w:val="231F20"/>
          <w:sz w:val="24"/>
          <w:szCs w:val="24"/>
        </w:rPr>
        <w:t xml:space="preserve"> or </w:t>
      </w:r>
      <w:r w:rsidRPr="007A1039">
        <w:rPr>
          <w:rFonts w:ascii="Times New Roman" w:hAnsi="Times New Roman" w:cs="Times New Roman"/>
          <w:color w:val="231F20"/>
          <w:sz w:val="24"/>
          <w:szCs w:val="24"/>
        </w:rPr>
        <w:t>rouse</w:t>
      </w:r>
      <w:r>
        <w:rPr>
          <w:rFonts w:ascii="Times New Roman" w:hAnsi="Times New Roman" w:cs="Times New Roman"/>
          <w:color w:val="231F20"/>
          <w:sz w:val="24"/>
          <w:szCs w:val="24"/>
        </w:rPr>
        <w:t xml:space="preserve"> lifelong</w:t>
      </w:r>
      <w:r w:rsidRPr="007A1039">
        <w:rPr>
          <w:rFonts w:ascii="Times New Roman" w:hAnsi="Times New Roman" w:cs="Times New Roman"/>
          <w:color w:val="231F20"/>
          <w:sz w:val="24"/>
          <w:szCs w:val="24"/>
        </w:rPr>
        <w:t xml:space="preserve"> interest</w:t>
      </w:r>
      <w:r>
        <w:rPr>
          <w:rFonts w:ascii="Times New Roman" w:hAnsi="Times New Roman" w:cs="Times New Roman"/>
          <w:color w:val="231F20"/>
          <w:sz w:val="24"/>
          <w:szCs w:val="24"/>
        </w:rPr>
        <w:t xml:space="preserve"> in saving planet Earth.  Early experiences </w:t>
      </w:r>
      <w:r w:rsidR="001D7D49">
        <w:rPr>
          <w:rFonts w:ascii="Times New Roman" w:hAnsi="Times New Roman" w:cs="Times New Roman"/>
          <w:color w:val="231F20"/>
          <w:sz w:val="24"/>
          <w:szCs w:val="24"/>
        </w:rPr>
        <w:t>plant</w:t>
      </w:r>
      <w:r>
        <w:rPr>
          <w:rFonts w:ascii="Times New Roman" w:hAnsi="Times New Roman" w:cs="Times New Roman"/>
          <w:color w:val="231F20"/>
          <w:sz w:val="24"/>
          <w:szCs w:val="24"/>
        </w:rPr>
        <w:t xml:space="preserve"> the glint of an idea or a lifelong zest to pursue ideas, </w:t>
      </w:r>
      <w:r w:rsidR="00C0276B">
        <w:rPr>
          <w:rFonts w:ascii="Times New Roman" w:hAnsi="Times New Roman" w:cs="Times New Roman"/>
          <w:color w:val="231F20"/>
          <w:sz w:val="24"/>
          <w:szCs w:val="24"/>
        </w:rPr>
        <w:t xml:space="preserve">to </w:t>
      </w:r>
      <w:r>
        <w:rPr>
          <w:rFonts w:ascii="Times New Roman" w:hAnsi="Times New Roman" w:cs="Times New Roman"/>
          <w:color w:val="231F20"/>
          <w:sz w:val="24"/>
          <w:szCs w:val="24"/>
        </w:rPr>
        <w:t xml:space="preserve">find reasons why, and </w:t>
      </w:r>
      <w:r w:rsidR="00C0276B">
        <w:rPr>
          <w:rFonts w:ascii="Times New Roman" w:hAnsi="Times New Roman" w:cs="Times New Roman"/>
          <w:color w:val="231F20"/>
          <w:sz w:val="24"/>
          <w:szCs w:val="24"/>
        </w:rPr>
        <w:t xml:space="preserve">to </w:t>
      </w:r>
      <w:r>
        <w:rPr>
          <w:rFonts w:ascii="Times New Roman" w:hAnsi="Times New Roman" w:cs="Times New Roman"/>
          <w:color w:val="231F20"/>
          <w:sz w:val="24"/>
          <w:szCs w:val="24"/>
        </w:rPr>
        <w:t>take part</w:t>
      </w:r>
      <w:r w:rsidR="00F61473">
        <w:rPr>
          <w:rFonts w:ascii="Times New Roman" w:hAnsi="Times New Roman" w:cs="Times New Roman"/>
          <w:color w:val="231F20"/>
          <w:sz w:val="24"/>
          <w:szCs w:val="24"/>
        </w:rPr>
        <w:t>,</w:t>
      </w:r>
      <w:r>
        <w:rPr>
          <w:rFonts w:ascii="Times New Roman" w:hAnsi="Times New Roman" w:cs="Times New Roman"/>
          <w:color w:val="231F20"/>
          <w:sz w:val="24"/>
          <w:szCs w:val="24"/>
        </w:rPr>
        <w:t xml:space="preserve"> large or small</w:t>
      </w:r>
      <w:r w:rsidR="00F61473">
        <w:rPr>
          <w:rFonts w:ascii="Times New Roman" w:hAnsi="Times New Roman" w:cs="Times New Roman"/>
          <w:color w:val="231F20"/>
          <w:sz w:val="24"/>
          <w:szCs w:val="24"/>
        </w:rPr>
        <w:t>,</w:t>
      </w:r>
      <w:r>
        <w:rPr>
          <w:rFonts w:ascii="Times New Roman" w:hAnsi="Times New Roman" w:cs="Times New Roman"/>
          <w:color w:val="231F20"/>
          <w:sz w:val="24"/>
          <w:szCs w:val="24"/>
        </w:rPr>
        <w:t xml:space="preserve"> in healing Earth.</w:t>
      </w:r>
    </w:p>
    <w:p w14:paraId="67B56FBF" w14:textId="77777777" w:rsidR="00244661" w:rsidRDefault="00244661" w:rsidP="00244661">
      <w:pPr>
        <w:pStyle w:val="BodyText"/>
        <w:tabs>
          <w:tab w:val="left" w:pos="0"/>
        </w:tabs>
        <w:spacing w:before="9" w:line="228" w:lineRule="auto"/>
        <w:ind w:right="-120"/>
        <w:rPr>
          <w:rFonts w:ascii="Times New Roman" w:hAnsi="Times New Roman" w:cs="Times New Roman"/>
          <w:color w:val="231F20"/>
          <w:sz w:val="24"/>
          <w:szCs w:val="24"/>
        </w:rPr>
      </w:pPr>
      <w:r>
        <w:rPr>
          <w:rFonts w:ascii="Times New Roman" w:hAnsi="Times New Roman" w:cs="Times New Roman"/>
          <w:color w:val="231F20"/>
          <w:sz w:val="24"/>
          <w:szCs w:val="24"/>
        </w:rPr>
        <w:tab/>
        <w:t>Consider:</w:t>
      </w:r>
    </w:p>
    <w:p w14:paraId="54C8449E" w14:textId="77777777" w:rsidR="00244661" w:rsidRDefault="00244661" w:rsidP="00244661">
      <w:pPr>
        <w:pStyle w:val="BodyText"/>
        <w:numPr>
          <w:ilvl w:val="0"/>
          <w:numId w:val="30"/>
        </w:numPr>
        <w:tabs>
          <w:tab w:val="left" w:pos="0"/>
        </w:tabs>
        <w:spacing w:before="9" w:line="228" w:lineRule="auto"/>
        <w:ind w:right="-120" w:hanging="180"/>
        <w:rPr>
          <w:rFonts w:ascii="Times New Roman" w:hAnsi="Times New Roman" w:cs="Times New Roman"/>
          <w:color w:val="231F20"/>
          <w:sz w:val="24"/>
          <w:szCs w:val="24"/>
        </w:rPr>
      </w:pPr>
      <w:r>
        <w:rPr>
          <w:rFonts w:ascii="Times New Roman" w:hAnsi="Times New Roman" w:cs="Times New Roman"/>
          <w:color w:val="231F20"/>
          <w:sz w:val="24"/>
          <w:szCs w:val="24"/>
        </w:rPr>
        <w:t xml:space="preserve">What questions will you ask </w:t>
      </w:r>
      <w:r>
        <w:rPr>
          <w:rFonts w:ascii="Times New Roman" w:hAnsi="Times New Roman" w:cs="Times New Roman"/>
          <w:i/>
          <w:color w:val="231F20"/>
          <w:sz w:val="24"/>
          <w:szCs w:val="24"/>
        </w:rPr>
        <w:t xml:space="preserve">before </w:t>
      </w:r>
      <w:r>
        <w:rPr>
          <w:rFonts w:ascii="Times New Roman" w:hAnsi="Times New Roman" w:cs="Times New Roman"/>
          <w:color w:val="231F20"/>
          <w:sz w:val="24"/>
          <w:szCs w:val="24"/>
        </w:rPr>
        <w:t>you go outside?</w:t>
      </w:r>
    </w:p>
    <w:p w14:paraId="21FD4654" w14:textId="77777777" w:rsidR="00244661" w:rsidRDefault="00244661" w:rsidP="00244661">
      <w:pPr>
        <w:pStyle w:val="BodyText"/>
        <w:numPr>
          <w:ilvl w:val="0"/>
          <w:numId w:val="30"/>
        </w:numPr>
        <w:tabs>
          <w:tab w:val="left" w:pos="0"/>
        </w:tabs>
        <w:spacing w:before="9" w:line="228" w:lineRule="auto"/>
        <w:ind w:right="-120" w:hanging="180"/>
        <w:rPr>
          <w:rFonts w:ascii="Times New Roman" w:hAnsi="Times New Roman" w:cs="Times New Roman"/>
          <w:color w:val="231F20"/>
          <w:sz w:val="24"/>
          <w:szCs w:val="24"/>
        </w:rPr>
      </w:pPr>
      <w:r>
        <w:rPr>
          <w:rFonts w:ascii="Times New Roman" w:hAnsi="Times New Roman" w:cs="Times New Roman"/>
          <w:color w:val="231F20"/>
          <w:sz w:val="24"/>
          <w:szCs w:val="24"/>
        </w:rPr>
        <w:t xml:space="preserve">What will you notice </w:t>
      </w:r>
      <w:r>
        <w:rPr>
          <w:rFonts w:ascii="Times New Roman" w:hAnsi="Times New Roman" w:cs="Times New Roman"/>
          <w:i/>
          <w:color w:val="231F20"/>
          <w:sz w:val="24"/>
          <w:szCs w:val="24"/>
        </w:rPr>
        <w:t>while</w:t>
      </w:r>
      <w:r>
        <w:rPr>
          <w:rFonts w:ascii="Times New Roman" w:hAnsi="Times New Roman" w:cs="Times New Roman"/>
          <w:color w:val="231F20"/>
          <w:sz w:val="24"/>
          <w:szCs w:val="24"/>
        </w:rPr>
        <w:t xml:space="preserve"> you are outside?</w:t>
      </w:r>
    </w:p>
    <w:p w14:paraId="0C7FD1B2" w14:textId="77777777" w:rsidR="00244661" w:rsidRDefault="00244661" w:rsidP="00244661">
      <w:pPr>
        <w:pStyle w:val="BodyText"/>
        <w:numPr>
          <w:ilvl w:val="0"/>
          <w:numId w:val="30"/>
        </w:numPr>
        <w:tabs>
          <w:tab w:val="left" w:pos="0"/>
        </w:tabs>
        <w:spacing w:before="9" w:line="228" w:lineRule="auto"/>
        <w:ind w:right="-120" w:hanging="180"/>
        <w:rPr>
          <w:rFonts w:ascii="Times New Roman" w:hAnsi="Times New Roman" w:cs="Times New Roman"/>
          <w:color w:val="231F20"/>
          <w:sz w:val="24"/>
          <w:szCs w:val="24"/>
        </w:rPr>
      </w:pPr>
      <w:r>
        <w:rPr>
          <w:rFonts w:ascii="Times New Roman" w:hAnsi="Times New Roman" w:cs="Times New Roman"/>
          <w:color w:val="231F20"/>
          <w:sz w:val="24"/>
          <w:szCs w:val="24"/>
        </w:rPr>
        <w:t xml:space="preserve">What conversations will you have </w:t>
      </w:r>
      <w:r>
        <w:rPr>
          <w:rFonts w:ascii="Times New Roman" w:hAnsi="Times New Roman" w:cs="Times New Roman"/>
          <w:i/>
          <w:color w:val="231F20"/>
          <w:sz w:val="24"/>
          <w:szCs w:val="24"/>
        </w:rPr>
        <w:t>after being outside</w:t>
      </w:r>
      <w:r>
        <w:rPr>
          <w:rFonts w:ascii="Times New Roman" w:hAnsi="Times New Roman" w:cs="Times New Roman"/>
          <w:color w:val="231F20"/>
          <w:sz w:val="24"/>
          <w:szCs w:val="24"/>
        </w:rPr>
        <w:t>?</w:t>
      </w:r>
    </w:p>
    <w:p w14:paraId="1E9C5097" w14:textId="476DBEE9" w:rsidR="00244661" w:rsidRPr="00B85F71" w:rsidRDefault="00244661" w:rsidP="00244661">
      <w:pPr>
        <w:pStyle w:val="BodyText"/>
        <w:numPr>
          <w:ilvl w:val="0"/>
          <w:numId w:val="30"/>
        </w:numPr>
        <w:tabs>
          <w:tab w:val="left" w:pos="0"/>
        </w:tabs>
        <w:spacing w:before="9" w:line="228" w:lineRule="auto"/>
        <w:ind w:right="-120" w:hanging="180"/>
        <w:rPr>
          <w:rFonts w:ascii="Times New Roman" w:hAnsi="Times New Roman" w:cs="Times New Roman"/>
          <w:iCs/>
          <w:color w:val="231F20"/>
          <w:sz w:val="24"/>
          <w:szCs w:val="24"/>
        </w:rPr>
      </w:pPr>
      <w:r w:rsidRPr="00B85F71">
        <w:rPr>
          <w:rFonts w:ascii="Times New Roman" w:hAnsi="Times New Roman" w:cs="Times New Roman"/>
          <w:iCs/>
          <w:color w:val="231F20"/>
          <w:sz w:val="24"/>
          <w:szCs w:val="24"/>
        </w:rPr>
        <w:t>What projects will emerge from the conversations and experiences?</w:t>
      </w:r>
    </w:p>
    <w:p w14:paraId="5841DD5D" w14:textId="2499D6DC" w:rsidR="00B85F71" w:rsidRPr="00B85F71" w:rsidRDefault="00B85F71" w:rsidP="00244661">
      <w:pPr>
        <w:pStyle w:val="BodyText"/>
        <w:numPr>
          <w:ilvl w:val="0"/>
          <w:numId w:val="30"/>
        </w:numPr>
        <w:tabs>
          <w:tab w:val="left" w:pos="0"/>
        </w:tabs>
        <w:spacing w:before="9" w:line="228" w:lineRule="auto"/>
        <w:ind w:right="-120" w:hanging="180"/>
        <w:rPr>
          <w:rFonts w:ascii="Times New Roman" w:hAnsi="Times New Roman" w:cs="Times New Roman"/>
          <w:iCs/>
          <w:color w:val="231F20"/>
          <w:sz w:val="24"/>
          <w:szCs w:val="24"/>
        </w:rPr>
      </w:pPr>
      <w:r w:rsidRPr="00B85F71">
        <w:rPr>
          <w:rFonts w:ascii="Times New Roman" w:hAnsi="Times New Roman" w:cs="Times New Roman"/>
          <w:iCs/>
          <w:color w:val="231F20"/>
          <w:sz w:val="24"/>
          <w:szCs w:val="24"/>
        </w:rPr>
        <w:t xml:space="preserve">What </w:t>
      </w:r>
      <w:r w:rsidR="008506E2">
        <w:rPr>
          <w:rFonts w:ascii="Times New Roman" w:hAnsi="Times New Roman" w:cs="Times New Roman"/>
          <w:iCs/>
          <w:color w:val="231F20"/>
          <w:sz w:val="24"/>
          <w:szCs w:val="24"/>
        </w:rPr>
        <w:t xml:space="preserve">materials, books, and other </w:t>
      </w:r>
      <w:r w:rsidRPr="00B85F71">
        <w:rPr>
          <w:rFonts w:ascii="Times New Roman" w:hAnsi="Times New Roman" w:cs="Times New Roman"/>
          <w:iCs/>
          <w:color w:val="231F20"/>
          <w:sz w:val="24"/>
          <w:szCs w:val="24"/>
        </w:rPr>
        <w:t xml:space="preserve">resources will advance those projects? </w:t>
      </w:r>
    </w:p>
    <w:p w14:paraId="5603B91C" w14:textId="77777777" w:rsidR="00244661" w:rsidRPr="00880957" w:rsidRDefault="00244661" w:rsidP="00244661">
      <w:pPr>
        <w:pStyle w:val="BodyText"/>
        <w:tabs>
          <w:tab w:val="left" w:pos="0"/>
        </w:tabs>
        <w:spacing w:before="9" w:line="228" w:lineRule="auto"/>
        <w:ind w:right="-120"/>
        <w:rPr>
          <w:rFonts w:ascii="Times New Roman" w:hAnsi="Times New Roman" w:cs="Times New Roman"/>
          <w:color w:val="231F20"/>
          <w:sz w:val="24"/>
          <w:szCs w:val="24"/>
        </w:rPr>
      </w:pPr>
      <w:r>
        <w:rPr>
          <w:rFonts w:ascii="Times New Roman" w:hAnsi="Times New Roman" w:cs="Times New Roman"/>
          <w:color w:val="231F20"/>
          <w:sz w:val="24"/>
          <w:szCs w:val="24"/>
        </w:rPr>
        <w:t>Such seemingly simple things may shape children’s interest for a lifetime.</w:t>
      </w:r>
    </w:p>
    <w:p w14:paraId="67E146B4" w14:textId="77777777" w:rsidR="00244661" w:rsidRDefault="00244661" w:rsidP="00244661">
      <w:pPr>
        <w:pStyle w:val="BodyText"/>
        <w:tabs>
          <w:tab w:val="left" w:pos="0"/>
        </w:tabs>
        <w:spacing w:before="9" w:line="228" w:lineRule="auto"/>
        <w:ind w:right="-120"/>
        <w:rPr>
          <w:rFonts w:ascii="Times New Roman" w:hAnsi="Times New Roman" w:cs="Times New Roman"/>
          <w:sz w:val="24"/>
          <w:szCs w:val="24"/>
        </w:rPr>
      </w:pPr>
    </w:p>
    <w:p w14:paraId="0C7EA813" w14:textId="102BCF77" w:rsidR="00244661" w:rsidRDefault="00116035" w:rsidP="00EC250E">
      <w:pPr>
        <w:pStyle w:val="BodyText"/>
        <w:tabs>
          <w:tab w:val="left" w:pos="0"/>
          <w:tab w:val="left" w:pos="900"/>
        </w:tabs>
        <w:spacing w:line="228" w:lineRule="auto"/>
        <w:ind w:right="-120"/>
        <w:rPr>
          <w:rFonts w:ascii="Times New Roman" w:hAnsi="Times New Roman" w:cs="Times New Roman"/>
          <w:color w:val="231F20"/>
          <w:sz w:val="24"/>
          <w:szCs w:val="24"/>
        </w:rPr>
      </w:pPr>
      <w:r>
        <w:rPr>
          <w:rFonts w:ascii="Times New Roman" w:hAnsi="Times New Roman" w:cs="Times New Roman"/>
          <w:color w:val="231F20"/>
          <w:sz w:val="24"/>
          <w:szCs w:val="24"/>
        </w:rPr>
        <w:tab/>
      </w:r>
      <w:r w:rsidR="00244661" w:rsidRPr="007A1039">
        <w:rPr>
          <w:rFonts w:ascii="Times New Roman" w:hAnsi="Times New Roman" w:cs="Times New Roman"/>
          <w:color w:val="231F20"/>
          <w:sz w:val="24"/>
          <w:szCs w:val="24"/>
        </w:rPr>
        <w:t>Today</w:t>
      </w:r>
      <w:r w:rsidR="00244661">
        <w:rPr>
          <w:rFonts w:ascii="Times New Roman" w:hAnsi="Times New Roman" w:cs="Times New Roman"/>
          <w:color w:val="231F20"/>
          <w:sz w:val="24"/>
          <w:szCs w:val="24"/>
        </w:rPr>
        <w:t xml:space="preserve"> we</w:t>
      </w:r>
      <w:r w:rsidR="00244661" w:rsidRPr="007A1039">
        <w:rPr>
          <w:rFonts w:ascii="Times New Roman" w:hAnsi="Times New Roman" w:cs="Times New Roman"/>
          <w:color w:val="231F20"/>
          <w:sz w:val="24"/>
          <w:szCs w:val="24"/>
        </w:rPr>
        <w:t xml:space="preserve"> have a moral imperative: Identify efforts</w:t>
      </w:r>
      <w:r w:rsidR="00244661">
        <w:rPr>
          <w:rFonts w:ascii="Times New Roman" w:hAnsi="Times New Roman" w:cs="Times New Roman"/>
          <w:color w:val="231F20"/>
          <w:sz w:val="24"/>
          <w:szCs w:val="24"/>
        </w:rPr>
        <w:t xml:space="preserve"> to help the planet–in your community, in the United States, and beyond</w:t>
      </w:r>
      <w:r w:rsidR="00244661" w:rsidRPr="007A1039">
        <w:rPr>
          <w:rFonts w:ascii="Times New Roman" w:hAnsi="Times New Roman" w:cs="Times New Roman"/>
          <w:color w:val="231F20"/>
          <w:sz w:val="24"/>
          <w:szCs w:val="24"/>
        </w:rPr>
        <w:t xml:space="preserve">. </w:t>
      </w:r>
      <w:r w:rsidR="00244661">
        <w:rPr>
          <w:rFonts w:ascii="Times New Roman" w:hAnsi="Times New Roman" w:cs="Times New Roman"/>
          <w:color w:val="231F20"/>
          <w:sz w:val="24"/>
          <w:szCs w:val="24"/>
        </w:rPr>
        <w:t xml:space="preserve"> </w:t>
      </w:r>
      <w:r w:rsidR="00244661" w:rsidRPr="007A1039">
        <w:rPr>
          <w:rFonts w:ascii="Times New Roman" w:hAnsi="Times New Roman" w:cs="Times New Roman"/>
          <w:color w:val="231F20"/>
          <w:sz w:val="24"/>
          <w:szCs w:val="24"/>
        </w:rPr>
        <w:t>Tell children about</w:t>
      </w:r>
      <w:r w:rsidR="00244661">
        <w:rPr>
          <w:rFonts w:ascii="Times New Roman" w:hAnsi="Times New Roman" w:cs="Times New Roman"/>
          <w:color w:val="231F20"/>
          <w:sz w:val="24"/>
          <w:szCs w:val="24"/>
        </w:rPr>
        <w:t xml:space="preserve"> others’ efforts</w:t>
      </w:r>
      <w:r w:rsidR="00244661" w:rsidRPr="007A1039">
        <w:rPr>
          <w:rFonts w:ascii="Times New Roman" w:hAnsi="Times New Roman" w:cs="Times New Roman"/>
          <w:color w:val="231F20"/>
          <w:sz w:val="24"/>
          <w:szCs w:val="24"/>
        </w:rPr>
        <w:t>.</w:t>
      </w:r>
      <w:r w:rsidR="00244661">
        <w:rPr>
          <w:rFonts w:ascii="Times New Roman" w:hAnsi="Times New Roman" w:cs="Times New Roman"/>
          <w:color w:val="231F20"/>
          <w:sz w:val="24"/>
          <w:szCs w:val="24"/>
        </w:rPr>
        <w:t xml:space="preserve"> </w:t>
      </w:r>
      <w:r w:rsidR="00244661" w:rsidRPr="007A1039">
        <w:rPr>
          <w:rFonts w:ascii="Times New Roman" w:hAnsi="Times New Roman" w:cs="Times New Roman"/>
          <w:color w:val="231F20"/>
          <w:sz w:val="24"/>
          <w:szCs w:val="24"/>
        </w:rPr>
        <w:t xml:space="preserve"> Inspire children to save water, </w:t>
      </w:r>
      <w:r w:rsidR="001D7D49">
        <w:rPr>
          <w:rFonts w:ascii="Times New Roman" w:hAnsi="Times New Roman" w:cs="Times New Roman"/>
          <w:color w:val="231F20"/>
          <w:sz w:val="24"/>
          <w:szCs w:val="24"/>
        </w:rPr>
        <w:t>ban</w:t>
      </w:r>
      <w:r w:rsidR="00244661" w:rsidRPr="007A1039">
        <w:rPr>
          <w:rFonts w:ascii="Times New Roman" w:hAnsi="Times New Roman" w:cs="Times New Roman"/>
          <w:color w:val="231F20"/>
          <w:sz w:val="24"/>
          <w:szCs w:val="24"/>
        </w:rPr>
        <w:t xml:space="preserve"> pollutants, </w:t>
      </w:r>
      <w:r w:rsidR="001D7D49">
        <w:rPr>
          <w:rFonts w:ascii="Times New Roman" w:hAnsi="Times New Roman" w:cs="Times New Roman"/>
          <w:color w:val="231F20"/>
          <w:sz w:val="24"/>
          <w:szCs w:val="24"/>
        </w:rPr>
        <w:t xml:space="preserve">shun plastics, </w:t>
      </w:r>
      <w:r w:rsidR="00244661" w:rsidRPr="007A1039">
        <w:rPr>
          <w:rFonts w:ascii="Times New Roman" w:hAnsi="Times New Roman" w:cs="Times New Roman"/>
          <w:color w:val="231F20"/>
          <w:sz w:val="24"/>
          <w:szCs w:val="24"/>
        </w:rPr>
        <w:t>shrink humans’ impact on the planet, and restore Earth.</w:t>
      </w:r>
      <w:r w:rsidR="00244661">
        <w:rPr>
          <w:rFonts w:ascii="Times New Roman" w:hAnsi="Times New Roman" w:cs="Times New Roman"/>
          <w:color w:val="231F20"/>
          <w:sz w:val="24"/>
          <w:szCs w:val="24"/>
        </w:rPr>
        <w:t xml:space="preserve">  Involve them in local counts of migrating birds and butterflies, identification of invasive species, or news about the planets and stars.</w:t>
      </w:r>
    </w:p>
    <w:p w14:paraId="72028730" w14:textId="77777777" w:rsidR="00244661" w:rsidRDefault="00244661" w:rsidP="00244661">
      <w:pPr>
        <w:pStyle w:val="BodyText"/>
        <w:tabs>
          <w:tab w:val="left" w:pos="0"/>
          <w:tab w:val="left" w:pos="900"/>
        </w:tabs>
        <w:spacing w:before="86" w:line="228" w:lineRule="auto"/>
        <w:ind w:right="-120"/>
        <w:rPr>
          <w:rFonts w:ascii="Times New Roman" w:hAnsi="Times New Roman" w:cs="Times New Roman"/>
          <w:color w:val="231F20"/>
          <w:sz w:val="24"/>
          <w:szCs w:val="24"/>
        </w:rPr>
      </w:pPr>
    </w:p>
    <w:p w14:paraId="660935AB" w14:textId="77777777" w:rsidR="00244661" w:rsidRPr="007A1039" w:rsidRDefault="00244661" w:rsidP="00244661">
      <w:pPr>
        <w:pStyle w:val="BodyText"/>
        <w:tabs>
          <w:tab w:val="left" w:pos="0"/>
          <w:tab w:val="left" w:pos="900"/>
        </w:tabs>
        <w:spacing w:before="86" w:line="228" w:lineRule="auto"/>
        <w:ind w:right="-120"/>
        <w:rPr>
          <w:rFonts w:ascii="Times New Roman" w:hAnsi="Times New Roman" w:cs="Times New Roman"/>
          <w:sz w:val="24"/>
          <w:szCs w:val="24"/>
        </w:rPr>
      </w:pPr>
      <w:r>
        <w:rPr>
          <w:rFonts w:ascii="Times New Roman" w:hAnsi="Times New Roman" w:cs="Times New Roman"/>
          <w:color w:val="231F20"/>
          <w:sz w:val="24"/>
          <w:szCs w:val="24"/>
        </w:rPr>
        <w:t xml:space="preserve"> </w:t>
      </w:r>
      <w:r>
        <w:rPr>
          <w:rFonts w:ascii="Times New Roman" w:hAnsi="Times New Roman" w:cs="Times New Roman"/>
          <w:color w:val="231F20"/>
          <w:sz w:val="24"/>
          <w:szCs w:val="24"/>
        </w:rPr>
        <w:tab/>
      </w:r>
      <w:r w:rsidRPr="007A1039">
        <w:rPr>
          <w:rFonts w:ascii="Times New Roman" w:hAnsi="Times New Roman" w:cs="Times New Roman"/>
          <w:color w:val="231F20"/>
          <w:sz w:val="24"/>
          <w:szCs w:val="24"/>
        </w:rPr>
        <w:t>Psychologist Mihaly Csikszentmihalyi, creator of Flow Theory, says,</w:t>
      </w:r>
    </w:p>
    <w:p w14:paraId="0A5CDD6E" w14:textId="6C9156EB" w:rsidR="00244661" w:rsidRPr="007A1039" w:rsidRDefault="00244661" w:rsidP="00244661">
      <w:pPr>
        <w:pStyle w:val="BodyText"/>
        <w:tabs>
          <w:tab w:val="left" w:pos="0"/>
          <w:tab w:val="left" w:pos="900"/>
        </w:tabs>
        <w:spacing w:before="203" w:line="228" w:lineRule="auto"/>
        <w:ind w:left="720" w:right="1320"/>
        <w:rPr>
          <w:rFonts w:ascii="Times New Roman" w:hAnsi="Times New Roman" w:cs="Times New Roman"/>
          <w:sz w:val="24"/>
          <w:szCs w:val="24"/>
        </w:rPr>
      </w:pPr>
      <w:r w:rsidRPr="007A1039">
        <w:rPr>
          <w:rFonts w:ascii="Times New Roman" w:hAnsi="Times New Roman" w:cs="Times New Roman"/>
          <w:color w:val="231F20"/>
          <w:spacing w:val="-4"/>
          <w:sz w:val="24"/>
          <w:szCs w:val="24"/>
        </w:rPr>
        <w:t xml:space="preserve">It </w:t>
      </w:r>
      <w:r w:rsidRPr="007A1039">
        <w:rPr>
          <w:rFonts w:ascii="Times New Roman" w:hAnsi="Times New Roman" w:cs="Times New Roman"/>
          <w:color w:val="231F20"/>
          <w:sz w:val="24"/>
          <w:szCs w:val="24"/>
        </w:rPr>
        <w:t xml:space="preserve">is essential to remember that every time </w:t>
      </w:r>
      <w:r w:rsidRPr="007A1039">
        <w:rPr>
          <w:rFonts w:ascii="Times New Roman" w:hAnsi="Times New Roman" w:cs="Times New Roman"/>
          <w:color w:val="231F20"/>
          <w:spacing w:val="-4"/>
          <w:sz w:val="24"/>
          <w:szCs w:val="24"/>
        </w:rPr>
        <w:t xml:space="preserve">we </w:t>
      </w:r>
      <w:r w:rsidRPr="007A1039">
        <w:rPr>
          <w:rFonts w:ascii="Times New Roman" w:hAnsi="Times New Roman" w:cs="Times New Roman"/>
          <w:color w:val="231F20"/>
          <w:spacing w:val="-3"/>
          <w:sz w:val="24"/>
          <w:szCs w:val="24"/>
        </w:rPr>
        <w:t xml:space="preserve">invest </w:t>
      </w:r>
      <w:r w:rsidRPr="007A1039">
        <w:rPr>
          <w:rFonts w:ascii="Times New Roman" w:hAnsi="Times New Roman" w:cs="Times New Roman"/>
          <w:color w:val="231F20"/>
          <w:sz w:val="24"/>
          <w:szCs w:val="24"/>
        </w:rPr>
        <w:t xml:space="preserve">attention in an </w:t>
      </w:r>
      <w:r w:rsidRPr="007A1039">
        <w:rPr>
          <w:rFonts w:ascii="Times New Roman" w:hAnsi="Times New Roman" w:cs="Times New Roman"/>
          <w:color w:val="231F20"/>
          <w:spacing w:val="-4"/>
          <w:sz w:val="24"/>
          <w:szCs w:val="24"/>
        </w:rPr>
        <w:t xml:space="preserve">idea, </w:t>
      </w:r>
      <w:r w:rsidRPr="007A1039">
        <w:rPr>
          <w:rFonts w:ascii="Times New Roman" w:hAnsi="Times New Roman" w:cs="Times New Roman"/>
          <w:color w:val="231F20"/>
          <w:sz w:val="24"/>
          <w:szCs w:val="24"/>
        </w:rPr>
        <w:t xml:space="preserve">a written </w:t>
      </w:r>
      <w:r w:rsidRPr="007A1039">
        <w:rPr>
          <w:rFonts w:ascii="Times New Roman" w:hAnsi="Times New Roman" w:cs="Times New Roman"/>
          <w:color w:val="231F20"/>
          <w:spacing w:val="-4"/>
          <w:sz w:val="24"/>
          <w:szCs w:val="24"/>
        </w:rPr>
        <w:t xml:space="preserve">word, </w:t>
      </w:r>
      <w:r w:rsidRPr="007A1039">
        <w:rPr>
          <w:rFonts w:ascii="Times New Roman" w:hAnsi="Times New Roman" w:cs="Times New Roman"/>
          <w:color w:val="231F20"/>
          <w:sz w:val="24"/>
          <w:szCs w:val="24"/>
        </w:rPr>
        <w:t xml:space="preserve">a spectacle; every time </w:t>
      </w:r>
      <w:r w:rsidRPr="007A1039">
        <w:rPr>
          <w:rFonts w:ascii="Times New Roman" w:hAnsi="Times New Roman" w:cs="Times New Roman"/>
          <w:color w:val="231F20"/>
          <w:spacing w:val="-4"/>
          <w:sz w:val="24"/>
          <w:szCs w:val="24"/>
        </w:rPr>
        <w:t>we</w:t>
      </w:r>
      <w:r w:rsidRPr="007A1039">
        <w:rPr>
          <w:rFonts w:ascii="Times New Roman" w:hAnsi="Times New Roman" w:cs="Times New Roman"/>
          <w:color w:val="231F20"/>
          <w:spacing w:val="-33"/>
          <w:sz w:val="24"/>
          <w:szCs w:val="24"/>
        </w:rPr>
        <w:t xml:space="preserve"> </w:t>
      </w:r>
      <w:r w:rsidRPr="007A1039">
        <w:rPr>
          <w:rFonts w:ascii="Times New Roman" w:hAnsi="Times New Roman" w:cs="Times New Roman"/>
          <w:color w:val="231F20"/>
          <w:sz w:val="24"/>
          <w:szCs w:val="24"/>
        </w:rPr>
        <w:t xml:space="preserve">purchase a </w:t>
      </w:r>
      <w:r w:rsidRPr="007A1039">
        <w:rPr>
          <w:rFonts w:ascii="Times New Roman" w:hAnsi="Times New Roman" w:cs="Times New Roman"/>
          <w:color w:val="231F20"/>
          <w:spacing w:val="-3"/>
          <w:sz w:val="24"/>
          <w:szCs w:val="24"/>
        </w:rPr>
        <w:t xml:space="preserve">product; </w:t>
      </w:r>
      <w:r w:rsidRPr="007A1039">
        <w:rPr>
          <w:rFonts w:ascii="Times New Roman" w:hAnsi="Times New Roman" w:cs="Times New Roman"/>
          <w:color w:val="231F20"/>
          <w:sz w:val="24"/>
          <w:szCs w:val="24"/>
        </w:rPr>
        <w:t xml:space="preserve">every time </w:t>
      </w:r>
      <w:r w:rsidRPr="007A1039">
        <w:rPr>
          <w:rFonts w:ascii="Times New Roman" w:hAnsi="Times New Roman" w:cs="Times New Roman"/>
          <w:color w:val="231F20"/>
          <w:spacing w:val="-4"/>
          <w:sz w:val="24"/>
          <w:szCs w:val="24"/>
        </w:rPr>
        <w:t xml:space="preserve">we </w:t>
      </w:r>
      <w:r w:rsidRPr="007A1039">
        <w:rPr>
          <w:rFonts w:ascii="Times New Roman" w:hAnsi="Times New Roman" w:cs="Times New Roman"/>
          <w:color w:val="231F20"/>
          <w:sz w:val="24"/>
          <w:szCs w:val="24"/>
        </w:rPr>
        <w:t xml:space="preserve">act on a belief – the texture of the future is changed, </w:t>
      </w:r>
      <w:r w:rsidRPr="007A1039">
        <w:rPr>
          <w:rFonts w:ascii="Times New Roman" w:hAnsi="Times New Roman" w:cs="Times New Roman"/>
          <w:color w:val="231F20"/>
          <w:spacing w:val="-3"/>
          <w:sz w:val="24"/>
          <w:szCs w:val="24"/>
        </w:rPr>
        <w:t xml:space="preserve">even </w:t>
      </w:r>
      <w:r w:rsidRPr="007A1039">
        <w:rPr>
          <w:rFonts w:ascii="Times New Roman" w:hAnsi="Times New Roman" w:cs="Times New Roman"/>
          <w:color w:val="231F20"/>
          <w:sz w:val="24"/>
          <w:szCs w:val="24"/>
        </w:rPr>
        <w:t xml:space="preserve">if in microscopic </w:t>
      </w:r>
      <w:r w:rsidRPr="007A1039">
        <w:rPr>
          <w:rFonts w:ascii="Times New Roman" w:hAnsi="Times New Roman" w:cs="Times New Roman"/>
          <w:color w:val="231F20"/>
          <w:spacing w:val="-4"/>
          <w:sz w:val="24"/>
          <w:szCs w:val="24"/>
        </w:rPr>
        <w:t xml:space="preserve">ways.  </w:t>
      </w:r>
      <w:r w:rsidRPr="007A1039">
        <w:rPr>
          <w:rFonts w:ascii="Times New Roman" w:hAnsi="Times New Roman" w:cs="Times New Roman"/>
          <w:color w:val="231F20"/>
          <w:sz w:val="24"/>
          <w:szCs w:val="24"/>
        </w:rPr>
        <w:t xml:space="preserve">The </w:t>
      </w:r>
      <w:r w:rsidRPr="007A1039">
        <w:rPr>
          <w:rFonts w:ascii="Times New Roman" w:hAnsi="Times New Roman" w:cs="Times New Roman"/>
          <w:color w:val="231F20"/>
          <w:spacing w:val="-5"/>
          <w:sz w:val="24"/>
          <w:szCs w:val="24"/>
        </w:rPr>
        <w:t xml:space="preserve">world </w:t>
      </w:r>
      <w:r w:rsidRPr="007A1039">
        <w:rPr>
          <w:rFonts w:ascii="Times New Roman" w:hAnsi="Times New Roman" w:cs="Times New Roman"/>
          <w:color w:val="231F20"/>
          <w:sz w:val="24"/>
          <w:szCs w:val="24"/>
        </w:rPr>
        <w:t xml:space="preserve">in which our children will </w:t>
      </w:r>
      <w:r w:rsidRPr="007A1039">
        <w:rPr>
          <w:rFonts w:ascii="Times New Roman" w:hAnsi="Times New Roman" w:cs="Times New Roman"/>
          <w:color w:val="231F20"/>
          <w:spacing w:val="-3"/>
          <w:sz w:val="24"/>
          <w:szCs w:val="24"/>
        </w:rPr>
        <w:t xml:space="preserve">live </w:t>
      </w:r>
      <w:r w:rsidRPr="007A1039">
        <w:rPr>
          <w:rFonts w:ascii="Times New Roman" w:hAnsi="Times New Roman" w:cs="Times New Roman"/>
          <w:color w:val="231F20"/>
          <w:sz w:val="24"/>
          <w:szCs w:val="24"/>
        </w:rPr>
        <w:t xml:space="preserve">is </w:t>
      </w:r>
      <w:r w:rsidRPr="007A1039">
        <w:rPr>
          <w:rFonts w:ascii="Times New Roman" w:hAnsi="Times New Roman" w:cs="Times New Roman"/>
          <w:color w:val="231F20"/>
          <w:spacing w:val="-3"/>
          <w:sz w:val="24"/>
          <w:szCs w:val="24"/>
        </w:rPr>
        <w:t xml:space="preserve">built, </w:t>
      </w:r>
      <w:r w:rsidRPr="007A1039">
        <w:rPr>
          <w:rFonts w:ascii="Times New Roman" w:hAnsi="Times New Roman" w:cs="Times New Roman"/>
          <w:color w:val="231F20"/>
          <w:sz w:val="24"/>
          <w:szCs w:val="24"/>
        </w:rPr>
        <w:t xml:space="preserve">minute </w:t>
      </w:r>
      <w:r w:rsidRPr="007A1039">
        <w:rPr>
          <w:rFonts w:ascii="Times New Roman" w:hAnsi="Times New Roman" w:cs="Times New Roman"/>
          <w:color w:val="231F20"/>
          <w:spacing w:val="-3"/>
          <w:sz w:val="24"/>
          <w:szCs w:val="24"/>
        </w:rPr>
        <w:t xml:space="preserve">by minute, </w:t>
      </w:r>
      <w:r w:rsidRPr="007A1039">
        <w:rPr>
          <w:rFonts w:ascii="Times New Roman" w:hAnsi="Times New Roman" w:cs="Times New Roman"/>
          <w:color w:val="231F20"/>
          <w:sz w:val="24"/>
          <w:szCs w:val="24"/>
        </w:rPr>
        <w:t xml:space="preserve">through the choices </w:t>
      </w:r>
      <w:r w:rsidRPr="007A1039">
        <w:rPr>
          <w:rFonts w:ascii="Times New Roman" w:hAnsi="Times New Roman" w:cs="Times New Roman"/>
          <w:color w:val="231F20"/>
          <w:spacing w:val="-4"/>
          <w:sz w:val="24"/>
          <w:szCs w:val="24"/>
        </w:rPr>
        <w:t xml:space="preserve">we </w:t>
      </w:r>
      <w:r w:rsidRPr="007A1039">
        <w:rPr>
          <w:rFonts w:ascii="Times New Roman" w:hAnsi="Times New Roman" w:cs="Times New Roman"/>
          <w:color w:val="231F20"/>
          <w:sz w:val="24"/>
          <w:szCs w:val="24"/>
        </w:rPr>
        <w:t xml:space="preserve">endorse with our psychic </w:t>
      </w:r>
      <w:r w:rsidRPr="007A1039">
        <w:rPr>
          <w:rFonts w:ascii="Times New Roman" w:hAnsi="Times New Roman" w:cs="Times New Roman"/>
          <w:color w:val="231F20"/>
          <w:spacing w:val="-4"/>
          <w:sz w:val="24"/>
          <w:szCs w:val="24"/>
        </w:rPr>
        <w:t>energy.</w:t>
      </w:r>
      <w:r>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pacing w:val="-4"/>
          <w:sz w:val="24"/>
          <w:szCs w:val="24"/>
        </w:rPr>
        <w:t xml:space="preserve"> It </w:t>
      </w:r>
      <w:r w:rsidRPr="007A1039">
        <w:rPr>
          <w:rFonts w:ascii="Times New Roman" w:hAnsi="Times New Roman" w:cs="Times New Roman"/>
          <w:color w:val="231F20"/>
          <w:sz w:val="24"/>
          <w:szCs w:val="24"/>
        </w:rPr>
        <w:t xml:space="preserve">is </w:t>
      </w:r>
      <w:r w:rsidRPr="007A1039">
        <w:rPr>
          <w:rFonts w:ascii="Times New Roman" w:hAnsi="Times New Roman" w:cs="Times New Roman"/>
          <w:color w:val="231F20"/>
          <w:spacing w:val="-3"/>
          <w:sz w:val="24"/>
          <w:szCs w:val="24"/>
        </w:rPr>
        <w:t xml:space="preserve">not </w:t>
      </w:r>
      <w:r w:rsidRPr="007A1039">
        <w:rPr>
          <w:rFonts w:ascii="Times New Roman" w:hAnsi="Times New Roman" w:cs="Times New Roman"/>
          <w:color w:val="231F20"/>
          <w:sz w:val="24"/>
          <w:szCs w:val="24"/>
        </w:rPr>
        <w:t xml:space="preserve">only the legislation </w:t>
      </w:r>
      <w:r w:rsidRPr="007A1039">
        <w:rPr>
          <w:rFonts w:ascii="Times New Roman" w:hAnsi="Times New Roman" w:cs="Times New Roman"/>
          <w:color w:val="231F20"/>
          <w:spacing w:val="-4"/>
          <w:sz w:val="24"/>
          <w:szCs w:val="24"/>
        </w:rPr>
        <w:t xml:space="preserve">we </w:t>
      </w:r>
      <w:r w:rsidRPr="007A1039">
        <w:rPr>
          <w:rFonts w:ascii="Times New Roman" w:hAnsi="Times New Roman" w:cs="Times New Roman"/>
          <w:color w:val="231F20"/>
          <w:spacing w:val="-3"/>
          <w:sz w:val="24"/>
          <w:szCs w:val="24"/>
        </w:rPr>
        <w:t xml:space="preserve">help pass, </w:t>
      </w:r>
      <w:r w:rsidRPr="007A1039">
        <w:rPr>
          <w:rFonts w:ascii="Times New Roman" w:hAnsi="Times New Roman" w:cs="Times New Roman"/>
          <w:color w:val="231F20"/>
          <w:sz w:val="24"/>
          <w:szCs w:val="24"/>
        </w:rPr>
        <w:t xml:space="preserve">the wars </w:t>
      </w:r>
      <w:r w:rsidRPr="007A1039">
        <w:rPr>
          <w:rFonts w:ascii="Times New Roman" w:hAnsi="Times New Roman" w:cs="Times New Roman"/>
          <w:color w:val="231F20"/>
          <w:spacing w:val="-4"/>
          <w:sz w:val="24"/>
          <w:szCs w:val="24"/>
        </w:rPr>
        <w:t xml:space="preserve">we </w:t>
      </w:r>
      <w:r w:rsidRPr="007A1039">
        <w:rPr>
          <w:rFonts w:ascii="Times New Roman" w:hAnsi="Times New Roman" w:cs="Times New Roman"/>
          <w:color w:val="231F20"/>
          <w:spacing w:val="-3"/>
          <w:sz w:val="24"/>
          <w:szCs w:val="24"/>
        </w:rPr>
        <w:t xml:space="preserve">help </w:t>
      </w:r>
      <w:r w:rsidRPr="007A1039">
        <w:rPr>
          <w:rFonts w:ascii="Times New Roman" w:hAnsi="Times New Roman" w:cs="Times New Roman"/>
          <w:color w:val="231F20"/>
          <w:spacing w:val="-5"/>
          <w:sz w:val="24"/>
          <w:szCs w:val="24"/>
        </w:rPr>
        <w:t xml:space="preserve">wage, </w:t>
      </w:r>
      <w:r w:rsidRPr="007A1039">
        <w:rPr>
          <w:rFonts w:ascii="Times New Roman" w:hAnsi="Times New Roman" w:cs="Times New Roman"/>
          <w:color w:val="231F20"/>
          <w:sz w:val="24"/>
          <w:szCs w:val="24"/>
        </w:rPr>
        <w:t>the</w:t>
      </w:r>
      <w:r w:rsidRPr="007A1039">
        <w:rPr>
          <w:rFonts w:ascii="Times New Roman" w:hAnsi="Times New Roman" w:cs="Times New Roman"/>
          <w:color w:val="231F20"/>
          <w:spacing w:val="-7"/>
          <w:sz w:val="24"/>
          <w:szCs w:val="24"/>
        </w:rPr>
        <w:t xml:space="preserve"> </w:t>
      </w:r>
      <w:r w:rsidRPr="007A1039">
        <w:rPr>
          <w:rFonts w:ascii="Times New Roman" w:hAnsi="Times New Roman" w:cs="Times New Roman"/>
          <w:color w:val="231F20"/>
          <w:sz w:val="24"/>
          <w:szCs w:val="24"/>
        </w:rPr>
        <w:t>great</w:t>
      </w:r>
      <w:r w:rsidRPr="007A1039">
        <w:rPr>
          <w:rFonts w:ascii="Times New Roman" w:hAnsi="Times New Roman" w:cs="Times New Roman"/>
          <w:color w:val="231F20"/>
          <w:spacing w:val="-7"/>
          <w:sz w:val="24"/>
          <w:szCs w:val="24"/>
        </w:rPr>
        <w:t xml:space="preserve"> </w:t>
      </w:r>
      <w:r w:rsidRPr="007A1039">
        <w:rPr>
          <w:rFonts w:ascii="Times New Roman" w:hAnsi="Times New Roman" w:cs="Times New Roman"/>
          <w:color w:val="231F20"/>
          <w:sz w:val="24"/>
          <w:szCs w:val="24"/>
        </w:rPr>
        <w:t>inventions</w:t>
      </w:r>
      <w:r w:rsidRPr="007A1039">
        <w:rPr>
          <w:rFonts w:ascii="Times New Roman" w:hAnsi="Times New Roman" w:cs="Times New Roman"/>
          <w:color w:val="231F20"/>
          <w:spacing w:val="-7"/>
          <w:sz w:val="24"/>
          <w:szCs w:val="24"/>
        </w:rPr>
        <w:t xml:space="preserve"> </w:t>
      </w:r>
      <w:r w:rsidRPr="007A1039">
        <w:rPr>
          <w:rFonts w:ascii="Times New Roman" w:hAnsi="Times New Roman" w:cs="Times New Roman"/>
          <w:color w:val="231F20"/>
          <w:sz w:val="24"/>
          <w:szCs w:val="24"/>
        </w:rPr>
        <w:t>and</w:t>
      </w:r>
      <w:r w:rsidRPr="007A1039">
        <w:rPr>
          <w:rFonts w:ascii="Times New Roman" w:hAnsi="Times New Roman" w:cs="Times New Roman"/>
          <w:color w:val="231F20"/>
          <w:spacing w:val="-6"/>
          <w:sz w:val="24"/>
          <w:szCs w:val="24"/>
        </w:rPr>
        <w:t xml:space="preserve"> </w:t>
      </w:r>
      <w:r w:rsidRPr="007A1039">
        <w:rPr>
          <w:rFonts w:ascii="Times New Roman" w:hAnsi="Times New Roman" w:cs="Times New Roman"/>
          <w:color w:val="231F20"/>
          <w:spacing w:val="-3"/>
          <w:sz w:val="24"/>
          <w:szCs w:val="24"/>
        </w:rPr>
        <w:t>works</w:t>
      </w:r>
      <w:r w:rsidRPr="007A1039">
        <w:rPr>
          <w:rFonts w:ascii="Times New Roman" w:hAnsi="Times New Roman" w:cs="Times New Roman"/>
          <w:color w:val="231F20"/>
          <w:spacing w:val="-7"/>
          <w:sz w:val="24"/>
          <w:szCs w:val="24"/>
        </w:rPr>
        <w:t xml:space="preserve"> </w:t>
      </w:r>
      <w:r w:rsidRPr="007A1039">
        <w:rPr>
          <w:rFonts w:ascii="Times New Roman" w:hAnsi="Times New Roman" w:cs="Times New Roman"/>
          <w:color w:val="231F20"/>
          <w:sz w:val="24"/>
          <w:szCs w:val="24"/>
        </w:rPr>
        <w:t>of</w:t>
      </w:r>
      <w:r w:rsidRPr="007A1039">
        <w:rPr>
          <w:rFonts w:ascii="Times New Roman" w:hAnsi="Times New Roman" w:cs="Times New Roman"/>
          <w:color w:val="231F20"/>
          <w:spacing w:val="-7"/>
          <w:sz w:val="24"/>
          <w:szCs w:val="24"/>
        </w:rPr>
        <w:t xml:space="preserve"> </w:t>
      </w:r>
      <w:r w:rsidRPr="007A1039">
        <w:rPr>
          <w:rFonts w:ascii="Times New Roman" w:hAnsi="Times New Roman" w:cs="Times New Roman"/>
          <w:color w:val="231F20"/>
          <w:sz w:val="24"/>
          <w:szCs w:val="24"/>
        </w:rPr>
        <w:t>art</w:t>
      </w:r>
      <w:r w:rsidRPr="007A1039">
        <w:rPr>
          <w:rFonts w:ascii="Times New Roman" w:hAnsi="Times New Roman" w:cs="Times New Roman"/>
          <w:color w:val="231F20"/>
          <w:spacing w:val="-7"/>
          <w:sz w:val="24"/>
          <w:szCs w:val="24"/>
        </w:rPr>
        <w:t xml:space="preserve"> </w:t>
      </w:r>
      <w:r w:rsidRPr="007A1039">
        <w:rPr>
          <w:rFonts w:ascii="Times New Roman" w:hAnsi="Times New Roman" w:cs="Times New Roman"/>
          <w:color w:val="231F20"/>
          <w:sz w:val="24"/>
          <w:szCs w:val="24"/>
        </w:rPr>
        <w:t>that</w:t>
      </w:r>
      <w:r w:rsidRPr="007A1039">
        <w:rPr>
          <w:rFonts w:ascii="Times New Roman" w:hAnsi="Times New Roman" w:cs="Times New Roman"/>
          <w:color w:val="231F20"/>
          <w:spacing w:val="-6"/>
          <w:sz w:val="24"/>
          <w:szCs w:val="24"/>
        </w:rPr>
        <w:t xml:space="preserve"> </w:t>
      </w:r>
      <w:r w:rsidRPr="007A1039">
        <w:rPr>
          <w:rFonts w:ascii="Times New Roman" w:hAnsi="Times New Roman" w:cs="Times New Roman"/>
          <w:color w:val="231F20"/>
          <w:sz w:val="24"/>
          <w:szCs w:val="24"/>
        </w:rPr>
        <w:t>will</w:t>
      </w:r>
      <w:r w:rsidRPr="007A1039">
        <w:rPr>
          <w:rFonts w:ascii="Times New Roman" w:hAnsi="Times New Roman" w:cs="Times New Roman"/>
          <w:color w:val="231F20"/>
          <w:spacing w:val="-7"/>
          <w:sz w:val="24"/>
          <w:szCs w:val="24"/>
        </w:rPr>
        <w:t xml:space="preserve"> </w:t>
      </w:r>
      <w:r w:rsidRPr="007A1039">
        <w:rPr>
          <w:rFonts w:ascii="Times New Roman" w:hAnsi="Times New Roman" w:cs="Times New Roman"/>
          <w:color w:val="231F20"/>
          <w:sz w:val="24"/>
          <w:szCs w:val="24"/>
        </w:rPr>
        <w:t>shape</w:t>
      </w:r>
      <w:r w:rsidRPr="007A1039">
        <w:rPr>
          <w:rFonts w:ascii="Times New Roman" w:hAnsi="Times New Roman" w:cs="Times New Roman"/>
          <w:color w:val="231F20"/>
          <w:spacing w:val="-7"/>
          <w:sz w:val="24"/>
          <w:szCs w:val="24"/>
        </w:rPr>
        <w:t xml:space="preserve"> </w:t>
      </w:r>
      <w:r w:rsidRPr="007A1039">
        <w:rPr>
          <w:rFonts w:ascii="Times New Roman" w:hAnsi="Times New Roman" w:cs="Times New Roman"/>
          <w:color w:val="231F20"/>
          <w:sz w:val="24"/>
          <w:szCs w:val="24"/>
        </w:rPr>
        <w:t>the</w:t>
      </w:r>
      <w:r w:rsidRPr="007A1039">
        <w:rPr>
          <w:rFonts w:ascii="Times New Roman" w:hAnsi="Times New Roman" w:cs="Times New Roman"/>
          <w:color w:val="231F20"/>
          <w:spacing w:val="-6"/>
          <w:sz w:val="24"/>
          <w:szCs w:val="24"/>
        </w:rPr>
        <w:t xml:space="preserve"> </w:t>
      </w:r>
      <w:r w:rsidRPr="007A1039">
        <w:rPr>
          <w:rFonts w:ascii="Times New Roman" w:hAnsi="Times New Roman" w:cs="Times New Roman"/>
          <w:color w:val="231F20"/>
          <w:sz w:val="24"/>
          <w:szCs w:val="24"/>
        </w:rPr>
        <w:t xml:space="preserve">future </w:t>
      </w:r>
      <w:r w:rsidRPr="007A1039">
        <w:rPr>
          <w:rFonts w:ascii="Times New Roman" w:hAnsi="Times New Roman" w:cs="Times New Roman"/>
          <w:color w:val="231F20"/>
          <w:spacing w:val="-3"/>
          <w:sz w:val="24"/>
          <w:szCs w:val="24"/>
        </w:rPr>
        <w:t xml:space="preserve">but </w:t>
      </w:r>
      <w:r w:rsidRPr="007A1039">
        <w:rPr>
          <w:rFonts w:ascii="Times New Roman" w:hAnsi="Times New Roman" w:cs="Times New Roman"/>
          <w:color w:val="231F20"/>
          <w:sz w:val="24"/>
          <w:szCs w:val="24"/>
        </w:rPr>
        <w:t xml:space="preserve">also our small </w:t>
      </w:r>
      <w:r w:rsidRPr="007A1039">
        <w:rPr>
          <w:rFonts w:ascii="Times New Roman" w:hAnsi="Times New Roman" w:cs="Times New Roman"/>
          <w:color w:val="231F20"/>
          <w:spacing w:val="-3"/>
          <w:sz w:val="24"/>
          <w:szCs w:val="24"/>
        </w:rPr>
        <w:t xml:space="preserve">habits </w:t>
      </w:r>
      <w:r w:rsidRPr="007A1039">
        <w:rPr>
          <w:rFonts w:ascii="Times New Roman" w:hAnsi="Times New Roman" w:cs="Times New Roman"/>
          <w:color w:val="231F20"/>
          <w:sz w:val="24"/>
          <w:szCs w:val="24"/>
        </w:rPr>
        <w:t xml:space="preserve">of mind and behavior: the </w:t>
      </w:r>
      <w:r w:rsidRPr="007A1039">
        <w:rPr>
          <w:rFonts w:ascii="Times New Roman" w:hAnsi="Times New Roman" w:cs="Times New Roman"/>
          <w:color w:val="231F20"/>
          <w:spacing w:val="-5"/>
          <w:sz w:val="24"/>
          <w:szCs w:val="24"/>
        </w:rPr>
        <w:t xml:space="preserve">way </w:t>
      </w:r>
      <w:r w:rsidRPr="007A1039">
        <w:rPr>
          <w:rFonts w:ascii="Times New Roman" w:hAnsi="Times New Roman" w:cs="Times New Roman"/>
          <w:color w:val="231F20"/>
          <w:spacing w:val="-4"/>
          <w:sz w:val="24"/>
          <w:szCs w:val="24"/>
        </w:rPr>
        <w:t xml:space="preserve">we </w:t>
      </w:r>
      <w:r w:rsidRPr="007A1039">
        <w:rPr>
          <w:rFonts w:ascii="Times New Roman" w:hAnsi="Times New Roman" w:cs="Times New Roman"/>
          <w:color w:val="231F20"/>
          <w:sz w:val="24"/>
          <w:szCs w:val="24"/>
        </w:rPr>
        <w:t xml:space="preserve">talk to our children, </w:t>
      </w:r>
      <w:r w:rsidRPr="007A1039">
        <w:rPr>
          <w:rFonts w:ascii="Times New Roman" w:hAnsi="Times New Roman" w:cs="Times New Roman"/>
          <w:color w:val="231F20"/>
          <w:spacing w:val="-3"/>
          <w:sz w:val="24"/>
          <w:szCs w:val="24"/>
        </w:rPr>
        <w:t xml:space="preserve">how </w:t>
      </w:r>
      <w:r w:rsidRPr="007A1039">
        <w:rPr>
          <w:rFonts w:ascii="Times New Roman" w:hAnsi="Times New Roman" w:cs="Times New Roman"/>
          <w:color w:val="231F20"/>
          <w:spacing w:val="-4"/>
          <w:sz w:val="24"/>
          <w:szCs w:val="24"/>
        </w:rPr>
        <w:t xml:space="preserve">we </w:t>
      </w:r>
      <w:r w:rsidRPr="007A1039">
        <w:rPr>
          <w:rFonts w:ascii="Times New Roman" w:hAnsi="Times New Roman" w:cs="Times New Roman"/>
          <w:color w:val="231F20"/>
          <w:sz w:val="24"/>
          <w:szCs w:val="24"/>
        </w:rPr>
        <w:t xml:space="preserve">spend our free time, whether </w:t>
      </w:r>
      <w:r w:rsidRPr="007A1039">
        <w:rPr>
          <w:rFonts w:ascii="Times New Roman" w:hAnsi="Times New Roman" w:cs="Times New Roman"/>
          <w:color w:val="231F20"/>
          <w:spacing w:val="-4"/>
          <w:sz w:val="24"/>
          <w:szCs w:val="24"/>
        </w:rPr>
        <w:t>we always</w:t>
      </w:r>
      <w:r w:rsidRPr="007A1039">
        <w:rPr>
          <w:rFonts w:ascii="Times New Roman" w:hAnsi="Times New Roman" w:cs="Times New Roman"/>
          <w:color w:val="231F20"/>
          <w:spacing w:val="-13"/>
          <w:sz w:val="24"/>
          <w:szCs w:val="24"/>
        </w:rPr>
        <w:t xml:space="preserve"> </w:t>
      </w:r>
      <w:r w:rsidRPr="007A1039">
        <w:rPr>
          <w:rFonts w:ascii="Times New Roman" w:hAnsi="Times New Roman" w:cs="Times New Roman"/>
          <w:color w:val="231F20"/>
          <w:sz w:val="24"/>
          <w:szCs w:val="24"/>
        </w:rPr>
        <w:t>increase</w:t>
      </w:r>
      <w:r w:rsidRPr="007A1039">
        <w:rPr>
          <w:rFonts w:ascii="Times New Roman" w:hAnsi="Times New Roman" w:cs="Times New Roman"/>
          <w:color w:val="231F20"/>
          <w:spacing w:val="-13"/>
          <w:sz w:val="24"/>
          <w:szCs w:val="24"/>
        </w:rPr>
        <w:t xml:space="preserve"> </w:t>
      </w:r>
      <w:r w:rsidRPr="007A1039">
        <w:rPr>
          <w:rFonts w:ascii="Times New Roman" w:hAnsi="Times New Roman" w:cs="Times New Roman"/>
          <w:color w:val="231F20"/>
          <w:sz w:val="24"/>
          <w:szCs w:val="24"/>
        </w:rPr>
        <w:t>the</w:t>
      </w:r>
      <w:r w:rsidRPr="007A1039">
        <w:rPr>
          <w:rFonts w:ascii="Times New Roman" w:hAnsi="Times New Roman" w:cs="Times New Roman"/>
          <w:color w:val="231F20"/>
          <w:spacing w:val="-13"/>
          <w:sz w:val="24"/>
          <w:szCs w:val="24"/>
        </w:rPr>
        <w:t xml:space="preserve"> </w:t>
      </w:r>
      <w:r w:rsidRPr="007A1039">
        <w:rPr>
          <w:rFonts w:ascii="Times New Roman" w:hAnsi="Times New Roman" w:cs="Times New Roman"/>
          <w:color w:val="231F20"/>
          <w:sz w:val="24"/>
          <w:szCs w:val="24"/>
        </w:rPr>
        <w:t>consumption</w:t>
      </w:r>
      <w:r w:rsidRPr="007A1039">
        <w:rPr>
          <w:rFonts w:ascii="Times New Roman" w:hAnsi="Times New Roman" w:cs="Times New Roman"/>
          <w:color w:val="231F20"/>
          <w:spacing w:val="-13"/>
          <w:sz w:val="24"/>
          <w:szCs w:val="24"/>
        </w:rPr>
        <w:t xml:space="preserve"> </w:t>
      </w:r>
      <w:r w:rsidRPr="007A1039">
        <w:rPr>
          <w:rFonts w:ascii="Times New Roman" w:hAnsi="Times New Roman" w:cs="Times New Roman"/>
          <w:color w:val="231F20"/>
          <w:sz w:val="24"/>
          <w:szCs w:val="24"/>
        </w:rPr>
        <w:t>of</w:t>
      </w:r>
      <w:r w:rsidRPr="007A1039">
        <w:rPr>
          <w:rFonts w:ascii="Times New Roman" w:hAnsi="Times New Roman" w:cs="Times New Roman"/>
          <w:color w:val="231F20"/>
          <w:spacing w:val="-12"/>
          <w:sz w:val="24"/>
          <w:szCs w:val="24"/>
        </w:rPr>
        <w:t xml:space="preserve"> </w:t>
      </w:r>
      <w:r w:rsidRPr="007A1039">
        <w:rPr>
          <w:rFonts w:ascii="Times New Roman" w:hAnsi="Times New Roman" w:cs="Times New Roman"/>
          <w:color w:val="231F20"/>
          <w:sz w:val="24"/>
          <w:szCs w:val="24"/>
        </w:rPr>
        <w:t>finite</w:t>
      </w:r>
      <w:r w:rsidRPr="007A1039">
        <w:rPr>
          <w:rFonts w:ascii="Times New Roman" w:hAnsi="Times New Roman" w:cs="Times New Roman"/>
          <w:color w:val="231F20"/>
          <w:spacing w:val="-13"/>
          <w:sz w:val="24"/>
          <w:szCs w:val="24"/>
        </w:rPr>
        <w:t xml:space="preserve"> </w:t>
      </w:r>
      <w:r w:rsidRPr="007A1039">
        <w:rPr>
          <w:rFonts w:ascii="Times New Roman" w:hAnsi="Times New Roman" w:cs="Times New Roman"/>
          <w:color w:val="231F20"/>
          <w:sz w:val="24"/>
          <w:szCs w:val="24"/>
        </w:rPr>
        <w:t>resources</w:t>
      </w:r>
      <w:r w:rsidRPr="007A1039">
        <w:rPr>
          <w:rFonts w:ascii="Times New Roman" w:hAnsi="Times New Roman" w:cs="Times New Roman"/>
          <w:color w:val="231F20"/>
          <w:spacing w:val="-13"/>
          <w:sz w:val="24"/>
          <w:szCs w:val="24"/>
        </w:rPr>
        <w:t xml:space="preserve"> </w:t>
      </w:r>
      <w:r w:rsidRPr="007A1039">
        <w:rPr>
          <w:rFonts w:ascii="Times New Roman" w:hAnsi="Times New Roman" w:cs="Times New Roman"/>
          <w:color w:val="231F20"/>
          <w:sz w:val="24"/>
          <w:szCs w:val="24"/>
        </w:rPr>
        <w:t>or</w:t>
      </w:r>
      <w:r w:rsidRPr="007A1039">
        <w:rPr>
          <w:rFonts w:ascii="Times New Roman" w:hAnsi="Times New Roman" w:cs="Times New Roman"/>
          <w:color w:val="231F20"/>
          <w:spacing w:val="-13"/>
          <w:sz w:val="24"/>
          <w:szCs w:val="24"/>
        </w:rPr>
        <w:t xml:space="preserve"> </w:t>
      </w:r>
      <w:r w:rsidRPr="007A1039">
        <w:rPr>
          <w:rFonts w:ascii="Times New Roman" w:hAnsi="Times New Roman" w:cs="Times New Roman"/>
          <w:color w:val="231F20"/>
          <w:sz w:val="24"/>
          <w:szCs w:val="24"/>
        </w:rPr>
        <w:t>whether</w:t>
      </w:r>
      <w:r>
        <w:rPr>
          <w:rFonts w:ascii="Times New Roman" w:hAnsi="Times New Roman" w:cs="Times New Roman"/>
          <w:color w:val="231F20"/>
          <w:sz w:val="24"/>
          <w:szCs w:val="24"/>
        </w:rPr>
        <w:t xml:space="preserve"> </w:t>
      </w:r>
      <w:r w:rsidRPr="007A1039">
        <w:rPr>
          <w:rFonts w:ascii="Times New Roman" w:hAnsi="Times New Roman" w:cs="Times New Roman"/>
          <w:color w:val="231F20"/>
          <w:spacing w:val="-4"/>
          <w:sz w:val="24"/>
          <w:szCs w:val="24"/>
        </w:rPr>
        <w:t xml:space="preserve">we </w:t>
      </w:r>
      <w:r w:rsidRPr="007A1039">
        <w:rPr>
          <w:rFonts w:ascii="Times New Roman" w:hAnsi="Times New Roman" w:cs="Times New Roman"/>
          <w:color w:val="231F20"/>
          <w:sz w:val="24"/>
          <w:szCs w:val="24"/>
        </w:rPr>
        <w:t xml:space="preserve">find </w:t>
      </w:r>
      <w:r w:rsidRPr="007A1039">
        <w:rPr>
          <w:rFonts w:ascii="Times New Roman" w:hAnsi="Times New Roman" w:cs="Times New Roman"/>
          <w:color w:val="231F20"/>
          <w:spacing w:val="-4"/>
          <w:sz w:val="24"/>
          <w:szCs w:val="24"/>
        </w:rPr>
        <w:t xml:space="preserve">ways </w:t>
      </w:r>
      <w:r w:rsidRPr="007A1039">
        <w:rPr>
          <w:rFonts w:ascii="Times New Roman" w:hAnsi="Times New Roman" w:cs="Times New Roman"/>
          <w:color w:val="231F20"/>
          <w:sz w:val="24"/>
          <w:szCs w:val="24"/>
        </w:rPr>
        <w:t xml:space="preserve">to </w:t>
      </w:r>
      <w:r w:rsidRPr="007A1039">
        <w:rPr>
          <w:rFonts w:ascii="Times New Roman" w:hAnsi="Times New Roman" w:cs="Times New Roman"/>
          <w:color w:val="231F20"/>
          <w:spacing w:val="-3"/>
          <w:sz w:val="24"/>
          <w:szCs w:val="24"/>
        </w:rPr>
        <w:t xml:space="preserve">live </w:t>
      </w:r>
      <w:r w:rsidRPr="007A1039">
        <w:rPr>
          <w:rFonts w:ascii="Times New Roman" w:hAnsi="Times New Roman" w:cs="Times New Roman"/>
          <w:color w:val="231F20"/>
          <w:sz w:val="24"/>
          <w:szCs w:val="24"/>
        </w:rPr>
        <w:t xml:space="preserve">within less wasteful limits. </w:t>
      </w:r>
      <w:r>
        <w:rPr>
          <w:rFonts w:ascii="Times New Roman" w:hAnsi="Times New Roman" w:cs="Times New Roman"/>
          <w:color w:val="231F20"/>
          <w:sz w:val="24"/>
          <w:szCs w:val="24"/>
        </w:rPr>
        <w:t xml:space="preserve"> </w:t>
      </w:r>
      <w:r w:rsidRPr="00A356C9">
        <w:rPr>
          <w:rFonts w:ascii="Times New Roman" w:hAnsi="Times New Roman" w:cs="Times New Roman"/>
          <w:i/>
          <w:iCs/>
          <w:color w:val="231F20"/>
          <w:sz w:val="24"/>
          <w:szCs w:val="24"/>
        </w:rPr>
        <w:t>These small choices</w:t>
      </w:r>
      <w:r w:rsidRPr="00A356C9">
        <w:rPr>
          <w:rFonts w:ascii="Times New Roman" w:hAnsi="Times New Roman" w:cs="Times New Roman"/>
          <w:i/>
          <w:iCs/>
          <w:color w:val="231F20"/>
          <w:spacing w:val="-8"/>
          <w:sz w:val="24"/>
          <w:szCs w:val="24"/>
        </w:rPr>
        <w:t xml:space="preserve"> </w:t>
      </w:r>
      <w:r w:rsidRPr="00A356C9">
        <w:rPr>
          <w:rFonts w:ascii="Times New Roman" w:hAnsi="Times New Roman" w:cs="Times New Roman"/>
          <w:i/>
          <w:iCs/>
          <w:color w:val="231F20"/>
          <w:sz w:val="24"/>
          <w:szCs w:val="24"/>
        </w:rPr>
        <w:t>these</w:t>
      </w:r>
      <w:r w:rsidRPr="00A356C9">
        <w:rPr>
          <w:rFonts w:ascii="Times New Roman" w:hAnsi="Times New Roman" w:cs="Times New Roman"/>
          <w:i/>
          <w:iCs/>
          <w:color w:val="231F20"/>
          <w:spacing w:val="-8"/>
          <w:sz w:val="24"/>
          <w:szCs w:val="24"/>
        </w:rPr>
        <w:t xml:space="preserve"> </w:t>
      </w:r>
      <w:r w:rsidRPr="00A356C9">
        <w:rPr>
          <w:rFonts w:ascii="Times New Roman" w:hAnsi="Times New Roman" w:cs="Times New Roman"/>
          <w:i/>
          <w:iCs/>
          <w:color w:val="231F20"/>
          <w:sz w:val="24"/>
          <w:szCs w:val="24"/>
        </w:rPr>
        <w:t>trivial</w:t>
      </w:r>
      <w:r w:rsidRPr="00A356C9">
        <w:rPr>
          <w:rFonts w:ascii="Times New Roman" w:hAnsi="Times New Roman" w:cs="Times New Roman"/>
          <w:i/>
          <w:iCs/>
          <w:color w:val="231F20"/>
          <w:spacing w:val="-7"/>
          <w:sz w:val="24"/>
          <w:szCs w:val="24"/>
        </w:rPr>
        <w:t xml:space="preserve"> </w:t>
      </w:r>
      <w:r w:rsidRPr="00A356C9">
        <w:rPr>
          <w:rFonts w:ascii="Times New Roman" w:hAnsi="Times New Roman" w:cs="Times New Roman"/>
          <w:i/>
          <w:iCs/>
          <w:color w:val="231F20"/>
          <w:sz w:val="24"/>
          <w:szCs w:val="24"/>
        </w:rPr>
        <w:t>decisions,</w:t>
      </w:r>
      <w:r w:rsidRPr="00A356C9">
        <w:rPr>
          <w:rFonts w:ascii="Times New Roman" w:hAnsi="Times New Roman" w:cs="Times New Roman"/>
          <w:i/>
          <w:iCs/>
          <w:color w:val="231F20"/>
          <w:spacing w:val="-8"/>
          <w:sz w:val="24"/>
          <w:szCs w:val="24"/>
        </w:rPr>
        <w:t xml:space="preserve"> </w:t>
      </w:r>
      <w:r w:rsidRPr="00A356C9">
        <w:rPr>
          <w:rFonts w:ascii="Times New Roman" w:hAnsi="Times New Roman" w:cs="Times New Roman"/>
          <w:i/>
          <w:iCs/>
          <w:color w:val="231F20"/>
          <w:spacing w:val="-4"/>
          <w:sz w:val="24"/>
          <w:szCs w:val="24"/>
        </w:rPr>
        <w:t>have</w:t>
      </w:r>
      <w:r w:rsidRPr="00A356C9">
        <w:rPr>
          <w:rFonts w:ascii="Times New Roman" w:hAnsi="Times New Roman" w:cs="Times New Roman"/>
          <w:i/>
          <w:iCs/>
          <w:color w:val="231F20"/>
          <w:spacing w:val="-7"/>
          <w:sz w:val="24"/>
          <w:szCs w:val="24"/>
        </w:rPr>
        <w:t xml:space="preserve"> </w:t>
      </w:r>
      <w:r w:rsidRPr="00A356C9">
        <w:rPr>
          <w:rFonts w:ascii="Times New Roman" w:hAnsi="Times New Roman" w:cs="Times New Roman"/>
          <w:i/>
          <w:iCs/>
          <w:color w:val="231F20"/>
          <w:sz w:val="24"/>
          <w:szCs w:val="24"/>
        </w:rPr>
        <w:t>as</w:t>
      </w:r>
      <w:r w:rsidRPr="00A356C9">
        <w:rPr>
          <w:rFonts w:ascii="Times New Roman" w:hAnsi="Times New Roman" w:cs="Times New Roman"/>
          <w:i/>
          <w:iCs/>
          <w:color w:val="231F20"/>
          <w:spacing w:val="-8"/>
          <w:sz w:val="24"/>
          <w:szCs w:val="24"/>
        </w:rPr>
        <w:t xml:space="preserve"> </w:t>
      </w:r>
      <w:r w:rsidRPr="00A356C9">
        <w:rPr>
          <w:rFonts w:ascii="Times New Roman" w:hAnsi="Times New Roman" w:cs="Times New Roman"/>
          <w:i/>
          <w:iCs/>
          <w:color w:val="231F20"/>
          <w:sz w:val="24"/>
          <w:szCs w:val="24"/>
        </w:rPr>
        <w:t>much</w:t>
      </w:r>
      <w:r w:rsidRPr="00A356C9">
        <w:rPr>
          <w:rFonts w:ascii="Times New Roman" w:hAnsi="Times New Roman" w:cs="Times New Roman"/>
          <w:i/>
          <w:iCs/>
          <w:color w:val="231F20"/>
          <w:spacing w:val="-8"/>
          <w:sz w:val="24"/>
          <w:szCs w:val="24"/>
        </w:rPr>
        <w:t xml:space="preserve"> </w:t>
      </w:r>
      <w:r w:rsidRPr="00A356C9">
        <w:rPr>
          <w:rFonts w:ascii="Times New Roman" w:hAnsi="Times New Roman" w:cs="Times New Roman"/>
          <w:i/>
          <w:iCs/>
          <w:color w:val="231F20"/>
          <w:spacing w:val="-3"/>
          <w:sz w:val="24"/>
          <w:szCs w:val="24"/>
        </w:rPr>
        <w:t>weight</w:t>
      </w:r>
      <w:r w:rsidRPr="00A356C9">
        <w:rPr>
          <w:rFonts w:ascii="Times New Roman" w:hAnsi="Times New Roman" w:cs="Times New Roman"/>
          <w:i/>
          <w:iCs/>
          <w:color w:val="231F20"/>
          <w:spacing w:val="-7"/>
          <w:sz w:val="24"/>
          <w:szCs w:val="24"/>
        </w:rPr>
        <w:t xml:space="preserve"> </w:t>
      </w:r>
      <w:r w:rsidRPr="00A356C9">
        <w:rPr>
          <w:rFonts w:ascii="Times New Roman" w:hAnsi="Times New Roman" w:cs="Times New Roman"/>
          <w:i/>
          <w:iCs/>
          <w:color w:val="231F20"/>
          <w:sz w:val="24"/>
          <w:szCs w:val="24"/>
        </w:rPr>
        <w:t>in</w:t>
      </w:r>
      <w:r w:rsidRPr="00A356C9">
        <w:rPr>
          <w:rFonts w:ascii="Times New Roman" w:hAnsi="Times New Roman" w:cs="Times New Roman"/>
          <w:i/>
          <w:iCs/>
          <w:color w:val="231F20"/>
          <w:spacing w:val="-8"/>
          <w:sz w:val="24"/>
          <w:szCs w:val="24"/>
        </w:rPr>
        <w:t xml:space="preserve"> </w:t>
      </w:r>
      <w:r w:rsidRPr="00A356C9">
        <w:rPr>
          <w:rFonts w:ascii="Times New Roman" w:hAnsi="Times New Roman" w:cs="Times New Roman"/>
          <w:i/>
          <w:iCs/>
          <w:color w:val="231F20"/>
          <w:sz w:val="24"/>
          <w:szCs w:val="24"/>
        </w:rPr>
        <w:t>the</w:t>
      </w:r>
      <w:r w:rsidRPr="00A356C9">
        <w:rPr>
          <w:rFonts w:ascii="Times New Roman" w:hAnsi="Times New Roman" w:cs="Times New Roman"/>
          <w:i/>
          <w:iCs/>
          <w:color w:val="231F20"/>
          <w:spacing w:val="-7"/>
          <w:sz w:val="24"/>
          <w:szCs w:val="24"/>
        </w:rPr>
        <w:t xml:space="preserve"> </w:t>
      </w:r>
      <w:r w:rsidRPr="00A356C9">
        <w:rPr>
          <w:rFonts w:ascii="Times New Roman" w:hAnsi="Times New Roman" w:cs="Times New Roman"/>
          <w:i/>
          <w:iCs/>
          <w:color w:val="231F20"/>
          <w:spacing w:val="-3"/>
          <w:sz w:val="24"/>
          <w:szCs w:val="24"/>
        </w:rPr>
        <w:t xml:space="preserve">long </w:t>
      </w:r>
      <w:r w:rsidRPr="00A356C9">
        <w:rPr>
          <w:rFonts w:ascii="Times New Roman" w:hAnsi="Times New Roman" w:cs="Times New Roman"/>
          <w:i/>
          <w:iCs/>
          <w:color w:val="231F20"/>
          <w:spacing w:val="2"/>
          <w:sz w:val="24"/>
          <w:szCs w:val="24"/>
        </w:rPr>
        <w:t xml:space="preserve">run </w:t>
      </w:r>
      <w:r w:rsidRPr="00A356C9">
        <w:rPr>
          <w:rFonts w:ascii="Times New Roman" w:hAnsi="Times New Roman" w:cs="Times New Roman"/>
          <w:i/>
          <w:iCs/>
          <w:color w:val="231F20"/>
          <w:sz w:val="24"/>
          <w:szCs w:val="24"/>
        </w:rPr>
        <w:t xml:space="preserve">as all of </w:t>
      </w:r>
      <w:r w:rsidRPr="00A356C9">
        <w:rPr>
          <w:rFonts w:ascii="Times New Roman" w:hAnsi="Times New Roman" w:cs="Times New Roman"/>
          <w:i/>
          <w:iCs/>
          <w:color w:val="231F20"/>
          <w:spacing w:val="-6"/>
          <w:sz w:val="24"/>
          <w:szCs w:val="24"/>
        </w:rPr>
        <w:t xml:space="preserve">Napoleon’s </w:t>
      </w:r>
      <w:r w:rsidRPr="00A356C9">
        <w:rPr>
          <w:rFonts w:ascii="Times New Roman" w:hAnsi="Times New Roman" w:cs="Times New Roman"/>
          <w:i/>
          <w:iCs/>
          <w:color w:val="231F20"/>
          <w:sz w:val="24"/>
          <w:szCs w:val="24"/>
        </w:rPr>
        <w:t>wars</w:t>
      </w:r>
      <w:r w:rsidR="005E4D2D">
        <w:rPr>
          <w:rFonts w:ascii="Times New Roman" w:hAnsi="Times New Roman" w:cs="Times New Roman"/>
          <w:i/>
          <w:iCs/>
          <w:color w:val="231F20"/>
          <w:sz w:val="24"/>
          <w:szCs w:val="24"/>
        </w:rPr>
        <w:t>.</w:t>
      </w:r>
      <w:r w:rsidRPr="007A1039">
        <w:rPr>
          <w:rFonts w:ascii="Times New Roman" w:hAnsi="Times New Roman" w:cs="Times New Roman"/>
          <w:color w:val="231F20"/>
          <w:spacing w:val="-8"/>
          <w:sz w:val="24"/>
          <w:szCs w:val="24"/>
        </w:rPr>
        <w:t xml:space="preserve"> </w:t>
      </w:r>
      <w:r w:rsidRPr="007A1039">
        <w:rPr>
          <w:rFonts w:ascii="Times New Roman" w:hAnsi="Times New Roman" w:cs="Times New Roman"/>
          <w:color w:val="231F20"/>
          <w:sz w:val="24"/>
          <w:szCs w:val="24"/>
        </w:rPr>
        <w:t>[</w:t>
      </w:r>
      <w:r w:rsidR="005E4D2D">
        <w:rPr>
          <w:rFonts w:ascii="Times New Roman" w:hAnsi="Times New Roman" w:cs="Times New Roman"/>
          <w:color w:val="231F20"/>
          <w:sz w:val="24"/>
          <w:szCs w:val="24"/>
        </w:rPr>
        <w:t>2</w:t>
      </w:r>
      <w:r w:rsidR="003700CD">
        <w:rPr>
          <w:rFonts w:ascii="Times New Roman" w:hAnsi="Times New Roman" w:cs="Times New Roman"/>
          <w:color w:val="231F20"/>
          <w:sz w:val="24"/>
          <w:szCs w:val="24"/>
        </w:rPr>
        <w:t>5</w:t>
      </w:r>
      <w:r>
        <w:rPr>
          <w:rFonts w:ascii="Times New Roman" w:hAnsi="Times New Roman" w:cs="Times New Roman"/>
          <w:color w:val="231F20"/>
          <w:sz w:val="24"/>
          <w:szCs w:val="24"/>
        </w:rPr>
        <w:t>, emphasis added</w:t>
      </w:r>
      <w:r w:rsidRPr="007A1039">
        <w:rPr>
          <w:rFonts w:ascii="Times New Roman" w:hAnsi="Times New Roman" w:cs="Times New Roman"/>
          <w:color w:val="231F20"/>
          <w:sz w:val="24"/>
          <w:szCs w:val="24"/>
        </w:rPr>
        <w:t>]</w:t>
      </w:r>
    </w:p>
    <w:p w14:paraId="27A7858D" w14:textId="2FC2E7B5" w:rsidR="00244661" w:rsidRDefault="00244661" w:rsidP="00244661">
      <w:pPr>
        <w:pStyle w:val="BodyText"/>
        <w:tabs>
          <w:tab w:val="left" w:pos="0"/>
        </w:tabs>
        <w:spacing w:before="205" w:line="225" w:lineRule="auto"/>
        <w:ind w:right="-120"/>
        <w:rPr>
          <w:rFonts w:ascii="Times New Roman" w:hAnsi="Times New Roman" w:cs="Times New Roman"/>
          <w:color w:val="231F20"/>
          <w:sz w:val="24"/>
          <w:szCs w:val="24"/>
        </w:rPr>
      </w:pPr>
      <w:r>
        <w:rPr>
          <w:rFonts w:ascii="Times New Roman" w:hAnsi="Times New Roman" w:cs="Times New Roman"/>
          <w:color w:val="231F20"/>
          <w:sz w:val="24"/>
          <w:szCs w:val="24"/>
        </w:rPr>
        <w:tab/>
      </w:r>
      <w:r w:rsidRPr="007A1039">
        <w:rPr>
          <w:rFonts w:ascii="Times New Roman" w:hAnsi="Times New Roman" w:cs="Times New Roman"/>
          <w:color w:val="231F20"/>
          <w:spacing w:val="-4"/>
          <w:sz w:val="24"/>
          <w:szCs w:val="24"/>
        </w:rPr>
        <w:t xml:space="preserve">Your </w:t>
      </w:r>
      <w:r w:rsidRPr="007A1039">
        <w:rPr>
          <w:rFonts w:ascii="Times New Roman" w:hAnsi="Times New Roman" w:cs="Times New Roman"/>
          <w:color w:val="231F20"/>
          <w:spacing w:val="2"/>
          <w:sz w:val="24"/>
          <w:szCs w:val="24"/>
        </w:rPr>
        <w:t xml:space="preserve">children </w:t>
      </w:r>
      <w:r w:rsidRPr="007A1039">
        <w:rPr>
          <w:rFonts w:ascii="Times New Roman" w:hAnsi="Times New Roman" w:cs="Times New Roman"/>
          <w:color w:val="231F20"/>
          <w:sz w:val="24"/>
          <w:szCs w:val="24"/>
        </w:rPr>
        <w:t xml:space="preserve">could grow up to join </w:t>
      </w:r>
      <w:r w:rsidRPr="007A1039">
        <w:rPr>
          <w:rFonts w:ascii="Times New Roman" w:hAnsi="Times New Roman" w:cs="Times New Roman"/>
          <w:color w:val="231F20"/>
          <w:spacing w:val="2"/>
          <w:sz w:val="24"/>
          <w:szCs w:val="24"/>
        </w:rPr>
        <w:t xml:space="preserve">naturalists </w:t>
      </w:r>
      <w:r w:rsidRPr="007A1039">
        <w:rPr>
          <w:rFonts w:ascii="Times New Roman" w:hAnsi="Times New Roman" w:cs="Times New Roman"/>
          <w:color w:val="231F20"/>
          <w:spacing w:val="-3"/>
          <w:sz w:val="24"/>
          <w:szCs w:val="24"/>
        </w:rPr>
        <w:t xml:space="preserve">who, </w:t>
      </w:r>
      <w:r w:rsidRPr="007A1039">
        <w:rPr>
          <w:rFonts w:ascii="Times New Roman" w:hAnsi="Times New Roman" w:cs="Times New Roman"/>
          <w:color w:val="231F20"/>
          <w:sz w:val="24"/>
          <w:szCs w:val="24"/>
        </w:rPr>
        <w:t xml:space="preserve">since ancient times, have made discoveries about what </w:t>
      </w:r>
      <w:r w:rsidRPr="007A1039">
        <w:rPr>
          <w:rFonts w:ascii="Times New Roman" w:hAnsi="Times New Roman" w:cs="Times New Roman"/>
          <w:color w:val="231F20"/>
          <w:spacing w:val="2"/>
          <w:sz w:val="24"/>
          <w:szCs w:val="24"/>
        </w:rPr>
        <w:t xml:space="preserve">Earth </w:t>
      </w:r>
      <w:r w:rsidRPr="007A1039">
        <w:rPr>
          <w:rFonts w:ascii="Times New Roman" w:hAnsi="Times New Roman" w:cs="Times New Roman"/>
          <w:color w:val="231F20"/>
          <w:sz w:val="24"/>
          <w:szCs w:val="24"/>
        </w:rPr>
        <w:t xml:space="preserve">is, who </w:t>
      </w:r>
      <w:r>
        <w:rPr>
          <w:rFonts w:ascii="Times New Roman" w:hAnsi="Times New Roman" w:cs="Times New Roman"/>
          <w:color w:val="231F20"/>
          <w:spacing w:val="-3"/>
          <w:sz w:val="24"/>
          <w:szCs w:val="24"/>
        </w:rPr>
        <w:t>humans</w:t>
      </w:r>
      <w:r w:rsidRPr="007A1039">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z w:val="24"/>
          <w:szCs w:val="24"/>
        </w:rPr>
        <w:t xml:space="preserve">are, and </w:t>
      </w:r>
      <w:r w:rsidRPr="007A1039">
        <w:rPr>
          <w:rFonts w:ascii="Times New Roman" w:hAnsi="Times New Roman" w:cs="Times New Roman"/>
          <w:color w:val="231F20"/>
          <w:spacing w:val="-3"/>
          <w:sz w:val="24"/>
          <w:szCs w:val="24"/>
        </w:rPr>
        <w:t xml:space="preserve">why we </w:t>
      </w:r>
      <w:r w:rsidRPr="007A1039">
        <w:rPr>
          <w:rFonts w:ascii="Times New Roman" w:hAnsi="Times New Roman" w:cs="Times New Roman"/>
          <w:color w:val="231F20"/>
          <w:sz w:val="24"/>
          <w:szCs w:val="24"/>
        </w:rPr>
        <w:t xml:space="preserve">behave as </w:t>
      </w:r>
      <w:r w:rsidRPr="007A1039">
        <w:rPr>
          <w:rFonts w:ascii="Times New Roman" w:hAnsi="Times New Roman" w:cs="Times New Roman"/>
          <w:color w:val="231F20"/>
          <w:spacing w:val="-3"/>
          <w:sz w:val="24"/>
          <w:szCs w:val="24"/>
        </w:rPr>
        <w:t xml:space="preserve">we do. </w:t>
      </w:r>
      <w:r>
        <w:rPr>
          <w:rFonts w:ascii="Times New Roman" w:hAnsi="Times New Roman" w:cs="Times New Roman"/>
          <w:color w:val="231F20"/>
          <w:spacing w:val="-3"/>
          <w:sz w:val="24"/>
          <w:szCs w:val="24"/>
        </w:rPr>
        <w:t xml:space="preserve"> </w:t>
      </w:r>
      <w:r w:rsidRPr="007A1039">
        <w:rPr>
          <w:rFonts w:ascii="Times New Roman" w:hAnsi="Times New Roman" w:cs="Times New Roman"/>
          <w:i/>
          <w:color w:val="231F20"/>
          <w:spacing w:val="-5"/>
          <w:sz w:val="24"/>
          <w:szCs w:val="24"/>
        </w:rPr>
        <w:t xml:space="preserve">Your </w:t>
      </w:r>
      <w:r w:rsidRPr="007A1039">
        <w:rPr>
          <w:rFonts w:ascii="Times New Roman" w:hAnsi="Times New Roman" w:cs="Times New Roman"/>
          <w:color w:val="231F20"/>
          <w:spacing w:val="2"/>
          <w:sz w:val="24"/>
          <w:szCs w:val="24"/>
        </w:rPr>
        <w:t xml:space="preserve">children </w:t>
      </w:r>
      <w:r w:rsidRPr="007A1039">
        <w:rPr>
          <w:rFonts w:ascii="Times New Roman" w:hAnsi="Times New Roman" w:cs="Times New Roman"/>
          <w:color w:val="231F20"/>
          <w:sz w:val="24"/>
          <w:szCs w:val="24"/>
        </w:rPr>
        <w:t xml:space="preserve">could discover a new species, restore </w:t>
      </w:r>
      <w:r w:rsidR="008F487D">
        <w:rPr>
          <w:rFonts w:ascii="Times New Roman" w:hAnsi="Times New Roman" w:cs="Times New Roman"/>
          <w:color w:val="231F20"/>
          <w:sz w:val="24"/>
          <w:szCs w:val="24"/>
        </w:rPr>
        <w:t>or</w:t>
      </w:r>
      <w:r w:rsidRPr="007A1039">
        <w:rPr>
          <w:rFonts w:ascii="Times New Roman" w:hAnsi="Times New Roman" w:cs="Times New Roman"/>
          <w:color w:val="231F20"/>
          <w:sz w:val="24"/>
          <w:szCs w:val="24"/>
        </w:rPr>
        <w:t xml:space="preserve"> protect a threatened ecosystem, create </w:t>
      </w:r>
      <w:r w:rsidRPr="007A1039">
        <w:rPr>
          <w:rFonts w:ascii="Times New Roman" w:hAnsi="Times New Roman" w:cs="Times New Roman"/>
          <w:color w:val="231F20"/>
          <w:spacing w:val="2"/>
          <w:sz w:val="24"/>
          <w:szCs w:val="24"/>
        </w:rPr>
        <w:t xml:space="preserve">an </w:t>
      </w:r>
      <w:r w:rsidRPr="007A1039">
        <w:rPr>
          <w:rFonts w:ascii="Times New Roman" w:hAnsi="Times New Roman" w:cs="Times New Roman"/>
          <w:color w:val="231F20"/>
          <w:sz w:val="24"/>
          <w:szCs w:val="24"/>
        </w:rPr>
        <w:t xml:space="preserve">Earth-friendly technology, or conceive </w:t>
      </w:r>
      <w:r w:rsidRPr="007A1039">
        <w:rPr>
          <w:rFonts w:ascii="Times New Roman" w:hAnsi="Times New Roman" w:cs="Times New Roman"/>
          <w:color w:val="231F20"/>
          <w:spacing w:val="2"/>
          <w:sz w:val="24"/>
          <w:szCs w:val="24"/>
        </w:rPr>
        <w:t xml:space="preserve">an organizing </w:t>
      </w:r>
      <w:r w:rsidRPr="007A1039">
        <w:rPr>
          <w:rFonts w:ascii="Times New Roman" w:hAnsi="Times New Roman" w:cs="Times New Roman"/>
          <w:color w:val="231F20"/>
          <w:sz w:val="24"/>
          <w:szCs w:val="24"/>
        </w:rPr>
        <w:t>idea about the natural environment.</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 If your </w:t>
      </w:r>
      <w:r w:rsidRPr="007A1039">
        <w:rPr>
          <w:rFonts w:ascii="Times New Roman" w:hAnsi="Times New Roman" w:cs="Times New Roman"/>
          <w:color w:val="231F20"/>
          <w:spacing w:val="2"/>
          <w:sz w:val="24"/>
          <w:szCs w:val="24"/>
        </w:rPr>
        <w:t xml:space="preserve">children </w:t>
      </w:r>
      <w:r w:rsidRPr="007A1039">
        <w:rPr>
          <w:rFonts w:ascii="Times New Roman" w:hAnsi="Times New Roman" w:cs="Times New Roman"/>
          <w:color w:val="231F20"/>
          <w:sz w:val="24"/>
          <w:szCs w:val="24"/>
        </w:rPr>
        <w:t xml:space="preserve">become naturalists, scientists, or activists, it </w:t>
      </w:r>
      <w:r>
        <w:rPr>
          <w:rFonts w:ascii="Times New Roman" w:hAnsi="Times New Roman" w:cs="Times New Roman"/>
          <w:color w:val="231F20"/>
          <w:sz w:val="24"/>
          <w:szCs w:val="24"/>
        </w:rPr>
        <w:t>may</w:t>
      </w:r>
      <w:r w:rsidRPr="007A1039">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z w:val="24"/>
          <w:szCs w:val="24"/>
        </w:rPr>
        <w:t xml:space="preserve">be because </w:t>
      </w:r>
      <w:r w:rsidRPr="007A1039">
        <w:rPr>
          <w:rFonts w:ascii="Times New Roman" w:hAnsi="Times New Roman" w:cs="Times New Roman"/>
          <w:i/>
          <w:color w:val="231F20"/>
          <w:sz w:val="24"/>
          <w:szCs w:val="24"/>
        </w:rPr>
        <w:t xml:space="preserve">you </w:t>
      </w:r>
      <w:r w:rsidRPr="007A1039">
        <w:rPr>
          <w:rFonts w:ascii="Times New Roman" w:hAnsi="Times New Roman" w:cs="Times New Roman"/>
          <w:color w:val="231F20"/>
          <w:sz w:val="24"/>
          <w:szCs w:val="24"/>
        </w:rPr>
        <w:t xml:space="preserve">sparked </w:t>
      </w:r>
      <w:r w:rsidRPr="007A1039">
        <w:rPr>
          <w:rFonts w:ascii="Times New Roman" w:hAnsi="Times New Roman" w:cs="Times New Roman"/>
          <w:color w:val="231F20"/>
          <w:spacing w:val="2"/>
          <w:sz w:val="24"/>
          <w:szCs w:val="24"/>
        </w:rPr>
        <w:t xml:space="preserve">their </w:t>
      </w:r>
      <w:r w:rsidRPr="007A1039">
        <w:rPr>
          <w:rFonts w:ascii="Times New Roman" w:hAnsi="Times New Roman" w:cs="Times New Roman"/>
          <w:color w:val="231F20"/>
          <w:sz w:val="24"/>
          <w:szCs w:val="24"/>
        </w:rPr>
        <w:t xml:space="preserve">interest. </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No </w:t>
      </w:r>
      <w:r w:rsidRPr="007A1039">
        <w:rPr>
          <w:rFonts w:ascii="Times New Roman" w:hAnsi="Times New Roman" w:cs="Times New Roman"/>
          <w:color w:val="231F20"/>
          <w:spacing w:val="-3"/>
          <w:sz w:val="24"/>
          <w:szCs w:val="24"/>
        </w:rPr>
        <w:t xml:space="preserve">work </w:t>
      </w:r>
      <w:r w:rsidRPr="007A1039">
        <w:rPr>
          <w:rFonts w:ascii="Times New Roman" w:hAnsi="Times New Roman" w:cs="Times New Roman"/>
          <w:color w:val="231F20"/>
          <w:sz w:val="24"/>
          <w:szCs w:val="24"/>
        </w:rPr>
        <w:t>is more</w:t>
      </w:r>
      <w:r w:rsidRPr="007A1039">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z w:val="24"/>
          <w:szCs w:val="24"/>
        </w:rPr>
        <w:t>important.</w:t>
      </w:r>
    </w:p>
    <w:p w14:paraId="2676AEA0" w14:textId="77777777" w:rsidR="00EC250E" w:rsidRDefault="00EC250E" w:rsidP="00244661">
      <w:pPr>
        <w:pStyle w:val="BodyText"/>
        <w:tabs>
          <w:tab w:val="left" w:pos="0"/>
        </w:tabs>
        <w:spacing w:before="205" w:line="225" w:lineRule="auto"/>
        <w:ind w:right="-120"/>
        <w:rPr>
          <w:rFonts w:ascii="Times New Roman" w:hAnsi="Times New Roman" w:cs="Times New Roman"/>
          <w:b/>
          <w:bCs/>
          <w:color w:val="231F20"/>
          <w:sz w:val="24"/>
          <w:szCs w:val="24"/>
        </w:rPr>
      </w:pPr>
    </w:p>
    <w:p w14:paraId="7560664F" w14:textId="111B15ED" w:rsidR="009C1597" w:rsidRPr="005174AC" w:rsidRDefault="009C1597" w:rsidP="00244661">
      <w:pPr>
        <w:pStyle w:val="BodyText"/>
        <w:tabs>
          <w:tab w:val="left" w:pos="0"/>
        </w:tabs>
        <w:spacing w:before="205" w:line="225" w:lineRule="auto"/>
        <w:ind w:right="-120"/>
        <w:rPr>
          <w:rFonts w:ascii="Times New Roman" w:hAnsi="Times New Roman" w:cs="Times New Roman"/>
          <w:b/>
          <w:bCs/>
          <w:i/>
          <w:iCs/>
          <w:color w:val="231F20"/>
          <w:sz w:val="24"/>
          <w:szCs w:val="24"/>
        </w:rPr>
      </w:pPr>
      <w:r>
        <w:rPr>
          <w:rFonts w:ascii="Times New Roman" w:hAnsi="Times New Roman" w:cs="Times New Roman"/>
          <w:b/>
          <w:bCs/>
          <w:color w:val="231F20"/>
          <w:sz w:val="24"/>
          <w:szCs w:val="24"/>
        </w:rPr>
        <w:t>References</w:t>
      </w:r>
      <w:r w:rsidR="005174AC">
        <w:rPr>
          <w:rFonts w:ascii="Times New Roman" w:hAnsi="Times New Roman" w:cs="Times New Roman"/>
          <w:b/>
          <w:bCs/>
          <w:color w:val="231F20"/>
          <w:sz w:val="24"/>
          <w:szCs w:val="24"/>
        </w:rPr>
        <w:t xml:space="preserve"> – </w:t>
      </w:r>
      <w:r w:rsidR="005174AC">
        <w:rPr>
          <w:rFonts w:ascii="Times New Roman" w:hAnsi="Times New Roman" w:cs="Times New Roman"/>
          <w:b/>
          <w:bCs/>
          <w:i/>
          <w:iCs/>
          <w:color w:val="231F20"/>
          <w:sz w:val="24"/>
          <w:szCs w:val="24"/>
        </w:rPr>
        <w:t>SORRY, Vally: I was unable to remove the underline and change font to black!!</w:t>
      </w:r>
    </w:p>
    <w:p w14:paraId="751877BD" w14:textId="6CC79120" w:rsidR="00876628" w:rsidRPr="00C40BF8" w:rsidRDefault="00876628" w:rsidP="00876628">
      <w:pPr>
        <w:tabs>
          <w:tab w:val="left" w:pos="0"/>
          <w:tab w:val="left" w:pos="900"/>
          <w:tab w:val="left" w:pos="990"/>
        </w:tabs>
        <w:spacing w:before="2" w:line="228" w:lineRule="auto"/>
        <w:ind w:left="720" w:hanging="720"/>
        <w:rPr>
          <w:ins w:id="0" w:author="Ann Lewin-Benham" w:date="2020-04-17T19:05:00Z"/>
          <w:rFonts w:ascii="Times New Roman" w:hAnsi="Times New Roman" w:cs="Times New Roman"/>
          <w:color w:val="0D0D0D" w:themeColor="text1" w:themeTint="F2"/>
          <w:sz w:val="24"/>
          <w:szCs w:val="24"/>
        </w:rPr>
      </w:pPr>
      <w:bookmarkStart w:id="1" w:name="_Hlk63767838"/>
      <w:ins w:id="2" w:author="Ann Lewin-Benham" w:date="2020-04-17T19:05:00Z">
        <w:r w:rsidRPr="00C40BF8">
          <w:rPr>
            <w:rFonts w:ascii="Times New Roman" w:hAnsi="Times New Roman" w:cs="Times New Roman"/>
            <w:color w:val="0D0D0D" w:themeColor="text1" w:themeTint="F2"/>
            <w:spacing w:val="-3"/>
            <w:w w:val="105"/>
            <w:sz w:val="24"/>
            <w:szCs w:val="24"/>
          </w:rPr>
          <w:t xml:space="preserve">1. Bates, </w:t>
        </w:r>
        <w:r w:rsidRPr="00C40BF8">
          <w:rPr>
            <w:rFonts w:ascii="Times New Roman" w:hAnsi="Times New Roman" w:cs="Times New Roman"/>
            <w:color w:val="0D0D0D" w:themeColor="text1" w:themeTint="F2"/>
            <w:w w:val="105"/>
            <w:sz w:val="24"/>
            <w:szCs w:val="24"/>
          </w:rPr>
          <w:t xml:space="preserve">K. L. </w:t>
        </w:r>
        <w:r w:rsidRPr="00C40BF8">
          <w:rPr>
            <w:rFonts w:ascii="Times New Roman" w:hAnsi="Times New Roman" w:cs="Times New Roman"/>
            <w:color w:val="0D0D0D" w:themeColor="text1" w:themeTint="F2"/>
            <w:spacing w:val="-6"/>
            <w:w w:val="105"/>
            <w:sz w:val="24"/>
            <w:szCs w:val="24"/>
          </w:rPr>
          <w:t xml:space="preserve">(1910). </w:t>
        </w:r>
        <w:r w:rsidRPr="00C40BF8">
          <w:rPr>
            <w:rFonts w:ascii="Times New Roman" w:hAnsi="Times New Roman" w:cs="Times New Roman"/>
            <w:color w:val="0D0D0D" w:themeColor="text1" w:themeTint="F2"/>
            <w:w w:val="105"/>
            <w:sz w:val="24"/>
            <w:szCs w:val="24"/>
          </w:rPr>
          <w:t xml:space="preserve">America the beautiful. Retrieved 30 </w:t>
        </w:r>
        <w:r w:rsidRPr="00C40BF8">
          <w:rPr>
            <w:rFonts w:ascii="Times New Roman" w:hAnsi="Times New Roman" w:cs="Times New Roman"/>
            <w:color w:val="0D0D0D" w:themeColor="text1" w:themeTint="F2"/>
            <w:spacing w:val="-3"/>
            <w:w w:val="105"/>
            <w:sz w:val="24"/>
            <w:szCs w:val="24"/>
          </w:rPr>
          <w:t xml:space="preserve">July </w:t>
        </w:r>
        <w:r w:rsidRPr="00C40BF8">
          <w:rPr>
            <w:rFonts w:ascii="Times New Roman" w:hAnsi="Times New Roman" w:cs="Times New Roman"/>
            <w:color w:val="0D0D0D" w:themeColor="text1" w:themeTint="F2"/>
            <w:spacing w:val="-7"/>
            <w:w w:val="105"/>
            <w:sz w:val="24"/>
            <w:szCs w:val="24"/>
          </w:rPr>
          <w:t xml:space="preserve">17: </w:t>
        </w:r>
        <w:r w:rsidRPr="00C40BF8">
          <w:rPr>
            <w:rFonts w:ascii="Times New Roman" w:hAnsi="Times New Roman" w:cs="Times New Roman"/>
            <w:color w:val="0D0D0D" w:themeColor="text1" w:themeTint="F2"/>
            <w:spacing w:val="-3"/>
            <w:w w:val="105"/>
            <w:sz w:val="24"/>
            <w:szCs w:val="24"/>
          </w:rPr>
          <w:t>https://en.wikipedia.org/wiki/America_the_Beautiful</w:t>
        </w:r>
      </w:ins>
    </w:p>
    <w:p w14:paraId="46B67E6D" w14:textId="77777777" w:rsidR="00876628" w:rsidRPr="00C40BF8" w:rsidRDefault="00876628" w:rsidP="00876628">
      <w:pPr>
        <w:pStyle w:val="ListParagraph"/>
        <w:tabs>
          <w:tab w:val="left" w:pos="0"/>
          <w:tab w:val="left" w:pos="900"/>
          <w:tab w:val="left" w:pos="990"/>
        </w:tabs>
        <w:spacing w:before="1" w:line="228" w:lineRule="auto"/>
        <w:ind w:left="0" w:firstLine="0"/>
        <w:rPr>
          <w:ins w:id="3" w:author="Ann Lewin-Benham" w:date="2020-04-17T19:05:00Z"/>
          <w:rFonts w:ascii="Times New Roman" w:hAnsi="Times New Roman" w:cs="Times New Roman"/>
          <w:color w:val="0D0D0D" w:themeColor="text1" w:themeTint="F2"/>
          <w:sz w:val="24"/>
          <w:szCs w:val="24"/>
        </w:rPr>
      </w:pPr>
      <w:r w:rsidRPr="00C40BF8">
        <w:rPr>
          <w:rFonts w:ascii="Times New Roman" w:hAnsi="Times New Roman" w:cs="Times New Roman"/>
          <w:color w:val="0D0D0D" w:themeColor="text1" w:themeTint="F2"/>
          <w:sz w:val="24"/>
          <w:szCs w:val="24"/>
        </w:rPr>
        <w:t>2</w:t>
      </w:r>
      <w:ins w:id="4" w:author="Ann Lewin-Benham" w:date="2020-04-17T19:05:00Z">
        <w:r w:rsidRPr="00C40BF8">
          <w:rPr>
            <w:rFonts w:ascii="Times New Roman" w:hAnsi="Times New Roman" w:cs="Times New Roman"/>
            <w:color w:val="0D0D0D" w:themeColor="text1" w:themeTint="F2"/>
            <w:sz w:val="24"/>
            <w:szCs w:val="24"/>
          </w:rPr>
          <w:t xml:space="preserve">. Egan, </w:t>
        </w:r>
        <w:r w:rsidRPr="00C40BF8">
          <w:rPr>
            <w:rFonts w:ascii="Times New Roman" w:hAnsi="Times New Roman" w:cs="Times New Roman"/>
            <w:color w:val="0D0D0D" w:themeColor="text1" w:themeTint="F2"/>
            <w:spacing w:val="-9"/>
            <w:sz w:val="24"/>
            <w:szCs w:val="24"/>
          </w:rPr>
          <w:t xml:space="preserve">T. </w:t>
        </w:r>
        <w:r w:rsidRPr="00C40BF8">
          <w:rPr>
            <w:rFonts w:ascii="Times New Roman" w:hAnsi="Times New Roman" w:cs="Times New Roman"/>
            <w:color w:val="0D0D0D" w:themeColor="text1" w:themeTint="F2"/>
            <w:sz w:val="24"/>
            <w:szCs w:val="24"/>
          </w:rPr>
          <w:t xml:space="preserve">(2006). </w:t>
        </w:r>
        <w:r w:rsidRPr="00C40BF8">
          <w:rPr>
            <w:rFonts w:ascii="Times New Roman" w:hAnsi="Times New Roman" w:cs="Times New Roman"/>
            <w:i/>
            <w:color w:val="0D0D0D" w:themeColor="text1" w:themeTint="F2"/>
            <w:sz w:val="24"/>
            <w:szCs w:val="24"/>
          </w:rPr>
          <w:t xml:space="preserve">The worst hard time </w:t>
        </w:r>
        <w:r w:rsidRPr="00C40BF8">
          <w:rPr>
            <w:rFonts w:ascii="Times New Roman" w:hAnsi="Times New Roman" w:cs="Times New Roman"/>
            <w:color w:val="0D0D0D" w:themeColor="text1" w:themeTint="F2"/>
            <w:spacing w:val="-5"/>
            <w:sz w:val="24"/>
            <w:szCs w:val="24"/>
          </w:rPr>
          <w:t xml:space="preserve">(p. </w:t>
        </w:r>
        <w:r w:rsidRPr="00C40BF8">
          <w:rPr>
            <w:rFonts w:ascii="Times New Roman" w:hAnsi="Times New Roman" w:cs="Times New Roman"/>
            <w:color w:val="0D0D0D" w:themeColor="text1" w:themeTint="F2"/>
            <w:sz w:val="24"/>
            <w:szCs w:val="24"/>
          </w:rPr>
          <w:t xml:space="preserve">22). </w:t>
        </w:r>
        <w:r w:rsidRPr="00C40BF8">
          <w:rPr>
            <w:rFonts w:ascii="Times New Roman" w:hAnsi="Times New Roman" w:cs="Times New Roman"/>
            <w:color w:val="0D0D0D" w:themeColor="text1" w:themeTint="F2"/>
            <w:spacing w:val="-2"/>
            <w:sz w:val="24"/>
            <w:szCs w:val="24"/>
          </w:rPr>
          <w:t xml:space="preserve">New </w:t>
        </w:r>
        <w:r w:rsidRPr="00C40BF8">
          <w:rPr>
            <w:rFonts w:ascii="Times New Roman" w:hAnsi="Times New Roman" w:cs="Times New Roman"/>
            <w:color w:val="0D0D0D" w:themeColor="text1" w:themeTint="F2"/>
            <w:spacing w:val="-6"/>
            <w:sz w:val="24"/>
            <w:szCs w:val="24"/>
          </w:rPr>
          <w:t xml:space="preserve">York: </w:t>
        </w:r>
        <w:r w:rsidRPr="00C40BF8">
          <w:rPr>
            <w:rFonts w:ascii="Times New Roman" w:hAnsi="Times New Roman" w:cs="Times New Roman"/>
            <w:color w:val="0D0D0D" w:themeColor="text1" w:themeTint="F2"/>
            <w:spacing w:val="-3"/>
            <w:sz w:val="24"/>
            <w:szCs w:val="24"/>
          </w:rPr>
          <w:t xml:space="preserve">Houghton </w:t>
        </w:r>
        <w:r w:rsidRPr="00C40BF8">
          <w:rPr>
            <w:rFonts w:ascii="Times New Roman" w:hAnsi="Times New Roman" w:cs="Times New Roman"/>
            <w:color w:val="0D0D0D" w:themeColor="text1" w:themeTint="F2"/>
            <w:sz w:val="24"/>
            <w:szCs w:val="24"/>
          </w:rPr>
          <w:t>Mifflin.</w:t>
        </w:r>
      </w:ins>
    </w:p>
    <w:p w14:paraId="621D03AC" w14:textId="77777777" w:rsidR="00876628" w:rsidRPr="00C40BF8" w:rsidRDefault="00876628" w:rsidP="00876628">
      <w:pPr>
        <w:pStyle w:val="ListParagraph"/>
        <w:tabs>
          <w:tab w:val="left" w:pos="0"/>
          <w:tab w:val="left" w:pos="990"/>
          <w:tab w:val="left" w:pos="1140"/>
        </w:tabs>
        <w:spacing w:before="2" w:line="228" w:lineRule="auto"/>
        <w:ind w:left="720" w:hanging="720"/>
        <w:rPr>
          <w:ins w:id="5" w:author="Ann Lewin-Benham" w:date="2020-04-17T19:05:00Z"/>
          <w:rFonts w:ascii="Times New Roman" w:hAnsi="Times New Roman" w:cs="Times New Roman"/>
          <w:color w:val="0D0D0D" w:themeColor="text1" w:themeTint="F2"/>
          <w:sz w:val="24"/>
          <w:szCs w:val="24"/>
        </w:rPr>
      </w:pPr>
      <w:r w:rsidRPr="00C40BF8">
        <w:rPr>
          <w:rFonts w:ascii="Times New Roman" w:hAnsi="Times New Roman" w:cs="Times New Roman"/>
          <w:color w:val="0D0D0D" w:themeColor="text1" w:themeTint="F2"/>
          <w:sz w:val="24"/>
          <w:szCs w:val="24"/>
        </w:rPr>
        <w:t>3</w:t>
      </w:r>
      <w:ins w:id="6" w:author="Ann Lewin-Benham" w:date="2020-04-17T19:05:00Z">
        <w:r w:rsidRPr="00C40BF8">
          <w:rPr>
            <w:rFonts w:ascii="Times New Roman" w:hAnsi="Times New Roman" w:cs="Times New Roman"/>
            <w:color w:val="0D0D0D" w:themeColor="text1" w:themeTint="F2"/>
            <w:sz w:val="24"/>
            <w:szCs w:val="24"/>
          </w:rPr>
          <w:t>. Wishart,</w:t>
        </w:r>
        <w:r w:rsidRPr="00C40BF8">
          <w:rPr>
            <w:rFonts w:ascii="Times New Roman" w:hAnsi="Times New Roman" w:cs="Times New Roman"/>
            <w:color w:val="0D0D0D" w:themeColor="text1" w:themeTint="F2"/>
            <w:spacing w:val="-8"/>
            <w:sz w:val="24"/>
            <w:szCs w:val="24"/>
          </w:rPr>
          <w:t xml:space="preserve"> </w:t>
        </w:r>
        <w:r w:rsidRPr="00C40BF8">
          <w:rPr>
            <w:rFonts w:ascii="Times New Roman" w:hAnsi="Times New Roman" w:cs="Times New Roman"/>
            <w:color w:val="0D0D0D" w:themeColor="text1" w:themeTint="F2"/>
            <w:spacing w:val="-6"/>
            <w:sz w:val="24"/>
            <w:szCs w:val="24"/>
          </w:rPr>
          <w:t>D.</w:t>
        </w:r>
        <w:r w:rsidRPr="00C40BF8">
          <w:rPr>
            <w:rFonts w:ascii="Times New Roman" w:hAnsi="Times New Roman" w:cs="Times New Roman"/>
            <w:color w:val="0D0D0D" w:themeColor="text1" w:themeTint="F2"/>
            <w:spacing w:val="-7"/>
            <w:sz w:val="24"/>
            <w:szCs w:val="24"/>
          </w:rPr>
          <w:t xml:space="preserve"> </w:t>
        </w:r>
        <w:r w:rsidRPr="00C40BF8">
          <w:rPr>
            <w:rFonts w:ascii="Times New Roman" w:hAnsi="Times New Roman" w:cs="Times New Roman"/>
            <w:color w:val="0D0D0D" w:themeColor="text1" w:themeTint="F2"/>
            <w:spacing w:val="-4"/>
            <w:sz w:val="24"/>
            <w:szCs w:val="24"/>
          </w:rPr>
          <w:t>J.</w:t>
        </w:r>
        <w:r w:rsidRPr="00C40BF8">
          <w:rPr>
            <w:rFonts w:ascii="Times New Roman" w:hAnsi="Times New Roman" w:cs="Times New Roman"/>
            <w:color w:val="0D0D0D" w:themeColor="text1" w:themeTint="F2"/>
            <w:spacing w:val="-8"/>
            <w:sz w:val="24"/>
            <w:szCs w:val="24"/>
          </w:rPr>
          <w:t xml:space="preserve"> </w:t>
        </w:r>
        <w:r w:rsidRPr="00C40BF8">
          <w:rPr>
            <w:rFonts w:ascii="Times New Roman" w:hAnsi="Times New Roman" w:cs="Times New Roman"/>
            <w:color w:val="0D0D0D" w:themeColor="text1" w:themeTint="F2"/>
            <w:spacing w:val="-3"/>
            <w:sz w:val="24"/>
            <w:szCs w:val="24"/>
          </w:rPr>
          <w:t>(Ed.)</w:t>
        </w:r>
        <w:r w:rsidRPr="00C40BF8">
          <w:rPr>
            <w:rFonts w:ascii="Times New Roman" w:hAnsi="Times New Roman" w:cs="Times New Roman"/>
            <w:color w:val="0D0D0D" w:themeColor="text1" w:themeTint="F2"/>
            <w:spacing w:val="-7"/>
            <w:sz w:val="24"/>
            <w:szCs w:val="24"/>
          </w:rPr>
          <w:t xml:space="preserve"> </w:t>
        </w:r>
        <w:r w:rsidRPr="00C40BF8">
          <w:rPr>
            <w:rFonts w:ascii="Times New Roman" w:hAnsi="Times New Roman" w:cs="Times New Roman"/>
            <w:color w:val="0D0D0D" w:themeColor="text1" w:themeTint="F2"/>
            <w:spacing w:val="-3"/>
            <w:sz w:val="24"/>
            <w:szCs w:val="24"/>
          </w:rPr>
          <w:t>(n.d.).</w:t>
        </w:r>
        <w:r w:rsidRPr="00C40BF8">
          <w:rPr>
            <w:rFonts w:ascii="Times New Roman" w:hAnsi="Times New Roman" w:cs="Times New Roman"/>
            <w:color w:val="0D0D0D" w:themeColor="text1" w:themeTint="F2"/>
            <w:spacing w:val="-7"/>
            <w:sz w:val="24"/>
            <w:szCs w:val="24"/>
          </w:rPr>
          <w:t xml:space="preserve"> </w:t>
        </w:r>
        <w:r w:rsidRPr="00C40BF8">
          <w:rPr>
            <w:rFonts w:ascii="Times New Roman" w:hAnsi="Times New Roman" w:cs="Times New Roman"/>
            <w:i/>
            <w:color w:val="0D0D0D" w:themeColor="text1" w:themeTint="F2"/>
            <w:sz w:val="24"/>
            <w:szCs w:val="24"/>
          </w:rPr>
          <w:t>The</w:t>
        </w:r>
        <w:r w:rsidRPr="00C40BF8">
          <w:rPr>
            <w:rFonts w:ascii="Times New Roman" w:hAnsi="Times New Roman" w:cs="Times New Roman"/>
            <w:i/>
            <w:color w:val="0D0D0D" w:themeColor="text1" w:themeTint="F2"/>
            <w:spacing w:val="-8"/>
            <w:sz w:val="24"/>
            <w:szCs w:val="24"/>
          </w:rPr>
          <w:t xml:space="preserve"> </w:t>
        </w:r>
        <w:r w:rsidRPr="00C40BF8">
          <w:rPr>
            <w:rFonts w:ascii="Times New Roman" w:hAnsi="Times New Roman" w:cs="Times New Roman"/>
            <w:i/>
            <w:color w:val="0D0D0D" w:themeColor="text1" w:themeTint="F2"/>
            <w:sz w:val="24"/>
            <w:szCs w:val="24"/>
          </w:rPr>
          <w:t>Great</w:t>
        </w:r>
        <w:r w:rsidRPr="00C40BF8">
          <w:rPr>
            <w:rFonts w:ascii="Times New Roman" w:hAnsi="Times New Roman" w:cs="Times New Roman"/>
            <w:i/>
            <w:color w:val="0D0D0D" w:themeColor="text1" w:themeTint="F2"/>
            <w:spacing w:val="-7"/>
            <w:sz w:val="24"/>
            <w:szCs w:val="24"/>
          </w:rPr>
          <w:t xml:space="preserve"> </w:t>
        </w:r>
        <w:r w:rsidRPr="00C40BF8">
          <w:rPr>
            <w:rFonts w:ascii="Times New Roman" w:hAnsi="Times New Roman" w:cs="Times New Roman"/>
            <w:i/>
            <w:color w:val="0D0D0D" w:themeColor="text1" w:themeTint="F2"/>
            <w:sz w:val="24"/>
            <w:szCs w:val="24"/>
          </w:rPr>
          <w:t>Plains</w:t>
        </w:r>
        <w:r w:rsidRPr="00C40BF8">
          <w:rPr>
            <w:rFonts w:ascii="Times New Roman" w:hAnsi="Times New Roman" w:cs="Times New Roman"/>
            <w:i/>
            <w:color w:val="0D0D0D" w:themeColor="text1" w:themeTint="F2"/>
            <w:spacing w:val="-7"/>
            <w:sz w:val="24"/>
            <w:szCs w:val="24"/>
          </w:rPr>
          <w:t xml:space="preserve"> </w:t>
        </w:r>
        <w:r w:rsidRPr="00C40BF8">
          <w:rPr>
            <w:rFonts w:ascii="Times New Roman" w:hAnsi="Times New Roman" w:cs="Times New Roman"/>
            <w:i/>
            <w:color w:val="0D0D0D" w:themeColor="text1" w:themeTint="F2"/>
            <w:sz w:val="24"/>
            <w:szCs w:val="24"/>
          </w:rPr>
          <w:t>Region</w:t>
        </w:r>
        <w:r w:rsidRPr="00C40BF8">
          <w:rPr>
            <w:rFonts w:ascii="Times New Roman" w:hAnsi="Times New Roman" w:cs="Times New Roman"/>
            <w:i/>
            <w:color w:val="0D0D0D" w:themeColor="text1" w:themeTint="F2"/>
            <w:w w:val="90"/>
            <w:sz w:val="24"/>
            <w:szCs w:val="24"/>
          </w:rPr>
          <w:t>.</w:t>
        </w:r>
        <w:r w:rsidRPr="00C40BF8">
          <w:rPr>
            <w:rFonts w:ascii="Times New Roman" w:hAnsi="Times New Roman" w:cs="Times New Roman"/>
            <w:i/>
            <w:color w:val="0D0D0D" w:themeColor="text1" w:themeTint="F2"/>
            <w:spacing w:val="-2"/>
            <w:w w:val="90"/>
            <w:sz w:val="24"/>
            <w:szCs w:val="24"/>
          </w:rPr>
          <w:t xml:space="preserve"> </w:t>
        </w:r>
        <w:r w:rsidRPr="00C40BF8">
          <w:rPr>
            <w:rFonts w:ascii="Times New Roman" w:hAnsi="Times New Roman" w:cs="Times New Roman"/>
            <w:i/>
            <w:color w:val="0D0D0D" w:themeColor="text1" w:themeTint="F2"/>
            <w:sz w:val="24"/>
            <w:szCs w:val="24"/>
          </w:rPr>
          <w:t>Encyclopedia</w:t>
        </w:r>
        <w:r w:rsidRPr="00C40BF8">
          <w:rPr>
            <w:rFonts w:ascii="Times New Roman" w:hAnsi="Times New Roman" w:cs="Times New Roman"/>
            <w:i/>
            <w:color w:val="0D0D0D" w:themeColor="text1" w:themeTint="F2"/>
            <w:spacing w:val="-7"/>
            <w:sz w:val="24"/>
            <w:szCs w:val="24"/>
          </w:rPr>
          <w:t xml:space="preserve"> </w:t>
        </w:r>
        <w:r w:rsidRPr="00C40BF8">
          <w:rPr>
            <w:rFonts w:ascii="Times New Roman" w:hAnsi="Times New Roman" w:cs="Times New Roman"/>
            <w:i/>
            <w:color w:val="0D0D0D" w:themeColor="text1" w:themeTint="F2"/>
            <w:sz w:val="24"/>
            <w:szCs w:val="24"/>
          </w:rPr>
          <w:t>of</w:t>
        </w:r>
        <w:r w:rsidRPr="00C40BF8">
          <w:rPr>
            <w:rFonts w:ascii="Times New Roman" w:hAnsi="Times New Roman" w:cs="Times New Roman"/>
            <w:i/>
            <w:color w:val="0D0D0D" w:themeColor="text1" w:themeTint="F2"/>
            <w:spacing w:val="-8"/>
            <w:sz w:val="24"/>
            <w:szCs w:val="24"/>
          </w:rPr>
          <w:t xml:space="preserve"> </w:t>
        </w:r>
        <w:r w:rsidRPr="00C40BF8">
          <w:rPr>
            <w:rFonts w:ascii="Times New Roman" w:hAnsi="Times New Roman" w:cs="Times New Roman"/>
            <w:i/>
            <w:color w:val="0D0D0D" w:themeColor="text1" w:themeTint="F2"/>
            <w:sz w:val="24"/>
            <w:szCs w:val="24"/>
          </w:rPr>
          <w:t xml:space="preserve">the Great </w:t>
        </w:r>
        <w:r w:rsidRPr="00C40BF8">
          <w:rPr>
            <w:rFonts w:ascii="Times New Roman" w:hAnsi="Times New Roman" w:cs="Times New Roman"/>
            <w:i/>
            <w:color w:val="0D0D0D" w:themeColor="text1" w:themeTint="F2"/>
            <w:spacing w:val="-3"/>
            <w:sz w:val="24"/>
            <w:szCs w:val="24"/>
          </w:rPr>
          <w:t>Plains</w:t>
        </w:r>
        <w:r w:rsidRPr="00C40BF8">
          <w:rPr>
            <w:rFonts w:ascii="Times New Roman" w:hAnsi="Times New Roman" w:cs="Times New Roman"/>
            <w:color w:val="0D0D0D" w:themeColor="text1" w:themeTint="F2"/>
            <w:spacing w:val="-3"/>
            <w:sz w:val="24"/>
            <w:szCs w:val="24"/>
          </w:rPr>
          <w:t xml:space="preserve">. </w:t>
        </w:r>
        <w:r w:rsidRPr="00C40BF8">
          <w:rPr>
            <w:rFonts w:ascii="Times New Roman" w:hAnsi="Times New Roman" w:cs="Times New Roman"/>
            <w:color w:val="0D0D0D" w:themeColor="text1" w:themeTint="F2"/>
            <w:sz w:val="24"/>
            <w:szCs w:val="24"/>
          </w:rPr>
          <w:t xml:space="preserve">Retrieved 23 </w:t>
        </w:r>
        <w:r w:rsidRPr="00C40BF8">
          <w:rPr>
            <w:rFonts w:ascii="Times New Roman" w:hAnsi="Times New Roman" w:cs="Times New Roman"/>
            <w:color w:val="0D0D0D" w:themeColor="text1" w:themeTint="F2"/>
            <w:spacing w:val="-3"/>
            <w:sz w:val="24"/>
            <w:szCs w:val="24"/>
          </w:rPr>
          <w:t xml:space="preserve">July </w:t>
        </w:r>
        <w:r w:rsidRPr="00C40BF8">
          <w:rPr>
            <w:rFonts w:ascii="Times New Roman" w:hAnsi="Times New Roman" w:cs="Times New Roman"/>
            <w:color w:val="0D0D0D" w:themeColor="text1" w:themeTint="F2"/>
            <w:spacing w:val="-7"/>
            <w:sz w:val="24"/>
            <w:szCs w:val="24"/>
          </w:rPr>
          <w:t xml:space="preserve">2017: </w:t>
        </w:r>
        <w:r w:rsidRPr="00C40BF8">
          <w:rPr>
            <w:color w:val="0D0D0D" w:themeColor="text1" w:themeTint="F2"/>
          </w:rPr>
          <w:fldChar w:fldCharType="begin"/>
        </w:r>
        <w:r w:rsidRPr="00C40BF8">
          <w:rPr>
            <w:color w:val="0D0D0D" w:themeColor="text1" w:themeTint="F2"/>
          </w:rPr>
          <w:instrText xml:space="preserve"> HYPERLINK "http://plainshumanities.unl/" </w:instrText>
        </w:r>
        <w:r w:rsidRPr="00C40BF8">
          <w:rPr>
            <w:color w:val="0D0D0D" w:themeColor="text1" w:themeTint="F2"/>
          </w:rPr>
          <w:fldChar w:fldCharType="separate"/>
        </w:r>
        <w:r w:rsidRPr="00C40BF8">
          <w:rPr>
            <w:rStyle w:val="Hyperlink"/>
            <w:rFonts w:ascii="Times New Roman" w:hAnsi="Times New Roman" w:cs="Times New Roman"/>
            <w:color w:val="0D0D0D" w:themeColor="text1" w:themeTint="F2"/>
            <w:spacing w:val="-3"/>
            <w:sz w:val="24"/>
            <w:szCs w:val="24"/>
            <w:u w:val="none"/>
          </w:rPr>
          <w:t>http://plainshumanities.unl.</w:t>
        </w:r>
        <w:r w:rsidRPr="00C40BF8">
          <w:rPr>
            <w:color w:val="0D0D0D" w:themeColor="text1" w:themeTint="F2"/>
          </w:rPr>
          <w:fldChar w:fldCharType="end"/>
        </w:r>
        <w:r w:rsidRPr="00C40BF8">
          <w:rPr>
            <w:rFonts w:ascii="Times New Roman" w:hAnsi="Times New Roman" w:cs="Times New Roman"/>
            <w:color w:val="0D0D0D" w:themeColor="text1" w:themeTint="F2"/>
            <w:spacing w:val="-3"/>
            <w:sz w:val="24"/>
            <w:szCs w:val="24"/>
          </w:rPr>
          <w:t xml:space="preserve"> </w:t>
        </w:r>
        <w:r w:rsidRPr="00C40BF8">
          <w:rPr>
            <w:rFonts w:ascii="Times New Roman" w:hAnsi="Times New Roman" w:cs="Times New Roman"/>
            <w:color w:val="0D0D0D" w:themeColor="text1" w:themeTint="F2"/>
            <w:spacing w:val="-4"/>
            <w:sz w:val="24"/>
            <w:szCs w:val="24"/>
          </w:rPr>
          <w:t>edu/encyclopedia/doc/egp.pe.028</w:t>
        </w:r>
      </w:ins>
    </w:p>
    <w:p w14:paraId="0E22C2CA" w14:textId="77777777" w:rsidR="00876628" w:rsidRPr="00C40BF8" w:rsidRDefault="00876628" w:rsidP="00876628">
      <w:pPr>
        <w:pStyle w:val="ListParagraph"/>
        <w:tabs>
          <w:tab w:val="left" w:pos="0"/>
          <w:tab w:val="left" w:pos="900"/>
          <w:tab w:val="left" w:pos="990"/>
        </w:tabs>
        <w:spacing w:before="3" w:line="228" w:lineRule="auto"/>
        <w:ind w:left="720" w:hanging="720"/>
        <w:rPr>
          <w:ins w:id="7" w:author="Ann Lewin-Benham" w:date="2020-04-17T19:05:00Z"/>
          <w:rFonts w:ascii="Times New Roman" w:hAnsi="Times New Roman" w:cs="Times New Roman"/>
          <w:color w:val="0D0D0D" w:themeColor="text1" w:themeTint="F2"/>
          <w:sz w:val="24"/>
          <w:szCs w:val="24"/>
        </w:rPr>
      </w:pPr>
      <w:r w:rsidRPr="00C40BF8">
        <w:rPr>
          <w:rFonts w:ascii="Times New Roman" w:hAnsi="Times New Roman" w:cs="Times New Roman"/>
          <w:color w:val="0D0D0D" w:themeColor="text1" w:themeTint="F2"/>
          <w:sz w:val="24"/>
          <w:szCs w:val="24"/>
        </w:rPr>
        <w:t>4</w:t>
      </w:r>
      <w:ins w:id="8" w:author="Ann Lewin-Benham" w:date="2020-04-17T19:05:00Z">
        <w:r w:rsidRPr="00C40BF8">
          <w:rPr>
            <w:rFonts w:ascii="Times New Roman" w:hAnsi="Times New Roman" w:cs="Times New Roman"/>
            <w:color w:val="0D0D0D" w:themeColor="text1" w:themeTint="F2"/>
            <w:sz w:val="24"/>
            <w:szCs w:val="24"/>
          </w:rPr>
          <w:t xml:space="preserve">. Robinson, E. </w:t>
        </w:r>
        <w:r w:rsidRPr="00C40BF8">
          <w:rPr>
            <w:rFonts w:ascii="Times New Roman" w:hAnsi="Times New Roman" w:cs="Times New Roman"/>
            <w:color w:val="0D0D0D" w:themeColor="text1" w:themeTint="F2"/>
            <w:spacing w:val="-6"/>
            <w:sz w:val="24"/>
            <w:szCs w:val="24"/>
          </w:rPr>
          <w:t xml:space="preserve">B., </w:t>
        </w:r>
        <w:r w:rsidRPr="00C40BF8">
          <w:rPr>
            <w:rFonts w:ascii="Times New Roman" w:hAnsi="Times New Roman" w:cs="Times New Roman"/>
            <w:color w:val="0D0D0D" w:themeColor="text1" w:themeTint="F2"/>
            <w:sz w:val="24"/>
            <w:szCs w:val="24"/>
          </w:rPr>
          <w:t xml:space="preserve">&amp; Dietz, </w:t>
        </w:r>
        <w:r w:rsidRPr="00C40BF8">
          <w:rPr>
            <w:rFonts w:ascii="Times New Roman" w:hAnsi="Times New Roman" w:cs="Times New Roman"/>
            <w:color w:val="0D0D0D" w:themeColor="text1" w:themeTint="F2"/>
            <w:spacing w:val="-4"/>
            <w:sz w:val="24"/>
            <w:szCs w:val="24"/>
          </w:rPr>
          <w:t xml:space="preserve">J. </w:t>
        </w:r>
        <w:r w:rsidRPr="00C40BF8">
          <w:rPr>
            <w:rFonts w:ascii="Times New Roman" w:hAnsi="Times New Roman" w:cs="Times New Roman"/>
            <w:color w:val="0D0D0D" w:themeColor="text1" w:themeTint="F2"/>
            <w:sz w:val="24"/>
            <w:szCs w:val="24"/>
          </w:rPr>
          <w:t xml:space="preserve">L. </w:t>
        </w:r>
        <w:r w:rsidRPr="00C40BF8">
          <w:rPr>
            <w:rFonts w:ascii="Times New Roman" w:hAnsi="Times New Roman" w:cs="Times New Roman"/>
            <w:color w:val="0D0D0D" w:themeColor="text1" w:themeTint="F2"/>
            <w:spacing w:val="-3"/>
            <w:sz w:val="24"/>
            <w:szCs w:val="24"/>
          </w:rPr>
          <w:t xml:space="preserve">(2017). </w:t>
        </w:r>
        <w:r w:rsidRPr="00C40BF8">
          <w:rPr>
            <w:rFonts w:ascii="Times New Roman" w:hAnsi="Times New Roman" w:cs="Times New Roman"/>
            <w:i/>
            <w:color w:val="0D0D0D" w:themeColor="text1" w:themeTint="F2"/>
            <w:sz w:val="24"/>
            <w:szCs w:val="24"/>
          </w:rPr>
          <w:t xml:space="preserve">Great </w:t>
        </w:r>
        <w:r w:rsidRPr="00C40BF8">
          <w:rPr>
            <w:rFonts w:ascii="Times New Roman" w:hAnsi="Times New Roman" w:cs="Times New Roman"/>
            <w:i/>
            <w:color w:val="0D0D0D" w:themeColor="text1" w:themeTint="F2"/>
            <w:spacing w:val="-3"/>
            <w:sz w:val="24"/>
            <w:szCs w:val="24"/>
          </w:rPr>
          <w:t>Plains</w:t>
        </w:r>
        <w:r w:rsidRPr="00C40BF8">
          <w:rPr>
            <w:rFonts w:ascii="Times New Roman" w:hAnsi="Times New Roman" w:cs="Times New Roman"/>
            <w:color w:val="0D0D0D" w:themeColor="text1" w:themeTint="F2"/>
            <w:spacing w:val="-3"/>
            <w:sz w:val="24"/>
            <w:szCs w:val="24"/>
          </w:rPr>
          <w:t xml:space="preserve">. </w:t>
        </w:r>
        <w:r w:rsidRPr="00C40BF8">
          <w:rPr>
            <w:rFonts w:ascii="Times New Roman" w:hAnsi="Times New Roman" w:cs="Times New Roman"/>
            <w:color w:val="0D0D0D" w:themeColor="text1" w:themeTint="F2"/>
            <w:sz w:val="24"/>
            <w:szCs w:val="24"/>
          </w:rPr>
          <w:t xml:space="preserve">Retrieved </w:t>
        </w:r>
        <w:r w:rsidRPr="00C40BF8">
          <w:rPr>
            <w:rFonts w:ascii="Times New Roman" w:hAnsi="Times New Roman" w:cs="Times New Roman"/>
            <w:color w:val="0D0D0D" w:themeColor="text1" w:themeTint="F2"/>
            <w:spacing w:val="-4"/>
            <w:sz w:val="24"/>
            <w:szCs w:val="24"/>
          </w:rPr>
          <w:t xml:space="preserve">24 </w:t>
        </w:r>
        <w:r w:rsidRPr="00C40BF8">
          <w:rPr>
            <w:rFonts w:ascii="Times New Roman" w:hAnsi="Times New Roman" w:cs="Times New Roman"/>
            <w:color w:val="0D0D0D" w:themeColor="text1" w:themeTint="F2"/>
            <w:spacing w:val="-3"/>
            <w:sz w:val="24"/>
            <w:szCs w:val="24"/>
          </w:rPr>
          <w:t xml:space="preserve">July </w:t>
        </w:r>
        <w:r w:rsidRPr="00C40BF8">
          <w:rPr>
            <w:rFonts w:ascii="Times New Roman" w:hAnsi="Times New Roman" w:cs="Times New Roman"/>
            <w:color w:val="0D0D0D" w:themeColor="text1" w:themeTint="F2"/>
            <w:spacing w:val="-7"/>
            <w:sz w:val="24"/>
            <w:szCs w:val="24"/>
          </w:rPr>
          <w:t>2017</w:t>
        </w:r>
        <w:r w:rsidRPr="00C40BF8">
          <w:rPr>
            <w:color w:val="0D0D0D" w:themeColor="text1" w:themeTint="F2"/>
          </w:rPr>
          <w:fldChar w:fldCharType="begin"/>
        </w:r>
        <w:r w:rsidRPr="00C40BF8">
          <w:rPr>
            <w:color w:val="0D0D0D" w:themeColor="text1" w:themeTint="F2"/>
          </w:rPr>
          <w:instrText xml:space="preserve"> HYPERLINK </w:instrText>
        </w:r>
        <w:r w:rsidRPr="00C40BF8">
          <w:rPr>
            <w:color w:val="0D0D0D" w:themeColor="text1" w:themeTint="F2"/>
          </w:rPr>
          <w:fldChar w:fldCharType="separate"/>
        </w:r>
        <w:r w:rsidRPr="00C40BF8">
          <w:rPr>
            <w:rStyle w:val="Hyperlink"/>
            <w:rFonts w:ascii="Times New Roman" w:hAnsi="Times New Roman" w:cs="Times New Roman"/>
            <w:color w:val="0D0D0D" w:themeColor="text1" w:themeTint="F2"/>
            <w:spacing w:val="-7"/>
            <w:sz w:val="24"/>
            <w:szCs w:val="24"/>
            <w:u w:val="none"/>
          </w:rPr>
          <w:t>:</w:t>
        </w:r>
        <w:r w:rsidRPr="00C40BF8">
          <w:rPr>
            <w:rStyle w:val="Hyperlink"/>
            <w:rFonts w:ascii="Times New Roman" w:hAnsi="Times New Roman" w:cs="Times New Roman"/>
            <w:color w:val="0D0D0D" w:themeColor="text1" w:themeTint="F2"/>
            <w:spacing w:val="3"/>
            <w:sz w:val="24"/>
            <w:szCs w:val="24"/>
            <w:u w:val="none"/>
          </w:rPr>
          <w:t xml:space="preserve"> </w:t>
        </w:r>
        <w:r w:rsidRPr="00C40BF8">
          <w:rPr>
            <w:rStyle w:val="Hyperlink"/>
            <w:rFonts w:ascii="Times New Roman" w:hAnsi="Times New Roman" w:cs="Times New Roman"/>
            <w:color w:val="0D0D0D" w:themeColor="text1" w:themeTint="F2"/>
            <w:spacing w:val="-3"/>
            <w:sz w:val="24"/>
            <w:szCs w:val="24"/>
            <w:u w:val="none"/>
          </w:rPr>
          <w:t>www.britannica.com/place/Great-Plains.</w:t>
        </w:r>
        <w:r w:rsidRPr="00C40BF8">
          <w:rPr>
            <w:color w:val="0D0D0D" w:themeColor="text1" w:themeTint="F2"/>
          </w:rPr>
          <w:fldChar w:fldCharType="end"/>
        </w:r>
      </w:ins>
    </w:p>
    <w:p w14:paraId="66978909" w14:textId="77777777" w:rsidR="00876628" w:rsidRPr="00C40BF8" w:rsidRDefault="00876628" w:rsidP="00876628">
      <w:pPr>
        <w:pStyle w:val="ListParagraph"/>
        <w:tabs>
          <w:tab w:val="left" w:pos="0"/>
          <w:tab w:val="left" w:pos="900"/>
          <w:tab w:val="left" w:pos="990"/>
        </w:tabs>
        <w:spacing w:before="2" w:line="228" w:lineRule="auto"/>
        <w:ind w:left="720" w:hanging="720"/>
        <w:rPr>
          <w:ins w:id="9" w:author="Ann Lewin-Benham" w:date="2020-04-17T19:05:00Z"/>
          <w:rFonts w:ascii="Times New Roman" w:hAnsi="Times New Roman" w:cs="Times New Roman"/>
          <w:color w:val="0D0D0D" w:themeColor="text1" w:themeTint="F2"/>
          <w:sz w:val="24"/>
          <w:szCs w:val="24"/>
        </w:rPr>
      </w:pPr>
      <w:r w:rsidRPr="00C40BF8">
        <w:rPr>
          <w:rFonts w:ascii="Times New Roman" w:hAnsi="Times New Roman" w:cs="Times New Roman"/>
          <w:color w:val="0D0D0D" w:themeColor="text1" w:themeTint="F2"/>
          <w:sz w:val="24"/>
          <w:szCs w:val="24"/>
        </w:rPr>
        <w:t>5</w:t>
      </w:r>
      <w:ins w:id="10" w:author="Ann Lewin-Benham" w:date="2020-04-17T19:05:00Z">
        <w:r w:rsidRPr="00C40BF8">
          <w:rPr>
            <w:rFonts w:ascii="Times New Roman" w:hAnsi="Times New Roman" w:cs="Times New Roman"/>
            <w:color w:val="0D0D0D" w:themeColor="text1" w:themeTint="F2"/>
            <w:sz w:val="24"/>
            <w:szCs w:val="24"/>
          </w:rPr>
          <w:t xml:space="preserve">. Kromm, </w:t>
        </w:r>
        <w:r w:rsidRPr="00C40BF8">
          <w:rPr>
            <w:rFonts w:ascii="Times New Roman" w:hAnsi="Times New Roman" w:cs="Times New Roman"/>
            <w:color w:val="0D0D0D" w:themeColor="text1" w:themeTint="F2"/>
            <w:spacing w:val="-6"/>
            <w:sz w:val="24"/>
            <w:szCs w:val="24"/>
          </w:rPr>
          <w:t xml:space="preserve">D. </w:t>
        </w:r>
        <w:r w:rsidRPr="00C40BF8">
          <w:rPr>
            <w:rFonts w:ascii="Times New Roman" w:hAnsi="Times New Roman" w:cs="Times New Roman"/>
            <w:color w:val="0D0D0D" w:themeColor="text1" w:themeTint="F2"/>
            <w:sz w:val="24"/>
            <w:szCs w:val="24"/>
          </w:rPr>
          <w:t xml:space="preserve">E. </w:t>
        </w:r>
        <w:r w:rsidRPr="00C40BF8">
          <w:rPr>
            <w:rFonts w:ascii="Times New Roman" w:hAnsi="Times New Roman" w:cs="Times New Roman"/>
            <w:color w:val="0D0D0D" w:themeColor="text1" w:themeTint="F2"/>
            <w:spacing w:val="-3"/>
            <w:sz w:val="24"/>
            <w:szCs w:val="24"/>
          </w:rPr>
          <w:t xml:space="preserve">(2017). </w:t>
        </w:r>
        <w:r w:rsidRPr="00C40BF8">
          <w:rPr>
            <w:rFonts w:ascii="Times New Roman" w:hAnsi="Times New Roman" w:cs="Times New Roman"/>
            <w:i/>
            <w:color w:val="0D0D0D" w:themeColor="text1" w:themeTint="F2"/>
            <w:sz w:val="24"/>
            <w:szCs w:val="24"/>
          </w:rPr>
          <w:t xml:space="preserve">Ogallala </w:t>
        </w:r>
        <w:r w:rsidRPr="00C40BF8">
          <w:rPr>
            <w:rFonts w:ascii="Times New Roman" w:hAnsi="Times New Roman" w:cs="Times New Roman"/>
            <w:i/>
            <w:color w:val="0D0D0D" w:themeColor="text1" w:themeTint="F2"/>
            <w:spacing w:val="-4"/>
            <w:sz w:val="24"/>
            <w:szCs w:val="24"/>
          </w:rPr>
          <w:t>Aquifer</w:t>
        </w:r>
        <w:r w:rsidRPr="00C40BF8">
          <w:rPr>
            <w:rFonts w:ascii="Times New Roman" w:hAnsi="Times New Roman" w:cs="Times New Roman"/>
            <w:color w:val="0D0D0D" w:themeColor="text1" w:themeTint="F2"/>
            <w:spacing w:val="-4"/>
            <w:sz w:val="24"/>
            <w:szCs w:val="24"/>
          </w:rPr>
          <w:t xml:space="preserve">. </w:t>
        </w:r>
        <w:r w:rsidRPr="00C40BF8">
          <w:rPr>
            <w:rFonts w:ascii="Times New Roman" w:hAnsi="Times New Roman" w:cs="Times New Roman"/>
            <w:color w:val="0D0D0D" w:themeColor="text1" w:themeTint="F2"/>
            <w:sz w:val="24"/>
            <w:szCs w:val="24"/>
          </w:rPr>
          <w:t xml:space="preserve">Retrieved </w:t>
        </w:r>
        <w:r w:rsidRPr="00C40BF8">
          <w:rPr>
            <w:rFonts w:ascii="Times New Roman" w:hAnsi="Times New Roman" w:cs="Times New Roman"/>
            <w:color w:val="0D0D0D" w:themeColor="text1" w:themeTint="F2"/>
            <w:spacing w:val="-4"/>
            <w:sz w:val="24"/>
            <w:szCs w:val="24"/>
          </w:rPr>
          <w:t xml:space="preserve">24 </w:t>
        </w:r>
        <w:r w:rsidRPr="00C40BF8">
          <w:rPr>
            <w:rFonts w:ascii="Times New Roman" w:hAnsi="Times New Roman" w:cs="Times New Roman"/>
            <w:color w:val="0D0D0D" w:themeColor="text1" w:themeTint="F2"/>
            <w:spacing w:val="-3"/>
            <w:sz w:val="24"/>
            <w:szCs w:val="24"/>
          </w:rPr>
          <w:t xml:space="preserve">July </w:t>
        </w:r>
        <w:r w:rsidRPr="00C40BF8">
          <w:rPr>
            <w:rFonts w:ascii="Times New Roman" w:hAnsi="Times New Roman" w:cs="Times New Roman"/>
            <w:color w:val="0D0D0D" w:themeColor="text1" w:themeTint="F2"/>
            <w:spacing w:val="-7"/>
            <w:sz w:val="24"/>
            <w:szCs w:val="24"/>
          </w:rPr>
          <w:t xml:space="preserve">2017: </w:t>
        </w:r>
        <w:r w:rsidRPr="00C40BF8">
          <w:rPr>
            <w:color w:val="0D0D0D" w:themeColor="text1" w:themeTint="F2"/>
          </w:rPr>
          <w:fldChar w:fldCharType="begin"/>
        </w:r>
        <w:r w:rsidRPr="00C40BF8">
          <w:rPr>
            <w:color w:val="0D0D0D" w:themeColor="text1" w:themeTint="F2"/>
          </w:rPr>
          <w:instrText xml:space="preserve"> HYPERLINK "http://www/" </w:instrText>
        </w:r>
        <w:r w:rsidRPr="00C40BF8">
          <w:rPr>
            <w:color w:val="0D0D0D" w:themeColor="text1" w:themeTint="F2"/>
          </w:rPr>
          <w:fldChar w:fldCharType="separate"/>
        </w:r>
        <w:r w:rsidRPr="00C40BF8">
          <w:rPr>
            <w:rStyle w:val="Hyperlink"/>
            <w:rFonts w:ascii="Times New Roman" w:hAnsi="Times New Roman" w:cs="Times New Roman"/>
            <w:color w:val="0D0D0D" w:themeColor="text1" w:themeTint="F2"/>
            <w:spacing w:val="-3"/>
            <w:sz w:val="24"/>
            <w:szCs w:val="24"/>
            <w:u w:val="none"/>
          </w:rPr>
          <w:t>www.</w:t>
        </w:r>
        <w:r w:rsidRPr="00C40BF8">
          <w:rPr>
            <w:color w:val="0D0D0D" w:themeColor="text1" w:themeTint="F2"/>
          </w:rPr>
          <w:fldChar w:fldCharType="end"/>
        </w:r>
        <w:r w:rsidRPr="00C40BF8">
          <w:rPr>
            <w:rFonts w:ascii="Times New Roman" w:hAnsi="Times New Roman" w:cs="Times New Roman"/>
            <w:color w:val="0D0D0D" w:themeColor="text1" w:themeTint="F2"/>
            <w:spacing w:val="-3"/>
            <w:sz w:val="24"/>
            <w:szCs w:val="24"/>
          </w:rPr>
          <w:t xml:space="preserve"> waterencyclopedia.com/Oc-Po/Ogallala-Aquifer.html.</w:t>
        </w:r>
      </w:ins>
    </w:p>
    <w:p w14:paraId="5E710D50" w14:textId="77777777" w:rsidR="00876628" w:rsidRPr="005174AC" w:rsidRDefault="00876628" w:rsidP="00876628">
      <w:pPr>
        <w:pStyle w:val="ListParagraph"/>
        <w:tabs>
          <w:tab w:val="left" w:pos="0"/>
          <w:tab w:val="left" w:pos="900"/>
          <w:tab w:val="left" w:pos="990"/>
        </w:tabs>
        <w:spacing w:before="2" w:line="228" w:lineRule="auto"/>
        <w:ind w:left="720" w:hanging="720"/>
        <w:rPr>
          <w:ins w:id="11" w:author="Ann Lewin-Benham" w:date="2020-04-17T19:05:00Z"/>
          <w:rFonts w:ascii="Times New Roman" w:hAnsi="Times New Roman" w:cs="Times New Roman"/>
          <w:color w:val="000000" w:themeColor="text1"/>
          <w:w w:val="105"/>
          <w:sz w:val="24"/>
          <w:szCs w:val="24"/>
        </w:rPr>
      </w:pPr>
      <w:r w:rsidRPr="005174AC">
        <w:rPr>
          <w:rFonts w:ascii="Times New Roman" w:hAnsi="Times New Roman" w:cs="Times New Roman"/>
          <w:color w:val="000000" w:themeColor="text1"/>
          <w:sz w:val="24"/>
          <w:szCs w:val="24"/>
        </w:rPr>
        <w:t>6</w:t>
      </w:r>
      <w:ins w:id="12" w:author="Ann Lewin-Benham" w:date="2020-04-17T19:05:00Z">
        <w:r w:rsidRPr="005174AC">
          <w:rPr>
            <w:rFonts w:ascii="Times New Roman" w:hAnsi="Times New Roman" w:cs="Times New Roman"/>
            <w:color w:val="000000" w:themeColor="text1"/>
            <w:sz w:val="24"/>
            <w:szCs w:val="24"/>
          </w:rPr>
          <w:t>. Little,</w:t>
        </w:r>
        <w:r w:rsidRPr="005174AC">
          <w:rPr>
            <w:rFonts w:ascii="Times New Roman" w:hAnsi="Times New Roman" w:cs="Times New Roman"/>
            <w:color w:val="000000" w:themeColor="text1"/>
            <w:spacing w:val="-10"/>
            <w:sz w:val="24"/>
            <w:szCs w:val="24"/>
          </w:rPr>
          <w:t xml:space="preserve"> </w:t>
        </w:r>
        <w:r w:rsidRPr="005174AC">
          <w:rPr>
            <w:rFonts w:ascii="Times New Roman" w:hAnsi="Times New Roman" w:cs="Times New Roman"/>
            <w:color w:val="000000" w:themeColor="text1"/>
            <w:spacing w:val="-4"/>
            <w:sz w:val="24"/>
            <w:szCs w:val="24"/>
          </w:rPr>
          <w:t>J.</w:t>
        </w:r>
        <w:r w:rsidRPr="005174AC">
          <w:rPr>
            <w:rFonts w:ascii="Times New Roman" w:hAnsi="Times New Roman" w:cs="Times New Roman"/>
            <w:color w:val="000000" w:themeColor="text1"/>
            <w:spacing w:val="-9"/>
            <w:sz w:val="24"/>
            <w:szCs w:val="24"/>
          </w:rPr>
          <w:t xml:space="preserve"> </w:t>
        </w:r>
        <w:r w:rsidRPr="005174AC">
          <w:rPr>
            <w:rFonts w:ascii="Times New Roman" w:hAnsi="Times New Roman" w:cs="Times New Roman"/>
            <w:color w:val="000000" w:themeColor="text1"/>
            <w:spacing w:val="-3"/>
            <w:sz w:val="24"/>
            <w:szCs w:val="24"/>
          </w:rPr>
          <w:t>B.</w:t>
        </w:r>
        <w:r w:rsidRPr="005174AC">
          <w:rPr>
            <w:rFonts w:ascii="Times New Roman" w:hAnsi="Times New Roman" w:cs="Times New Roman"/>
            <w:color w:val="000000" w:themeColor="text1"/>
            <w:spacing w:val="-10"/>
            <w:sz w:val="24"/>
            <w:szCs w:val="24"/>
          </w:rPr>
          <w:t xml:space="preserve"> </w:t>
        </w:r>
        <w:r w:rsidRPr="005174AC">
          <w:rPr>
            <w:rFonts w:ascii="Times New Roman" w:hAnsi="Times New Roman" w:cs="Times New Roman"/>
            <w:color w:val="000000" w:themeColor="text1"/>
            <w:sz w:val="24"/>
            <w:szCs w:val="24"/>
          </w:rPr>
          <w:t>(2009).</w:t>
        </w:r>
        <w:r w:rsidRPr="005174AC">
          <w:rPr>
            <w:rFonts w:ascii="Times New Roman" w:hAnsi="Times New Roman" w:cs="Times New Roman"/>
            <w:color w:val="000000" w:themeColor="text1"/>
            <w:spacing w:val="-9"/>
            <w:sz w:val="24"/>
            <w:szCs w:val="24"/>
          </w:rPr>
          <w:t xml:space="preserve"> </w:t>
        </w:r>
        <w:r w:rsidRPr="005174AC">
          <w:rPr>
            <w:rFonts w:ascii="Times New Roman" w:hAnsi="Times New Roman" w:cs="Times New Roman"/>
            <w:color w:val="000000" w:themeColor="text1"/>
            <w:sz w:val="24"/>
            <w:szCs w:val="24"/>
          </w:rPr>
          <w:t>The</w:t>
        </w:r>
        <w:r w:rsidRPr="005174AC">
          <w:rPr>
            <w:rFonts w:ascii="Times New Roman" w:hAnsi="Times New Roman" w:cs="Times New Roman"/>
            <w:color w:val="000000" w:themeColor="text1"/>
            <w:spacing w:val="-9"/>
            <w:sz w:val="24"/>
            <w:szCs w:val="24"/>
          </w:rPr>
          <w:t xml:space="preserve"> </w:t>
        </w:r>
        <w:r w:rsidRPr="005174AC">
          <w:rPr>
            <w:rFonts w:ascii="Times New Roman" w:hAnsi="Times New Roman" w:cs="Times New Roman"/>
            <w:color w:val="000000" w:themeColor="text1"/>
            <w:sz w:val="24"/>
            <w:szCs w:val="24"/>
          </w:rPr>
          <w:t>Ogallala</w:t>
        </w:r>
        <w:r w:rsidRPr="005174AC">
          <w:rPr>
            <w:rFonts w:ascii="Times New Roman" w:hAnsi="Times New Roman" w:cs="Times New Roman"/>
            <w:color w:val="000000" w:themeColor="text1"/>
            <w:spacing w:val="-10"/>
            <w:sz w:val="24"/>
            <w:szCs w:val="24"/>
          </w:rPr>
          <w:t xml:space="preserve"> </w:t>
        </w:r>
        <w:r w:rsidRPr="005174AC">
          <w:rPr>
            <w:rFonts w:ascii="Times New Roman" w:hAnsi="Times New Roman" w:cs="Times New Roman"/>
            <w:color w:val="000000" w:themeColor="text1"/>
            <w:spacing w:val="-4"/>
            <w:sz w:val="24"/>
            <w:szCs w:val="24"/>
          </w:rPr>
          <w:t>Aquifer</w:t>
        </w:r>
        <w:r w:rsidRPr="005174AC">
          <w:rPr>
            <w:rFonts w:ascii="Times New Roman" w:hAnsi="Times New Roman" w:cs="Times New Roman"/>
            <w:i/>
            <w:color w:val="000000" w:themeColor="text1"/>
            <w:spacing w:val="-4"/>
            <w:sz w:val="24"/>
            <w:szCs w:val="24"/>
          </w:rPr>
          <w:t>.</w:t>
        </w:r>
        <w:r w:rsidRPr="005174AC">
          <w:rPr>
            <w:rFonts w:ascii="Times New Roman" w:hAnsi="Times New Roman" w:cs="Times New Roman"/>
            <w:i/>
            <w:color w:val="000000" w:themeColor="text1"/>
            <w:spacing w:val="-4"/>
            <w:w w:val="90"/>
            <w:sz w:val="24"/>
            <w:szCs w:val="24"/>
          </w:rPr>
          <w:t xml:space="preserve"> </w:t>
        </w:r>
        <w:r w:rsidRPr="005174AC">
          <w:rPr>
            <w:rFonts w:ascii="Times New Roman" w:hAnsi="Times New Roman" w:cs="Times New Roman"/>
            <w:i/>
            <w:color w:val="000000" w:themeColor="text1"/>
            <w:sz w:val="24"/>
            <w:szCs w:val="24"/>
          </w:rPr>
          <w:t>Scientific</w:t>
        </w:r>
        <w:r w:rsidRPr="005174AC">
          <w:rPr>
            <w:rFonts w:ascii="Times New Roman" w:hAnsi="Times New Roman" w:cs="Times New Roman"/>
            <w:i/>
            <w:color w:val="000000" w:themeColor="text1"/>
            <w:spacing w:val="-10"/>
            <w:sz w:val="24"/>
            <w:szCs w:val="24"/>
          </w:rPr>
          <w:t xml:space="preserve"> </w:t>
        </w:r>
        <w:r w:rsidRPr="005174AC">
          <w:rPr>
            <w:rFonts w:ascii="Times New Roman" w:hAnsi="Times New Roman" w:cs="Times New Roman"/>
            <w:i/>
            <w:color w:val="000000" w:themeColor="text1"/>
            <w:sz w:val="24"/>
            <w:szCs w:val="24"/>
          </w:rPr>
          <w:t>American</w:t>
        </w:r>
        <w:r w:rsidRPr="005174AC">
          <w:rPr>
            <w:rFonts w:ascii="Times New Roman" w:hAnsi="Times New Roman" w:cs="Times New Roman"/>
            <w:color w:val="000000" w:themeColor="text1"/>
            <w:sz w:val="24"/>
            <w:szCs w:val="24"/>
          </w:rPr>
          <w:t>.</w:t>
        </w:r>
        <w:r w:rsidRPr="005174AC">
          <w:rPr>
            <w:rFonts w:ascii="Times New Roman" w:hAnsi="Times New Roman" w:cs="Times New Roman"/>
            <w:color w:val="000000" w:themeColor="text1"/>
            <w:spacing w:val="-9"/>
            <w:sz w:val="24"/>
            <w:szCs w:val="24"/>
          </w:rPr>
          <w:t xml:space="preserve"> </w:t>
        </w:r>
        <w:r w:rsidRPr="005174AC">
          <w:rPr>
            <w:rFonts w:ascii="Times New Roman" w:hAnsi="Times New Roman" w:cs="Times New Roman"/>
            <w:color w:val="000000" w:themeColor="text1"/>
            <w:sz w:val="24"/>
            <w:szCs w:val="24"/>
          </w:rPr>
          <w:t xml:space="preserve">Retrieved </w:t>
        </w:r>
        <w:r w:rsidRPr="005174AC">
          <w:rPr>
            <w:rFonts w:ascii="Times New Roman" w:hAnsi="Times New Roman" w:cs="Times New Roman"/>
            <w:color w:val="000000" w:themeColor="text1"/>
            <w:w w:val="105"/>
            <w:sz w:val="24"/>
            <w:szCs w:val="24"/>
          </w:rPr>
          <w:t xml:space="preserve">23 July 2017: </w:t>
        </w:r>
        <w:r w:rsidRPr="005174AC">
          <w:rPr>
            <w:color w:val="000000" w:themeColor="text1"/>
          </w:rPr>
          <w:fldChar w:fldCharType="begin"/>
        </w:r>
        <w:r w:rsidRPr="005174AC">
          <w:rPr>
            <w:color w:val="000000" w:themeColor="text1"/>
          </w:rPr>
          <w:instrText xml:space="preserve"> HYPERLINK "http://www.scientificamerican.com/article/the-ogallala-%20aquifer/" </w:instrText>
        </w:r>
        <w:r w:rsidRPr="005174AC">
          <w:rPr>
            <w:color w:val="000000" w:themeColor="text1"/>
          </w:rPr>
          <w:fldChar w:fldCharType="separate"/>
        </w:r>
        <w:r w:rsidRPr="005174AC">
          <w:rPr>
            <w:rStyle w:val="Hyperlink"/>
            <w:rFonts w:ascii="Times New Roman" w:hAnsi="Times New Roman" w:cs="Times New Roman"/>
            <w:color w:val="000000" w:themeColor="text1"/>
            <w:w w:val="105"/>
            <w:sz w:val="24"/>
            <w:szCs w:val="24"/>
            <w:u w:val="none"/>
          </w:rPr>
          <w:t>www.scientificamerican.com/article/the-ogallala- aquifer/</w:t>
        </w:r>
        <w:r w:rsidRPr="005174AC">
          <w:rPr>
            <w:color w:val="000000" w:themeColor="text1"/>
          </w:rPr>
          <w:fldChar w:fldCharType="end"/>
        </w:r>
      </w:ins>
    </w:p>
    <w:p w14:paraId="3218973F" w14:textId="77777777" w:rsidR="00876628" w:rsidRPr="005174AC" w:rsidRDefault="00876628" w:rsidP="00876628">
      <w:pPr>
        <w:pStyle w:val="ListParagraph"/>
        <w:tabs>
          <w:tab w:val="left" w:pos="0"/>
          <w:tab w:val="left" w:pos="900"/>
          <w:tab w:val="left" w:pos="990"/>
        </w:tabs>
        <w:spacing w:before="2" w:line="228" w:lineRule="auto"/>
        <w:ind w:left="720" w:hanging="720"/>
        <w:rPr>
          <w:ins w:id="13" w:author="Ann Lewin-Benham" w:date="2020-04-17T19:05:00Z"/>
          <w:rFonts w:ascii="Times New Roman" w:hAnsi="Times New Roman" w:cs="Times New Roman"/>
          <w:color w:val="000000" w:themeColor="text1"/>
          <w:sz w:val="24"/>
          <w:szCs w:val="24"/>
        </w:rPr>
      </w:pPr>
      <w:r w:rsidRPr="005174AC">
        <w:rPr>
          <w:rFonts w:ascii="Times New Roman" w:hAnsi="Times New Roman" w:cs="Times New Roman"/>
          <w:color w:val="000000" w:themeColor="text1"/>
          <w:spacing w:val="-3"/>
          <w:sz w:val="24"/>
          <w:szCs w:val="24"/>
        </w:rPr>
        <w:t>7</w:t>
      </w:r>
      <w:ins w:id="14" w:author="Ann Lewin-Benham" w:date="2020-04-17T19:05:00Z">
        <w:r w:rsidRPr="005174AC">
          <w:rPr>
            <w:rFonts w:ascii="Times New Roman" w:hAnsi="Times New Roman" w:cs="Times New Roman"/>
            <w:color w:val="000000" w:themeColor="text1"/>
            <w:spacing w:val="-3"/>
            <w:sz w:val="24"/>
            <w:szCs w:val="24"/>
          </w:rPr>
          <w:t>. Jacobs,</w:t>
        </w:r>
        <w:r w:rsidRPr="005174AC">
          <w:rPr>
            <w:rFonts w:ascii="Times New Roman" w:hAnsi="Times New Roman" w:cs="Times New Roman"/>
            <w:color w:val="000000" w:themeColor="text1"/>
            <w:spacing w:val="-19"/>
            <w:sz w:val="24"/>
            <w:szCs w:val="24"/>
          </w:rPr>
          <w:t xml:space="preserve"> </w:t>
        </w:r>
        <w:r w:rsidRPr="005174AC">
          <w:rPr>
            <w:rFonts w:ascii="Times New Roman" w:hAnsi="Times New Roman" w:cs="Times New Roman"/>
            <w:color w:val="000000" w:themeColor="text1"/>
            <w:spacing w:val="-6"/>
            <w:sz w:val="24"/>
            <w:szCs w:val="24"/>
          </w:rPr>
          <w:t>B.,</w:t>
        </w:r>
        <w:r w:rsidRPr="005174AC">
          <w:rPr>
            <w:rFonts w:ascii="Times New Roman" w:hAnsi="Times New Roman" w:cs="Times New Roman"/>
            <w:color w:val="000000" w:themeColor="text1"/>
            <w:spacing w:val="-19"/>
            <w:sz w:val="24"/>
            <w:szCs w:val="24"/>
          </w:rPr>
          <w:t xml:space="preserve"> </w:t>
        </w:r>
        <w:r w:rsidRPr="005174AC">
          <w:rPr>
            <w:rFonts w:ascii="Times New Roman" w:hAnsi="Times New Roman" w:cs="Times New Roman"/>
            <w:color w:val="000000" w:themeColor="text1"/>
            <w:sz w:val="24"/>
            <w:szCs w:val="24"/>
          </w:rPr>
          <w:t>James,</w:t>
        </w:r>
        <w:r w:rsidRPr="005174AC">
          <w:rPr>
            <w:rFonts w:ascii="Times New Roman" w:hAnsi="Times New Roman" w:cs="Times New Roman"/>
            <w:color w:val="000000" w:themeColor="text1"/>
            <w:spacing w:val="-19"/>
            <w:sz w:val="24"/>
            <w:szCs w:val="24"/>
          </w:rPr>
          <w:t xml:space="preserve"> </w:t>
        </w:r>
        <w:r w:rsidRPr="005174AC">
          <w:rPr>
            <w:rFonts w:ascii="Times New Roman" w:hAnsi="Times New Roman" w:cs="Times New Roman"/>
            <w:color w:val="000000" w:themeColor="text1"/>
            <w:sz w:val="24"/>
            <w:szCs w:val="24"/>
          </w:rPr>
          <w:t>L.</w:t>
        </w:r>
        <w:r w:rsidRPr="005174AC">
          <w:rPr>
            <w:rFonts w:ascii="Times New Roman" w:hAnsi="Times New Roman" w:cs="Times New Roman"/>
            <w:color w:val="000000" w:themeColor="text1"/>
            <w:spacing w:val="-19"/>
            <w:sz w:val="24"/>
            <w:szCs w:val="24"/>
          </w:rPr>
          <w:t xml:space="preserve"> </w:t>
        </w:r>
        <w:r w:rsidRPr="005174AC">
          <w:rPr>
            <w:rFonts w:ascii="Times New Roman" w:hAnsi="Times New Roman" w:cs="Times New Roman"/>
            <w:color w:val="000000" w:themeColor="text1"/>
            <w:spacing w:val="-4"/>
            <w:sz w:val="24"/>
            <w:szCs w:val="24"/>
          </w:rPr>
          <w:t>E.,</w:t>
        </w:r>
        <w:r w:rsidRPr="005174AC">
          <w:rPr>
            <w:rFonts w:ascii="Times New Roman" w:hAnsi="Times New Roman" w:cs="Times New Roman"/>
            <w:color w:val="000000" w:themeColor="text1"/>
            <w:spacing w:val="-19"/>
            <w:sz w:val="24"/>
            <w:szCs w:val="24"/>
          </w:rPr>
          <w:t xml:space="preserve"> </w:t>
        </w:r>
        <w:r w:rsidRPr="005174AC">
          <w:rPr>
            <w:rFonts w:ascii="Times New Roman" w:hAnsi="Times New Roman" w:cs="Times New Roman"/>
            <w:color w:val="000000" w:themeColor="text1"/>
            <w:spacing w:val="-4"/>
            <w:sz w:val="24"/>
            <w:szCs w:val="24"/>
          </w:rPr>
          <w:t>Parker,</w:t>
        </w:r>
        <w:r w:rsidRPr="005174AC">
          <w:rPr>
            <w:rFonts w:ascii="Times New Roman" w:hAnsi="Times New Roman" w:cs="Times New Roman"/>
            <w:color w:val="000000" w:themeColor="text1"/>
            <w:spacing w:val="-19"/>
            <w:sz w:val="24"/>
            <w:szCs w:val="24"/>
          </w:rPr>
          <w:t xml:space="preserve"> </w:t>
        </w:r>
        <w:r w:rsidRPr="005174AC">
          <w:rPr>
            <w:rFonts w:ascii="Times New Roman" w:hAnsi="Times New Roman" w:cs="Times New Roman"/>
            <w:color w:val="000000" w:themeColor="text1"/>
            <w:spacing w:val="-4"/>
            <w:sz w:val="24"/>
            <w:szCs w:val="24"/>
          </w:rPr>
          <w:t>L.,</w:t>
        </w:r>
        <w:r w:rsidRPr="005174AC">
          <w:rPr>
            <w:rFonts w:ascii="Times New Roman" w:hAnsi="Times New Roman" w:cs="Times New Roman"/>
            <w:color w:val="000000" w:themeColor="text1"/>
            <w:spacing w:val="-19"/>
            <w:sz w:val="24"/>
            <w:szCs w:val="24"/>
          </w:rPr>
          <w:t xml:space="preserve"> </w:t>
        </w:r>
        <w:r w:rsidRPr="005174AC">
          <w:rPr>
            <w:rFonts w:ascii="Times New Roman" w:hAnsi="Times New Roman" w:cs="Times New Roman"/>
            <w:color w:val="000000" w:themeColor="text1"/>
            <w:sz w:val="24"/>
            <w:szCs w:val="24"/>
          </w:rPr>
          <w:t>&amp;</w:t>
        </w:r>
        <w:r w:rsidRPr="005174AC">
          <w:rPr>
            <w:rFonts w:ascii="Times New Roman" w:hAnsi="Times New Roman" w:cs="Times New Roman"/>
            <w:color w:val="000000" w:themeColor="text1"/>
            <w:spacing w:val="-19"/>
            <w:sz w:val="24"/>
            <w:szCs w:val="24"/>
          </w:rPr>
          <w:t xml:space="preserve"> </w:t>
        </w:r>
        <w:r w:rsidRPr="005174AC">
          <w:rPr>
            <w:rFonts w:ascii="Times New Roman" w:hAnsi="Times New Roman" w:cs="Times New Roman"/>
            <w:color w:val="000000" w:themeColor="text1"/>
            <w:spacing w:val="-3"/>
            <w:sz w:val="24"/>
            <w:szCs w:val="24"/>
          </w:rPr>
          <w:t>Nowakowski,</w:t>
        </w:r>
        <w:r w:rsidRPr="005174AC">
          <w:rPr>
            <w:rFonts w:ascii="Times New Roman" w:hAnsi="Times New Roman" w:cs="Times New Roman"/>
            <w:color w:val="000000" w:themeColor="text1"/>
            <w:spacing w:val="-19"/>
            <w:sz w:val="24"/>
            <w:szCs w:val="24"/>
          </w:rPr>
          <w:t xml:space="preserve"> </w:t>
        </w:r>
        <w:r w:rsidRPr="005174AC">
          <w:rPr>
            <w:rFonts w:ascii="Times New Roman" w:hAnsi="Times New Roman" w:cs="Times New Roman"/>
            <w:color w:val="000000" w:themeColor="text1"/>
            <w:sz w:val="24"/>
            <w:szCs w:val="24"/>
          </w:rPr>
          <w:t>K.</w:t>
        </w:r>
        <w:r w:rsidRPr="005174AC">
          <w:rPr>
            <w:rFonts w:ascii="Times New Roman" w:hAnsi="Times New Roman" w:cs="Times New Roman"/>
            <w:color w:val="000000" w:themeColor="text1"/>
            <w:spacing w:val="-19"/>
            <w:sz w:val="24"/>
            <w:szCs w:val="24"/>
          </w:rPr>
          <w:t xml:space="preserve"> </w:t>
        </w:r>
        <w:r w:rsidRPr="005174AC">
          <w:rPr>
            <w:rFonts w:ascii="Times New Roman" w:hAnsi="Times New Roman" w:cs="Times New Roman"/>
            <w:color w:val="000000" w:themeColor="text1"/>
            <w:spacing w:val="-5"/>
            <w:sz w:val="24"/>
            <w:szCs w:val="24"/>
          </w:rPr>
          <w:t>(2016).</w:t>
        </w:r>
        <w:r w:rsidRPr="005174AC">
          <w:rPr>
            <w:rFonts w:ascii="Times New Roman" w:hAnsi="Times New Roman" w:cs="Times New Roman"/>
            <w:color w:val="000000" w:themeColor="text1"/>
            <w:spacing w:val="-19"/>
            <w:sz w:val="24"/>
            <w:szCs w:val="24"/>
          </w:rPr>
          <w:t xml:space="preserve">  </w:t>
        </w:r>
        <w:r w:rsidRPr="005174AC">
          <w:rPr>
            <w:rFonts w:ascii="Times New Roman" w:hAnsi="Times New Roman" w:cs="Times New Roman"/>
            <w:i/>
            <w:color w:val="000000" w:themeColor="text1"/>
            <w:sz w:val="24"/>
            <w:szCs w:val="24"/>
          </w:rPr>
          <w:t>A</w:t>
        </w:r>
        <w:r w:rsidRPr="005174AC">
          <w:rPr>
            <w:rFonts w:ascii="Times New Roman" w:hAnsi="Times New Roman" w:cs="Times New Roman"/>
            <w:i/>
            <w:color w:val="000000" w:themeColor="text1"/>
            <w:spacing w:val="-19"/>
            <w:sz w:val="24"/>
            <w:szCs w:val="24"/>
          </w:rPr>
          <w:t xml:space="preserve"> </w:t>
        </w:r>
        <w:r w:rsidRPr="005174AC">
          <w:rPr>
            <w:rFonts w:ascii="Times New Roman" w:hAnsi="Times New Roman" w:cs="Times New Roman"/>
            <w:i/>
            <w:color w:val="000000" w:themeColor="text1"/>
            <w:sz w:val="24"/>
            <w:szCs w:val="24"/>
          </w:rPr>
          <w:t>vanish</w:t>
        </w:r>
        <w:r w:rsidRPr="005174AC">
          <w:rPr>
            <w:rFonts w:ascii="Times New Roman" w:hAnsi="Times New Roman" w:cs="Times New Roman"/>
            <w:i/>
            <w:color w:val="000000" w:themeColor="text1"/>
            <w:spacing w:val="-3"/>
            <w:w w:val="105"/>
            <w:sz w:val="24"/>
            <w:szCs w:val="24"/>
          </w:rPr>
          <w:t>ing</w:t>
        </w:r>
        <w:r w:rsidRPr="005174AC">
          <w:rPr>
            <w:rFonts w:ascii="Times New Roman" w:hAnsi="Times New Roman" w:cs="Times New Roman"/>
            <w:i/>
            <w:color w:val="000000" w:themeColor="text1"/>
            <w:spacing w:val="-32"/>
            <w:w w:val="105"/>
            <w:sz w:val="24"/>
            <w:szCs w:val="24"/>
          </w:rPr>
          <w:t xml:space="preserve"> </w:t>
        </w:r>
        <w:r w:rsidRPr="005174AC">
          <w:rPr>
            <w:rFonts w:ascii="Times New Roman" w:hAnsi="Times New Roman" w:cs="Times New Roman"/>
            <w:i/>
            <w:color w:val="000000" w:themeColor="text1"/>
            <w:spacing w:val="-4"/>
            <w:w w:val="105"/>
            <w:sz w:val="24"/>
            <w:szCs w:val="24"/>
          </w:rPr>
          <w:t>aquifer</w:t>
        </w:r>
        <w:r w:rsidRPr="005174AC">
          <w:rPr>
            <w:rFonts w:ascii="Times New Roman" w:hAnsi="Times New Roman" w:cs="Times New Roman"/>
            <w:color w:val="000000" w:themeColor="text1"/>
            <w:spacing w:val="-4"/>
            <w:w w:val="105"/>
            <w:sz w:val="24"/>
            <w:szCs w:val="24"/>
          </w:rPr>
          <w:t>.</w:t>
        </w:r>
        <w:r w:rsidRPr="005174AC">
          <w:rPr>
            <w:rFonts w:ascii="Times New Roman" w:hAnsi="Times New Roman" w:cs="Times New Roman"/>
            <w:color w:val="000000" w:themeColor="text1"/>
            <w:spacing w:val="-31"/>
            <w:w w:val="105"/>
            <w:sz w:val="24"/>
            <w:szCs w:val="24"/>
          </w:rPr>
          <w:t xml:space="preserve"> </w:t>
        </w:r>
        <w:r w:rsidRPr="005174AC">
          <w:rPr>
            <w:rFonts w:ascii="Times New Roman" w:hAnsi="Times New Roman" w:cs="Times New Roman"/>
            <w:color w:val="000000" w:themeColor="text1"/>
            <w:w w:val="105"/>
            <w:sz w:val="24"/>
            <w:szCs w:val="24"/>
          </w:rPr>
          <w:t>Retrieved</w:t>
        </w:r>
        <w:r w:rsidRPr="005174AC">
          <w:rPr>
            <w:rFonts w:ascii="Times New Roman" w:hAnsi="Times New Roman" w:cs="Times New Roman"/>
            <w:color w:val="000000" w:themeColor="text1"/>
            <w:spacing w:val="-32"/>
            <w:w w:val="105"/>
            <w:sz w:val="24"/>
            <w:szCs w:val="24"/>
          </w:rPr>
          <w:t xml:space="preserve"> </w:t>
        </w:r>
        <w:r w:rsidRPr="005174AC">
          <w:rPr>
            <w:rFonts w:ascii="Times New Roman" w:hAnsi="Times New Roman" w:cs="Times New Roman"/>
            <w:color w:val="000000" w:themeColor="text1"/>
            <w:w w:val="105"/>
            <w:sz w:val="24"/>
            <w:szCs w:val="24"/>
          </w:rPr>
          <w:t>23</w:t>
        </w:r>
        <w:r w:rsidRPr="005174AC">
          <w:rPr>
            <w:rFonts w:ascii="Times New Roman" w:hAnsi="Times New Roman" w:cs="Times New Roman"/>
            <w:color w:val="000000" w:themeColor="text1"/>
            <w:spacing w:val="-31"/>
            <w:w w:val="105"/>
            <w:sz w:val="24"/>
            <w:szCs w:val="24"/>
          </w:rPr>
          <w:t xml:space="preserve"> </w:t>
        </w:r>
        <w:r w:rsidRPr="005174AC">
          <w:rPr>
            <w:rFonts w:ascii="Times New Roman" w:hAnsi="Times New Roman" w:cs="Times New Roman"/>
            <w:color w:val="000000" w:themeColor="text1"/>
            <w:spacing w:val="-3"/>
            <w:w w:val="105"/>
            <w:sz w:val="24"/>
            <w:szCs w:val="24"/>
          </w:rPr>
          <w:t>July</w:t>
        </w:r>
        <w:r w:rsidRPr="005174AC">
          <w:rPr>
            <w:rFonts w:ascii="Times New Roman" w:hAnsi="Times New Roman" w:cs="Times New Roman"/>
            <w:color w:val="000000" w:themeColor="text1"/>
            <w:spacing w:val="-31"/>
            <w:w w:val="105"/>
            <w:sz w:val="24"/>
            <w:szCs w:val="24"/>
          </w:rPr>
          <w:t xml:space="preserve"> </w:t>
        </w:r>
        <w:r w:rsidRPr="005174AC">
          <w:rPr>
            <w:rFonts w:ascii="Times New Roman" w:hAnsi="Times New Roman" w:cs="Times New Roman"/>
            <w:color w:val="000000" w:themeColor="text1"/>
            <w:spacing w:val="-7"/>
            <w:w w:val="105"/>
            <w:sz w:val="24"/>
            <w:szCs w:val="24"/>
          </w:rPr>
          <w:t>2017:</w:t>
        </w:r>
        <w:r w:rsidRPr="005174AC">
          <w:rPr>
            <w:rFonts w:ascii="Times New Roman" w:hAnsi="Times New Roman" w:cs="Times New Roman"/>
            <w:color w:val="000000" w:themeColor="text1"/>
            <w:spacing w:val="-32"/>
            <w:w w:val="105"/>
            <w:sz w:val="24"/>
            <w:szCs w:val="24"/>
          </w:rPr>
          <w:t xml:space="preserve"> </w:t>
        </w:r>
        <w:r w:rsidRPr="005174AC">
          <w:rPr>
            <w:color w:val="000000" w:themeColor="text1"/>
          </w:rPr>
          <w:fldChar w:fldCharType="begin"/>
        </w:r>
        <w:r w:rsidRPr="005174AC">
          <w:rPr>
            <w:color w:val="000000" w:themeColor="text1"/>
          </w:rPr>
          <w:instrText xml:space="preserve"> HYPERLINK "http://www.nationalgeographic.com/" </w:instrText>
        </w:r>
        <w:r w:rsidRPr="005174AC">
          <w:rPr>
            <w:color w:val="000000" w:themeColor="text1"/>
          </w:rPr>
          <w:fldChar w:fldCharType="separate"/>
        </w:r>
        <w:r w:rsidRPr="005174AC">
          <w:rPr>
            <w:rStyle w:val="Hyperlink"/>
            <w:rFonts w:ascii="Times New Roman" w:hAnsi="Times New Roman" w:cs="Times New Roman"/>
            <w:color w:val="000000" w:themeColor="text1"/>
            <w:w w:val="105"/>
            <w:sz w:val="24"/>
            <w:szCs w:val="24"/>
            <w:u w:val="none"/>
          </w:rPr>
          <w:t>www.nationalgeographic.com/</w:t>
        </w:r>
        <w:r w:rsidRPr="005174AC">
          <w:rPr>
            <w:color w:val="000000" w:themeColor="text1"/>
          </w:rPr>
          <w:fldChar w:fldCharType="end"/>
        </w:r>
        <w:r w:rsidRPr="005174AC">
          <w:rPr>
            <w:rFonts w:ascii="Times New Roman" w:hAnsi="Times New Roman" w:cs="Times New Roman"/>
            <w:color w:val="000000" w:themeColor="text1"/>
            <w:w w:val="105"/>
            <w:sz w:val="24"/>
            <w:szCs w:val="24"/>
          </w:rPr>
          <w:t xml:space="preserve"> </w:t>
        </w:r>
        <w:r w:rsidRPr="005174AC">
          <w:rPr>
            <w:rFonts w:ascii="Times New Roman" w:hAnsi="Times New Roman" w:cs="Times New Roman"/>
            <w:color w:val="000000" w:themeColor="text1"/>
            <w:spacing w:val="-4"/>
            <w:w w:val="105"/>
            <w:sz w:val="24"/>
            <w:szCs w:val="24"/>
          </w:rPr>
          <w:t>magazine/2016/08/vanishing-aquifer-interactive-map/.</w:t>
        </w:r>
      </w:ins>
    </w:p>
    <w:p w14:paraId="746F15EA" w14:textId="77777777" w:rsidR="00876628" w:rsidRPr="005174AC" w:rsidRDefault="00876628" w:rsidP="00876628">
      <w:pPr>
        <w:tabs>
          <w:tab w:val="left" w:pos="0"/>
          <w:tab w:val="left" w:pos="1140"/>
        </w:tabs>
        <w:spacing w:before="3" w:line="228" w:lineRule="auto"/>
        <w:ind w:left="720" w:hanging="720"/>
        <w:rPr>
          <w:ins w:id="15" w:author="Ann Lewin-Benham" w:date="2020-04-17T19:05:00Z"/>
          <w:rFonts w:ascii="Times New Roman" w:hAnsi="Times New Roman" w:cs="Times New Roman"/>
          <w:color w:val="000000" w:themeColor="text1"/>
          <w:w w:val="105"/>
          <w:sz w:val="24"/>
          <w:szCs w:val="24"/>
        </w:rPr>
      </w:pPr>
      <w:r w:rsidRPr="005174AC">
        <w:rPr>
          <w:rFonts w:ascii="Times New Roman" w:hAnsi="Times New Roman" w:cs="Times New Roman"/>
          <w:color w:val="000000" w:themeColor="text1"/>
          <w:sz w:val="24"/>
          <w:szCs w:val="24"/>
        </w:rPr>
        <w:t>8</w:t>
      </w:r>
      <w:ins w:id="16" w:author="Ann Lewin-Benham" w:date="2020-04-17T19:05:00Z">
        <w:r w:rsidRPr="005174AC">
          <w:rPr>
            <w:rFonts w:ascii="Times New Roman" w:hAnsi="Times New Roman" w:cs="Times New Roman"/>
            <w:color w:val="000000" w:themeColor="text1"/>
            <w:sz w:val="24"/>
            <w:szCs w:val="24"/>
          </w:rPr>
          <w:t>. Seifferlein,</w:t>
        </w:r>
        <w:r w:rsidRPr="005174AC">
          <w:rPr>
            <w:rFonts w:ascii="Times New Roman" w:hAnsi="Times New Roman" w:cs="Times New Roman"/>
            <w:color w:val="000000" w:themeColor="text1"/>
            <w:spacing w:val="-22"/>
            <w:sz w:val="24"/>
            <w:szCs w:val="24"/>
          </w:rPr>
          <w:t xml:space="preserve"> </w:t>
        </w:r>
        <w:r w:rsidRPr="005174AC">
          <w:rPr>
            <w:rFonts w:ascii="Times New Roman" w:hAnsi="Times New Roman" w:cs="Times New Roman"/>
            <w:color w:val="000000" w:themeColor="text1"/>
            <w:spacing w:val="-3"/>
            <w:sz w:val="24"/>
            <w:szCs w:val="24"/>
          </w:rPr>
          <w:t>B.</w:t>
        </w:r>
        <w:r w:rsidRPr="005174AC">
          <w:rPr>
            <w:rFonts w:ascii="Times New Roman" w:hAnsi="Times New Roman" w:cs="Times New Roman"/>
            <w:color w:val="000000" w:themeColor="text1"/>
            <w:spacing w:val="-22"/>
            <w:sz w:val="24"/>
            <w:szCs w:val="24"/>
          </w:rPr>
          <w:t xml:space="preserve"> </w:t>
        </w:r>
        <w:r w:rsidRPr="005174AC">
          <w:rPr>
            <w:rFonts w:ascii="Times New Roman" w:hAnsi="Times New Roman" w:cs="Times New Roman"/>
            <w:color w:val="000000" w:themeColor="text1"/>
            <w:spacing w:val="-5"/>
            <w:sz w:val="24"/>
            <w:szCs w:val="24"/>
          </w:rPr>
          <w:t>(2016).</w:t>
        </w:r>
        <w:r w:rsidRPr="005174AC">
          <w:rPr>
            <w:rFonts w:ascii="Times New Roman" w:hAnsi="Times New Roman" w:cs="Times New Roman"/>
            <w:color w:val="000000" w:themeColor="text1"/>
            <w:spacing w:val="-21"/>
            <w:sz w:val="24"/>
            <w:szCs w:val="24"/>
          </w:rPr>
          <w:t xml:space="preserve"> </w:t>
        </w:r>
        <w:r w:rsidRPr="005174AC">
          <w:rPr>
            <w:rFonts w:ascii="Times New Roman" w:hAnsi="Times New Roman" w:cs="Times New Roman"/>
            <w:i/>
            <w:color w:val="000000" w:themeColor="text1"/>
            <w:sz w:val="24"/>
            <w:szCs w:val="24"/>
          </w:rPr>
          <w:t>Restoring</w:t>
        </w:r>
        <w:r w:rsidRPr="005174AC">
          <w:rPr>
            <w:rFonts w:ascii="Times New Roman" w:hAnsi="Times New Roman" w:cs="Times New Roman"/>
            <w:i/>
            <w:color w:val="000000" w:themeColor="text1"/>
            <w:spacing w:val="-22"/>
            <w:sz w:val="24"/>
            <w:szCs w:val="24"/>
          </w:rPr>
          <w:t xml:space="preserve"> </w:t>
        </w:r>
        <w:r w:rsidRPr="005174AC">
          <w:rPr>
            <w:rFonts w:ascii="Times New Roman" w:hAnsi="Times New Roman" w:cs="Times New Roman"/>
            <w:i/>
            <w:color w:val="000000" w:themeColor="text1"/>
            <w:sz w:val="24"/>
            <w:szCs w:val="24"/>
          </w:rPr>
          <w:t>Prairie</w:t>
        </w:r>
        <w:r w:rsidRPr="005174AC">
          <w:rPr>
            <w:rFonts w:ascii="Times New Roman" w:hAnsi="Times New Roman" w:cs="Times New Roman"/>
            <w:i/>
            <w:color w:val="000000" w:themeColor="text1"/>
            <w:spacing w:val="-21"/>
            <w:sz w:val="24"/>
            <w:szCs w:val="24"/>
          </w:rPr>
          <w:t xml:space="preserve"> </w:t>
        </w:r>
        <w:r w:rsidRPr="005174AC">
          <w:rPr>
            <w:rFonts w:ascii="Times New Roman" w:hAnsi="Times New Roman" w:cs="Times New Roman"/>
            <w:i/>
            <w:color w:val="000000" w:themeColor="text1"/>
            <w:sz w:val="24"/>
            <w:szCs w:val="24"/>
          </w:rPr>
          <w:t>on</w:t>
        </w:r>
        <w:r w:rsidRPr="005174AC">
          <w:rPr>
            <w:rFonts w:ascii="Times New Roman" w:hAnsi="Times New Roman" w:cs="Times New Roman"/>
            <w:i/>
            <w:color w:val="000000" w:themeColor="text1"/>
            <w:spacing w:val="-22"/>
            <w:sz w:val="24"/>
            <w:szCs w:val="24"/>
          </w:rPr>
          <w:t xml:space="preserve"> </w:t>
        </w:r>
        <w:r w:rsidRPr="005174AC">
          <w:rPr>
            <w:rFonts w:ascii="Times New Roman" w:hAnsi="Times New Roman" w:cs="Times New Roman"/>
            <w:i/>
            <w:color w:val="000000" w:themeColor="text1"/>
            <w:sz w:val="24"/>
            <w:szCs w:val="24"/>
          </w:rPr>
          <w:t>the</w:t>
        </w:r>
        <w:r w:rsidRPr="005174AC">
          <w:rPr>
            <w:rFonts w:ascii="Times New Roman" w:hAnsi="Times New Roman" w:cs="Times New Roman"/>
            <w:i/>
            <w:color w:val="000000" w:themeColor="text1"/>
            <w:spacing w:val="-21"/>
            <w:sz w:val="24"/>
            <w:szCs w:val="24"/>
          </w:rPr>
          <w:t xml:space="preserve"> </w:t>
        </w:r>
        <w:r w:rsidRPr="005174AC">
          <w:rPr>
            <w:rFonts w:ascii="Times New Roman" w:hAnsi="Times New Roman" w:cs="Times New Roman"/>
            <w:i/>
            <w:color w:val="000000" w:themeColor="text1"/>
            <w:sz w:val="24"/>
            <w:szCs w:val="24"/>
          </w:rPr>
          <w:t>Great</w:t>
        </w:r>
        <w:r w:rsidRPr="005174AC">
          <w:rPr>
            <w:rFonts w:ascii="Times New Roman" w:hAnsi="Times New Roman" w:cs="Times New Roman"/>
            <w:i/>
            <w:color w:val="000000" w:themeColor="text1"/>
            <w:spacing w:val="-22"/>
            <w:sz w:val="24"/>
            <w:szCs w:val="24"/>
          </w:rPr>
          <w:t xml:space="preserve"> </w:t>
        </w:r>
        <w:r w:rsidRPr="005174AC">
          <w:rPr>
            <w:rFonts w:ascii="Times New Roman" w:hAnsi="Times New Roman" w:cs="Times New Roman"/>
            <w:i/>
            <w:color w:val="000000" w:themeColor="text1"/>
            <w:spacing w:val="-3"/>
            <w:sz w:val="24"/>
            <w:szCs w:val="24"/>
          </w:rPr>
          <w:t>Plains</w:t>
        </w:r>
        <w:r w:rsidRPr="005174AC">
          <w:rPr>
            <w:rFonts w:ascii="Times New Roman" w:hAnsi="Times New Roman" w:cs="Times New Roman"/>
            <w:color w:val="000000" w:themeColor="text1"/>
            <w:spacing w:val="-3"/>
            <w:sz w:val="24"/>
            <w:szCs w:val="24"/>
          </w:rPr>
          <w:t>.</w:t>
        </w:r>
        <w:r w:rsidRPr="005174AC">
          <w:rPr>
            <w:rFonts w:ascii="Times New Roman" w:hAnsi="Times New Roman" w:cs="Times New Roman"/>
            <w:color w:val="000000" w:themeColor="text1"/>
            <w:spacing w:val="-21"/>
            <w:sz w:val="24"/>
            <w:szCs w:val="24"/>
          </w:rPr>
          <w:t xml:space="preserve"> </w:t>
        </w:r>
        <w:r w:rsidRPr="005174AC">
          <w:rPr>
            <w:rFonts w:ascii="Times New Roman" w:hAnsi="Times New Roman" w:cs="Times New Roman"/>
            <w:color w:val="000000" w:themeColor="text1"/>
            <w:sz w:val="24"/>
            <w:szCs w:val="24"/>
          </w:rPr>
          <w:t>Retrieved</w:t>
        </w:r>
        <w:r w:rsidRPr="005174AC">
          <w:rPr>
            <w:rFonts w:ascii="Times New Roman" w:hAnsi="Times New Roman" w:cs="Times New Roman"/>
            <w:color w:val="000000" w:themeColor="text1"/>
            <w:spacing w:val="-22"/>
            <w:sz w:val="24"/>
            <w:szCs w:val="24"/>
          </w:rPr>
          <w:t xml:space="preserve"> </w:t>
        </w:r>
        <w:r w:rsidRPr="005174AC">
          <w:rPr>
            <w:rFonts w:ascii="Times New Roman" w:hAnsi="Times New Roman" w:cs="Times New Roman"/>
            <w:color w:val="000000" w:themeColor="text1"/>
            <w:sz w:val="24"/>
            <w:szCs w:val="24"/>
          </w:rPr>
          <w:t xml:space="preserve">25 </w:t>
        </w:r>
        <w:r w:rsidRPr="005174AC">
          <w:rPr>
            <w:rFonts w:ascii="Times New Roman" w:hAnsi="Times New Roman" w:cs="Times New Roman"/>
            <w:color w:val="000000" w:themeColor="text1"/>
            <w:spacing w:val="-1"/>
            <w:w w:val="105"/>
            <w:sz w:val="24"/>
            <w:szCs w:val="24"/>
          </w:rPr>
          <w:t xml:space="preserve">July </w:t>
        </w:r>
        <w:r w:rsidRPr="005174AC">
          <w:rPr>
            <w:rFonts w:ascii="Times New Roman" w:hAnsi="Times New Roman" w:cs="Times New Roman"/>
            <w:color w:val="000000" w:themeColor="text1"/>
            <w:spacing w:val="-5"/>
            <w:w w:val="105"/>
            <w:sz w:val="24"/>
            <w:szCs w:val="24"/>
          </w:rPr>
          <w:t xml:space="preserve">2017: </w:t>
        </w:r>
        <w:r w:rsidRPr="005174AC">
          <w:rPr>
            <w:color w:val="000000" w:themeColor="text1"/>
          </w:rPr>
          <w:fldChar w:fldCharType="begin"/>
        </w:r>
        <w:r w:rsidRPr="005174AC">
          <w:rPr>
            <w:color w:val="000000" w:themeColor="text1"/>
          </w:rPr>
          <w:instrText xml:space="preserve"> HYPERLINK "http://harvestpublicmedia.org/post/restoring-prairie-" </w:instrText>
        </w:r>
        <w:r w:rsidRPr="005174AC">
          <w:rPr>
            <w:color w:val="000000" w:themeColor="text1"/>
          </w:rPr>
          <w:fldChar w:fldCharType="separate"/>
        </w:r>
        <w:r w:rsidRPr="005174AC">
          <w:rPr>
            <w:rStyle w:val="Hyperlink"/>
            <w:rFonts w:ascii="Times New Roman" w:hAnsi="Times New Roman" w:cs="Times New Roman"/>
            <w:color w:val="000000" w:themeColor="text1"/>
            <w:spacing w:val="-1"/>
            <w:w w:val="105"/>
            <w:sz w:val="24"/>
            <w:szCs w:val="24"/>
            <w:u w:val="none"/>
          </w:rPr>
          <w:t>http://harvestpublicmedia.org/post/restoring-prairie-</w:t>
        </w:r>
        <w:r w:rsidRPr="005174AC">
          <w:rPr>
            <w:color w:val="000000" w:themeColor="text1"/>
          </w:rPr>
          <w:fldChar w:fldCharType="end"/>
        </w:r>
        <w:r w:rsidRPr="005174AC">
          <w:rPr>
            <w:rFonts w:ascii="Times New Roman" w:hAnsi="Times New Roman" w:cs="Times New Roman"/>
            <w:color w:val="000000" w:themeColor="text1"/>
            <w:spacing w:val="-1"/>
            <w:w w:val="105"/>
            <w:sz w:val="24"/>
            <w:szCs w:val="24"/>
          </w:rPr>
          <w:t xml:space="preserve"> </w:t>
        </w:r>
        <w:r w:rsidRPr="005174AC">
          <w:rPr>
            <w:rFonts w:ascii="Times New Roman" w:hAnsi="Times New Roman" w:cs="Times New Roman"/>
            <w:color w:val="000000" w:themeColor="text1"/>
            <w:w w:val="105"/>
            <w:sz w:val="24"/>
            <w:szCs w:val="24"/>
          </w:rPr>
          <w:t>great-plains.</w:t>
        </w:r>
      </w:ins>
    </w:p>
    <w:p w14:paraId="64A89D87" w14:textId="77777777" w:rsidR="00876628" w:rsidRPr="005174AC" w:rsidRDefault="00876628" w:rsidP="00876628">
      <w:pPr>
        <w:pStyle w:val="BodyText"/>
        <w:tabs>
          <w:tab w:val="left" w:pos="540"/>
          <w:tab w:val="left" w:pos="630"/>
          <w:tab w:val="left" w:pos="810"/>
        </w:tabs>
        <w:spacing w:before="13"/>
        <w:ind w:left="720" w:right="-120" w:hanging="720"/>
        <w:rPr>
          <w:ins w:id="17" w:author="Ann Lewin-Benham" w:date="2020-04-17T19:05:00Z"/>
          <w:rStyle w:val="Hyperlink"/>
          <w:color w:val="000000" w:themeColor="text1"/>
          <w:u w:val="none"/>
        </w:rPr>
      </w:pPr>
      <w:r w:rsidRPr="005174AC">
        <w:rPr>
          <w:rFonts w:ascii="Times New Roman" w:hAnsi="Times New Roman" w:cs="Times New Roman"/>
          <w:color w:val="000000" w:themeColor="text1"/>
          <w:w w:val="105"/>
          <w:sz w:val="24"/>
          <w:szCs w:val="24"/>
        </w:rPr>
        <w:t>9</w:t>
      </w:r>
      <w:ins w:id="18" w:author="Ann Lewin-Benham" w:date="2020-04-17T19:05:00Z">
        <w:r w:rsidRPr="005174AC">
          <w:rPr>
            <w:rFonts w:ascii="Times New Roman" w:hAnsi="Times New Roman" w:cs="Times New Roman"/>
            <w:color w:val="000000" w:themeColor="text1"/>
            <w:w w:val="105"/>
            <w:sz w:val="24"/>
            <w:szCs w:val="24"/>
          </w:rPr>
          <w:t xml:space="preserve">. </w:t>
        </w:r>
        <w:r w:rsidRPr="005174AC">
          <w:rPr>
            <w:rFonts w:ascii="Times New Roman" w:hAnsi="Times New Roman" w:cs="Times New Roman"/>
            <w:color w:val="000000" w:themeColor="text1"/>
            <w:sz w:val="24"/>
            <w:szCs w:val="24"/>
          </w:rPr>
          <w:t xml:space="preserve">Firebaugh, CA: Retrieved 9 August 19: </w:t>
        </w:r>
        <w:r w:rsidRPr="005174AC">
          <w:rPr>
            <w:color w:val="000000" w:themeColor="text1"/>
          </w:rPr>
          <w:fldChar w:fldCharType="begin"/>
        </w:r>
        <w:r w:rsidRPr="005174AC">
          <w:rPr>
            <w:color w:val="000000" w:themeColor="text1"/>
          </w:rPr>
          <w:instrText xml:space="preserve"> HYPERLINK "http://www.city-data.com/city/Firebaugh-California.html" </w:instrText>
        </w:r>
        <w:r w:rsidRPr="005174AC">
          <w:rPr>
            <w:color w:val="000000" w:themeColor="text1"/>
          </w:rPr>
          <w:fldChar w:fldCharType="separate"/>
        </w:r>
        <w:r w:rsidRPr="005174AC">
          <w:rPr>
            <w:rStyle w:val="Hyperlink"/>
            <w:color w:val="000000" w:themeColor="text1"/>
            <w:u w:val="none"/>
          </w:rPr>
          <w:t>http://www.city-data.com/city/Firebaugh-California.html</w:t>
        </w:r>
        <w:r w:rsidRPr="005174AC">
          <w:rPr>
            <w:color w:val="000000" w:themeColor="text1"/>
          </w:rPr>
          <w:fldChar w:fldCharType="end"/>
        </w:r>
      </w:ins>
    </w:p>
    <w:p w14:paraId="33B0370F" w14:textId="77777777" w:rsidR="00876628" w:rsidRPr="005174AC" w:rsidRDefault="00876628" w:rsidP="008B25CA">
      <w:pPr>
        <w:pStyle w:val="BodyText"/>
        <w:tabs>
          <w:tab w:val="left" w:pos="540"/>
          <w:tab w:val="left" w:pos="630"/>
        </w:tabs>
        <w:spacing w:before="13"/>
        <w:ind w:left="630" w:right="-120" w:hanging="720"/>
        <w:rPr>
          <w:ins w:id="19" w:author="Ann Lewin-Benham" w:date="2020-04-17T19:05:00Z"/>
          <w:rFonts w:ascii="Times New Roman" w:hAnsi="Times New Roman" w:cs="Times New Roman"/>
          <w:color w:val="000000" w:themeColor="text1"/>
          <w:sz w:val="24"/>
          <w:szCs w:val="24"/>
        </w:rPr>
      </w:pPr>
      <w:r w:rsidRPr="005174AC">
        <w:rPr>
          <w:rStyle w:val="Hyperlink"/>
          <w:rFonts w:ascii="Times New Roman" w:hAnsi="Times New Roman" w:cs="Times New Roman"/>
          <w:color w:val="000000" w:themeColor="text1"/>
          <w:sz w:val="24"/>
          <w:szCs w:val="24"/>
          <w:u w:val="none"/>
        </w:rPr>
        <w:t>10</w:t>
      </w:r>
      <w:ins w:id="20" w:author="Ann Lewin-Benham" w:date="2020-04-17T19:05:00Z">
        <w:r w:rsidRPr="005174AC">
          <w:rPr>
            <w:rStyle w:val="Hyperlink"/>
            <w:rFonts w:ascii="Times New Roman" w:hAnsi="Times New Roman" w:cs="Times New Roman"/>
            <w:color w:val="000000" w:themeColor="text1"/>
            <w:sz w:val="24"/>
            <w:szCs w:val="24"/>
            <w:u w:val="none"/>
          </w:rPr>
          <w:t xml:space="preserve">. Sano, A. (2019). Farmers live climate change.  </w:t>
        </w:r>
        <w:r w:rsidRPr="005174AC">
          <w:rPr>
            <w:rStyle w:val="Hyperlink"/>
            <w:rFonts w:ascii="Times New Roman" w:hAnsi="Times New Roman" w:cs="Times New Roman"/>
            <w:iCs/>
            <w:color w:val="000000" w:themeColor="text1"/>
            <w:sz w:val="24"/>
            <w:szCs w:val="24"/>
            <w:u w:val="none"/>
          </w:rPr>
          <w:t xml:space="preserve">The New York Times. </w:t>
        </w:r>
        <w:r w:rsidRPr="005174AC">
          <w:rPr>
            <w:rStyle w:val="Hyperlink"/>
            <w:rFonts w:ascii="Times New Roman" w:hAnsi="Times New Roman" w:cs="Times New Roman"/>
            <w:color w:val="000000" w:themeColor="text1"/>
            <w:sz w:val="24"/>
            <w:szCs w:val="24"/>
            <w:u w:val="none"/>
          </w:rPr>
          <w:t>9 August 21, p. A21.</w:t>
        </w:r>
      </w:ins>
    </w:p>
    <w:p w14:paraId="0A3D0D53" w14:textId="77777777" w:rsidR="00876628" w:rsidRPr="005174AC" w:rsidRDefault="00876628" w:rsidP="008B25CA">
      <w:pPr>
        <w:pStyle w:val="BodyText"/>
        <w:tabs>
          <w:tab w:val="left" w:pos="540"/>
          <w:tab w:val="left" w:pos="630"/>
        </w:tabs>
        <w:spacing w:before="13"/>
        <w:ind w:left="630" w:right="-120" w:hanging="720"/>
        <w:rPr>
          <w:ins w:id="21" w:author="Ann Lewin-Benham" w:date="2020-04-17T19:05:00Z"/>
          <w:rFonts w:ascii="Times New Roman" w:hAnsi="Times New Roman" w:cs="Times New Roman"/>
          <w:color w:val="000000" w:themeColor="text1"/>
          <w:sz w:val="24"/>
          <w:szCs w:val="24"/>
          <w:shd w:val="clear" w:color="auto" w:fill="FFFFFF"/>
        </w:rPr>
      </w:pPr>
      <w:r w:rsidRPr="005174AC">
        <w:rPr>
          <w:color w:val="000000" w:themeColor="text1"/>
        </w:rPr>
        <w:t>11</w:t>
      </w:r>
      <w:ins w:id="22" w:author="Ann Lewin-Benham" w:date="2020-04-17T19:05:00Z">
        <w:r w:rsidRPr="005174AC">
          <w:rPr>
            <w:color w:val="000000" w:themeColor="text1"/>
          </w:rPr>
          <w:t xml:space="preserve">. Central Valley California (2019). Retrieved 13 </w:t>
        </w:r>
        <w:r w:rsidRPr="005174AC">
          <w:rPr>
            <w:rFonts w:ascii="Times New Roman" w:hAnsi="Times New Roman" w:cs="Times New Roman"/>
            <w:color w:val="000000" w:themeColor="text1"/>
            <w:sz w:val="24"/>
            <w:szCs w:val="24"/>
            <w:shd w:val="clear" w:color="auto" w:fill="FFFFFF"/>
          </w:rPr>
          <w:t xml:space="preserve">Aug 2019. </w:t>
        </w:r>
        <w:r w:rsidRPr="005174AC">
          <w:rPr>
            <w:color w:val="000000" w:themeColor="text1"/>
          </w:rPr>
          <w:fldChar w:fldCharType="begin"/>
        </w:r>
        <w:r w:rsidRPr="005174AC">
          <w:rPr>
            <w:color w:val="000000" w:themeColor="text1"/>
          </w:rPr>
          <w:instrText xml:space="preserve"> HYPERLINK "https://en.wikipedia.org/wiki/Central_Valley_(California)" </w:instrText>
        </w:r>
        <w:r w:rsidRPr="005174AC">
          <w:rPr>
            <w:color w:val="000000" w:themeColor="text1"/>
          </w:rPr>
          <w:fldChar w:fldCharType="separate"/>
        </w:r>
        <w:r w:rsidRPr="005174AC">
          <w:rPr>
            <w:rStyle w:val="Hyperlink"/>
            <w:color w:val="000000" w:themeColor="text1"/>
            <w:u w:val="none"/>
          </w:rPr>
          <w:t>https://en.wikipedia.org/wiki/Central_Valley_(California)</w:t>
        </w:r>
        <w:r w:rsidRPr="005174AC">
          <w:rPr>
            <w:color w:val="000000" w:themeColor="text1"/>
          </w:rPr>
          <w:fldChar w:fldCharType="end"/>
        </w:r>
        <w:r w:rsidRPr="005174AC">
          <w:rPr>
            <w:rFonts w:ascii="Times New Roman" w:hAnsi="Times New Roman" w:cs="Times New Roman"/>
            <w:color w:val="000000" w:themeColor="text1"/>
            <w:sz w:val="24"/>
            <w:szCs w:val="24"/>
            <w:shd w:val="clear" w:color="auto" w:fill="FFFFFF"/>
          </w:rPr>
          <w:t xml:space="preserve"> </w:t>
        </w:r>
      </w:ins>
    </w:p>
    <w:p w14:paraId="6334D895" w14:textId="77777777" w:rsidR="00876628" w:rsidRPr="005174AC" w:rsidRDefault="00876628" w:rsidP="008B25CA">
      <w:pPr>
        <w:pStyle w:val="BodyText"/>
        <w:tabs>
          <w:tab w:val="left" w:pos="540"/>
          <w:tab w:val="left" w:pos="630"/>
        </w:tabs>
        <w:spacing w:before="13"/>
        <w:ind w:left="630" w:right="-120" w:hanging="720"/>
        <w:rPr>
          <w:ins w:id="23" w:author="Ann Lewin-Benham" w:date="2020-04-17T19:05:00Z"/>
          <w:rFonts w:ascii="Times New Roman" w:hAnsi="Times New Roman" w:cs="Times New Roman"/>
          <w:color w:val="000000" w:themeColor="text1"/>
          <w:sz w:val="24"/>
          <w:szCs w:val="24"/>
        </w:rPr>
      </w:pPr>
      <w:r w:rsidRPr="005174AC">
        <w:rPr>
          <w:rFonts w:ascii="Times New Roman" w:hAnsi="Times New Roman" w:cs="Times New Roman"/>
          <w:color w:val="000000" w:themeColor="text1"/>
          <w:sz w:val="24"/>
          <w:szCs w:val="24"/>
          <w:shd w:val="clear" w:color="auto" w:fill="FFFFFF"/>
        </w:rPr>
        <w:t>1</w:t>
      </w:r>
      <w:ins w:id="24" w:author="Ann Lewin-Benham" w:date="2020-04-17T19:05:00Z">
        <w:r w:rsidRPr="005174AC">
          <w:rPr>
            <w:rFonts w:ascii="Times New Roman" w:hAnsi="Times New Roman" w:cs="Times New Roman"/>
            <w:color w:val="000000" w:themeColor="text1"/>
            <w:sz w:val="24"/>
            <w:szCs w:val="24"/>
            <w:shd w:val="clear" w:color="auto" w:fill="FFFFFF"/>
          </w:rPr>
          <w:t xml:space="preserve">2. </w:t>
        </w:r>
        <w:r w:rsidRPr="005174AC">
          <w:rPr>
            <w:rFonts w:ascii="Times New Roman" w:hAnsi="Times New Roman" w:cs="Times New Roman"/>
            <w:color w:val="000000" w:themeColor="text1"/>
            <w:sz w:val="24"/>
            <w:szCs w:val="24"/>
          </w:rPr>
          <w:t>Fresno/Clovis Convention and Visitors Bureau: Treasured 15 Cities.  Retrieved 9 Aug. 19: PlayFresno.org.</w:t>
        </w:r>
      </w:ins>
    </w:p>
    <w:p w14:paraId="57D02122" w14:textId="59B76C9F" w:rsidR="003700CD" w:rsidRPr="005174AC" w:rsidRDefault="003700CD" w:rsidP="00876628">
      <w:pPr>
        <w:pStyle w:val="ListParagraph"/>
        <w:tabs>
          <w:tab w:val="left" w:pos="0"/>
          <w:tab w:val="left" w:pos="900"/>
          <w:tab w:val="left" w:pos="1140"/>
        </w:tabs>
        <w:spacing w:before="2" w:line="228" w:lineRule="auto"/>
        <w:ind w:left="720" w:hanging="810"/>
        <w:rPr>
          <w:rFonts w:ascii="Times New Roman" w:hAnsi="Times New Roman" w:cs="Times New Roman"/>
          <w:color w:val="000000" w:themeColor="text1"/>
          <w:w w:val="105"/>
          <w:sz w:val="24"/>
          <w:szCs w:val="24"/>
        </w:rPr>
      </w:pPr>
      <w:r w:rsidRPr="005174AC">
        <w:rPr>
          <w:rFonts w:ascii="Times New Roman" w:hAnsi="Times New Roman" w:cs="Times New Roman"/>
          <w:color w:val="000000" w:themeColor="text1"/>
          <w:w w:val="105"/>
          <w:sz w:val="24"/>
          <w:szCs w:val="24"/>
        </w:rPr>
        <w:t xml:space="preserve">13. </w:t>
      </w:r>
      <w:r w:rsidR="00876628" w:rsidRPr="005174AC">
        <w:rPr>
          <w:rFonts w:ascii="Times New Roman" w:hAnsi="Times New Roman" w:cs="Times New Roman"/>
          <w:color w:val="000000" w:themeColor="text1"/>
          <w:w w:val="105"/>
          <w:sz w:val="24"/>
          <w:szCs w:val="24"/>
        </w:rPr>
        <w:t xml:space="preserve"> </w:t>
      </w:r>
      <w:r w:rsidR="00445FA4" w:rsidRPr="005174AC">
        <w:rPr>
          <w:rFonts w:ascii="Times New Roman" w:hAnsi="Times New Roman" w:cs="Times New Roman"/>
          <w:color w:val="000000" w:themeColor="text1"/>
          <w:spacing w:val="-5"/>
          <w:sz w:val="24"/>
          <w:szCs w:val="24"/>
        </w:rPr>
        <w:t xml:space="preserve">US Forest Service (ND). Prairies of Ohio. Retrieved August 2019: </w:t>
      </w:r>
      <w:hyperlink r:id="rId12" w:history="1">
        <w:r w:rsidR="00445FA4" w:rsidRPr="005174AC">
          <w:rPr>
            <w:rStyle w:val="Hyperlink"/>
            <w:rFonts w:ascii="Times New Roman" w:hAnsi="Times New Roman" w:cs="Times New Roman"/>
            <w:color w:val="000000" w:themeColor="text1"/>
            <w:sz w:val="24"/>
            <w:szCs w:val="24"/>
            <w:u w:val="none"/>
          </w:rPr>
          <w:t>fs.fed.us/wildflowers/features/panels/WayneNFPrairiesOhio.pdf</w:t>
        </w:r>
      </w:hyperlink>
    </w:p>
    <w:p w14:paraId="7D65A524" w14:textId="58888EC1" w:rsidR="00876628" w:rsidRPr="005174AC" w:rsidRDefault="00876628" w:rsidP="00876628">
      <w:pPr>
        <w:pStyle w:val="ListParagraph"/>
        <w:tabs>
          <w:tab w:val="left" w:pos="0"/>
          <w:tab w:val="left" w:pos="900"/>
          <w:tab w:val="left" w:pos="1140"/>
        </w:tabs>
        <w:spacing w:before="2" w:line="228" w:lineRule="auto"/>
        <w:ind w:left="720" w:hanging="810"/>
        <w:rPr>
          <w:ins w:id="25" w:author="Ann Lewin-Benham" w:date="2020-04-17T19:05:00Z"/>
          <w:rFonts w:ascii="Times New Roman" w:hAnsi="Times New Roman" w:cs="Times New Roman"/>
          <w:color w:val="000000" w:themeColor="text1"/>
          <w:sz w:val="24"/>
          <w:szCs w:val="24"/>
        </w:rPr>
      </w:pPr>
      <w:r w:rsidRPr="005174AC">
        <w:rPr>
          <w:rFonts w:ascii="Times New Roman" w:hAnsi="Times New Roman" w:cs="Times New Roman"/>
          <w:color w:val="000000" w:themeColor="text1"/>
          <w:w w:val="105"/>
          <w:sz w:val="24"/>
          <w:szCs w:val="24"/>
        </w:rPr>
        <w:t>1</w:t>
      </w:r>
      <w:r w:rsidR="00445FA4" w:rsidRPr="005174AC">
        <w:rPr>
          <w:rFonts w:ascii="Times New Roman" w:hAnsi="Times New Roman" w:cs="Times New Roman"/>
          <w:color w:val="000000" w:themeColor="text1"/>
          <w:w w:val="105"/>
          <w:sz w:val="24"/>
          <w:szCs w:val="24"/>
        </w:rPr>
        <w:t>4</w:t>
      </w:r>
      <w:ins w:id="26" w:author="Ann Lewin-Benham" w:date="2020-04-17T19:05:00Z">
        <w:r w:rsidRPr="005174AC">
          <w:rPr>
            <w:rFonts w:ascii="Times New Roman" w:hAnsi="Times New Roman" w:cs="Times New Roman"/>
            <w:color w:val="000000" w:themeColor="text1"/>
            <w:w w:val="105"/>
            <w:sz w:val="24"/>
            <w:szCs w:val="24"/>
          </w:rPr>
          <w:t>. Wikipedia</w:t>
        </w:r>
        <w:r w:rsidRPr="005174AC">
          <w:rPr>
            <w:rFonts w:ascii="Times New Roman" w:hAnsi="Times New Roman" w:cs="Times New Roman"/>
            <w:color w:val="000000" w:themeColor="text1"/>
            <w:spacing w:val="-19"/>
            <w:w w:val="105"/>
            <w:sz w:val="24"/>
            <w:szCs w:val="24"/>
          </w:rPr>
          <w:t xml:space="preserve"> </w:t>
        </w:r>
        <w:r w:rsidRPr="005174AC">
          <w:rPr>
            <w:rFonts w:ascii="Times New Roman" w:hAnsi="Times New Roman" w:cs="Times New Roman"/>
            <w:color w:val="000000" w:themeColor="text1"/>
            <w:spacing w:val="-3"/>
            <w:w w:val="105"/>
            <w:sz w:val="24"/>
            <w:szCs w:val="24"/>
          </w:rPr>
          <w:t>(2017).</w:t>
        </w:r>
        <w:r w:rsidRPr="005174AC">
          <w:rPr>
            <w:rFonts w:ascii="Times New Roman" w:hAnsi="Times New Roman" w:cs="Times New Roman"/>
            <w:color w:val="000000" w:themeColor="text1"/>
            <w:spacing w:val="-19"/>
            <w:w w:val="105"/>
            <w:sz w:val="24"/>
            <w:szCs w:val="24"/>
          </w:rPr>
          <w:t xml:space="preserve"> </w:t>
        </w:r>
        <w:r w:rsidRPr="005174AC">
          <w:rPr>
            <w:rFonts w:ascii="Times New Roman" w:hAnsi="Times New Roman" w:cs="Times New Roman"/>
            <w:i/>
            <w:color w:val="000000" w:themeColor="text1"/>
            <w:w w:val="105"/>
            <w:sz w:val="24"/>
            <w:szCs w:val="24"/>
          </w:rPr>
          <w:t>Midewin</w:t>
        </w:r>
        <w:r w:rsidRPr="005174AC">
          <w:rPr>
            <w:rFonts w:ascii="Times New Roman" w:hAnsi="Times New Roman" w:cs="Times New Roman"/>
            <w:color w:val="000000" w:themeColor="text1"/>
            <w:w w:val="105"/>
            <w:sz w:val="24"/>
            <w:szCs w:val="24"/>
          </w:rPr>
          <w:t>.</w:t>
        </w:r>
        <w:r w:rsidRPr="005174AC">
          <w:rPr>
            <w:rFonts w:ascii="Times New Roman" w:hAnsi="Times New Roman" w:cs="Times New Roman"/>
            <w:color w:val="000000" w:themeColor="text1"/>
            <w:spacing w:val="-19"/>
            <w:w w:val="105"/>
            <w:sz w:val="24"/>
            <w:szCs w:val="24"/>
          </w:rPr>
          <w:t xml:space="preserve"> </w:t>
        </w:r>
        <w:r w:rsidRPr="005174AC">
          <w:rPr>
            <w:rFonts w:ascii="Times New Roman" w:hAnsi="Times New Roman" w:cs="Times New Roman"/>
            <w:color w:val="000000" w:themeColor="text1"/>
            <w:w w:val="105"/>
            <w:sz w:val="24"/>
            <w:szCs w:val="24"/>
          </w:rPr>
          <w:t>Retrieved</w:t>
        </w:r>
        <w:r w:rsidRPr="005174AC">
          <w:rPr>
            <w:rFonts w:ascii="Times New Roman" w:hAnsi="Times New Roman" w:cs="Times New Roman"/>
            <w:color w:val="000000" w:themeColor="text1"/>
            <w:spacing w:val="-19"/>
            <w:w w:val="105"/>
            <w:sz w:val="24"/>
            <w:szCs w:val="24"/>
          </w:rPr>
          <w:t xml:space="preserve"> </w:t>
        </w:r>
        <w:r w:rsidRPr="005174AC">
          <w:rPr>
            <w:rFonts w:ascii="Times New Roman" w:hAnsi="Times New Roman" w:cs="Times New Roman"/>
            <w:color w:val="000000" w:themeColor="text1"/>
            <w:spacing w:val="-4"/>
            <w:w w:val="105"/>
            <w:sz w:val="24"/>
            <w:szCs w:val="24"/>
          </w:rPr>
          <w:t>24</w:t>
        </w:r>
        <w:r w:rsidRPr="005174AC">
          <w:rPr>
            <w:rFonts w:ascii="Times New Roman" w:hAnsi="Times New Roman" w:cs="Times New Roman"/>
            <w:color w:val="000000" w:themeColor="text1"/>
            <w:spacing w:val="-19"/>
            <w:w w:val="105"/>
            <w:sz w:val="24"/>
            <w:szCs w:val="24"/>
          </w:rPr>
          <w:t xml:space="preserve"> </w:t>
        </w:r>
        <w:r w:rsidRPr="005174AC">
          <w:rPr>
            <w:rFonts w:ascii="Times New Roman" w:hAnsi="Times New Roman" w:cs="Times New Roman"/>
            <w:color w:val="000000" w:themeColor="text1"/>
            <w:spacing w:val="-3"/>
            <w:w w:val="105"/>
            <w:sz w:val="24"/>
            <w:szCs w:val="24"/>
          </w:rPr>
          <w:t>July</w:t>
        </w:r>
        <w:r w:rsidRPr="005174AC">
          <w:rPr>
            <w:rFonts w:ascii="Times New Roman" w:hAnsi="Times New Roman" w:cs="Times New Roman"/>
            <w:color w:val="000000" w:themeColor="text1"/>
            <w:spacing w:val="-19"/>
            <w:w w:val="105"/>
            <w:sz w:val="24"/>
            <w:szCs w:val="24"/>
          </w:rPr>
          <w:t xml:space="preserve"> </w:t>
        </w:r>
        <w:r w:rsidRPr="005174AC">
          <w:rPr>
            <w:rFonts w:ascii="Times New Roman" w:hAnsi="Times New Roman" w:cs="Times New Roman"/>
            <w:color w:val="000000" w:themeColor="text1"/>
            <w:spacing w:val="-7"/>
            <w:w w:val="105"/>
            <w:sz w:val="24"/>
            <w:szCs w:val="24"/>
          </w:rPr>
          <w:t>2017:</w:t>
        </w:r>
        <w:r w:rsidRPr="005174AC">
          <w:rPr>
            <w:rFonts w:ascii="Times New Roman" w:hAnsi="Times New Roman" w:cs="Times New Roman"/>
            <w:color w:val="000000" w:themeColor="text1"/>
            <w:spacing w:val="-19"/>
            <w:w w:val="105"/>
            <w:sz w:val="24"/>
            <w:szCs w:val="24"/>
          </w:rPr>
          <w:t xml:space="preserve"> </w:t>
        </w:r>
        <w:r w:rsidRPr="005174AC">
          <w:rPr>
            <w:rFonts w:ascii="Times New Roman" w:hAnsi="Times New Roman" w:cs="Times New Roman"/>
            <w:color w:val="000000" w:themeColor="text1"/>
            <w:spacing w:val="-5"/>
            <w:w w:val="105"/>
            <w:sz w:val="24"/>
            <w:szCs w:val="24"/>
          </w:rPr>
          <w:t>https://en.wiki</w:t>
        </w:r>
        <w:r w:rsidRPr="005174AC">
          <w:rPr>
            <w:rFonts w:ascii="Times New Roman" w:hAnsi="Times New Roman" w:cs="Times New Roman"/>
            <w:color w:val="000000" w:themeColor="text1"/>
            <w:w w:val="105"/>
            <w:sz w:val="24"/>
            <w:szCs w:val="24"/>
          </w:rPr>
          <w:t>pedia.org/wiki/Midewin_National_Tallgrass_Prairie.</w:t>
        </w:r>
      </w:ins>
    </w:p>
    <w:p w14:paraId="7521D4DC" w14:textId="1059CF1F" w:rsidR="00445FA4" w:rsidRPr="005174AC" w:rsidRDefault="00445FA4" w:rsidP="008B25CA">
      <w:pPr>
        <w:pStyle w:val="ListParagraph"/>
        <w:tabs>
          <w:tab w:val="left" w:pos="0"/>
          <w:tab w:val="left" w:pos="900"/>
          <w:tab w:val="left" w:pos="990"/>
        </w:tabs>
        <w:spacing w:before="2" w:line="228" w:lineRule="auto"/>
        <w:ind w:left="630" w:hanging="720"/>
        <w:rPr>
          <w:rFonts w:ascii="Times New Roman" w:hAnsi="Times New Roman" w:cs="Times New Roman"/>
          <w:color w:val="000000" w:themeColor="text1"/>
          <w:sz w:val="24"/>
          <w:szCs w:val="24"/>
        </w:rPr>
      </w:pPr>
      <w:r w:rsidRPr="005174AC">
        <w:rPr>
          <w:rFonts w:ascii="Times New Roman" w:hAnsi="Times New Roman" w:cs="Times New Roman"/>
          <w:color w:val="000000" w:themeColor="text1"/>
          <w:sz w:val="24"/>
          <w:szCs w:val="24"/>
        </w:rPr>
        <w:t>15.</w:t>
      </w:r>
      <w:r w:rsidR="003A3B26" w:rsidRPr="005174AC">
        <w:rPr>
          <w:rFonts w:ascii="Times New Roman" w:hAnsi="Times New Roman" w:cs="Times New Roman"/>
          <w:color w:val="000000" w:themeColor="text1"/>
          <w:sz w:val="24"/>
          <w:szCs w:val="24"/>
        </w:rPr>
        <w:t xml:space="preserve"> US Forest Service (ND). The Joliet Army Ammunition Plant. Retrieved August 2019: FS.USDA.gov Joliet Ammunition Plant</w:t>
      </w:r>
    </w:p>
    <w:p w14:paraId="3F7D4E30" w14:textId="1A15F53D" w:rsidR="00876628" w:rsidRPr="005174AC" w:rsidRDefault="00876628" w:rsidP="008B25CA">
      <w:pPr>
        <w:pStyle w:val="ListParagraph"/>
        <w:tabs>
          <w:tab w:val="left" w:pos="0"/>
          <w:tab w:val="left" w:pos="900"/>
          <w:tab w:val="left" w:pos="990"/>
        </w:tabs>
        <w:spacing w:before="2" w:line="228" w:lineRule="auto"/>
        <w:ind w:left="630" w:hanging="720"/>
        <w:rPr>
          <w:ins w:id="27" w:author="Ann Lewin-Benham" w:date="2020-04-17T19:05:00Z"/>
          <w:rFonts w:ascii="Times New Roman" w:hAnsi="Times New Roman" w:cs="Times New Roman"/>
          <w:color w:val="000000" w:themeColor="text1"/>
          <w:sz w:val="24"/>
          <w:szCs w:val="24"/>
        </w:rPr>
      </w:pPr>
      <w:r w:rsidRPr="005174AC">
        <w:rPr>
          <w:rFonts w:ascii="Times New Roman" w:hAnsi="Times New Roman" w:cs="Times New Roman"/>
          <w:color w:val="000000" w:themeColor="text1"/>
          <w:sz w:val="24"/>
          <w:szCs w:val="24"/>
        </w:rPr>
        <w:t>1</w:t>
      </w:r>
      <w:r w:rsidR="003A3B26" w:rsidRPr="005174AC">
        <w:rPr>
          <w:rFonts w:ascii="Times New Roman" w:hAnsi="Times New Roman" w:cs="Times New Roman"/>
          <w:color w:val="000000" w:themeColor="text1"/>
          <w:sz w:val="24"/>
          <w:szCs w:val="24"/>
        </w:rPr>
        <w:t>6</w:t>
      </w:r>
      <w:ins w:id="28" w:author="Ann Lewin-Benham" w:date="2020-04-17T19:05:00Z">
        <w:r w:rsidRPr="005174AC">
          <w:rPr>
            <w:rFonts w:ascii="Times New Roman" w:hAnsi="Times New Roman" w:cs="Times New Roman"/>
            <w:color w:val="000000" w:themeColor="text1"/>
            <w:sz w:val="24"/>
            <w:szCs w:val="24"/>
          </w:rPr>
          <w:t>. Wikipedia (2017).</w:t>
        </w:r>
        <w:r w:rsidRPr="005174AC">
          <w:rPr>
            <w:rFonts w:ascii="Times New Roman" w:hAnsi="Times New Roman" w:cs="Times New Roman"/>
            <w:color w:val="000000" w:themeColor="text1"/>
            <w:spacing w:val="-32"/>
            <w:sz w:val="24"/>
            <w:szCs w:val="24"/>
          </w:rPr>
          <w:t xml:space="preserve"> </w:t>
        </w:r>
        <w:r w:rsidRPr="005174AC">
          <w:rPr>
            <w:rFonts w:ascii="Times New Roman" w:hAnsi="Times New Roman" w:cs="Times New Roman"/>
            <w:i/>
            <w:color w:val="000000" w:themeColor="text1"/>
            <w:spacing w:val="-3"/>
            <w:sz w:val="24"/>
            <w:szCs w:val="24"/>
          </w:rPr>
          <w:t>United</w:t>
        </w:r>
        <w:r w:rsidRPr="005174AC">
          <w:rPr>
            <w:rFonts w:ascii="Times New Roman" w:hAnsi="Times New Roman" w:cs="Times New Roman"/>
            <w:i/>
            <w:color w:val="000000" w:themeColor="text1"/>
            <w:spacing w:val="-32"/>
            <w:sz w:val="24"/>
            <w:szCs w:val="24"/>
          </w:rPr>
          <w:t xml:space="preserve"> </w:t>
        </w:r>
        <w:r w:rsidRPr="005174AC">
          <w:rPr>
            <w:rFonts w:ascii="Times New Roman" w:hAnsi="Times New Roman" w:cs="Times New Roman"/>
            <w:i/>
            <w:color w:val="000000" w:themeColor="text1"/>
            <w:spacing w:val="-2"/>
            <w:sz w:val="24"/>
            <w:szCs w:val="24"/>
          </w:rPr>
          <w:t>States</w:t>
        </w:r>
        <w:r w:rsidRPr="005174AC">
          <w:rPr>
            <w:rFonts w:ascii="Times New Roman" w:hAnsi="Times New Roman" w:cs="Times New Roman"/>
            <w:i/>
            <w:color w:val="000000" w:themeColor="text1"/>
            <w:spacing w:val="-31"/>
            <w:sz w:val="24"/>
            <w:szCs w:val="24"/>
          </w:rPr>
          <w:t xml:space="preserve"> </w:t>
        </w:r>
        <w:r w:rsidRPr="005174AC">
          <w:rPr>
            <w:rFonts w:ascii="Times New Roman" w:hAnsi="Times New Roman" w:cs="Times New Roman"/>
            <w:i/>
            <w:color w:val="000000" w:themeColor="text1"/>
            <w:sz w:val="24"/>
            <w:szCs w:val="24"/>
          </w:rPr>
          <w:t>National</w:t>
        </w:r>
        <w:r w:rsidRPr="005174AC">
          <w:rPr>
            <w:rFonts w:ascii="Times New Roman" w:hAnsi="Times New Roman" w:cs="Times New Roman"/>
            <w:i/>
            <w:color w:val="000000" w:themeColor="text1"/>
            <w:spacing w:val="-32"/>
            <w:sz w:val="24"/>
            <w:szCs w:val="24"/>
          </w:rPr>
          <w:t xml:space="preserve"> </w:t>
        </w:r>
        <w:r w:rsidRPr="005174AC">
          <w:rPr>
            <w:rFonts w:ascii="Times New Roman" w:hAnsi="Times New Roman" w:cs="Times New Roman"/>
            <w:i/>
            <w:color w:val="000000" w:themeColor="text1"/>
            <w:sz w:val="24"/>
            <w:szCs w:val="24"/>
          </w:rPr>
          <w:t>Grassland</w:t>
        </w:r>
        <w:r w:rsidRPr="005174AC">
          <w:rPr>
            <w:rFonts w:ascii="Times New Roman" w:hAnsi="Times New Roman" w:cs="Times New Roman"/>
            <w:color w:val="000000" w:themeColor="text1"/>
            <w:sz w:val="24"/>
            <w:szCs w:val="24"/>
          </w:rPr>
          <w:t>.</w:t>
        </w:r>
        <w:r w:rsidRPr="005174AC">
          <w:rPr>
            <w:rFonts w:ascii="Times New Roman" w:hAnsi="Times New Roman" w:cs="Times New Roman"/>
            <w:color w:val="000000" w:themeColor="text1"/>
            <w:spacing w:val="-31"/>
            <w:sz w:val="24"/>
            <w:szCs w:val="24"/>
          </w:rPr>
          <w:t xml:space="preserve"> </w:t>
        </w:r>
        <w:r w:rsidRPr="005174AC">
          <w:rPr>
            <w:rFonts w:ascii="Times New Roman" w:hAnsi="Times New Roman" w:cs="Times New Roman"/>
            <w:color w:val="000000" w:themeColor="text1"/>
            <w:sz w:val="24"/>
            <w:szCs w:val="24"/>
          </w:rPr>
          <w:t>Retrieved</w:t>
        </w:r>
        <w:r w:rsidRPr="005174AC">
          <w:rPr>
            <w:rFonts w:ascii="Times New Roman" w:hAnsi="Times New Roman" w:cs="Times New Roman"/>
            <w:color w:val="000000" w:themeColor="text1"/>
            <w:spacing w:val="-32"/>
            <w:sz w:val="24"/>
            <w:szCs w:val="24"/>
          </w:rPr>
          <w:t xml:space="preserve"> </w:t>
        </w:r>
        <w:r w:rsidRPr="005174AC">
          <w:rPr>
            <w:rFonts w:ascii="Times New Roman" w:hAnsi="Times New Roman" w:cs="Times New Roman"/>
            <w:color w:val="000000" w:themeColor="text1"/>
            <w:sz w:val="24"/>
            <w:szCs w:val="24"/>
          </w:rPr>
          <w:t>22</w:t>
        </w:r>
        <w:r w:rsidRPr="005174AC">
          <w:rPr>
            <w:rFonts w:ascii="Times New Roman" w:hAnsi="Times New Roman" w:cs="Times New Roman"/>
            <w:color w:val="000000" w:themeColor="text1"/>
            <w:spacing w:val="-32"/>
            <w:sz w:val="24"/>
            <w:szCs w:val="24"/>
          </w:rPr>
          <w:t xml:space="preserve"> </w:t>
        </w:r>
        <w:r w:rsidRPr="005174AC">
          <w:rPr>
            <w:rFonts w:ascii="Times New Roman" w:hAnsi="Times New Roman" w:cs="Times New Roman"/>
            <w:color w:val="000000" w:themeColor="text1"/>
            <w:sz w:val="24"/>
            <w:szCs w:val="24"/>
          </w:rPr>
          <w:t>Octo</w:t>
        </w:r>
        <w:r w:rsidRPr="005174AC">
          <w:rPr>
            <w:rFonts w:ascii="Times New Roman" w:hAnsi="Times New Roman" w:cs="Times New Roman"/>
            <w:color w:val="000000" w:themeColor="text1"/>
            <w:w w:val="105"/>
            <w:sz w:val="24"/>
            <w:szCs w:val="24"/>
          </w:rPr>
          <w:t xml:space="preserve">ber </w:t>
        </w:r>
        <w:r w:rsidRPr="005174AC">
          <w:rPr>
            <w:rFonts w:ascii="Times New Roman" w:hAnsi="Times New Roman" w:cs="Times New Roman"/>
            <w:color w:val="000000" w:themeColor="text1"/>
            <w:spacing w:val="-7"/>
            <w:w w:val="105"/>
            <w:sz w:val="24"/>
            <w:szCs w:val="24"/>
          </w:rPr>
          <w:t xml:space="preserve">2017: </w:t>
        </w:r>
        <w:r w:rsidRPr="005174AC">
          <w:rPr>
            <w:rFonts w:ascii="Times New Roman" w:hAnsi="Times New Roman" w:cs="Times New Roman"/>
            <w:color w:val="000000" w:themeColor="text1"/>
            <w:spacing w:val="-3"/>
            <w:w w:val="105"/>
            <w:sz w:val="24"/>
            <w:szCs w:val="24"/>
          </w:rPr>
          <w:t>https://en.wikipedia.org/wiki/United_States_National_ Grassland#/media/File:Midewin3.JPG.</w:t>
        </w:r>
      </w:ins>
    </w:p>
    <w:p w14:paraId="452D67DF" w14:textId="2C9ADDDB" w:rsidR="00876628" w:rsidRPr="005174AC" w:rsidRDefault="00876628" w:rsidP="00876628">
      <w:pPr>
        <w:tabs>
          <w:tab w:val="left" w:pos="0"/>
          <w:tab w:val="left" w:pos="900"/>
          <w:tab w:val="left" w:pos="1140"/>
        </w:tabs>
        <w:spacing w:line="228" w:lineRule="auto"/>
        <w:ind w:left="720" w:hanging="720"/>
        <w:rPr>
          <w:ins w:id="29" w:author="Ann Lewin-Benham" w:date="2020-04-17T19:05:00Z"/>
          <w:rFonts w:ascii="Times New Roman" w:hAnsi="Times New Roman" w:cs="Times New Roman"/>
          <w:color w:val="000000" w:themeColor="text1"/>
          <w:spacing w:val="-6"/>
          <w:sz w:val="24"/>
          <w:szCs w:val="24"/>
        </w:rPr>
      </w:pPr>
      <w:r w:rsidRPr="005174AC">
        <w:rPr>
          <w:rFonts w:ascii="Times New Roman" w:hAnsi="Times New Roman" w:cs="Times New Roman"/>
          <w:color w:val="000000" w:themeColor="text1"/>
          <w:spacing w:val="-6"/>
          <w:sz w:val="24"/>
          <w:szCs w:val="24"/>
        </w:rPr>
        <w:t>1</w:t>
      </w:r>
      <w:r w:rsidR="00031329" w:rsidRPr="005174AC">
        <w:rPr>
          <w:rFonts w:ascii="Times New Roman" w:hAnsi="Times New Roman" w:cs="Times New Roman"/>
          <w:color w:val="000000" w:themeColor="text1"/>
          <w:spacing w:val="-6"/>
          <w:sz w:val="24"/>
          <w:szCs w:val="24"/>
        </w:rPr>
        <w:t>7</w:t>
      </w:r>
      <w:r w:rsidRPr="005174AC">
        <w:rPr>
          <w:rFonts w:ascii="Times New Roman" w:hAnsi="Times New Roman" w:cs="Times New Roman"/>
          <w:color w:val="000000" w:themeColor="text1"/>
          <w:spacing w:val="-6"/>
          <w:sz w:val="24"/>
          <w:szCs w:val="24"/>
        </w:rPr>
        <w:t>.</w:t>
      </w:r>
      <w:ins w:id="30" w:author="Ann Lewin-Benham" w:date="2020-04-17T19:05:00Z">
        <w:r w:rsidRPr="005174AC">
          <w:rPr>
            <w:rFonts w:ascii="Times New Roman" w:hAnsi="Times New Roman" w:cs="Times New Roman"/>
            <w:color w:val="000000" w:themeColor="text1"/>
            <w:spacing w:val="-6"/>
            <w:sz w:val="24"/>
            <w:szCs w:val="24"/>
          </w:rPr>
          <w:t xml:space="preserve"> W</w:t>
        </w:r>
        <w:r w:rsidRPr="005174AC">
          <w:rPr>
            <w:rFonts w:ascii="Times New Roman" w:hAnsi="Times New Roman" w:cs="Times New Roman"/>
            <w:color w:val="000000" w:themeColor="text1"/>
            <w:spacing w:val="1"/>
            <w:sz w:val="24"/>
            <w:szCs w:val="24"/>
          </w:rPr>
          <w:t>i</w:t>
        </w:r>
        <w:r w:rsidRPr="005174AC">
          <w:rPr>
            <w:rFonts w:ascii="Times New Roman" w:hAnsi="Times New Roman" w:cs="Times New Roman"/>
            <w:color w:val="000000" w:themeColor="text1"/>
            <w:spacing w:val="2"/>
            <w:w w:val="99"/>
            <w:sz w:val="24"/>
            <w:szCs w:val="24"/>
          </w:rPr>
          <w:t>k</w:t>
        </w:r>
        <w:r w:rsidRPr="005174AC">
          <w:rPr>
            <w:rFonts w:ascii="Times New Roman" w:hAnsi="Times New Roman" w:cs="Times New Roman"/>
            <w:color w:val="000000" w:themeColor="text1"/>
            <w:spacing w:val="-6"/>
            <w:w w:val="99"/>
            <w:sz w:val="24"/>
            <w:szCs w:val="24"/>
          </w:rPr>
          <w:t>i</w:t>
        </w:r>
        <w:r w:rsidRPr="005174AC">
          <w:rPr>
            <w:rFonts w:ascii="Times New Roman" w:hAnsi="Times New Roman" w:cs="Times New Roman"/>
            <w:color w:val="000000" w:themeColor="text1"/>
            <w:spacing w:val="-2"/>
            <w:w w:val="99"/>
            <w:sz w:val="24"/>
            <w:szCs w:val="24"/>
          </w:rPr>
          <w:t>pe</w:t>
        </w:r>
        <w:r w:rsidRPr="005174AC">
          <w:rPr>
            <w:rFonts w:ascii="Times New Roman" w:hAnsi="Times New Roman" w:cs="Times New Roman"/>
            <w:color w:val="000000" w:themeColor="text1"/>
            <w:sz w:val="24"/>
            <w:szCs w:val="24"/>
          </w:rPr>
          <w:t>d</w:t>
        </w:r>
        <w:r w:rsidRPr="005174AC">
          <w:rPr>
            <w:rFonts w:ascii="Times New Roman" w:hAnsi="Times New Roman" w:cs="Times New Roman"/>
            <w:color w:val="000000" w:themeColor="text1"/>
            <w:spacing w:val="-2"/>
            <w:w w:val="99"/>
            <w:sz w:val="24"/>
            <w:szCs w:val="24"/>
          </w:rPr>
          <w:t>i</w:t>
        </w:r>
        <w:r w:rsidRPr="005174AC">
          <w:rPr>
            <w:rFonts w:ascii="Times New Roman" w:hAnsi="Times New Roman" w:cs="Times New Roman"/>
            <w:color w:val="000000" w:themeColor="text1"/>
            <w:w w:val="99"/>
            <w:sz w:val="24"/>
            <w:szCs w:val="24"/>
          </w:rPr>
          <w:t xml:space="preserve">a </w:t>
        </w:r>
        <w:r w:rsidRPr="005174AC">
          <w:rPr>
            <w:rFonts w:ascii="Times New Roman" w:hAnsi="Times New Roman" w:cs="Times New Roman"/>
            <w:color w:val="000000" w:themeColor="text1"/>
            <w:spacing w:val="-17"/>
            <w:w w:val="99"/>
            <w:sz w:val="24"/>
            <w:szCs w:val="24"/>
          </w:rPr>
          <w:t>(</w:t>
        </w:r>
        <w:r w:rsidRPr="005174AC">
          <w:rPr>
            <w:rFonts w:ascii="Times New Roman" w:hAnsi="Times New Roman" w:cs="Times New Roman"/>
            <w:color w:val="000000" w:themeColor="text1"/>
            <w:spacing w:val="-7"/>
            <w:w w:val="99"/>
            <w:sz w:val="24"/>
            <w:szCs w:val="24"/>
          </w:rPr>
          <w:t>2</w:t>
        </w:r>
        <w:r w:rsidRPr="005174AC">
          <w:rPr>
            <w:rFonts w:ascii="Times New Roman" w:hAnsi="Times New Roman" w:cs="Times New Roman"/>
            <w:color w:val="000000" w:themeColor="text1"/>
            <w:spacing w:val="-10"/>
            <w:w w:val="99"/>
            <w:sz w:val="24"/>
            <w:szCs w:val="24"/>
          </w:rPr>
          <w:t>0</w:t>
        </w:r>
        <w:r w:rsidRPr="005174AC">
          <w:rPr>
            <w:rFonts w:ascii="Times New Roman" w:hAnsi="Times New Roman" w:cs="Times New Roman"/>
            <w:color w:val="000000" w:themeColor="text1"/>
            <w:spacing w:val="-11"/>
            <w:w w:val="99"/>
            <w:sz w:val="24"/>
            <w:szCs w:val="24"/>
          </w:rPr>
          <w:t>1</w:t>
        </w:r>
        <w:r w:rsidRPr="005174AC">
          <w:rPr>
            <w:rFonts w:ascii="Times New Roman" w:hAnsi="Times New Roman" w:cs="Times New Roman"/>
            <w:color w:val="000000" w:themeColor="text1"/>
            <w:spacing w:val="-1"/>
            <w:w w:val="99"/>
            <w:sz w:val="24"/>
            <w:szCs w:val="24"/>
          </w:rPr>
          <w:t>7)</w:t>
        </w:r>
        <w:r w:rsidRPr="005174AC">
          <w:rPr>
            <w:rFonts w:ascii="Times New Roman" w:hAnsi="Times New Roman" w:cs="Times New Roman"/>
            <w:color w:val="000000" w:themeColor="text1"/>
            <w:w w:val="99"/>
            <w:sz w:val="24"/>
            <w:szCs w:val="24"/>
          </w:rPr>
          <w:t xml:space="preserve">. </w:t>
        </w:r>
        <w:r w:rsidRPr="005174AC">
          <w:rPr>
            <w:rFonts w:ascii="Times New Roman" w:hAnsi="Times New Roman" w:cs="Times New Roman"/>
            <w:color w:val="000000" w:themeColor="text1"/>
            <w:spacing w:val="-17"/>
            <w:w w:val="99"/>
            <w:sz w:val="24"/>
            <w:szCs w:val="24"/>
          </w:rPr>
          <w:t xml:space="preserve"> </w:t>
        </w:r>
        <w:r w:rsidRPr="005174AC">
          <w:rPr>
            <w:rFonts w:ascii="Times New Roman" w:hAnsi="Times New Roman" w:cs="Times New Roman"/>
            <w:i/>
            <w:color w:val="000000" w:themeColor="text1"/>
            <w:spacing w:val="-3"/>
            <w:sz w:val="24"/>
            <w:szCs w:val="24"/>
          </w:rPr>
          <w:t>U</w:t>
        </w:r>
        <w:r w:rsidRPr="005174AC">
          <w:rPr>
            <w:rFonts w:ascii="Times New Roman" w:hAnsi="Times New Roman" w:cs="Times New Roman"/>
            <w:i/>
            <w:color w:val="000000" w:themeColor="text1"/>
            <w:w w:val="50"/>
            <w:sz w:val="24"/>
            <w:szCs w:val="24"/>
          </w:rPr>
          <w:t>. S.</w:t>
        </w:r>
        <w:r w:rsidRPr="005174AC">
          <w:rPr>
            <w:rFonts w:ascii="Times New Roman" w:hAnsi="Times New Roman" w:cs="Times New Roman"/>
            <w:i/>
            <w:color w:val="000000" w:themeColor="text1"/>
            <w:sz w:val="24"/>
            <w:szCs w:val="24"/>
          </w:rPr>
          <w:t xml:space="preserve"> </w:t>
        </w:r>
        <w:r w:rsidRPr="005174AC">
          <w:rPr>
            <w:rFonts w:ascii="Times New Roman" w:hAnsi="Times New Roman" w:cs="Times New Roman"/>
            <w:i/>
            <w:color w:val="000000" w:themeColor="text1"/>
            <w:spacing w:val="-17"/>
            <w:sz w:val="24"/>
            <w:szCs w:val="24"/>
          </w:rPr>
          <w:t xml:space="preserve"> </w:t>
        </w:r>
        <w:r w:rsidRPr="005174AC">
          <w:rPr>
            <w:rFonts w:ascii="Times New Roman" w:hAnsi="Times New Roman" w:cs="Times New Roman"/>
            <w:i/>
            <w:color w:val="000000" w:themeColor="text1"/>
            <w:spacing w:val="-4"/>
            <w:sz w:val="24"/>
            <w:szCs w:val="24"/>
          </w:rPr>
          <w:t>N</w:t>
        </w:r>
        <w:r w:rsidRPr="005174AC">
          <w:rPr>
            <w:rFonts w:ascii="Times New Roman" w:hAnsi="Times New Roman" w:cs="Times New Roman"/>
            <w:i/>
            <w:color w:val="000000" w:themeColor="text1"/>
            <w:spacing w:val="-5"/>
            <w:sz w:val="24"/>
            <w:szCs w:val="24"/>
          </w:rPr>
          <w:t>a</w:t>
        </w:r>
        <w:r w:rsidRPr="005174AC">
          <w:rPr>
            <w:rFonts w:ascii="Times New Roman" w:hAnsi="Times New Roman" w:cs="Times New Roman"/>
            <w:i/>
            <w:color w:val="000000" w:themeColor="text1"/>
            <w:spacing w:val="-3"/>
            <w:w w:val="99"/>
            <w:sz w:val="24"/>
            <w:szCs w:val="24"/>
          </w:rPr>
          <w:t>t</w:t>
        </w:r>
        <w:r w:rsidRPr="005174AC">
          <w:rPr>
            <w:rFonts w:ascii="Times New Roman" w:hAnsi="Times New Roman" w:cs="Times New Roman"/>
            <w:i/>
            <w:color w:val="000000" w:themeColor="text1"/>
            <w:spacing w:val="-2"/>
            <w:sz w:val="24"/>
            <w:szCs w:val="24"/>
          </w:rPr>
          <w:t>i</w:t>
        </w:r>
        <w:r w:rsidRPr="005174AC">
          <w:rPr>
            <w:rFonts w:ascii="Times New Roman" w:hAnsi="Times New Roman" w:cs="Times New Roman"/>
            <w:i/>
            <w:color w:val="000000" w:themeColor="text1"/>
            <w:spacing w:val="-3"/>
            <w:sz w:val="24"/>
            <w:szCs w:val="24"/>
          </w:rPr>
          <w:t>o</w:t>
        </w:r>
        <w:r w:rsidRPr="005174AC">
          <w:rPr>
            <w:rFonts w:ascii="Times New Roman" w:hAnsi="Times New Roman" w:cs="Times New Roman"/>
            <w:i/>
            <w:color w:val="000000" w:themeColor="text1"/>
            <w:spacing w:val="-1"/>
            <w:w w:val="99"/>
            <w:sz w:val="24"/>
            <w:szCs w:val="24"/>
          </w:rPr>
          <w:t>n</w:t>
        </w:r>
        <w:r w:rsidRPr="005174AC">
          <w:rPr>
            <w:rFonts w:ascii="Times New Roman" w:hAnsi="Times New Roman" w:cs="Times New Roman"/>
            <w:i/>
            <w:color w:val="000000" w:themeColor="text1"/>
            <w:spacing w:val="-4"/>
            <w:sz w:val="24"/>
            <w:szCs w:val="24"/>
          </w:rPr>
          <w:t>a</w:t>
        </w:r>
        <w:r w:rsidRPr="005174AC">
          <w:rPr>
            <w:rFonts w:ascii="Times New Roman" w:hAnsi="Times New Roman" w:cs="Times New Roman"/>
            <w:i/>
            <w:color w:val="000000" w:themeColor="text1"/>
            <w:sz w:val="24"/>
            <w:szCs w:val="24"/>
          </w:rPr>
          <w:t xml:space="preserve">l </w:t>
        </w:r>
        <w:r w:rsidRPr="005174AC">
          <w:rPr>
            <w:rFonts w:ascii="Times New Roman" w:hAnsi="Times New Roman" w:cs="Times New Roman"/>
            <w:i/>
            <w:color w:val="000000" w:themeColor="text1"/>
            <w:spacing w:val="-4"/>
            <w:w w:val="99"/>
            <w:sz w:val="24"/>
            <w:szCs w:val="24"/>
          </w:rPr>
          <w:t>G</w:t>
        </w:r>
        <w:r w:rsidRPr="005174AC">
          <w:rPr>
            <w:rFonts w:ascii="Times New Roman" w:hAnsi="Times New Roman" w:cs="Times New Roman"/>
            <w:i/>
            <w:color w:val="000000" w:themeColor="text1"/>
            <w:spacing w:val="-6"/>
            <w:w w:val="99"/>
            <w:sz w:val="24"/>
            <w:szCs w:val="24"/>
          </w:rPr>
          <w:t>r</w:t>
        </w:r>
        <w:r w:rsidRPr="005174AC">
          <w:rPr>
            <w:rFonts w:ascii="Times New Roman" w:hAnsi="Times New Roman" w:cs="Times New Roman"/>
            <w:i/>
            <w:color w:val="000000" w:themeColor="text1"/>
            <w:spacing w:val="-2"/>
            <w:sz w:val="24"/>
            <w:szCs w:val="24"/>
          </w:rPr>
          <w:t>a</w:t>
        </w:r>
        <w:r w:rsidRPr="005174AC">
          <w:rPr>
            <w:rFonts w:ascii="Times New Roman" w:hAnsi="Times New Roman" w:cs="Times New Roman"/>
            <w:i/>
            <w:color w:val="000000" w:themeColor="text1"/>
            <w:spacing w:val="-3"/>
            <w:w w:val="99"/>
            <w:sz w:val="24"/>
            <w:szCs w:val="24"/>
          </w:rPr>
          <w:t>s</w:t>
        </w:r>
        <w:r w:rsidRPr="005174AC">
          <w:rPr>
            <w:rFonts w:ascii="Times New Roman" w:hAnsi="Times New Roman" w:cs="Times New Roman"/>
            <w:i/>
            <w:color w:val="000000" w:themeColor="text1"/>
            <w:spacing w:val="-5"/>
            <w:w w:val="99"/>
            <w:sz w:val="24"/>
            <w:szCs w:val="24"/>
          </w:rPr>
          <w:t>s</w:t>
        </w:r>
        <w:r w:rsidRPr="005174AC">
          <w:rPr>
            <w:rFonts w:ascii="Times New Roman" w:hAnsi="Times New Roman" w:cs="Times New Roman"/>
            <w:i/>
            <w:color w:val="000000" w:themeColor="text1"/>
            <w:spacing w:val="-2"/>
            <w:sz w:val="24"/>
            <w:szCs w:val="24"/>
          </w:rPr>
          <w:t>l</w:t>
        </w:r>
        <w:r w:rsidRPr="005174AC">
          <w:rPr>
            <w:rFonts w:ascii="Times New Roman" w:hAnsi="Times New Roman" w:cs="Times New Roman"/>
            <w:i/>
            <w:color w:val="000000" w:themeColor="text1"/>
            <w:spacing w:val="-4"/>
            <w:sz w:val="24"/>
            <w:szCs w:val="24"/>
          </w:rPr>
          <w:t>a</w:t>
        </w:r>
        <w:r w:rsidRPr="005174AC">
          <w:rPr>
            <w:rFonts w:ascii="Times New Roman" w:hAnsi="Times New Roman" w:cs="Times New Roman"/>
            <w:i/>
            <w:color w:val="000000" w:themeColor="text1"/>
            <w:spacing w:val="-2"/>
            <w:sz w:val="24"/>
            <w:szCs w:val="24"/>
          </w:rPr>
          <w:t>n</w:t>
        </w:r>
        <w:r w:rsidRPr="005174AC">
          <w:rPr>
            <w:rFonts w:ascii="Times New Roman" w:hAnsi="Times New Roman" w:cs="Times New Roman"/>
            <w:i/>
            <w:color w:val="000000" w:themeColor="text1"/>
            <w:spacing w:val="-7"/>
            <w:sz w:val="24"/>
            <w:szCs w:val="24"/>
          </w:rPr>
          <w:t>d</w:t>
        </w:r>
        <w:r w:rsidRPr="005174AC">
          <w:rPr>
            <w:rFonts w:ascii="Times New Roman" w:hAnsi="Times New Roman" w:cs="Times New Roman"/>
            <w:color w:val="000000" w:themeColor="text1"/>
            <w:sz w:val="24"/>
            <w:szCs w:val="24"/>
          </w:rPr>
          <w:t xml:space="preserve">. </w:t>
        </w:r>
        <w:r w:rsidRPr="005174AC">
          <w:rPr>
            <w:rFonts w:ascii="Times New Roman" w:hAnsi="Times New Roman" w:cs="Times New Roman"/>
            <w:color w:val="000000" w:themeColor="text1"/>
            <w:spacing w:val="-17"/>
            <w:sz w:val="24"/>
            <w:szCs w:val="24"/>
          </w:rPr>
          <w:t xml:space="preserve"> </w:t>
        </w:r>
        <w:r w:rsidRPr="005174AC">
          <w:rPr>
            <w:rFonts w:ascii="Times New Roman" w:hAnsi="Times New Roman" w:cs="Times New Roman"/>
            <w:color w:val="000000" w:themeColor="text1"/>
            <w:spacing w:val="-5"/>
            <w:sz w:val="24"/>
            <w:szCs w:val="24"/>
          </w:rPr>
          <w:t>R</w:t>
        </w:r>
        <w:r w:rsidRPr="005174AC">
          <w:rPr>
            <w:rFonts w:ascii="Times New Roman" w:hAnsi="Times New Roman" w:cs="Times New Roman"/>
            <w:color w:val="000000" w:themeColor="text1"/>
            <w:spacing w:val="-2"/>
            <w:sz w:val="24"/>
            <w:szCs w:val="24"/>
          </w:rPr>
          <w:t>e</w:t>
        </w:r>
        <w:r w:rsidRPr="005174AC">
          <w:rPr>
            <w:rFonts w:ascii="Times New Roman" w:hAnsi="Times New Roman" w:cs="Times New Roman"/>
            <w:color w:val="000000" w:themeColor="text1"/>
            <w:spacing w:val="2"/>
            <w:w w:val="99"/>
            <w:sz w:val="24"/>
            <w:szCs w:val="24"/>
          </w:rPr>
          <w:t>t</w:t>
        </w:r>
        <w:r w:rsidRPr="005174AC">
          <w:rPr>
            <w:rFonts w:ascii="Times New Roman" w:hAnsi="Times New Roman" w:cs="Times New Roman"/>
            <w:color w:val="000000" w:themeColor="text1"/>
            <w:w w:val="99"/>
            <w:sz w:val="24"/>
            <w:szCs w:val="24"/>
          </w:rPr>
          <w:t>r</w:t>
        </w:r>
        <w:r w:rsidRPr="005174AC">
          <w:rPr>
            <w:rFonts w:ascii="Times New Roman" w:hAnsi="Times New Roman" w:cs="Times New Roman"/>
            <w:color w:val="000000" w:themeColor="text1"/>
            <w:spacing w:val="-5"/>
            <w:w w:val="99"/>
            <w:sz w:val="24"/>
            <w:szCs w:val="24"/>
          </w:rPr>
          <w:t>i</w:t>
        </w:r>
        <w:r w:rsidRPr="005174AC">
          <w:rPr>
            <w:rFonts w:ascii="Times New Roman" w:hAnsi="Times New Roman" w:cs="Times New Roman"/>
            <w:color w:val="000000" w:themeColor="text1"/>
            <w:spacing w:val="-4"/>
            <w:w w:val="99"/>
            <w:sz w:val="24"/>
            <w:szCs w:val="24"/>
          </w:rPr>
          <w:t>e</w:t>
        </w:r>
        <w:r w:rsidRPr="005174AC">
          <w:rPr>
            <w:rFonts w:ascii="Times New Roman" w:hAnsi="Times New Roman" w:cs="Times New Roman"/>
            <w:color w:val="000000" w:themeColor="text1"/>
            <w:spacing w:val="-9"/>
            <w:sz w:val="24"/>
            <w:szCs w:val="24"/>
          </w:rPr>
          <w:t>v</w:t>
        </w:r>
        <w:r w:rsidRPr="005174AC">
          <w:rPr>
            <w:rFonts w:ascii="Times New Roman" w:hAnsi="Times New Roman" w:cs="Times New Roman"/>
            <w:color w:val="000000" w:themeColor="text1"/>
            <w:spacing w:val="-2"/>
            <w:w w:val="99"/>
            <w:sz w:val="24"/>
            <w:szCs w:val="24"/>
          </w:rPr>
          <w:t>e</w:t>
        </w:r>
        <w:r w:rsidRPr="005174AC">
          <w:rPr>
            <w:rFonts w:ascii="Times New Roman" w:hAnsi="Times New Roman" w:cs="Times New Roman"/>
            <w:color w:val="000000" w:themeColor="text1"/>
            <w:sz w:val="24"/>
            <w:szCs w:val="24"/>
          </w:rPr>
          <w:t xml:space="preserve">d </w:t>
        </w:r>
        <w:r w:rsidRPr="005174AC">
          <w:rPr>
            <w:rFonts w:ascii="Times New Roman" w:hAnsi="Times New Roman" w:cs="Times New Roman"/>
            <w:color w:val="000000" w:themeColor="text1"/>
            <w:spacing w:val="-17"/>
            <w:sz w:val="24"/>
            <w:szCs w:val="24"/>
          </w:rPr>
          <w:t>23</w:t>
        </w:r>
        <w:r w:rsidRPr="005174AC">
          <w:rPr>
            <w:rFonts w:ascii="Times New Roman" w:hAnsi="Times New Roman" w:cs="Times New Roman"/>
            <w:color w:val="000000" w:themeColor="text1"/>
            <w:sz w:val="24"/>
            <w:szCs w:val="24"/>
          </w:rPr>
          <w:t xml:space="preserve"> </w:t>
        </w:r>
        <w:r w:rsidRPr="005174AC">
          <w:rPr>
            <w:rFonts w:ascii="Times New Roman" w:hAnsi="Times New Roman" w:cs="Times New Roman"/>
            <w:color w:val="000000" w:themeColor="text1"/>
            <w:spacing w:val="-17"/>
            <w:sz w:val="24"/>
            <w:szCs w:val="24"/>
          </w:rPr>
          <w:t>July</w:t>
        </w:r>
        <w:r w:rsidRPr="005174AC">
          <w:rPr>
            <w:rFonts w:ascii="Times New Roman" w:hAnsi="Times New Roman" w:cs="Times New Roman"/>
            <w:color w:val="000000" w:themeColor="text1"/>
            <w:sz w:val="24"/>
            <w:szCs w:val="24"/>
          </w:rPr>
          <w:t xml:space="preserve"> </w:t>
        </w:r>
        <w:r w:rsidRPr="005174AC">
          <w:rPr>
            <w:rFonts w:ascii="Times New Roman" w:hAnsi="Times New Roman" w:cs="Times New Roman"/>
            <w:color w:val="000000" w:themeColor="text1"/>
            <w:spacing w:val="-17"/>
            <w:sz w:val="24"/>
            <w:szCs w:val="24"/>
          </w:rPr>
          <w:t>2017</w:t>
        </w:r>
        <w:r w:rsidRPr="005174AC">
          <w:rPr>
            <w:rFonts w:ascii="Times New Roman" w:hAnsi="Times New Roman" w:cs="Times New Roman"/>
            <w:color w:val="000000" w:themeColor="text1"/>
            <w:sz w:val="24"/>
            <w:szCs w:val="24"/>
          </w:rPr>
          <w:t xml:space="preserve">: </w:t>
        </w:r>
        <w:r w:rsidRPr="005174AC">
          <w:rPr>
            <w:color w:val="000000" w:themeColor="text1"/>
          </w:rPr>
          <w:fldChar w:fldCharType="begin"/>
        </w:r>
        <w:r w:rsidRPr="005174AC">
          <w:rPr>
            <w:color w:val="000000" w:themeColor="text1"/>
          </w:rPr>
          <w:instrText xml:space="preserve"> HYPERLINK "https://en.wikipedia.org/wiki/United_States_National_Grassland" </w:instrText>
        </w:r>
        <w:r w:rsidRPr="005174AC">
          <w:rPr>
            <w:color w:val="000000" w:themeColor="text1"/>
          </w:rPr>
          <w:fldChar w:fldCharType="separate"/>
        </w:r>
        <w:r w:rsidRPr="005174AC">
          <w:rPr>
            <w:rStyle w:val="Hyperlink"/>
            <w:rFonts w:ascii="Times New Roman" w:hAnsi="Times New Roman" w:cs="Times New Roman"/>
            <w:color w:val="000000" w:themeColor="text1"/>
            <w:spacing w:val="-6"/>
            <w:sz w:val="24"/>
            <w:szCs w:val="24"/>
            <w:u w:val="none"/>
          </w:rPr>
          <w:t>https://en.wikipedia.org/wiki/United_States_National_Grassland</w:t>
        </w:r>
        <w:r w:rsidRPr="005174AC">
          <w:rPr>
            <w:color w:val="000000" w:themeColor="text1"/>
          </w:rPr>
          <w:fldChar w:fldCharType="end"/>
        </w:r>
        <w:r w:rsidRPr="005174AC">
          <w:rPr>
            <w:rFonts w:ascii="Times New Roman" w:hAnsi="Times New Roman" w:cs="Times New Roman"/>
            <w:color w:val="000000" w:themeColor="text1"/>
            <w:spacing w:val="-6"/>
            <w:sz w:val="24"/>
            <w:szCs w:val="24"/>
          </w:rPr>
          <w:t>.</w:t>
        </w:r>
      </w:ins>
    </w:p>
    <w:p w14:paraId="79F6A715" w14:textId="7C3268A0" w:rsidR="00876628" w:rsidRPr="005174AC" w:rsidRDefault="00876628" w:rsidP="00876628">
      <w:pPr>
        <w:pStyle w:val="BodyText"/>
        <w:tabs>
          <w:tab w:val="left" w:pos="720"/>
        </w:tabs>
        <w:spacing w:before="17" w:line="228" w:lineRule="auto"/>
        <w:ind w:left="720" w:right="-120" w:hanging="720"/>
        <w:rPr>
          <w:ins w:id="31" w:author="Ann Lewin-Benham" w:date="2020-04-17T19:05:00Z"/>
          <w:rFonts w:ascii="Times New Roman" w:hAnsi="Times New Roman" w:cs="Times New Roman"/>
          <w:color w:val="000000" w:themeColor="text1"/>
          <w:sz w:val="24"/>
          <w:szCs w:val="24"/>
        </w:rPr>
      </w:pPr>
      <w:r w:rsidRPr="005174AC">
        <w:rPr>
          <w:rFonts w:ascii="Times New Roman" w:hAnsi="Times New Roman" w:cs="Times New Roman"/>
          <w:color w:val="000000" w:themeColor="text1"/>
          <w:sz w:val="24"/>
          <w:szCs w:val="24"/>
        </w:rPr>
        <w:t>1</w:t>
      </w:r>
      <w:r w:rsidR="00031329" w:rsidRPr="005174AC">
        <w:rPr>
          <w:rFonts w:ascii="Times New Roman" w:hAnsi="Times New Roman" w:cs="Times New Roman"/>
          <w:color w:val="000000" w:themeColor="text1"/>
          <w:sz w:val="24"/>
          <w:szCs w:val="24"/>
        </w:rPr>
        <w:t>8</w:t>
      </w:r>
      <w:ins w:id="32" w:author="Ann Lewin-Benham" w:date="2020-04-17T19:05:00Z">
        <w:r w:rsidRPr="005174AC">
          <w:rPr>
            <w:rFonts w:ascii="Times New Roman" w:hAnsi="Times New Roman" w:cs="Times New Roman"/>
            <w:color w:val="000000" w:themeColor="text1"/>
            <w:sz w:val="24"/>
            <w:szCs w:val="24"/>
          </w:rPr>
          <w:t xml:space="preserve">. U. S. Forest Service (ND). </w:t>
        </w:r>
        <w:r w:rsidRPr="005174AC">
          <w:rPr>
            <w:rFonts w:ascii="Times New Roman" w:hAnsi="Times New Roman" w:cs="Times New Roman"/>
            <w:i/>
            <w:iCs/>
            <w:color w:val="000000" w:themeColor="text1"/>
            <w:sz w:val="24"/>
            <w:szCs w:val="24"/>
          </w:rPr>
          <w:t xml:space="preserve">The National Grasslands Story.  </w:t>
        </w:r>
        <w:r w:rsidRPr="005174AC">
          <w:rPr>
            <w:rFonts w:ascii="Times New Roman" w:hAnsi="Times New Roman" w:cs="Times New Roman"/>
            <w:color w:val="000000" w:themeColor="text1"/>
            <w:sz w:val="24"/>
            <w:szCs w:val="24"/>
          </w:rPr>
          <w:t>Retrieved 9 August 19:</w:t>
        </w:r>
        <w:r w:rsidRPr="005174AC">
          <w:rPr>
            <w:rFonts w:ascii="Times New Roman" w:hAnsi="Times New Roman" w:cs="Times New Roman"/>
            <w:i/>
            <w:iCs/>
            <w:color w:val="000000" w:themeColor="text1"/>
            <w:sz w:val="24"/>
            <w:szCs w:val="24"/>
          </w:rPr>
          <w:t xml:space="preserve"> </w:t>
        </w:r>
        <w:r w:rsidRPr="005174AC">
          <w:rPr>
            <w:color w:val="000000" w:themeColor="text1"/>
          </w:rPr>
          <w:fldChar w:fldCharType="begin"/>
        </w:r>
        <w:r w:rsidRPr="005174AC">
          <w:rPr>
            <w:color w:val="000000" w:themeColor="text1"/>
          </w:rPr>
          <w:instrText xml:space="preserve"> HYPERLINK "https://www.fs.fed.us/grasslands/aboutus/index.shtml" </w:instrText>
        </w:r>
        <w:r w:rsidRPr="005174AC">
          <w:rPr>
            <w:color w:val="000000" w:themeColor="text1"/>
          </w:rPr>
          <w:fldChar w:fldCharType="separate"/>
        </w:r>
        <w:r w:rsidRPr="005174AC">
          <w:rPr>
            <w:rStyle w:val="Hyperlink"/>
            <w:color w:val="000000" w:themeColor="text1"/>
            <w:u w:val="none"/>
          </w:rPr>
          <w:t>https://www.fs.fed.us/grasslands/aboutus/index.shtml</w:t>
        </w:r>
        <w:r w:rsidRPr="005174AC">
          <w:rPr>
            <w:color w:val="000000" w:themeColor="text1"/>
          </w:rPr>
          <w:fldChar w:fldCharType="end"/>
        </w:r>
      </w:ins>
    </w:p>
    <w:bookmarkStart w:id="33" w:name="_MON_1677163634"/>
    <w:bookmarkEnd w:id="33"/>
    <w:p w14:paraId="0674BF01" w14:textId="62A5F4FD" w:rsidR="00876628" w:rsidRPr="005174AC" w:rsidRDefault="00C40BF8" w:rsidP="00876628">
      <w:pPr>
        <w:pStyle w:val="ListParagraph"/>
        <w:tabs>
          <w:tab w:val="left" w:pos="0"/>
          <w:tab w:val="left" w:pos="900"/>
          <w:tab w:val="left" w:pos="1140"/>
        </w:tabs>
        <w:spacing w:before="1" w:line="228" w:lineRule="auto"/>
        <w:ind w:left="720" w:hanging="720"/>
        <w:rPr>
          <w:ins w:id="34" w:author="Ann Lewin-Benham" w:date="2020-04-17T19:05:00Z"/>
          <w:rFonts w:ascii="Times New Roman" w:hAnsi="Times New Roman" w:cs="Times New Roman"/>
          <w:color w:val="000000" w:themeColor="text1"/>
          <w:spacing w:val="-8"/>
          <w:sz w:val="24"/>
          <w:szCs w:val="24"/>
        </w:rPr>
      </w:pPr>
      <w:r>
        <w:rPr>
          <w:rFonts w:ascii="Times New Roman" w:hAnsi="Times New Roman" w:cs="Times New Roman"/>
          <w:color w:val="000000" w:themeColor="text1"/>
          <w:sz w:val="24"/>
          <w:szCs w:val="24"/>
        </w:rPr>
        <w:object w:dxaOrig="9360" w:dyaOrig="2657" w14:anchorId="13B481E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pt;height:132.85pt" o:ole="">
            <v:imagedata r:id="rId13" o:title=""/>
          </v:shape>
          <o:OLEObject Type="Embed" ProgID="Word.Document.12" ShapeID="_x0000_i1025" DrawAspect="Content" ObjectID="_1677244203" r:id="rId14">
            <o:FieldCodes>\s</o:FieldCodes>
          </o:OLEObject>
        </w:object>
      </w:r>
      <w:r w:rsidR="00876628" w:rsidRPr="005174AC">
        <w:rPr>
          <w:rFonts w:ascii="Times New Roman" w:hAnsi="Times New Roman" w:cs="Times New Roman"/>
          <w:color w:val="000000" w:themeColor="text1"/>
          <w:sz w:val="24"/>
          <w:szCs w:val="24"/>
        </w:rPr>
        <w:t>1</w:t>
      </w:r>
      <w:r w:rsidR="00DA68C6" w:rsidRPr="005174AC">
        <w:rPr>
          <w:rFonts w:ascii="Times New Roman" w:hAnsi="Times New Roman" w:cs="Times New Roman"/>
          <w:color w:val="000000" w:themeColor="text1"/>
          <w:sz w:val="24"/>
          <w:szCs w:val="24"/>
        </w:rPr>
        <w:t>9</w:t>
      </w:r>
      <w:ins w:id="35" w:author="Ann Lewin-Benham" w:date="2020-04-17T19:05:00Z">
        <w:r w:rsidR="00876628" w:rsidRPr="005174AC">
          <w:rPr>
            <w:rFonts w:ascii="Times New Roman" w:hAnsi="Times New Roman" w:cs="Times New Roman"/>
            <w:color w:val="000000" w:themeColor="text1"/>
            <w:sz w:val="24"/>
            <w:szCs w:val="24"/>
          </w:rPr>
          <w:t>. Wikipedia</w:t>
        </w:r>
        <w:r w:rsidR="00876628" w:rsidRPr="005174AC">
          <w:rPr>
            <w:rFonts w:ascii="Times New Roman" w:hAnsi="Times New Roman" w:cs="Times New Roman"/>
            <w:color w:val="000000" w:themeColor="text1"/>
            <w:spacing w:val="-20"/>
            <w:sz w:val="24"/>
            <w:szCs w:val="24"/>
          </w:rPr>
          <w:t xml:space="preserve"> </w:t>
        </w:r>
        <w:r w:rsidR="00876628" w:rsidRPr="005174AC">
          <w:rPr>
            <w:rFonts w:ascii="Times New Roman" w:hAnsi="Times New Roman" w:cs="Times New Roman"/>
            <w:color w:val="000000" w:themeColor="text1"/>
            <w:spacing w:val="-5"/>
            <w:sz w:val="24"/>
            <w:szCs w:val="24"/>
          </w:rPr>
          <w:t>(2017).</w:t>
        </w:r>
        <w:r w:rsidR="00876628" w:rsidRPr="005174AC">
          <w:rPr>
            <w:rFonts w:ascii="Times New Roman" w:hAnsi="Times New Roman" w:cs="Times New Roman"/>
            <w:color w:val="000000" w:themeColor="text1"/>
            <w:spacing w:val="-20"/>
            <w:sz w:val="24"/>
            <w:szCs w:val="24"/>
          </w:rPr>
          <w:t xml:space="preserve"> </w:t>
        </w:r>
        <w:r w:rsidR="00876628" w:rsidRPr="005174AC">
          <w:rPr>
            <w:rFonts w:ascii="Times New Roman" w:hAnsi="Times New Roman" w:cs="Times New Roman"/>
            <w:i/>
            <w:color w:val="000000" w:themeColor="text1"/>
            <w:sz w:val="24"/>
            <w:szCs w:val="24"/>
          </w:rPr>
          <w:t>Gensburg-Markham Prairie</w:t>
        </w:r>
        <w:r w:rsidR="00876628" w:rsidRPr="005174AC">
          <w:rPr>
            <w:rFonts w:ascii="Times New Roman" w:hAnsi="Times New Roman" w:cs="Times New Roman"/>
            <w:color w:val="000000" w:themeColor="text1"/>
            <w:sz w:val="24"/>
            <w:szCs w:val="24"/>
          </w:rPr>
          <w:t>.</w:t>
        </w:r>
        <w:r w:rsidR="00876628" w:rsidRPr="005174AC">
          <w:rPr>
            <w:rFonts w:ascii="Times New Roman" w:hAnsi="Times New Roman" w:cs="Times New Roman"/>
            <w:color w:val="000000" w:themeColor="text1"/>
            <w:spacing w:val="-19"/>
            <w:sz w:val="24"/>
            <w:szCs w:val="24"/>
          </w:rPr>
          <w:t xml:space="preserve"> </w:t>
        </w:r>
        <w:r w:rsidR="00876628" w:rsidRPr="005174AC">
          <w:rPr>
            <w:rFonts w:ascii="Times New Roman" w:hAnsi="Times New Roman" w:cs="Times New Roman"/>
            <w:color w:val="000000" w:themeColor="text1"/>
            <w:spacing w:val="-3"/>
            <w:sz w:val="24"/>
            <w:szCs w:val="24"/>
          </w:rPr>
          <w:t>Retrieved</w:t>
        </w:r>
        <w:r w:rsidR="00876628" w:rsidRPr="005174AC">
          <w:rPr>
            <w:rFonts w:ascii="Times New Roman" w:hAnsi="Times New Roman" w:cs="Times New Roman"/>
            <w:color w:val="000000" w:themeColor="text1"/>
            <w:spacing w:val="-20"/>
            <w:sz w:val="24"/>
            <w:szCs w:val="24"/>
          </w:rPr>
          <w:t xml:space="preserve"> </w:t>
        </w:r>
        <w:r w:rsidR="00876628" w:rsidRPr="005174AC">
          <w:rPr>
            <w:rFonts w:ascii="Times New Roman" w:hAnsi="Times New Roman" w:cs="Times New Roman"/>
            <w:color w:val="000000" w:themeColor="text1"/>
            <w:sz w:val="24"/>
            <w:szCs w:val="24"/>
          </w:rPr>
          <w:t>23</w:t>
        </w:r>
        <w:r w:rsidR="00876628" w:rsidRPr="005174AC">
          <w:rPr>
            <w:rFonts w:ascii="Times New Roman" w:hAnsi="Times New Roman" w:cs="Times New Roman"/>
            <w:color w:val="000000" w:themeColor="text1"/>
            <w:spacing w:val="-20"/>
            <w:sz w:val="24"/>
            <w:szCs w:val="24"/>
          </w:rPr>
          <w:t xml:space="preserve"> </w:t>
        </w:r>
        <w:r w:rsidR="00876628" w:rsidRPr="005174AC">
          <w:rPr>
            <w:rFonts w:ascii="Times New Roman" w:hAnsi="Times New Roman" w:cs="Times New Roman"/>
            <w:color w:val="000000" w:themeColor="text1"/>
            <w:spacing w:val="-4"/>
            <w:sz w:val="24"/>
            <w:szCs w:val="24"/>
          </w:rPr>
          <w:t>July</w:t>
        </w:r>
        <w:r w:rsidR="00876628" w:rsidRPr="005174AC">
          <w:rPr>
            <w:rFonts w:ascii="Times New Roman" w:hAnsi="Times New Roman" w:cs="Times New Roman"/>
            <w:color w:val="000000" w:themeColor="text1"/>
            <w:spacing w:val="-19"/>
            <w:sz w:val="24"/>
            <w:szCs w:val="24"/>
          </w:rPr>
          <w:t xml:space="preserve"> </w:t>
        </w:r>
        <w:r w:rsidR="00876628" w:rsidRPr="005174AC">
          <w:rPr>
            <w:rFonts w:ascii="Times New Roman" w:hAnsi="Times New Roman" w:cs="Times New Roman"/>
            <w:color w:val="000000" w:themeColor="text1"/>
            <w:spacing w:val="-8"/>
            <w:sz w:val="24"/>
            <w:szCs w:val="24"/>
          </w:rPr>
          <w:t>2017:</w:t>
        </w:r>
        <w:r w:rsidR="00876628" w:rsidRPr="005174AC">
          <w:rPr>
            <w:color w:val="000000" w:themeColor="text1"/>
          </w:rPr>
          <w:fldChar w:fldCharType="begin"/>
        </w:r>
        <w:r w:rsidR="00876628" w:rsidRPr="005174AC">
          <w:rPr>
            <w:color w:val="000000" w:themeColor="text1"/>
          </w:rPr>
          <w:instrText xml:space="preserve"> HYPERLINK "file:///C:\\Users\\Owner\\Documents\\EnvBookRedo19Oct18\\%20http:\\en.wikipedia.org\\wiki\\Gensburg-Markham%20Prairie" </w:instrText>
        </w:r>
        <w:r w:rsidR="00876628" w:rsidRPr="005174AC">
          <w:rPr>
            <w:color w:val="000000" w:themeColor="text1"/>
          </w:rPr>
          <w:fldChar w:fldCharType="separate"/>
        </w:r>
        <w:r w:rsidR="00876628" w:rsidRPr="005174AC">
          <w:rPr>
            <w:rStyle w:val="Hyperlink"/>
            <w:rFonts w:ascii="Times New Roman" w:hAnsi="Times New Roman" w:cs="Times New Roman"/>
            <w:color w:val="000000" w:themeColor="text1"/>
            <w:spacing w:val="-8"/>
            <w:sz w:val="24"/>
            <w:szCs w:val="24"/>
            <w:u w:val="none"/>
          </w:rPr>
          <w:t xml:space="preserve"> </w:t>
        </w:r>
        <w:r w:rsidR="00876628" w:rsidRPr="005174AC">
          <w:rPr>
            <w:rStyle w:val="Hyperlink"/>
            <w:rFonts w:ascii="Times New Roman" w:hAnsi="Times New Roman" w:cs="Times New Roman"/>
            <w:color w:val="000000" w:themeColor="text1"/>
            <w:spacing w:val="-3"/>
            <w:w w:val="105"/>
            <w:sz w:val="24"/>
            <w:szCs w:val="24"/>
            <w:u w:val="none"/>
          </w:rPr>
          <w:t>http://en.wikipedia.org/wiki/Gensburg-Markham Prairie</w:t>
        </w:r>
        <w:r w:rsidR="00876628" w:rsidRPr="005174AC">
          <w:rPr>
            <w:color w:val="000000" w:themeColor="text1"/>
          </w:rPr>
          <w:fldChar w:fldCharType="end"/>
        </w:r>
      </w:ins>
    </w:p>
    <w:p w14:paraId="47D02BE8" w14:textId="24301EA1" w:rsidR="00876628" w:rsidRPr="005174AC" w:rsidRDefault="00DA68C6" w:rsidP="00876628">
      <w:pPr>
        <w:pStyle w:val="ListParagraph"/>
        <w:tabs>
          <w:tab w:val="left" w:pos="0"/>
          <w:tab w:val="left" w:pos="900"/>
          <w:tab w:val="left" w:pos="1141"/>
        </w:tabs>
        <w:spacing w:before="1" w:line="228" w:lineRule="auto"/>
        <w:ind w:left="720" w:hanging="720"/>
        <w:rPr>
          <w:ins w:id="36" w:author="Ann Lewin-Benham" w:date="2020-04-17T19:05:00Z"/>
          <w:rFonts w:ascii="Times New Roman" w:hAnsi="Times New Roman" w:cs="Times New Roman"/>
          <w:color w:val="000000" w:themeColor="text1"/>
          <w:w w:val="105"/>
          <w:sz w:val="24"/>
          <w:szCs w:val="24"/>
        </w:rPr>
      </w:pPr>
      <w:r w:rsidRPr="005174AC">
        <w:rPr>
          <w:rFonts w:ascii="Times New Roman" w:hAnsi="Times New Roman" w:cs="Times New Roman"/>
          <w:color w:val="000000" w:themeColor="text1"/>
          <w:spacing w:val="-8"/>
          <w:sz w:val="24"/>
          <w:szCs w:val="24"/>
        </w:rPr>
        <w:t>20</w:t>
      </w:r>
      <w:ins w:id="37" w:author="Ann Lewin-Benham" w:date="2020-04-17T19:05:00Z">
        <w:r w:rsidR="00876628" w:rsidRPr="005174AC">
          <w:rPr>
            <w:rFonts w:ascii="Times New Roman" w:hAnsi="Times New Roman" w:cs="Times New Roman"/>
            <w:color w:val="000000" w:themeColor="text1"/>
            <w:spacing w:val="-8"/>
            <w:sz w:val="24"/>
            <w:szCs w:val="24"/>
          </w:rPr>
          <w:t xml:space="preserve">. </w:t>
        </w:r>
        <w:r w:rsidR="00876628" w:rsidRPr="005174AC">
          <w:rPr>
            <w:rFonts w:ascii="Times New Roman" w:hAnsi="Times New Roman" w:cs="Times New Roman"/>
            <w:color w:val="000000" w:themeColor="text1"/>
            <w:w w:val="105"/>
            <w:sz w:val="24"/>
            <w:szCs w:val="24"/>
          </w:rPr>
          <w:t>Nature</w:t>
        </w:r>
        <w:r w:rsidR="00876628" w:rsidRPr="005174AC">
          <w:rPr>
            <w:rFonts w:ascii="Times New Roman" w:hAnsi="Times New Roman" w:cs="Times New Roman"/>
            <w:color w:val="000000" w:themeColor="text1"/>
            <w:spacing w:val="-32"/>
            <w:w w:val="105"/>
            <w:sz w:val="24"/>
            <w:szCs w:val="24"/>
          </w:rPr>
          <w:t xml:space="preserve"> </w:t>
        </w:r>
        <w:r w:rsidR="00876628" w:rsidRPr="005174AC">
          <w:rPr>
            <w:rFonts w:ascii="Times New Roman" w:hAnsi="Times New Roman" w:cs="Times New Roman"/>
            <w:color w:val="000000" w:themeColor="text1"/>
            <w:w w:val="105"/>
            <w:sz w:val="24"/>
            <w:szCs w:val="24"/>
          </w:rPr>
          <w:t>Conservancy</w:t>
        </w:r>
        <w:r w:rsidR="00876628" w:rsidRPr="005174AC">
          <w:rPr>
            <w:rFonts w:ascii="Times New Roman" w:hAnsi="Times New Roman" w:cs="Times New Roman"/>
            <w:color w:val="000000" w:themeColor="text1"/>
            <w:spacing w:val="-32"/>
            <w:w w:val="105"/>
            <w:sz w:val="24"/>
            <w:szCs w:val="24"/>
          </w:rPr>
          <w:t xml:space="preserve"> </w:t>
        </w:r>
        <w:r w:rsidR="00876628" w:rsidRPr="005174AC">
          <w:rPr>
            <w:rFonts w:ascii="Times New Roman" w:hAnsi="Times New Roman" w:cs="Times New Roman"/>
            <w:color w:val="000000" w:themeColor="text1"/>
            <w:spacing w:val="-3"/>
            <w:w w:val="105"/>
            <w:sz w:val="24"/>
            <w:szCs w:val="24"/>
          </w:rPr>
          <w:t>(2017).</w:t>
        </w:r>
        <w:r w:rsidR="00876628" w:rsidRPr="005174AC">
          <w:rPr>
            <w:rFonts w:ascii="Times New Roman" w:hAnsi="Times New Roman" w:cs="Times New Roman"/>
            <w:color w:val="000000" w:themeColor="text1"/>
            <w:spacing w:val="-31"/>
            <w:w w:val="105"/>
            <w:sz w:val="24"/>
            <w:szCs w:val="24"/>
          </w:rPr>
          <w:t xml:space="preserve"> </w:t>
        </w:r>
        <w:r w:rsidR="00876628" w:rsidRPr="005174AC">
          <w:rPr>
            <w:rFonts w:ascii="Times New Roman" w:hAnsi="Times New Roman" w:cs="Times New Roman"/>
            <w:i/>
            <w:color w:val="000000" w:themeColor="text1"/>
            <w:w w:val="105"/>
            <w:sz w:val="24"/>
            <w:szCs w:val="24"/>
          </w:rPr>
          <w:t>Minnesota:</w:t>
        </w:r>
        <w:r w:rsidR="00876628" w:rsidRPr="005174AC">
          <w:rPr>
            <w:rFonts w:ascii="Times New Roman" w:hAnsi="Times New Roman" w:cs="Times New Roman"/>
            <w:i/>
            <w:color w:val="000000" w:themeColor="text1"/>
            <w:spacing w:val="-32"/>
            <w:w w:val="105"/>
            <w:sz w:val="24"/>
            <w:szCs w:val="24"/>
          </w:rPr>
          <w:t xml:space="preserve"> </w:t>
        </w:r>
        <w:r w:rsidR="00876628" w:rsidRPr="005174AC">
          <w:rPr>
            <w:rFonts w:ascii="Times New Roman" w:hAnsi="Times New Roman" w:cs="Times New Roman"/>
            <w:i/>
            <w:color w:val="000000" w:themeColor="text1"/>
            <w:w w:val="105"/>
            <w:sz w:val="24"/>
            <w:szCs w:val="24"/>
          </w:rPr>
          <w:t>Glacial</w:t>
        </w:r>
        <w:r w:rsidR="00876628" w:rsidRPr="005174AC">
          <w:rPr>
            <w:rFonts w:ascii="Times New Roman" w:hAnsi="Times New Roman" w:cs="Times New Roman"/>
            <w:i/>
            <w:color w:val="000000" w:themeColor="text1"/>
            <w:spacing w:val="-32"/>
            <w:w w:val="105"/>
            <w:sz w:val="24"/>
            <w:szCs w:val="24"/>
          </w:rPr>
          <w:t xml:space="preserve"> </w:t>
        </w:r>
        <w:r w:rsidR="00876628" w:rsidRPr="005174AC">
          <w:rPr>
            <w:rFonts w:ascii="Times New Roman" w:hAnsi="Times New Roman" w:cs="Times New Roman"/>
            <w:i/>
            <w:color w:val="000000" w:themeColor="text1"/>
            <w:spacing w:val="-3"/>
            <w:w w:val="105"/>
            <w:sz w:val="24"/>
            <w:szCs w:val="24"/>
          </w:rPr>
          <w:t>Ridge</w:t>
        </w:r>
        <w:r w:rsidR="00876628" w:rsidRPr="005174AC">
          <w:rPr>
            <w:rFonts w:ascii="Times New Roman" w:hAnsi="Times New Roman" w:cs="Times New Roman"/>
            <w:color w:val="000000" w:themeColor="text1"/>
            <w:spacing w:val="-3"/>
            <w:w w:val="105"/>
            <w:sz w:val="24"/>
            <w:szCs w:val="24"/>
          </w:rPr>
          <w:t>.</w:t>
        </w:r>
        <w:r w:rsidR="00876628" w:rsidRPr="005174AC">
          <w:rPr>
            <w:rFonts w:ascii="Times New Roman" w:hAnsi="Times New Roman" w:cs="Times New Roman"/>
            <w:color w:val="000000" w:themeColor="text1"/>
            <w:spacing w:val="-31"/>
            <w:w w:val="105"/>
            <w:sz w:val="24"/>
            <w:szCs w:val="24"/>
          </w:rPr>
          <w:t xml:space="preserve"> </w:t>
        </w:r>
        <w:r w:rsidR="00876628" w:rsidRPr="005174AC">
          <w:rPr>
            <w:rFonts w:ascii="Times New Roman" w:hAnsi="Times New Roman" w:cs="Times New Roman"/>
            <w:color w:val="000000" w:themeColor="text1"/>
            <w:w w:val="105"/>
            <w:sz w:val="24"/>
            <w:szCs w:val="24"/>
          </w:rPr>
          <w:t>Retrieved</w:t>
        </w:r>
        <w:r w:rsidR="00876628" w:rsidRPr="005174AC">
          <w:rPr>
            <w:rFonts w:ascii="Times New Roman" w:hAnsi="Times New Roman" w:cs="Times New Roman"/>
            <w:color w:val="000000" w:themeColor="text1"/>
            <w:spacing w:val="-32"/>
            <w:w w:val="105"/>
            <w:sz w:val="24"/>
            <w:szCs w:val="24"/>
          </w:rPr>
          <w:t xml:space="preserve"> </w:t>
        </w:r>
        <w:r w:rsidR="00876628" w:rsidRPr="005174AC">
          <w:rPr>
            <w:rFonts w:ascii="Times New Roman" w:hAnsi="Times New Roman" w:cs="Times New Roman"/>
            <w:color w:val="000000" w:themeColor="text1"/>
            <w:w w:val="105"/>
            <w:sz w:val="24"/>
            <w:szCs w:val="24"/>
          </w:rPr>
          <w:t xml:space="preserve">23 </w:t>
        </w:r>
        <w:r w:rsidR="00876628" w:rsidRPr="005174AC">
          <w:rPr>
            <w:rFonts w:ascii="Times New Roman" w:hAnsi="Times New Roman" w:cs="Times New Roman"/>
            <w:color w:val="000000" w:themeColor="text1"/>
            <w:spacing w:val="-3"/>
            <w:w w:val="105"/>
            <w:sz w:val="24"/>
            <w:szCs w:val="24"/>
          </w:rPr>
          <w:t xml:space="preserve">July </w:t>
        </w:r>
        <w:r w:rsidR="00876628" w:rsidRPr="005174AC">
          <w:rPr>
            <w:rFonts w:ascii="Times New Roman" w:hAnsi="Times New Roman" w:cs="Times New Roman"/>
            <w:color w:val="000000" w:themeColor="text1"/>
            <w:spacing w:val="-7"/>
            <w:w w:val="105"/>
            <w:sz w:val="24"/>
            <w:szCs w:val="24"/>
          </w:rPr>
          <w:t>2017:</w:t>
        </w:r>
      </w:ins>
      <w:r w:rsidR="00876628" w:rsidRPr="005174AC">
        <w:rPr>
          <w:rFonts w:ascii="Times New Roman" w:hAnsi="Times New Roman" w:cs="Times New Roman"/>
          <w:color w:val="000000" w:themeColor="text1"/>
          <w:spacing w:val="-7"/>
          <w:w w:val="105"/>
          <w:sz w:val="24"/>
          <w:szCs w:val="24"/>
        </w:rPr>
        <w:t xml:space="preserve"> www.wired.com/2008/09/ff-barcode/.</w:t>
      </w:r>
      <w:ins w:id="38" w:author="Ann Lewin-Benham" w:date="2020-04-17T19:05:00Z">
        <w:r w:rsidR="00876628" w:rsidRPr="005174AC">
          <w:rPr>
            <w:rFonts w:ascii="Times New Roman" w:hAnsi="Times New Roman" w:cs="Times New Roman"/>
            <w:color w:val="000000" w:themeColor="text1"/>
            <w:spacing w:val="-7"/>
            <w:w w:val="105"/>
            <w:sz w:val="24"/>
            <w:szCs w:val="24"/>
          </w:rPr>
          <w:t xml:space="preserve"> </w:t>
        </w:r>
        <w:r w:rsidR="00876628" w:rsidRPr="005174AC">
          <w:rPr>
            <w:color w:val="000000" w:themeColor="text1"/>
          </w:rPr>
          <w:fldChar w:fldCharType="begin"/>
        </w:r>
        <w:r w:rsidR="00876628" w:rsidRPr="005174AC">
          <w:rPr>
            <w:color w:val="000000" w:themeColor="text1"/>
          </w:rPr>
          <w:instrText xml:space="preserve"> HYPERLINK "http://www.nature.org/ourinitiatives/regions/northamerica/" </w:instrText>
        </w:r>
        <w:r w:rsidR="00876628" w:rsidRPr="005174AC">
          <w:rPr>
            <w:color w:val="000000" w:themeColor="text1"/>
          </w:rPr>
          <w:fldChar w:fldCharType="separate"/>
        </w:r>
        <w:r w:rsidR="00876628" w:rsidRPr="005174AC">
          <w:rPr>
            <w:rStyle w:val="Hyperlink"/>
            <w:rFonts w:ascii="Times New Roman" w:hAnsi="Times New Roman" w:cs="Times New Roman"/>
            <w:color w:val="000000" w:themeColor="text1"/>
            <w:spacing w:val="-3"/>
            <w:w w:val="105"/>
            <w:sz w:val="24"/>
            <w:szCs w:val="24"/>
            <w:u w:val="none"/>
          </w:rPr>
          <w:t>www.nature.org/ourinitiatives/regions/northamerica/</w:t>
        </w:r>
        <w:r w:rsidR="00876628" w:rsidRPr="005174AC">
          <w:rPr>
            <w:color w:val="000000" w:themeColor="text1"/>
          </w:rPr>
          <w:fldChar w:fldCharType="end"/>
        </w:r>
        <w:r w:rsidR="00876628" w:rsidRPr="005174AC">
          <w:rPr>
            <w:rFonts w:ascii="Times New Roman" w:hAnsi="Times New Roman" w:cs="Times New Roman"/>
            <w:color w:val="000000" w:themeColor="text1"/>
            <w:spacing w:val="-3"/>
            <w:w w:val="105"/>
            <w:sz w:val="24"/>
            <w:szCs w:val="24"/>
          </w:rPr>
          <w:t xml:space="preserve"> </w:t>
        </w:r>
        <w:r w:rsidR="00876628" w:rsidRPr="005174AC">
          <w:rPr>
            <w:rFonts w:ascii="Times New Roman" w:hAnsi="Times New Roman" w:cs="Times New Roman"/>
            <w:color w:val="000000" w:themeColor="text1"/>
            <w:spacing w:val="7"/>
            <w:w w:val="105"/>
            <w:sz w:val="24"/>
            <w:szCs w:val="24"/>
          </w:rPr>
          <w:t xml:space="preserve">unitedstates/minnesota/explore/minnesota-glacial-ridge-a- </w:t>
        </w:r>
        <w:r w:rsidR="00876628" w:rsidRPr="005174AC">
          <w:rPr>
            <w:rFonts w:ascii="Times New Roman" w:hAnsi="Times New Roman" w:cs="Times New Roman"/>
            <w:color w:val="000000" w:themeColor="text1"/>
            <w:w w:val="105"/>
            <w:sz w:val="24"/>
            <w:szCs w:val="24"/>
          </w:rPr>
          <w:t>prairie-reborn.xml.</w:t>
        </w:r>
      </w:ins>
    </w:p>
    <w:p w14:paraId="18313302" w14:textId="1D1795C7" w:rsidR="00876628" w:rsidRPr="005174AC" w:rsidRDefault="00DA68C6" w:rsidP="00876628">
      <w:pPr>
        <w:pStyle w:val="ListParagraph"/>
        <w:tabs>
          <w:tab w:val="left" w:pos="0"/>
          <w:tab w:val="left" w:pos="900"/>
          <w:tab w:val="left" w:pos="1141"/>
        </w:tabs>
        <w:spacing w:before="1" w:line="228" w:lineRule="auto"/>
        <w:ind w:left="720" w:hanging="720"/>
        <w:rPr>
          <w:color w:val="000000" w:themeColor="text1"/>
        </w:rPr>
      </w:pPr>
      <w:r w:rsidRPr="005174AC">
        <w:rPr>
          <w:rFonts w:ascii="Times New Roman" w:hAnsi="Times New Roman" w:cs="Times New Roman"/>
          <w:color w:val="000000" w:themeColor="text1"/>
          <w:w w:val="105"/>
          <w:sz w:val="24"/>
          <w:szCs w:val="24"/>
        </w:rPr>
        <w:t>2</w:t>
      </w:r>
      <w:r w:rsidR="00876628" w:rsidRPr="005174AC">
        <w:rPr>
          <w:rFonts w:ascii="Times New Roman" w:hAnsi="Times New Roman" w:cs="Times New Roman"/>
          <w:color w:val="000000" w:themeColor="text1"/>
          <w:w w:val="105"/>
          <w:sz w:val="24"/>
          <w:szCs w:val="24"/>
        </w:rPr>
        <w:t>1</w:t>
      </w:r>
      <w:ins w:id="39" w:author="Ann Lewin-Benham" w:date="2020-04-17T19:05:00Z">
        <w:r w:rsidR="00876628" w:rsidRPr="005174AC">
          <w:rPr>
            <w:rFonts w:ascii="Times New Roman" w:hAnsi="Times New Roman" w:cs="Times New Roman"/>
            <w:color w:val="000000" w:themeColor="text1"/>
            <w:w w:val="105"/>
            <w:sz w:val="24"/>
            <w:szCs w:val="24"/>
          </w:rPr>
          <w:t xml:space="preserve">. Glacial Ridge National Wildlife Refuge (ND).  Retrieved May 2018: </w:t>
        </w:r>
        <w:r w:rsidR="00876628" w:rsidRPr="005174AC">
          <w:rPr>
            <w:color w:val="000000" w:themeColor="text1"/>
          </w:rPr>
          <w:fldChar w:fldCharType="begin"/>
        </w:r>
        <w:r w:rsidR="00876628" w:rsidRPr="005174AC">
          <w:rPr>
            <w:color w:val="000000" w:themeColor="text1"/>
          </w:rPr>
          <w:instrText xml:space="preserve"> HYPERLINK "http://wildlifeviewingareas.com/viewing-area/glacial-ridge-national-wildlife-refuge/" </w:instrText>
        </w:r>
        <w:r w:rsidR="00876628" w:rsidRPr="005174AC">
          <w:rPr>
            <w:color w:val="000000" w:themeColor="text1"/>
          </w:rPr>
          <w:fldChar w:fldCharType="separate"/>
        </w:r>
        <w:r w:rsidR="00876628" w:rsidRPr="005174AC">
          <w:rPr>
            <w:rStyle w:val="Hyperlink"/>
            <w:color w:val="000000" w:themeColor="text1"/>
            <w:u w:val="none"/>
          </w:rPr>
          <w:t>http://wildlifeviewingareas.com/viewing-area/glacial-ridge-national-wildlife-refuge/</w:t>
        </w:r>
        <w:r w:rsidR="00876628" w:rsidRPr="005174AC">
          <w:rPr>
            <w:color w:val="000000" w:themeColor="text1"/>
          </w:rPr>
          <w:fldChar w:fldCharType="end"/>
        </w:r>
      </w:ins>
    </w:p>
    <w:p w14:paraId="0668E7E8" w14:textId="0CD388FA" w:rsidR="00362902" w:rsidRPr="005174AC" w:rsidRDefault="00DA68C6" w:rsidP="00362902">
      <w:pPr>
        <w:pStyle w:val="BodyText"/>
        <w:tabs>
          <w:tab w:val="left" w:pos="360"/>
        </w:tabs>
        <w:spacing w:line="228" w:lineRule="auto"/>
        <w:ind w:left="360" w:right="-120" w:hanging="360"/>
        <w:rPr>
          <w:rFonts w:ascii="Times New Roman" w:hAnsi="Times New Roman" w:cs="Times New Roman"/>
          <w:color w:val="000000" w:themeColor="text1"/>
          <w:spacing w:val="4"/>
          <w:sz w:val="24"/>
          <w:szCs w:val="24"/>
        </w:rPr>
      </w:pPr>
      <w:r w:rsidRPr="005174AC">
        <w:rPr>
          <w:color w:val="000000" w:themeColor="text1"/>
        </w:rPr>
        <w:t xml:space="preserve">22. </w:t>
      </w:r>
      <w:r w:rsidR="00362902" w:rsidRPr="005174AC">
        <w:rPr>
          <w:rFonts w:ascii="Times New Roman" w:hAnsi="Times New Roman" w:cs="Times New Roman"/>
          <w:color w:val="000000" w:themeColor="text1"/>
          <w:sz w:val="24"/>
          <w:szCs w:val="24"/>
          <w:shd w:val="clear" w:color="auto" w:fill="FFFFFF"/>
        </w:rPr>
        <w:t xml:space="preserve">Beaubien, G. (1994). Living history. </w:t>
      </w:r>
      <w:r w:rsidR="00362902" w:rsidRPr="005174AC">
        <w:rPr>
          <w:rFonts w:ascii="Times New Roman" w:hAnsi="Times New Roman" w:cs="Times New Roman"/>
          <w:i/>
          <w:iCs/>
          <w:color w:val="000000" w:themeColor="text1"/>
          <w:sz w:val="24"/>
          <w:szCs w:val="24"/>
          <w:shd w:val="clear" w:color="auto" w:fill="FFFFFF"/>
        </w:rPr>
        <w:t xml:space="preserve">Chicago Tribune. </w:t>
      </w:r>
      <w:r w:rsidR="00362902" w:rsidRPr="005174AC">
        <w:rPr>
          <w:rFonts w:ascii="Times New Roman" w:hAnsi="Times New Roman" w:cs="Times New Roman"/>
          <w:color w:val="000000" w:themeColor="text1"/>
          <w:sz w:val="24"/>
          <w:szCs w:val="24"/>
          <w:shd w:val="clear" w:color="auto" w:fill="FFFFFF"/>
        </w:rPr>
        <w:t xml:space="preserve">Retrieved August, 2019:   </w:t>
      </w:r>
      <w:hyperlink r:id="rId15" w:history="1">
        <w:r w:rsidR="00362902" w:rsidRPr="005174AC">
          <w:rPr>
            <w:rStyle w:val="Hyperlink"/>
            <w:color w:val="000000" w:themeColor="text1"/>
            <w:u w:val="none"/>
          </w:rPr>
          <w:t>chicagotribune.com/news/ct-xpm-1994-10-13-9410130296-story.html</w:t>
        </w:r>
      </w:hyperlink>
    </w:p>
    <w:p w14:paraId="327E9165" w14:textId="6491F954" w:rsidR="00876628" w:rsidRPr="005174AC" w:rsidRDefault="00876628" w:rsidP="00876628">
      <w:pPr>
        <w:pStyle w:val="ListParagraph"/>
        <w:tabs>
          <w:tab w:val="left" w:pos="0"/>
        </w:tabs>
        <w:spacing w:before="4" w:line="228" w:lineRule="auto"/>
        <w:ind w:left="720" w:hanging="720"/>
        <w:rPr>
          <w:ins w:id="40" w:author="Ann Lewin-Benham" w:date="2020-04-17T19:05:00Z"/>
          <w:rFonts w:ascii="Times New Roman" w:hAnsi="Times New Roman" w:cs="Times New Roman"/>
          <w:color w:val="000000" w:themeColor="text1"/>
          <w:sz w:val="24"/>
          <w:szCs w:val="24"/>
        </w:rPr>
      </w:pPr>
      <w:r w:rsidRPr="005174AC">
        <w:rPr>
          <w:rFonts w:ascii="Times New Roman" w:hAnsi="Times New Roman" w:cs="Times New Roman"/>
          <w:color w:val="000000" w:themeColor="text1"/>
          <w:sz w:val="24"/>
          <w:szCs w:val="24"/>
        </w:rPr>
        <w:t>2</w:t>
      </w:r>
      <w:r w:rsidR="00362902" w:rsidRPr="005174AC">
        <w:rPr>
          <w:rFonts w:ascii="Times New Roman" w:hAnsi="Times New Roman" w:cs="Times New Roman"/>
          <w:color w:val="000000" w:themeColor="text1"/>
          <w:sz w:val="24"/>
          <w:szCs w:val="24"/>
        </w:rPr>
        <w:t>3</w:t>
      </w:r>
      <w:ins w:id="41" w:author="Ann Lewin-Benham" w:date="2020-04-17T19:05:00Z">
        <w:r w:rsidRPr="005174AC">
          <w:rPr>
            <w:rFonts w:ascii="Times New Roman" w:hAnsi="Times New Roman" w:cs="Times New Roman"/>
            <w:color w:val="000000" w:themeColor="text1"/>
            <w:sz w:val="24"/>
            <w:szCs w:val="24"/>
          </w:rPr>
          <w:t xml:space="preserve">. Prairie Plains Resource Institute (ND). “What will save the Prairie?” (film).  Retrieved May 2018: </w:t>
        </w:r>
        <w:r w:rsidRPr="005174AC">
          <w:rPr>
            <w:color w:val="000000" w:themeColor="text1"/>
          </w:rPr>
          <w:fldChar w:fldCharType="begin"/>
        </w:r>
        <w:r w:rsidRPr="005174AC">
          <w:rPr>
            <w:color w:val="000000" w:themeColor="text1"/>
          </w:rPr>
          <w:instrText xml:space="preserve"> HYPERLINK "http://www.prairieplains.org/restoration/planting-prairies.html" </w:instrText>
        </w:r>
        <w:r w:rsidRPr="005174AC">
          <w:rPr>
            <w:color w:val="000000" w:themeColor="text1"/>
          </w:rPr>
          <w:fldChar w:fldCharType="separate"/>
        </w:r>
        <w:r w:rsidRPr="005174AC">
          <w:rPr>
            <w:rStyle w:val="Hyperlink"/>
            <w:color w:val="000000" w:themeColor="text1"/>
            <w:u w:val="none"/>
          </w:rPr>
          <w:t>http://www.prairieplains.org/restoration/planting-prairies.html</w:t>
        </w:r>
        <w:r w:rsidRPr="005174AC">
          <w:rPr>
            <w:color w:val="000000" w:themeColor="text1"/>
          </w:rPr>
          <w:fldChar w:fldCharType="end"/>
        </w:r>
      </w:ins>
    </w:p>
    <w:p w14:paraId="3C9C95FA" w14:textId="6FFB5838" w:rsidR="00876628" w:rsidRPr="005174AC" w:rsidRDefault="00362902" w:rsidP="00876628">
      <w:pPr>
        <w:tabs>
          <w:tab w:val="left" w:pos="0"/>
          <w:tab w:val="left" w:pos="900"/>
          <w:tab w:val="left" w:pos="990"/>
        </w:tabs>
        <w:spacing w:before="2" w:line="228" w:lineRule="auto"/>
        <w:ind w:left="720" w:hanging="720"/>
        <w:rPr>
          <w:rFonts w:ascii="Times New Roman" w:hAnsi="Times New Roman" w:cs="Times New Roman"/>
          <w:color w:val="000000" w:themeColor="text1"/>
          <w:sz w:val="24"/>
          <w:szCs w:val="24"/>
        </w:rPr>
      </w:pPr>
      <w:r w:rsidRPr="005174AC">
        <w:rPr>
          <w:rFonts w:ascii="Times New Roman" w:hAnsi="Times New Roman" w:cs="Times New Roman"/>
          <w:color w:val="000000" w:themeColor="text1"/>
          <w:sz w:val="24"/>
          <w:szCs w:val="24"/>
        </w:rPr>
        <w:t>24</w:t>
      </w:r>
      <w:r w:rsidR="00876628" w:rsidRPr="005174AC">
        <w:rPr>
          <w:rFonts w:ascii="Times New Roman" w:hAnsi="Times New Roman" w:cs="Times New Roman"/>
          <w:color w:val="000000" w:themeColor="text1"/>
          <w:sz w:val="24"/>
          <w:szCs w:val="24"/>
        </w:rPr>
        <w:t xml:space="preserve">. Wolf, G. (2008). </w:t>
      </w:r>
      <w:r w:rsidR="00876628" w:rsidRPr="005174AC">
        <w:rPr>
          <w:rFonts w:ascii="Times New Roman" w:hAnsi="Times New Roman" w:cs="Times New Roman"/>
          <w:i/>
          <w:iCs/>
          <w:color w:val="000000" w:themeColor="text1"/>
          <w:sz w:val="24"/>
          <w:szCs w:val="24"/>
        </w:rPr>
        <w:t xml:space="preserve">A simple plan to ID every creature on Earth. </w:t>
      </w:r>
      <w:r w:rsidR="00876628" w:rsidRPr="005174AC">
        <w:rPr>
          <w:rFonts w:ascii="Times New Roman" w:hAnsi="Times New Roman" w:cs="Times New Roman"/>
          <w:color w:val="000000" w:themeColor="text1"/>
          <w:sz w:val="24"/>
          <w:szCs w:val="24"/>
        </w:rPr>
        <w:t>Retrieved July 2017: www.wired.com/2008/09/ff-barcode/.</w:t>
      </w:r>
    </w:p>
    <w:p w14:paraId="33D8BE29" w14:textId="77777777" w:rsidR="003E103E" w:rsidRPr="005174AC" w:rsidRDefault="00876628" w:rsidP="003E103E">
      <w:pPr>
        <w:tabs>
          <w:tab w:val="left" w:pos="0"/>
          <w:tab w:val="left" w:pos="900"/>
          <w:tab w:val="left" w:pos="990"/>
        </w:tabs>
        <w:spacing w:before="2" w:line="228" w:lineRule="auto"/>
        <w:ind w:left="720" w:hanging="720"/>
        <w:rPr>
          <w:rFonts w:ascii="Times New Roman" w:hAnsi="Times New Roman" w:cs="Times New Roman"/>
          <w:color w:val="000000" w:themeColor="text1"/>
          <w:spacing w:val="-3"/>
          <w:w w:val="105"/>
          <w:sz w:val="24"/>
          <w:szCs w:val="24"/>
        </w:rPr>
      </w:pPr>
      <w:r w:rsidRPr="005174AC">
        <w:rPr>
          <w:rFonts w:ascii="Times New Roman" w:hAnsi="Times New Roman" w:cs="Times New Roman"/>
          <w:color w:val="000000" w:themeColor="text1"/>
          <w:sz w:val="24"/>
          <w:szCs w:val="24"/>
        </w:rPr>
        <w:t>2</w:t>
      </w:r>
      <w:r w:rsidR="00362902" w:rsidRPr="005174AC">
        <w:rPr>
          <w:rFonts w:ascii="Times New Roman" w:hAnsi="Times New Roman" w:cs="Times New Roman"/>
          <w:color w:val="000000" w:themeColor="text1"/>
          <w:sz w:val="24"/>
          <w:szCs w:val="24"/>
        </w:rPr>
        <w:t>5</w:t>
      </w:r>
      <w:ins w:id="42" w:author="Ann Lewin-Benham" w:date="2020-04-17T19:05:00Z">
        <w:r w:rsidRPr="005174AC">
          <w:rPr>
            <w:rFonts w:ascii="Times New Roman" w:hAnsi="Times New Roman" w:cs="Times New Roman"/>
            <w:color w:val="000000" w:themeColor="text1"/>
            <w:sz w:val="24"/>
            <w:szCs w:val="24"/>
          </w:rPr>
          <w:t xml:space="preserve">. Csikszentmihalyi, M. </w:t>
        </w:r>
        <w:r w:rsidRPr="005174AC">
          <w:rPr>
            <w:rFonts w:ascii="Times New Roman" w:hAnsi="Times New Roman" w:cs="Times New Roman"/>
            <w:color w:val="000000" w:themeColor="text1"/>
            <w:spacing w:val="-4"/>
            <w:sz w:val="24"/>
            <w:szCs w:val="24"/>
          </w:rPr>
          <w:t xml:space="preserve">(1993). </w:t>
        </w:r>
        <w:r w:rsidRPr="005174AC">
          <w:rPr>
            <w:rFonts w:ascii="Times New Roman" w:hAnsi="Times New Roman" w:cs="Times New Roman"/>
            <w:i/>
            <w:color w:val="000000" w:themeColor="text1"/>
            <w:sz w:val="24"/>
            <w:szCs w:val="24"/>
          </w:rPr>
          <w:t xml:space="preserve">The evolving self: A psychology for the </w:t>
        </w:r>
        <w:r w:rsidRPr="005174AC">
          <w:rPr>
            <w:rFonts w:ascii="Times New Roman" w:hAnsi="Times New Roman" w:cs="Times New Roman"/>
            <w:i/>
            <w:color w:val="000000" w:themeColor="text1"/>
            <w:spacing w:val="-3"/>
            <w:sz w:val="24"/>
            <w:szCs w:val="24"/>
          </w:rPr>
          <w:t xml:space="preserve">third </w:t>
        </w:r>
        <w:r w:rsidRPr="005174AC">
          <w:rPr>
            <w:rFonts w:ascii="Times New Roman" w:hAnsi="Times New Roman" w:cs="Times New Roman"/>
            <w:i/>
            <w:color w:val="000000" w:themeColor="text1"/>
            <w:sz w:val="24"/>
            <w:szCs w:val="24"/>
          </w:rPr>
          <w:t>millennium</w:t>
        </w:r>
        <w:r w:rsidRPr="005174AC">
          <w:rPr>
            <w:rFonts w:ascii="Times New Roman" w:hAnsi="Times New Roman" w:cs="Times New Roman"/>
            <w:color w:val="000000" w:themeColor="text1"/>
            <w:spacing w:val="-7"/>
            <w:sz w:val="24"/>
            <w:szCs w:val="24"/>
          </w:rPr>
          <w:t xml:space="preserve">. </w:t>
        </w:r>
        <w:r w:rsidRPr="005174AC">
          <w:rPr>
            <w:rFonts w:ascii="Times New Roman" w:hAnsi="Times New Roman" w:cs="Times New Roman"/>
            <w:color w:val="000000" w:themeColor="text1"/>
            <w:spacing w:val="-2"/>
            <w:sz w:val="24"/>
            <w:szCs w:val="24"/>
          </w:rPr>
          <w:t xml:space="preserve">New </w:t>
        </w:r>
        <w:r w:rsidRPr="005174AC">
          <w:rPr>
            <w:rFonts w:ascii="Times New Roman" w:hAnsi="Times New Roman" w:cs="Times New Roman"/>
            <w:color w:val="000000" w:themeColor="text1"/>
            <w:spacing w:val="-6"/>
            <w:sz w:val="24"/>
            <w:szCs w:val="24"/>
          </w:rPr>
          <w:t>York:</w:t>
        </w:r>
        <w:r w:rsidRPr="005174AC">
          <w:rPr>
            <w:rFonts w:ascii="Times New Roman" w:hAnsi="Times New Roman" w:cs="Times New Roman"/>
            <w:color w:val="000000" w:themeColor="text1"/>
            <w:spacing w:val="15"/>
            <w:sz w:val="24"/>
            <w:szCs w:val="24"/>
          </w:rPr>
          <w:t xml:space="preserve"> </w:t>
        </w:r>
        <w:r w:rsidRPr="005174AC">
          <w:rPr>
            <w:rFonts w:ascii="Times New Roman" w:hAnsi="Times New Roman" w:cs="Times New Roman"/>
            <w:color w:val="000000" w:themeColor="text1"/>
            <w:sz w:val="24"/>
            <w:szCs w:val="24"/>
          </w:rPr>
          <w:t>HarperCollins.  Pp. 167-168.</w:t>
        </w:r>
      </w:ins>
      <w:del w:id="43" w:author="Ann Lewin-Benham" w:date="2020-04-17T19:05:00Z">
        <w:r w:rsidRPr="005174AC">
          <w:rPr>
            <w:rFonts w:ascii="Times New Roman" w:hAnsi="Times New Roman" w:cs="Times New Roman"/>
            <w:color w:val="000000" w:themeColor="text1"/>
            <w:spacing w:val="-3"/>
            <w:w w:val="105"/>
            <w:sz w:val="24"/>
            <w:szCs w:val="24"/>
          </w:rPr>
          <w:delText xml:space="preserve">14. </w:delText>
        </w:r>
      </w:del>
    </w:p>
    <w:bookmarkEnd w:id="1"/>
    <w:p w14:paraId="3E19B343" w14:textId="77777777" w:rsidR="003E103E" w:rsidRPr="005174AC" w:rsidRDefault="003E103E" w:rsidP="003E103E">
      <w:pPr>
        <w:tabs>
          <w:tab w:val="left" w:pos="0"/>
          <w:tab w:val="left" w:pos="900"/>
          <w:tab w:val="left" w:pos="990"/>
        </w:tabs>
        <w:spacing w:before="2" w:line="228" w:lineRule="auto"/>
        <w:ind w:left="720" w:hanging="720"/>
        <w:rPr>
          <w:rFonts w:ascii="Times New Roman" w:hAnsi="Times New Roman" w:cs="Times New Roman"/>
          <w:b/>
          <w:bCs/>
          <w:color w:val="000000" w:themeColor="text1"/>
          <w:sz w:val="24"/>
          <w:szCs w:val="24"/>
        </w:rPr>
      </w:pPr>
    </w:p>
    <w:p w14:paraId="1134B637" w14:textId="31DB525E" w:rsidR="00350DD0" w:rsidRDefault="00C57CC4" w:rsidP="003E103E">
      <w:pPr>
        <w:tabs>
          <w:tab w:val="left" w:pos="0"/>
          <w:tab w:val="left" w:pos="900"/>
          <w:tab w:val="left" w:pos="990"/>
        </w:tabs>
        <w:spacing w:before="2" w:line="228" w:lineRule="auto"/>
        <w:ind w:left="720" w:hanging="720"/>
        <w:rPr>
          <w:rFonts w:ascii="Times New Roman" w:hAnsi="Times New Roman" w:cs="Times New Roman"/>
          <w:b/>
          <w:bCs/>
          <w:sz w:val="24"/>
          <w:szCs w:val="24"/>
        </w:rPr>
      </w:pPr>
      <w:r>
        <w:rPr>
          <w:rFonts w:ascii="Times New Roman" w:hAnsi="Times New Roman" w:cs="Times New Roman"/>
          <w:b/>
          <w:bCs/>
          <w:sz w:val="24"/>
          <w:szCs w:val="24"/>
        </w:rPr>
        <w:t>Captions</w:t>
      </w:r>
    </w:p>
    <w:p w14:paraId="12941513" w14:textId="14D2DE03" w:rsidR="005B2E44" w:rsidRPr="005B2E44" w:rsidRDefault="005B2E44" w:rsidP="00675DEB">
      <w:pPr>
        <w:pStyle w:val="BodyText"/>
        <w:tabs>
          <w:tab w:val="left" w:pos="0"/>
        </w:tabs>
        <w:spacing w:before="205" w:line="225" w:lineRule="auto"/>
        <w:ind w:right="-120"/>
        <w:rPr>
          <w:rFonts w:ascii="Times New Roman" w:hAnsi="Times New Roman" w:cs="Times New Roman"/>
          <w:iCs/>
          <w:sz w:val="24"/>
          <w:szCs w:val="24"/>
        </w:rPr>
      </w:pPr>
      <w:r>
        <w:rPr>
          <w:rFonts w:ascii="Times New Roman" w:hAnsi="Times New Roman" w:cs="Times New Roman"/>
          <w:i/>
          <w:sz w:val="24"/>
          <w:szCs w:val="24"/>
        </w:rPr>
        <w:t xml:space="preserve">Figure 22.0 </w:t>
      </w:r>
      <w:r>
        <w:rPr>
          <w:rFonts w:ascii="Times New Roman" w:hAnsi="Times New Roman" w:cs="Times New Roman"/>
          <w:iCs/>
          <w:sz w:val="24"/>
          <w:szCs w:val="24"/>
        </w:rPr>
        <w:t>Poem, no caption</w:t>
      </w:r>
    </w:p>
    <w:p w14:paraId="34E72C70" w14:textId="04DA1D7A" w:rsidR="00675DEB" w:rsidRDefault="00675DEB" w:rsidP="00675DEB">
      <w:pPr>
        <w:pStyle w:val="BodyText"/>
        <w:tabs>
          <w:tab w:val="left" w:pos="0"/>
        </w:tabs>
        <w:spacing w:before="205" w:line="225" w:lineRule="auto"/>
        <w:ind w:right="-120"/>
        <w:rPr>
          <w:rFonts w:ascii="Times New Roman" w:hAnsi="Times New Roman" w:cs="Times New Roman"/>
          <w:sz w:val="24"/>
          <w:szCs w:val="24"/>
        </w:rPr>
      </w:pPr>
      <w:r>
        <w:rPr>
          <w:rFonts w:ascii="Times New Roman" w:hAnsi="Times New Roman" w:cs="Times New Roman"/>
          <w:i/>
          <w:sz w:val="24"/>
          <w:szCs w:val="24"/>
        </w:rPr>
        <w:t xml:space="preserve">Figure 22.1 </w:t>
      </w:r>
      <w:r>
        <w:rPr>
          <w:rFonts w:ascii="Times New Roman" w:hAnsi="Times New Roman" w:cs="Times New Roman"/>
          <w:sz w:val="24"/>
          <w:szCs w:val="24"/>
        </w:rPr>
        <w:t xml:space="preserve">The 1930s Dust Bowl is the shame of what can happen when </w:t>
      </w:r>
      <w:r w:rsidR="005B2E44">
        <w:rPr>
          <w:rFonts w:ascii="Times New Roman" w:hAnsi="Times New Roman" w:cs="Times New Roman"/>
          <w:sz w:val="24"/>
          <w:szCs w:val="24"/>
        </w:rPr>
        <w:t xml:space="preserve">human activity destroys </w:t>
      </w:r>
      <w:r>
        <w:rPr>
          <w:rFonts w:ascii="Times New Roman" w:hAnsi="Times New Roman" w:cs="Times New Roman"/>
          <w:sz w:val="24"/>
          <w:szCs w:val="24"/>
        </w:rPr>
        <w:t>an entire ecosystem.  Public Domain/National Archives</w:t>
      </w:r>
    </w:p>
    <w:p w14:paraId="3EA9833A" w14:textId="42C344AA" w:rsidR="004215B6" w:rsidRPr="004215B6" w:rsidRDefault="004215B6" w:rsidP="00675DEB">
      <w:pPr>
        <w:pStyle w:val="BodyText"/>
        <w:tabs>
          <w:tab w:val="left" w:pos="0"/>
        </w:tabs>
        <w:spacing w:before="205" w:line="225" w:lineRule="auto"/>
        <w:ind w:right="-120"/>
        <w:rPr>
          <w:rFonts w:ascii="Times New Roman" w:hAnsi="Times New Roman" w:cs="Times New Roman"/>
          <w:sz w:val="24"/>
          <w:szCs w:val="24"/>
        </w:rPr>
      </w:pPr>
      <w:r>
        <w:rPr>
          <w:rFonts w:ascii="Times New Roman" w:hAnsi="Times New Roman" w:cs="Times New Roman"/>
          <w:i/>
          <w:iCs/>
          <w:sz w:val="24"/>
          <w:szCs w:val="24"/>
        </w:rPr>
        <w:t>Figure 22.2</w:t>
      </w:r>
      <w:r w:rsidR="00CE7D03">
        <w:rPr>
          <w:rFonts w:ascii="Times New Roman" w:hAnsi="Times New Roman" w:cs="Times New Roman"/>
          <w:i/>
          <w:iCs/>
          <w:sz w:val="24"/>
          <w:szCs w:val="24"/>
        </w:rPr>
        <w:t xml:space="preserve"> </w:t>
      </w:r>
      <w:r w:rsidR="00CE7D03">
        <w:rPr>
          <w:rFonts w:ascii="Times New Roman" w:hAnsi="Times New Roman" w:cs="Times New Roman"/>
          <w:sz w:val="24"/>
          <w:szCs w:val="24"/>
        </w:rPr>
        <w:t>L</w:t>
      </w:r>
      <w:r>
        <w:rPr>
          <w:rFonts w:ascii="Times New Roman" w:hAnsi="Times New Roman" w:cs="Times New Roman"/>
          <w:sz w:val="24"/>
          <w:szCs w:val="24"/>
        </w:rPr>
        <w:t>eft hand</w:t>
      </w:r>
      <w:r w:rsidR="00CE7D03">
        <w:rPr>
          <w:rFonts w:ascii="Times New Roman" w:hAnsi="Times New Roman" w:cs="Times New Roman"/>
          <w:sz w:val="24"/>
          <w:szCs w:val="24"/>
        </w:rPr>
        <w:t>:</w:t>
      </w:r>
      <w:r>
        <w:rPr>
          <w:rFonts w:ascii="Times New Roman" w:hAnsi="Times New Roman" w:cs="Times New Roman"/>
          <w:sz w:val="24"/>
          <w:szCs w:val="24"/>
        </w:rPr>
        <w:t xml:space="preserve"> soil </w:t>
      </w:r>
      <w:r w:rsidRPr="00CE7D03">
        <w:rPr>
          <w:rFonts w:ascii="Times New Roman" w:hAnsi="Times New Roman" w:cs="Times New Roman"/>
          <w:i/>
          <w:iCs/>
          <w:sz w:val="24"/>
          <w:szCs w:val="24"/>
        </w:rPr>
        <w:t>without</w:t>
      </w:r>
      <w:r>
        <w:rPr>
          <w:rFonts w:ascii="Times New Roman" w:hAnsi="Times New Roman" w:cs="Times New Roman"/>
          <w:sz w:val="24"/>
          <w:szCs w:val="24"/>
        </w:rPr>
        <w:t xml:space="preserve"> synthetic ingredients</w:t>
      </w:r>
      <w:r w:rsidR="00CE7D03">
        <w:rPr>
          <w:rFonts w:ascii="Times New Roman" w:hAnsi="Times New Roman" w:cs="Times New Roman"/>
          <w:sz w:val="24"/>
          <w:szCs w:val="24"/>
        </w:rPr>
        <w:t xml:space="preserve">, </w:t>
      </w:r>
      <w:r>
        <w:rPr>
          <w:rFonts w:ascii="Times New Roman" w:hAnsi="Times New Roman" w:cs="Times New Roman"/>
          <w:sz w:val="24"/>
          <w:szCs w:val="24"/>
        </w:rPr>
        <w:t xml:space="preserve">green arrow shows </w:t>
      </w:r>
      <w:r w:rsidR="00CE7D03">
        <w:rPr>
          <w:rFonts w:ascii="Times New Roman" w:hAnsi="Times New Roman" w:cs="Times New Roman"/>
          <w:sz w:val="24"/>
          <w:szCs w:val="24"/>
        </w:rPr>
        <w:t>results.</w:t>
      </w:r>
      <w:r>
        <w:rPr>
          <w:rFonts w:ascii="Times New Roman" w:hAnsi="Times New Roman" w:cs="Times New Roman"/>
          <w:sz w:val="24"/>
          <w:szCs w:val="24"/>
        </w:rPr>
        <w:t xml:space="preserve"> </w:t>
      </w:r>
      <w:r w:rsidR="00CE7D03">
        <w:rPr>
          <w:rFonts w:ascii="Times New Roman" w:hAnsi="Times New Roman" w:cs="Times New Roman"/>
          <w:sz w:val="24"/>
          <w:szCs w:val="24"/>
        </w:rPr>
        <w:t>R</w:t>
      </w:r>
      <w:r>
        <w:rPr>
          <w:rFonts w:ascii="Times New Roman" w:hAnsi="Times New Roman" w:cs="Times New Roman"/>
          <w:sz w:val="24"/>
          <w:szCs w:val="24"/>
        </w:rPr>
        <w:t>ight hand</w:t>
      </w:r>
      <w:r w:rsidR="00CE7D03">
        <w:rPr>
          <w:rFonts w:ascii="Times New Roman" w:hAnsi="Times New Roman" w:cs="Times New Roman"/>
          <w:sz w:val="24"/>
          <w:szCs w:val="24"/>
        </w:rPr>
        <w:t>:</w:t>
      </w:r>
      <w:r>
        <w:rPr>
          <w:rFonts w:ascii="Times New Roman" w:hAnsi="Times New Roman" w:cs="Times New Roman"/>
          <w:sz w:val="24"/>
          <w:szCs w:val="24"/>
        </w:rPr>
        <w:t xml:space="preserve"> soil </w:t>
      </w:r>
      <w:r w:rsidRPr="00CE7D03">
        <w:rPr>
          <w:rFonts w:ascii="Times New Roman" w:hAnsi="Times New Roman" w:cs="Times New Roman"/>
          <w:i/>
          <w:iCs/>
          <w:sz w:val="24"/>
          <w:szCs w:val="24"/>
        </w:rPr>
        <w:t>with</w:t>
      </w:r>
      <w:r>
        <w:rPr>
          <w:rFonts w:ascii="Times New Roman" w:hAnsi="Times New Roman" w:cs="Times New Roman"/>
          <w:sz w:val="24"/>
          <w:szCs w:val="24"/>
        </w:rPr>
        <w:t xml:space="preserve"> synthetic ingredients</w:t>
      </w:r>
      <w:r w:rsidR="00CE7D03">
        <w:rPr>
          <w:rFonts w:ascii="Times New Roman" w:hAnsi="Times New Roman" w:cs="Times New Roman"/>
          <w:sz w:val="24"/>
          <w:szCs w:val="24"/>
        </w:rPr>
        <w:t xml:space="preserve">, </w:t>
      </w:r>
      <w:r>
        <w:rPr>
          <w:rFonts w:ascii="Times New Roman" w:hAnsi="Times New Roman" w:cs="Times New Roman"/>
          <w:sz w:val="24"/>
          <w:szCs w:val="24"/>
        </w:rPr>
        <w:t>red arrow shows result</w:t>
      </w:r>
      <w:r w:rsidR="00CE7D03">
        <w:rPr>
          <w:rFonts w:ascii="Times New Roman" w:hAnsi="Times New Roman" w:cs="Times New Roman"/>
          <w:sz w:val="24"/>
          <w:szCs w:val="24"/>
        </w:rPr>
        <w:t>s</w:t>
      </w:r>
      <w:r>
        <w:rPr>
          <w:rFonts w:ascii="Times New Roman" w:hAnsi="Times New Roman" w:cs="Times New Roman"/>
          <w:sz w:val="24"/>
          <w:szCs w:val="24"/>
        </w:rPr>
        <w:t>.</w:t>
      </w:r>
      <w:r w:rsidR="00CE7D03">
        <w:rPr>
          <w:rFonts w:ascii="Times New Roman" w:hAnsi="Times New Roman" w:cs="Times New Roman"/>
          <w:sz w:val="24"/>
          <w:szCs w:val="24"/>
        </w:rPr>
        <w:t xml:space="preserve"> Text explains results of using synthetic chemicals and pesticides and the amount of salt they contain.</w:t>
      </w:r>
    </w:p>
    <w:p w14:paraId="23A08BCC" w14:textId="60888040" w:rsidR="00675DEB" w:rsidRDefault="00356987" w:rsidP="00675DEB">
      <w:pPr>
        <w:tabs>
          <w:tab w:val="left" w:pos="900"/>
        </w:tabs>
        <w:spacing w:before="4" w:line="237" w:lineRule="auto"/>
        <w:ind w:right="-450"/>
        <w:rPr>
          <w:rFonts w:ascii="Times New Roman" w:hAnsi="Times New Roman" w:cs="Times New Roman"/>
          <w:i/>
          <w:sz w:val="24"/>
          <w:szCs w:val="24"/>
        </w:rPr>
      </w:pPr>
      <w:r>
        <w:rPr>
          <w:rFonts w:ascii="Times New Roman" w:hAnsi="Times New Roman" w:cs="Times New Roman"/>
          <w:i/>
          <w:sz w:val="24"/>
          <w:szCs w:val="24"/>
        </w:rPr>
        <w:t xml:space="preserve"> </w:t>
      </w:r>
    </w:p>
    <w:p w14:paraId="44F36D16" w14:textId="651358F2" w:rsidR="00356987" w:rsidRDefault="00356987" w:rsidP="00675DEB">
      <w:pPr>
        <w:tabs>
          <w:tab w:val="left" w:pos="900"/>
        </w:tabs>
        <w:spacing w:before="4" w:line="237" w:lineRule="auto"/>
        <w:ind w:right="-450"/>
        <w:rPr>
          <w:rFonts w:ascii="Times New Roman" w:hAnsi="Times New Roman" w:cs="Times New Roman"/>
          <w:iCs/>
          <w:sz w:val="24"/>
          <w:szCs w:val="24"/>
        </w:rPr>
      </w:pPr>
      <w:r>
        <w:rPr>
          <w:rFonts w:ascii="Times New Roman" w:hAnsi="Times New Roman" w:cs="Times New Roman"/>
          <w:i/>
          <w:sz w:val="24"/>
          <w:szCs w:val="24"/>
        </w:rPr>
        <w:t xml:space="preserve">Figure 22.3 </w:t>
      </w:r>
      <w:r>
        <w:rPr>
          <w:rFonts w:ascii="Times New Roman" w:hAnsi="Times New Roman" w:cs="Times New Roman"/>
          <w:iCs/>
          <w:sz w:val="24"/>
          <w:szCs w:val="24"/>
        </w:rPr>
        <w:t>Comparing the long length of roots of native grasses with the shortness of non-native plants helps to explain why plowing up the prairies caused the dust bowl to occur.</w:t>
      </w:r>
    </w:p>
    <w:p w14:paraId="32481CF3" w14:textId="138B525F" w:rsidR="00356987" w:rsidRDefault="00356987" w:rsidP="00675DEB">
      <w:pPr>
        <w:tabs>
          <w:tab w:val="left" w:pos="900"/>
        </w:tabs>
        <w:spacing w:before="4" w:line="237" w:lineRule="auto"/>
        <w:ind w:right="-450"/>
        <w:rPr>
          <w:rFonts w:ascii="Times New Roman" w:hAnsi="Times New Roman" w:cs="Times New Roman"/>
          <w:iCs/>
          <w:sz w:val="24"/>
          <w:szCs w:val="24"/>
        </w:rPr>
      </w:pPr>
    </w:p>
    <w:p w14:paraId="62E3D3E9" w14:textId="52F6D649" w:rsidR="00356987" w:rsidRPr="00356987" w:rsidRDefault="00356987" w:rsidP="00675DEB">
      <w:pPr>
        <w:tabs>
          <w:tab w:val="left" w:pos="900"/>
        </w:tabs>
        <w:spacing w:before="4" w:line="237" w:lineRule="auto"/>
        <w:ind w:right="-450"/>
        <w:rPr>
          <w:rFonts w:ascii="Times New Roman" w:hAnsi="Times New Roman" w:cs="Times New Roman"/>
          <w:iCs/>
          <w:sz w:val="24"/>
          <w:szCs w:val="24"/>
        </w:rPr>
      </w:pPr>
      <w:r>
        <w:rPr>
          <w:rFonts w:ascii="Times New Roman" w:hAnsi="Times New Roman" w:cs="Times New Roman"/>
          <w:i/>
          <w:sz w:val="24"/>
          <w:szCs w:val="24"/>
        </w:rPr>
        <w:t xml:space="preserve">Figure 22.4 </w:t>
      </w:r>
      <w:r w:rsidR="00943554">
        <w:rPr>
          <w:rFonts w:ascii="Times New Roman" w:hAnsi="Times New Roman" w:cs="Times New Roman"/>
          <w:iCs/>
          <w:sz w:val="24"/>
          <w:szCs w:val="24"/>
        </w:rPr>
        <w:t>It took about 100 years to do the research on which this map is based. Research continues today using current technologies and making the information available electronically; this has led to increased demands for information but eliminated the need for paper copies.</w:t>
      </w:r>
    </w:p>
    <w:p w14:paraId="22132186" w14:textId="77777777" w:rsidR="00356987" w:rsidRPr="00356987" w:rsidRDefault="00356987" w:rsidP="00675DEB">
      <w:pPr>
        <w:tabs>
          <w:tab w:val="left" w:pos="900"/>
        </w:tabs>
        <w:spacing w:before="4" w:line="237" w:lineRule="auto"/>
        <w:ind w:right="-450"/>
        <w:rPr>
          <w:rFonts w:ascii="Times New Roman" w:hAnsi="Times New Roman" w:cs="Times New Roman"/>
          <w:iCs/>
          <w:sz w:val="24"/>
          <w:szCs w:val="24"/>
        </w:rPr>
      </w:pPr>
    </w:p>
    <w:p w14:paraId="1CF04735" w14:textId="047F18B7" w:rsidR="00675DEB" w:rsidRDefault="00675DEB" w:rsidP="00675DEB">
      <w:pPr>
        <w:tabs>
          <w:tab w:val="left" w:pos="900"/>
        </w:tabs>
        <w:spacing w:before="4" w:line="237" w:lineRule="auto"/>
        <w:ind w:right="-450"/>
        <w:rPr>
          <w:rFonts w:ascii="Times New Roman" w:hAnsi="Times New Roman" w:cs="Times New Roman"/>
          <w:iCs/>
          <w:sz w:val="24"/>
          <w:szCs w:val="24"/>
        </w:rPr>
      </w:pPr>
      <w:r>
        <w:rPr>
          <w:rFonts w:ascii="Times New Roman" w:hAnsi="Times New Roman" w:cs="Times New Roman"/>
          <w:i/>
          <w:sz w:val="24"/>
          <w:szCs w:val="24"/>
        </w:rPr>
        <w:t>Figure 22.</w:t>
      </w:r>
      <w:r w:rsidR="005B2E44">
        <w:rPr>
          <w:rFonts w:ascii="Times New Roman" w:hAnsi="Times New Roman" w:cs="Times New Roman"/>
          <w:i/>
          <w:sz w:val="24"/>
          <w:szCs w:val="24"/>
        </w:rPr>
        <w:t>5</w:t>
      </w:r>
      <w:r>
        <w:rPr>
          <w:rFonts w:ascii="Times New Roman" w:hAnsi="Times New Roman" w:cs="Times New Roman"/>
          <w:iCs/>
          <w:sz w:val="24"/>
          <w:szCs w:val="24"/>
        </w:rPr>
        <w:t xml:space="preserve"> The small size of a bunker fails to convey the immense amount of work required to deconstruct and restore an area that was used to produce and store tons of combustible explosives.  NEED</w:t>
      </w:r>
    </w:p>
    <w:p w14:paraId="4904698B" w14:textId="77777777" w:rsidR="00675DEB" w:rsidRPr="009C329D" w:rsidRDefault="00675DEB" w:rsidP="00675DEB">
      <w:pPr>
        <w:tabs>
          <w:tab w:val="left" w:pos="900"/>
        </w:tabs>
        <w:spacing w:before="4" w:line="237" w:lineRule="auto"/>
        <w:ind w:right="-450"/>
        <w:rPr>
          <w:rFonts w:ascii="Times New Roman" w:hAnsi="Times New Roman" w:cs="Times New Roman"/>
          <w:iCs/>
          <w:sz w:val="24"/>
          <w:szCs w:val="24"/>
        </w:rPr>
      </w:pPr>
    </w:p>
    <w:p w14:paraId="48E8798C" w14:textId="13A657D2" w:rsidR="00675DEB" w:rsidRDefault="00675DEB" w:rsidP="00675DEB">
      <w:pPr>
        <w:shd w:val="clear" w:color="auto" w:fill="FFFFFF"/>
        <w:spacing w:line="259" w:lineRule="auto"/>
        <w:rPr>
          <w:rStyle w:val="Hyperlink"/>
          <w:rFonts w:ascii="Times New Roman" w:hAnsi="Times New Roman" w:cs="Times New Roman"/>
          <w:sz w:val="20"/>
          <w:szCs w:val="20"/>
        </w:rPr>
      </w:pPr>
      <w:r>
        <w:rPr>
          <w:rFonts w:ascii="Times New Roman" w:hAnsi="Times New Roman" w:cs="Times New Roman"/>
          <w:i/>
          <w:sz w:val="24"/>
          <w:szCs w:val="24"/>
        </w:rPr>
        <w:t>Figure 22.</w:t>
      </w:r>
      <w:r w:rsidR="005B2E44">
        <w:rPr>
          <w:rFonts w:ascii="Times New Roman" w:hAnsi="Times New Roman" w:cs="Times New Roman"/>
          <w:i/>
          <w:sz w:val="24"/>
          <w:szCs w:val="24"/>
        </w:rPr>
        <w:t>6</w:t>
      </w:r>
      <w:r>
        <w:rPr>
          <w:rFonts w:ascii="Times New Roman" w:hAnsi="Times New Roman" w:cs="Times New Roman"/>
          <w:i/>
          <w:sz w:val="24"/>
          <w:szCs w:val="24"/>
        </w:rPr>
        <w:t xml:space="preserve"> </w:t>
      </w:r>
      <w:r>
        <w:rPr>
          <w:rFonts w:ascii="Times New Roman" w:hAnsi="Times New Roman" w:cs="Times New Roman"/>
          <w:iCs/>
          <w:sz w:val="24"/>
          <w:szCs w:val="24"/>
        </w:rPr>
        <w:t>Orange-yellow marks represent National Grasslands. The solid straight green lines represent regional boundaries. N</w:t>
      </w:r>
      <w:r w:rsidRPr="008E4D56">
        <w:rPr>
          <w:rStyle w:val="hgkelc"/>
          <w:rFonts w:ascii="Times New Roman" w:hAnsi="Times New Roman" w:cs="Times New Roman"/>
          <w:color w:val="202124"/>
          <w:sz w:val="24"/>
          <w:szCs w:val="24"/>
        </w:rPr>
        <w:t>ational </w:t>
      </w:r>
      <w:r>
        <w:rPr>
          <w:rStyle w:val="hgkelc"/>
          <w:rFonts w:ascii="Times New Roman" w:hAnsi="Times New Roman" w:cs="Times New Roman"/>
          <w:color w:val="202124"/>
          <w:sz w:val="24"/>
          <w:szCs w:val="24"/>
        </w:rPr>
        <w:t>G</w:t>
      </w:r>
      <w:r w:rsidRPr="008E4D56">
        <w:rPr>
          <w:rStyle w:val="hgkelc"/>
          <w:rFonts w:ascii="Times New Roman" w:hAnsi="Times New Roman" w:cs="Times New Roman"/>
          <w:color w:val="202124"/>
          <w:sz w:val="24"/>
          <w:szCs w:val="24"/>
        </w:rPr>
        <w:t>rasslands account for 8.5 percent of the total U.S. land area</w:t>
      </w:r>
      <w:r>
        <w:rPr>
          <w:rStyle w:val="hgkelc"/>
          <w:rFonts w:ascii="Arial" w:hAnsi="Arial" w:cs="Arial"/>
          <w:color w:val="202124"/>
        </w:rPr>
        <w:t xml:space="preserve">. </w:t>
      </w:r>
      <w:hyperlink w:history="1">
        <w:r w:rsidRPr="00B276A6">
          <w:rPr>
            <w:rStyle w:val="Hyperlink"/>
            <w:sz w:val="20"/>
            <w:szCs w:val="20"/>
          </w:rPr>
          <w:t>Open Space Conservation</w:t>
        </w:r>
        <w:r w:rsidRPr="00B276A6">
          <w:rPr>
            <w:rStyle w:val="Hyperlink"/>
            <w:b/>
            <w:bCs/>
            <w:sz w:val="20"/>
            <w:szCs w:val="20"/>
          </w:rPr>
          <w:t>,</w:t>
        </w:r>
        <w:r w:rsidRPr="00B276A6">
          <w:rPr>
            <w:rStyle w:val="Hyperlink"/>
            <w:sz w:val="20"/>
            <w:szCs w:val="20"/>
          </w:rPr>
          <w:t xml:space="preserve"> USDA Forest Service</w:t>
        </w:r>
        <w:r w:rsidRPr="00B276A6">
          <w:rPr>
            <w:rStyle w:val="Hyperlink"/>
            <w:b/>
            <w:bCs/>
            <w:sz w:val="20"/>
            <w:szCs w:val="20"/>
          </w:rPr>
          <w:t xml:space="preserve"> </w:t>
        </w:r>
        <w:r w:rsidRPr="00B276A6">
          <w:rPr>
            <w:rStyle w:val="Hyperlink"/>
            <w:rFonts w:ascii="Times New Roman" w:hAnsi="Times New Roman" w:cs="Times New Roman"/>
            <w:sz w:val="20"/>
            <w:szCs w:val="20"/>
          </w:rPr>
          <w:t>www.fs.fed.us › fote › national_forests_on_the_edge</w:t>
        </w:r>
      </w:hyperlink>
    </w:p>
    <w:p w14:paraId="6F83D9F2" w14:textId="304CFDC5" w:rsidR="004215B6" w:rsidRDefault="004215B6" w:rsidP="00675DEB">
      <w:pPr>
        <w:shd w:val="clear" w:color="auto" w:fill="FFFFFF"/>
        <w:spacing w:line="259" w:lineRule="auto"/>
        <w:rPr>
          <w:rStyle w:val="Hyperlink"/>
          <w:rFonts w:ascii="Times New Roman" w:hAnsi="Times New Roman" w:cs="Times New Roman"/>
          <w:sz w:val="20"/>
          <w:szCs w:val="20"/>
        </w:rPr>
      </w:pPr>
    </w:p>
    <w:p w14:paraId="46EB3114" w14:textId="77777777" w:rsidR="004215B6" w:rsidRDefault="004215B6" w:rsidP="004215B6">
      <w:pPr>
        <w:tabs>
          <w:tab w:val="left" w:pos="900"/>
        </w:tabs>
        <w:spacing w:before="4" w:line="237" w:lineRule="auto"/>
        <w:ind w:right="-450"/>
        <w:rPr>
          <w:rFonts w:ascii="Times New Roman" w:hAnsi="Times New Roman" w:cs="Times New Roman"/>
          <w:color w:val="231F20"/>
          <w:sz w:val="24"/>
          <w:szCs w:val="24"/>
        </w:rPr>
      </w:pPr>
      <w:r>
        <w:rPr>
          <w:rFonts w:ascii="Times New Roman" w:hAnsi="Times New Roman" w:cs="Times New Roman"/>
          <w:i/>
          <w:sz w:val="24"/>
          <w:szCs w:val="24"/>
        </w:rPr>
        <w:t xml:space="preserve">Figure 22.7 </w:t>
      </w:r>
      <w:r>
        <w:rPr>
          <w:rFonts w:ascii="Times New Roman" w:hAnsi="Times New Roman" w:cs="Times New Roman"/>
          <w:iCs/>
          <w:sz w:val="24"/>
          <w:szCs w:val="24"/>
        </w:rPr>
        <w:t>R</w:t>
      </w:r>
      <w:r>
        <w:rPr>
          <w:rFonts w:ascii="Times New Roman" w:hAnsi="Times New Roman" w:cs="Times New Roman"/>
          <w:color w:val="231F20"/>
          <w:sz w:val="24"/>
          <w:szCs w:val="24"/>
        </w:rPr>
        <w:t xml:space="preserve">estoring means </w:t>
      </w:r>
      <w:r w:rsidRPr="007A1039">
        <w:rPr>
          <w:rFonts w:ascii="Times New Roman" w:hAnsi="Times New Roman" w:cs="Times New Roman"/>
          <w:color w:val="231F20"/>
          <w:sz w:val="24"/>
          <w:szCs w:val="24"/>
        </w:rPr>
        <w:t>find</w:t>
      </w:r>
      <w:r>
        <w:rPr>
          <w:rFonts w:ascii="Times New Roman" w:hAnsi="Times New Roman" w:cs="Times New Roman"/>
          <w:color w:val="231F20"/>
          <w:sz w:val="24"/>
          <w:szCs w:val="24"/>
        </w:rPr>
        <w:t>ing</w:t>
      </w:r>
      <w:r w:rsidRPr="007A1039">
        <w:rPr>
          <w:rFonts w:ascii="Times New Roman" w:hAnsi="Times New Roman" w:cs="Times New Roman"/>
          <w:color w:val="231F20"/>
          <w:sz w:val="24"/>
          <w:szCs w:val="24"/>
        </w:rPr>
        <w:t xml:space="preserve"> a balance between </w:t>
      </w:r>
      <w:r w:rsidRPr="00C56FDD">
        <w:rPr>
          <w:rFonts w:ascii="Times New Roman" w:hAnsi="Times New Roman" w:cs="Times New Roman"/>
          <w:i/>
          <w:iCs/>
          <w:color w:val="231F20"/>
          <w:sz w:val="24"/>
          <w:szCs w:val="24"/>
        </w:rPr>
        <w:t>people’s needs</w:t>
      </w:r>
      <w:r w:rsidRPr="007A1039">
        <w:rPr>
          <w:rFonts w:ascii="Times New Roman" w:hAnsi="Times New Roman" w:cs="Times New Roman"/>
          <w:color w:val="231F20"/>
          <w:sz w:val="24"/>
          <w:szCs w:val="24"/>
        </w:rPr>
        <w:t>–agriculture for the body, wilderness</w:t>
      </w:r>
      <w:r w:rsidRPr="007A1039">
        <w:rPr>
          <w:rFonts w:ascii="Times New Roman" w:hAnsi="Times New Roman" w:cs="Times New Roman"/>
          <w:color w:val="231F20"/>
          <w:spacing w:val="18"/>
          <w:sz w:val="24"/>
          <w:szCs w:val="24"/>
        </w:rPr>
        <w:t xml:space="preserve"> </w:t>
      </w:r>
      <w:r w:rsidRPr="007A1039">
        <w:rPr>
          <w:rFonts w:ascii="Times New Roman" w:hAnsi="Times New Roman" w:cs="Times New Roman"/>
          <w:color w:val="231F20"/>
          <w:spacing w:val="-5"/>
          <w:sz w:val="24"/>
          <w:szCs w:val="24"/>
        </w:rPr>
        <w:t>for</w:t>
      </w:r>
      <w:r>
        <w:rPr>
          <w:rFonts w:ascii="Times New Roman" w:hAnsi="Times New Roman" w:cs="Times New Roman"/>
          <w:color w:val="231F20"/>
          <w:spacing w:val="-5"/>
          <w:sz w:val="24"/>
          <w:szCs w:val="24"/>
        </w:rPr>
        <w:t xml:space="preserve"> </w:t>
      </w:r>
      <w:r w:rsidRPr="007A1039">
        <w:rPr>
          <w:rFonts w:ascii="Times New Roman" w:hAnsi="Times New Roman" w:cs="Times New Roman"/>
          <w:color w:val="231F20"/>
          <w:sz w:val="24"/>
          <w:szCs w:val="24"/>
        </w:rPr>
        <w:t>the soul</w:t>
      </w:r>
      <w:r>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w:t>
      </w:r>
      <w:r w:rsidRPr="00C56FDD">
        <w:rPr>
          <w:rFonts w:ascii="Times New Roman" w:hAnsi="Times New Roman" w:cs="Times New Roman"/>
          <w:i/>
          <w:iCs/>
          <w:color w:val="231F20"/>
          <w:sz w:val="24"/>
          <w:szCs w:val="24"/>
        </w:rPr>
        <w:t xml:space="preserve">Earth’s </w:t>
      </w:r>
      <w:r>
        <w:rPr>
          <w:rFonts w:ascii="Times New Roman" w:hAnsi="Times New Roman" w:cs="Times New Roman"/>
          <w:i/>
          <w:iCs/>
          <w:color w:val="231F20"/>
          <w:sz w:val="24"/>
          <w:szCs w:val="24"/>
        </w:rPr>
        <w:t xml:space="preserve">underlying dependence </w:t>
      </w:r>
      <w:r>
        <w:rPr>
          <w:rFonts w:ascii="Times New Roman" w:hAnsi="Times New Roman" w:cs="Times New Roman"/>
          <w:color w:val="231F20"/>
          <w:sz w:val="24"/>
          <w:szCs w:val="24"/>
        </w:rPr>
        <w:t xml:space="preserve">on geologic and solar forces; and </w:t>
      </w:r>
      <w:r w:rsidRPr="00C56FDD">
        <w:rPr>
          <w:rFonts w:ascii="Times New Roman" w:hAnsi="Times New Roman" w:cs="Times New Roman"/>
          <w:i/>
          <w:iCs/>
          <w:color w:val="231F20"/>
          <w:sz w:val="24"/>
          <w:szCs w:val="24"/>
        </w:rPr>
        <w:t>species’ requirements</w:t>
      </w:r>
      <w:r w:rsidRPr="007A1039">
        <w:rPr>
          <w:rFonts w:ascii="Times New Roman" w:hAnsi="Times New Roman" w:cs="Times New Roman"/>
          <w:color w:val="231F20"/>
          <w:sz w:val="24"/>
          <w:szCs w:val="24"/>
        </w:rPr>
        <w:t xml:space="preserve"> for </w:t>
      </w:r>
      <w:r>
        <w:rPr>
          <w:rFonts w:ascii="Times New Roman" w:hAnsi="Times New Roman" w:cs="Times New Roman"/>
          <w:color w:val="231F20"/>
          <w:sz w:val="24"/>
          <w:szCs w:val="24"/>
        </w:rPr>
        <w:t>feeding, breeding, and protection</w:t>
      </w:r>
      <w:r w:rsidRPr="007A1039">
        <w:rPr>
          <w:rFonts w:ascii="Times New Roman" w:hAnsi="Times New Roman" w:cs="Times New Roman"/>
          <w:color w:val="231F20"/>
          <w:sz w:val="24"/>
          <w:szCs w:val="24"/>
        </w:rPr>
        <w:t>.</w:t>
      </w:r>
      <w:r>
        <w:rPr>
          <w:rFonts w:ascii="Times New Roman" w:hAnsi="Times New Roman" w:cs="Times New Roman"/>
          <w:color w:val="231F20"/>
          <w:sz w:val="24"/>
          <w:szCs w:val="24"/>
        </w:rPr>
        <w:t xml:space="preserve"> Map drawn by Mike Bullerman, Prairie Plains Resource Institute</w:t>
      </w:r>
    </w:p>
    <w:p w14:paraId="47C6A2F5" w14:textId="77777777" w:rsidR="004215B6" w:rsidRDefault="004215B6" w:rsidP="004215B6">
      <w:pPr>
        <w:tabs>
          <w:tab w:val="left" w:pos="900"/>
        </w:tabs>
        <w:spacing w:before="4" w:line="237" w:lineRule="auto"/>
        <w:ind w:right="-450"/>
        <w:rPr>
          <w:rFonts w:ascii="Times New Roman" w:hAnsi="Times New Roman" w:cs="Times New Roman"/>
          <w:color w:val="231F20"/>
          <w:sz w:val="24"/>
          <w:szCs w:val="24"/>
        </w:rPr>
      </w:pPr>
    </w:p>
    <w:p w14:paraId="2A6670EA" w14:textId="77777777" w:rsidR="004215B6" w:rsidRDefault="004215B6" w:rsidP="004215B6">
      <w:pPr>
        <w:tabs>
          <w:tab w:val="left" w:pos="900"/>
        </w:tabs>
        <w:spacing w:before="4" w:line="237" w:lineRule="auto"/>
        <w:ind w:right="-450"/>
        <w:rPr>
          <w:rFonts w:ascii="Times New Roman" w:hAnsi="Times New Roman" w:cs="Times New Roman"/>
          <w:color w:val="231F20"/>
          <w:sz w:val="24"/>
          <w:szCs w:val="24"/>
        </w:rPr>
      </w:pPr>
      <w:r>
        <w:rPr>
          <w:rFonts w:ascii="Times New Roman" w:hAnsi="Times New Roman" w:cs="Times New Roman"/>
          <w:i/>
          <w:iCs/>
          <w:color w:val="231F20"/>
          <w:sz w:val="24"/>
          <w:szCs w:val="24"/>
        </w:rPr>
        <w:t xml:space="preserve">Figure 22.8 </w:t>
      </w:r>
      <w:r>
        <w:rPr>
          <w:rFonts w:ascii="Times New Roman" w:hAnsi="Times New Roman" w:cs="Times New Roman"/>
          <w:color w:val="231F20"/>
          <w:sz w:val="24"/>
          <w:szCs w:val="24"/>
        </w:rPr>
        <w:t>Storm clouds on the plains of Central Oregon, about 20 miles from Bend. Bonnie Moreland, the photographer, drove through hard rain and hail soon after taking this photo.</w:t>
      </w:r>
    </w:p>
    <w:p w14:paraId="370687AB" w14:textId="77777777" w:rsidR="004215B6" w:rsidRDefault="004215B6" w:rsidP="004215B6">
      <w:pPr>
        <w:tabs>
          <w:tab w:val="left" w:pos="900"/>
        </w:tabs>
        <w:spacing w:before="4" w:line="237" w:lineRule="auto"/>
        <w:ind w:right="-450"/>
        <w:rPr>
          <w:rFonts w:ascii="Times New Roman" w:hAnsi="Times New Roman" w:cs="Times New Roman"/>
          <w:color w:val="231F20"/>
          <w:sz w:val="24"/>
          <w:szCs w:val="24"/>
        </w:rPr>
      </w:pPr>
    </w:p>
    <w:p w14:paraId="108F699D" w14:textId="77777777" w:rsidR="004215B6" w:rsidRPr="005B2E44" w:rsidRDefault="004215B6" w:rsidP="004215B6">
      <w:pPr>
        <w:tabs>
          <w:tab w:val="left" w:pos="900"/>
        </w:tabs>
        <w:spacing w:before="4" w:line="237" w:lineRule="auto"/>
        <w:ind w:right="-450"/>
        <w:rPr>
          <w:rFonts w:ascii="Times New Roman" w:hAnsi="Times New Roman" w:cs="Times New Roman"/>
          <w:b/>
          <w:bCs/>
          <w:color w:val="231F20"/>
          <w:sz w:val="24"/>
          <w:szCs w:val="24"/>
        </w:rPr>
      </w:pPr>
      <w:r>
        <w:rPr>
          <w:rFonts w:ascii="Times New Roman" w:hAnsi="Times New Roman" w:cs="Times New Roman"/>
          <w:i/>
          <w:iCs/>
          <w:color w:val="231F20"/>
          <w:sz w:val="24"/>
          <w:szCs w:val="24"/>
        </w:rPr>
        <w:t xml:space="preserve">Figure 22.9 </w:t>
      </w:r>
      <w:r>
        <w:rPr>
          <w:rFonts w:ascii="Times New Roman" w:hAnsi="Times New Roman" w:cs="Times New Roman"/>
          <w:color w:val="231F20"/>
          <w:sz w:val="24"/>
          <w:szCs w:val="24"/>
        </w:rPr>
        <w:t>A tulip farm on French Prairie, settled around 1840 by French Canadians. The prairie, lies between</w:t>
      </w:r>
      <w:r w:rsidRPr="005B2E44">
        <w:rPr>
          <w:rFonts w:ascii="Times New Roman" w:hAnsi="Times New Roman" w:cs="Times New Roman"/>
          <w:color w:val="202124"/>
          <w:sz w:val="24"/>
          <w:szCs w:val="24"/>
          <w:shd w:val="clear" w:color="auto" w:fill="FFFFFF"/>
        </w:rPr>
        <w:t xml:space="preserve"> Willamette River and Pudding River, </w:t>
      </w:r>
      <w:r>
        <w:rPr>
          <w:rFonts w:ascii="Times New Roman" w:hAnsi="Times New Roman" w:cs="Times New Roman"/>
          <w:color w:val="202124"/>
          <w:sz w:val="24"/>
          <w:szCs w:val="24"/>
          <w:shd w:val="clear" w:color="auto" w:fill="FFFFFF"/>
        </w:rPr>
        <w:t xml:space="preserve">south of Portland and </w:t>
      </w:r>
      <w:r w:rsidRPr="005B2E44">
        <w:rPr>
          <w:rFonts w:ascii="Times New Roman" w:hAnsi="Times New Roman" w:cs="Times New Roman"/>
          <w:color w:val="202124"/>
          <w:sz w:val="24"/>
          <w:szCs w:val="24"/>
          <w:shd w:val="clear" w:color="auto" w:fill="FFFFFF"/>
        </w:rPr>
        <w:t>north of Salem.</w:t>
      </w:r>
    </w:p>
    <w:p w14:paraId="6302DD77" w14:textId="77777777" w:rsidR="00675DEB" w:rsidRDefault="00675DEB" w:rsidP="00675DEB">
      <w:pPr>
        <w:shd w:val="clear" w:color="auto" w:fill="FFFFFF"/>
        <w:spacing w:line="259" w:lineRule="auto"/>
        <w:rPr>
          <w:rFonts w:ascii="Times New Roman" w:hAnsi="Times New Roman" w:cs="Times New Roman"/>
          <w:i/>
          <w:sz w:val="24"/>
          <w:szCs w:val="24"/>
        </w:rPr>
      </w:pPr>
    </w:p>
    <w:p w14:paraId="205E8561" w14:textId="4CD20823" w:rsidR="00675DEB" w:rsidRDefault="00675DEB" w:rsidP="00675DEB">
      <w:pPr>
        <w:tabs>
          <w:tab w:val="left" w:pos="900"/>
        </w:tabs>
        <w:spacing w:before="4" w:line="237" w:lineRule="auto"/>
        <w:ind w:right="-450"/>
        <w:rPr>
          <w:rFonts w:ascii="Times New Roman" w:hAnsi="Times New Roman" w:cs="Times New Roman"/>
          <w:iCs/>
          <w:sz w:val="24"/>
          <w:szCs w:val="24"/>
        </w:rPr>
      </w:pPr>
      <w:r>
        <w:rPr>
          <w:rFonts w:ascii="Times New Roman" w:hAnsi="Times New Roman" w:cs="Times New Roman"/>
          <w:i/>
          <w:sz w:val="24"/>
          <w:szCs w:val="24"/>
        </w:rPr>
        <w:t>Figure 22.</w:t>
      </w:r>
      <w:r w:rsidR="004215B6">
        <w:rPr>
          <w:rFonts w:ascii="Times New Roman" w:hAnsi="Times New Roman" w:cs="Times New Roman"/>
          <w:i/>
          <w:sz w:val="24"/>
          <w:szCs w:val="24"/>
        </w:rPr>
        <w:t>10</w:t>
      </w:r>
      <w:r>
        <w:rPr>
          <w:rFonts w:ascii="Times New Roman" w:hAnsi="Times New Roman" w:cs="Times New Roman"/>
          <w:i/>
          <w:sz w:val="24"/>
          <w:szCs w:val="24"/>
        </w:rPr>
        <w:t xml:space="preserve"> </w:t>
      </w:r>
      <w:r>
        <w:rPr>
          <w:rFonts w:ascii="Times New Roman" w:hAnsi="Times New Roman" w:cs="Times New Roman"/>
          <w:iCs/>
          <w:sz w:val="24"/>
          <w:szCs w:val="24"/>
        </w:rPr>
        <w:t>This chart shows how a teacher organized an Earthcache activity.  With the chart she could think about the activity, revise it, and preserve the information for future use. InfoGraphic by Alex Morgan</w:t>
      </w:r>
    </w:p>
    <w:p w14:paraId="422FC9D9" w14:textId="77777777" w:rsidR="00675DEB" w:rsidRPr="00B05C1A" w:rsidRDefault="00675DEB" w:rsidP="00675DEB">
      <w:pPr>
        <w:tabs>
          <w:tab w:val="left" w:pos="900"/>
        </w:tabs>
        <w:spacing w:before="4" w:line="237" w:lineRule="auto"/>
        <w:ind w:right="-450"/>
        <w:rPr>
          <w:rFonts w:ascii="Times New Roman" w:hAnsi="Times New Roman" w:cs="Times New Roman"/>
          <w:iCs/>
          <w:sz w:val="24"/>
          <w:szCs w:val="24"/>
        </w:rPr>
      </w:pPr>
    </w:p>
    <w:p w14:paraId="652F8CD0" w14:textId="236CB1DF" w:rsidR="00675DEB" w:rsidRPr="004B1180" w:rsidRDefault="00675DEB" w:rsidP="00675DEB">
      <w:pPr>
        <w:tabs>
          <w:tab w:val="left" w:pos="900"/>
        </w:tabs>
        <w:spacing w:before="4" w:line="237" w:lineRule="auto"/>
        <w:ind w:right="-450"/>
        <w:rPr>
          <w:rStyle w:val="Hyperlink"/>
          <w:rFonts w:ascii="Times New Roman" w:hAnsi="Times New Roman" w:cs="Times New Roman"/>
          <w:color w:val="auto"/>
          <w:sz w:val="24"/>
          <w:szCs w:val="24"/>
          <w:u w:val="none"/>
        </w:rPr>
      </w:pPr>
      <w:r>
        <w:rPr>
          <w:rFonts w:ascii="Times New Roman" w:hAnsi="Times New Roman" w:cs="Times New Roman"/>
          <w:i/>
          <w:iCs/>
          <w:color w:val="231F20"/>
          <w:sz w:val="24"/>
          <w:szCs w:val="24"/>
        </w:rPr>
        <w:t>Figure 22.</w:t>
      </w:r>
      <w:r w:rsidR="004215B6">
        <w:rPr>
          <w:rFonts w:ascii="Times New Roman" w:hAnsi="Times New Roman" w:cs="Times New Roman"/>
          <w:i/>
          <w:iCs/>
          <w:color w:val="231F20"/>
          <w:sz w:val="24"/>
          <w:szCs w:val="24"/>
        </w:rPr>
        <w:t>11</w:t>
      </w:r>
      <w:r>
        <w:rPr>
          <w:rFonts w:ascii="Times New Roman" w:hAnsi="Times New Roman" w:cs="Times New Roman"/>
          <w:i/>
          <w:iCs/>
          <w:color w:val="231F20"/>
          <w:sz w:val="24"/>
          <w:szCs w:val="24"/>
        </w:rPr>
        <w:t xml:space="preserve"> </w:t>
      </w:r>
      <w:r w:rsidRPr="007A1039">
        <w:rPr>
          <w:rFonts w:ascii="Times New Roman" w:hAnsi="Times New Roman" w:cs="Times New Roman"/>
          <w:color w:val="231F20"/>
          <w:sz w:val="24"/>
          <w:szCs w:val="24"/>
        </w:rPr>
        <w:t xml:space="preserve">Concern for </w:t>
      </w:r>
      <w:r>
        <w:rPr>
          <w:rFonts w:ascii="Times New Roman" w:hAnsi="Times New Roman" w:cs="Times New Roman"/>
          <w:color w:val="231F20"/>
          <w:sz w:val="24"/>
          <w:szCs w:val="24"/>
        </w:rPr>
        <w:t>grasslands</w:t>
      </w:r>
      <w:r w:rsidRPr="007A1039">
        <w:rPr>
          <w:rFonts w:ascii="Times New Roman" w:hAnsi="Times New Roman" w:cs="Times New Roman"/>
          <w:color w:val="231F20"/>
          <w:sz w:val="24"/>
          <w:szCs w:val="24"/>
        </w:rPr>
        <w:t xml:space="preserve"> is evident in the care with which a prairie restorer coddles soil that has been prepared with heavy doses of labor and love. </w:t>
      </w:r>
      <w:r>
        <w:rPr>
          <w:rFonts w:ascii="Times New Roman" w:hAnsi="Times New Roman" w:cs="Times New Roman"/>
          <w:sz w:val="24"/>
          <w:szCs w:val="24"/>
        </w:rPr>
        <w:t xml:space="preserve">Source: Made by Hand logo by permission of Prairie Plains Resource Institute, 1307 L Street, Aurora, NE 68818 </w:t>
      </w:r>
      <w:hyperlink r:id="rId16" w:history="1">
        <w:r w:rsidRPr="004115D0">
          <w:rPr>
            <w:rStyle w:val="Hyperlink"/>
            <w:rFonts w:ascii="Times New Roman" w:hAnsi="Times New Roman" w:cs="Times New Roman"/>
            <w:sz w:val="24"/>
            <w:szCs w:val="24"/>
          </w:rPr>
          <w:t>www.prairieplains.org</w:t>
        </w:r>
      </w:hyperlink>
      <w:r>
        <w:rPr>
          <w:rFonts w:ascii="Times New Roman" w:hAnsi="Times New Roman" w:cs="Times New Roman"/>
          <w:sz w:val="24"/>
          <w:szCs w:val="24"/>
        </w:rPr>
        <w:t>. Doing high diversity ecotype prairie restoration since 1980.</w:t>
      </w:r>
    </w:p>
    <w:p w14:paraId="0C9E6DCE" w14:textId="77777777" w:rsidR="00675DEB" w:rsidRDefault="00675DEB" w:rsidP="003E103E">
      <w:pPr>
        <w:tabs>
          <w:tab w:val="left" w:pos="0"/>
          <w:tab w:val="left" w:pos="900"/>
          <w:tab w:val="left" w:pos="990"/>
        </w:tabs>
        <w:spacing w:before="2" w:line="228" w:lineRule="auto"/>
        <w:ind w:left="720" w:hanging="720"/>
        <w:rPr>
          <w:rFonts w:ascii="Times New Roman" w:hAnsi="Times New Roman" w:cs="Times New Roman"/>
          <w:b/>
          <w:bCs/>
          <w:sz w:val="24"/>
          <w:szCs w:val="24"/>
        </w:rPr>
      </w:pPr>
    </w:p>
    <w:p w14:paraId="47B27E49" w14:textId="3A1AD141" w:rsidR="00231684" w:rsidRDefault="00CE5EB7">
      <w:pPr>
        <w:rPr>
          <w:rFonts w:ascii="Times New Roman" w:hAnsi="Times New Roman" w:cs="Times New Roman"/>
          <w:b/>
          <w:bCs/>
          <w:sz w:val="24"/>
          <w:szCs w:val="24"/>
        </w:rPr>
      </w:pPr>
      <w:r>
        <w:rPr>
          <w:rFonts w:ascii="Times New Roman" w:hAnsi="Times New Roman" w:cs="Times New Roman"/>
          <w:b/>
          <w:bCs/>
          <w:sz w:val="24"/>
          <w:szCs w:val="24"/>
        </w:rPr>
        <w:t>Try This</w:t>
      </w:r>
    </w:p>
    <w:p w14:paraId="578175D1" w14:textId="77777777" w:rsidR="00CE5EB7" w:rsidRDefault="00CE5EB7" w:rsidP="00CE5EB7">
      <w:pPr>
        <w:jc w:val="center"/>
        <w:rPr>
          <w:rFonts w:ascii="Times New Roman" w:hAnsi="Times New Roman" w:cs="Times New Roman"/>
          <w:b/>
          <w:bCs/>
          <w:sz w:val="24"/>
          <w:szCs w:val="24"/>
        </w:rPr>
      </w:pPr>
      <w:bookmarkStart w:id="44" w:name="_Hlk65361527"/>
      <w:r w:rsidRPr="00BB138A">
        <w:rPr>
          <w:rFonts w:ascii="Times New Roman" w:hAnsi="Times New Roman" w:cs="Times New Roman"/>
          <w:b/>
          <w:bCs/>
          <w:sz w:val="24"/>
          <w:szCs w:val="24"/>
        </w:rPr>
        <w:t>Try This</w:t>
      </w:r>
      <w:r>
        <w:rPr>
          <w:rFonts w:ascii="Times New Roman" w:hAnsi="Times New Roman" w:cs="Times New Roman"/>
          <w:b/>
          <w:bCs/>
          <w:sz w:val="24"/>
          <w:szCs w:val="24"/>
        </w:rPr>
        <w:t xml:space="preserve"> 22.1</w:t>
      </w:r>
      <w:r w:rsidRPr="00BB138A">
        <w:rPr>
          <w:rFonts w:ascii="Times New Roman" w:hAnsi="Times New Roman" w:cs="Times New Roman"/>
          <w:b/>
          <w:bCs/>
          <w:sz w:val="24"/>
          <w:szCs w:val="24"/>
        </w:rPr>
        <w:t>: How Long is a Root?</w:t>
      </w:r>
    </w:p>
    <w:p w14:paraId="1C91C831" w14:textId="77777777" w:rsidR="00CE5EB7" w:rsidRDefault="00CE5EB7" w:rsidP="00CE5EB7">
      <w:pPr>
        <w:jc w:val="center"/>
        <w:rPr>
          <w:rFonts w:ascii="Times New Roman" w:hAnsi="Times New Roman" w:cs="Times New Roman"/>
          <w:sz w:val="24"/>
          <w:szCs w:val="24"/>
        </w:rPr>
      </w:pPr>
      <w:r>
        <w:rPr>
          <w:rFonts w:ascii="Times New Roman" w:hAnsi="Times New Roman" w:cs="Times New Roman"/>
          <w:sz w:val="24"/>
          <w:szCs w:val="24"/>
        </w:rPr>
        <w:t>Find a weedy patch. Use a hand spade or dandelion weeder.</w:t>
      </w:r>
    </w:p>
    <w:p w14:paraId="1FB9BD8B" w14:textId="77777777" w:rsidR="00CE5EB7" w:rsidRDefault="00CE5EB7" w:rsidP="00CE5EB7">
      <w:pPr>
        <w:jc w:val="center"/>
        <w:rPr>
          <w:rFonts w:ascii="Times New Roman" w:hAnsi="Times New Roman" w:cs="Times New Roman"/>
          <w:sz w:val="24"/>
          <w:szCs w:val="24"/>
        </w:rPr>
      </w:pPr>
      <w:r>
        <w:rPr>
          <w:rFonts w:ascii="Times New Roman" w:hAnsi="Times New Roman" w:cs="Times New Roman"/>
          <w:sz w:val="24"/>
          <w:szCs w:val="24"/>
        </w:rPr>
        <w:t xml:space="preserve">Dig out some weeds. Take care: </w:t>
      </w:r>
      <w:r w:rsidRPr="00BB138A">
        <w:rPr>
          <w:rFonts w:ascii="Times New Roman" w:hAnsi="Times New Roman" w:cs="Times New Roman"/>
          <w:i/>
          <w:iCs/>
          <w:sz w:val="24"/>
          <w:szCs w:val="24"/>
        </w:rPr>
        <w:t>Keep the roots intact!</w:t>
      </w:r>
    </w:p>
    <w:p w14:paraId="33A94AC0" w14:textId="77777777" w:rsidR="00CE5EB7" w:rsidRDefault="00CE5EB7" w:rsidP="00CE5EB7">
      <w:pPr>
        <w:jc w:val="center"/>
        <w:rPr>
          <w:rFonts w:ascii="Times New Roman" w:hAnsi="Times New Roman" w:cs="Times New Roman"/>
          <w:i/>
          <w:iCs/>
          <w:sz w:val="24"/>
          <w:szCs w:val="24"/>
        </w:rPr>
      </w:pPr>
      <w:r>
        <w:rPr>
          <w:rFonts w:ascii="Times New Roman" w:hAnsi="Times New Roman" w:cs="Times New Roman"/>
          <w:sz w:val="24"/>
          <w:szCs w:val="24"/>
        </w:rPr>
        <w:t xml:space="preserve">Measure the roots. </w:t>
      </w:r>
      <w:r w:rsidRPr="00BB138A">
        <w:rPr>
          <w:rFonts w:ascii="Times New Roman" w:hAnsi="Times New Roman" w:cs="Times New Roman"/>
          <w:i/>
          <w:iCs/>
          <w:sz w:val="24"/>
          <w:szCs w:val="24"/>
        </w:rPr>
        <w:t>Imagine a 12-foot-long root!</w:t>
      </w:r>
    </w:p>
    <w:p w14:paraId="00A565A5" w14:textId="77777777" w:rsidR="00CE5EB7" w:rsidRDefault="00CE5EB7" w:rsidP="00CE5EB7">
      <w:pPr>
        <w:jc w:val="center"/>
        <w:rPr>
          <w:rFonts w:ascii="Times New Roman" w:hAnsi="Times New Roman" w:cs="Times New Roman"/>
          <w:sz w:val="24"/>
          <w:szCs w:val="24"/>
        </w:rPr>
      </w:pPr>
      <w:r>
        <w:rPr>
          <w:rFonts w:ascii="Times New Roman" w:hAnsi="Times New Roman" w:cs="Times New Roman"/>
          <w:sz w:val="24"/>
          <w:szCs w:val="24"/>
        </w:rPr>
        <w:t>Compare roots: What is the longest root* you found?</w:t>
      </w:r>
    </w:p>
    <w:p w14:paraId="64391FC4" w14:textId="77777777" w:rsidR="00CE5EB7" w:rsidRDefault="00CE5EB7" w:rsidP="00CE5EB7">
      <w:pPr>
        <w:rPr>
          <w:rFonts w:ascii="Times New Roman" w:hAnsi="Times New Roman" w:cs="Times New Roman"/>
          <w:b/>
          <w:bCs/>
          <w:sz w:val="24"/>
          <w:szCs w:val="24"/>
        </w:rPr>
      </w:pPr>
    </w:p>
    <w:p w14:paraId="7E847E36" w14:textId="77777777" w:rsidR="00CE5EB7" w:rsidRDefault="00CE5EB7" w:rsidP="00CE5EB7">
      <w:pPr>
        <w:jc w:val="center"/>
        <w:rPr>
          <w:rFonts w:ascii="Times New Roman" w:hAnsi="Times New Roman" w:cs="Times New Roman"/>
          <w:b/>
          <w:bCs/>
          <w:sz w:val="24"/>
          <w:szCs w:val="24"/>
        </w:rPr>
      </w:pPr>
      <w:r>
        <w:rPr>
          <w:rFonts w:ascii="Times New Roman" w:hAnsi="Times New Roman" w:cs="Times New Roman"/>
          <w:b/>
          <w:bCs/>
          <w:sz w:val="24"/>
          <w:szCs w:val="24"/>
        </w:rPr>
        <w:t>Try This 22.2: Imagine 7-Empire-State-Buildings Tall</w:t>
      </w:r>
    </w:p>
    <w:p w14:paraId="3BEAEB62" w14:textId="77777777" w:rsidR="00CE5EB7" w:rsidRDefault="00CE5EB7" w:rsidP="00CE5EB7">
      <w:pPr>
        <w:jc w:val="center"/>
        <w:rPr>
          <w:rFonts w:ascii="Times New Roman" w:hAnsi="Times New Roman" w:cs="Times New Roman"/>
          <w:sz w:val="24"/>
          <w:szCs w:val="24"/>
        </w:rPr>
      </w:pPr>
      <w:r>
        <w:rPr>
          <w:rFonts w:ascii="Times New Roman" w:hAnsi="Times New Roman" w:cs="Times New Roman"/>
          <w:sz w:val="24"/>
          <w:szCs w:val="24"/>
        </w:rPr>
        <w:t>Think of the tallest man-made structure you know.</w:t>
      </w:r>
    </w:p>
    <w:p w14:paraId="3E54DB8E" w14:textId="77777777" w:rsidR="00CE5EB7" w:rsidRDefault="00CE5EB7" w:rsidP="00CE5EB7">
      <w:pPr>
        <w:jc w:val="center"/>
        <w:rPr>
          <w:rFonts w:ascii="Times New Roman" w:hAnsi="Times New Roman" w:cs="Times New Roman"/>
          <w:sz w:val="24"/>
          <w:szCs w:val="24"/>
        </w:rPr>
      </w:pPr>
      <w:r>
        <w:rPr>
          <w:rFonts w:ascii="Times New Roman" w:hAnsi="Times New Roman" w:cs="Times New Roman"/>
          <w:sz w:val="24"/>
          <w:szCs w:val="24"/>
        </w:rPr>
        <w:t>New York City’s Empire State Building is 1,454 feet.</w:t>
      </w:r>
    </w:p>
    <w:p w14:paraId="58779EF7" w14:textId="77777777" w:rsidR="00CE5EB7" w:rsidRDefault="00CE5EB7" w:rsidP="00CE5EB7">
      <w:pPr>
        <w:jc w:val="center"/>
        <w:rPr>
          <w:rFonts w:ascii="Times New Roman" w:hAnsi="Times New Roman" w:cs="Times New Roman"/>
          <w:sz w:val="24"/>
          <w:szCs w:val="24"/>
        </w:rPr>
      </w:pPr>
      <w:r>
        <w:rPr>
          <w:rFonts w:ascii="Times New Roman" w:hAnsi="Times New Roman" w:cs="Times New Roman"/>
          <w:sz w:val="24"/>
          <w:szCs w:val="24"/>
        </w:rPr>
        <w:t>Enter Burj Khalifa to see the world’s tallest building.</w:t>
      </w:r>
    </w:p>
    <w:p w14:paraId="001A5568" w14:textId="77777777" w:rsidR="00CE5EB7" w:rsidRDefault="00CE5EB7" w:rsidP="00CE5EB7">
      <w:pPr>
        <w:jc w:val="center"/>
        <w:rPr>
          <w:rFonts w:ascii="Times New Roman" w:hAnsi="Times New Roman" w:cs="Times New Roman"/>
          <w:sz w:val="24"/>
          <w:szCs w:val="24"/>
        </w:rPr>
      </w:pPr>
      <w:r>
        <w:rPr>
          <w:rFonts w:ascii="Times New Roman" w:hAnsi="Times New Roman" w:cs="Times New Roman"/>
          <w:sz w:val="24"/>
          <w:szCs w:val="24"/>
        </w:rPr>
        <w:t>Search online for the height of well-known buildings.</w:t>
      </w:r>
    </w:p>
    <w:p w14:paraId="0D4B2AEF" w14:textId="77777777" w:rsidR="00CE5EB7" w:rsidRDefault="00CE5EB7" w:rsidP="00CE5EB7">
      <w:pPr>
        <w:jc w:val="center"/>
        <w:rPr>
          <w:rFonts w:ascii="Times New Roman" w:hAnsi="Times New Roman" w:cs="Times New Roman"/>
          <w:sz w:val="24"/>
          <w:szCs w:val="24"/>
        </w:rPr>
      </w:pPr>
      <w:r>
        <w:rPr>
          <w:rFonts w:ascii="Times New Roman" w:hAnsi="Times New Roman" w:cs="Times New Roman"/>
          <w:sz w:val="24"/>
          <w:szCs w:val="24"/>
        </w:rPr>
        <w:t>Make a 4-column chart and decide on column titles:</w:t>
      </w:r>
    </w:p>
    <w:p w14:paraId="17BAD67D" w14:textId="77777777" w:rsidR="00CE5EB7" w:rsidRDefault="00CE5EB7" w:rsidP="00CE5EB7">
      <w:pPr>
        <w:jc w:val="center"/>
        <w:rPr>
          <w:rFonts w:ascii="Times New Roman" w:hAnsi="Times New Roman" w:cs="Times New Roman"/>
          <w:sz w:val="24"/>
          <w:szCs w:val="24"/>
        </w:rPr>
      </w:pPr>
      <w:r>
        <w:rPr>
          <w:rFonts w:ascii="Times New Roman" w:hAnsi="Times New Roman" w:cs="Times New Roman"/>
          <w:sz w:val="24"/>
          <w:szCs w:val="24"/>
        </w:rPr>
        <w:t xml:space="preserve">Found By, Name of Building, Location, Height  </w:t>
      </w:r>
    </w:p>
    <w:p w14:paraId="75C33C16" w14:textId="77777777" w:rsidR="00CE5EB7" w:rsidRDefault="00CE5EB7" w:rsidP="00CE5EB7">
      <w:pPr>
        <w:jc w:val="center"/>
        <w:rPr>
          <w:rFonts w:ascii="Times New Roman" w:hAnsi="Times New Roman" w:cs="Times New Roman"/>
          <w:sz w:val="24"/>
          <w:szCs w:val="24"/>
        </w:rPr>
      </w:pPr>
      <w:r>
        <w:rPr>
          <w:rFonts w:ascii="Times New Roman" w:hAnsi="Times New Roman" w:cs="Times New Roman"/>
          <w:sz w:val="24"/>
          <w:szCs w:val="24"/>
        </w:rPr>
        <w:t xml:space="preserve">Compare your buildings’ heights with your friends. </w:t>
      </w:r>
    </w:p>
    <w:p w14:paraId="5DE4FBE8" w14:textId="77777777" w:rsidR="00CE5EB7" w:rsidRDefault="00CE5EB7" w:rsidP="00CE5EB7">
      <w:pPr>
        <w:jc w:val="center"/>
        <w:rPr>
          <w:rFonts w:ascii="Times New Roman" w:hAnsi="Times New Roman" w:cs="Times New Roman"/>
          <w:sz w:val="24"/>
          <w:szCs w:val="24"/>
        </w:rPr>
      </w:pPr>
      <w:r>
        <w:rPr>
          <w:rFonts w:ascii="Times New Roman" w:hAnsi="Times New Roman" w:cs="Times New Roman"/>
          <w:sz w:val="24"/>
          <w:szCs w:val="24"/>
        </w:rPr>
        <w:t>Decide how to organize your buildings:</w:t>
      </w:r>
    </w:p>
    <w:p w14:paraId="34A0E8B2" w14:textId="77777777" w:rsidR="00CE5EB7" w:rsidRDefault="00CE5EB7" w:rsidP="00CE5EB7">
      <w:pPr>
        <w:jc w:val="center"/>
        <w:rPr>
          <w:rFonts w:ascii="Times New Roman" w:hAnsi="Times New Roman" w:cs="Times New Roman"/>
          <w:sz w:val="24"/>
          <w:szCs w:val="24"/>
        </w:rPr>
      </w:pPr>
      <w:r>
        <w:rPr>
          <w:rFonts w:ascii="Times New Roman" w:hAnsi="Times New Roman" w:cs="Times New Roman"/>
          <w:sz w:val="24"/>
          <w:szCs w:val="24"/>
        </w:rPr>
        <w:t xml:space="preserve">Alphabetically? Taller to shorter? Shorter to taller? </w:t>
      </w:r>
    </w:p>
    <w:p w14:paraId="1C0BC058" w14:textId="77777777" w:rsidR="00CE5EB7" w:rsidRDefault="00CE5EB7" w:rsidP="00CE5EB7">
      <w:pPr>
        <w:jc w:val="center"/>
        <w:rPr>
          <w:rFonts w:ascii="Times New Roman" w:hAnsi="Times New Roman" w:cs="Times New Roman"/>
          <w:sz w:val="24"/>
          <w:szCs w:val="24"/>
        </w:rPr>
      </w:pPr>
      <w:r>
        <w:rPr>
          <w:rFonts w:ascii="Times New Roman" w:hAnsi="Times New Roman" w:cs="Times New Roman"/>
          <w:sz w:val="24"/>
          <w:szCs w:val="24"/>
        </w:rPr>
        <w:t>By city: Dubai, Taipei, Shanghai, New York?</w:t>
      </w:r>
    </w:p>
    <w:p w14:paraId="09DEB4FB" w14:textId="77777777" w:rsidR="00CE5EB7" w:rsidRDefault="00CE5EB7" w:rsidP="00CE5EB7">
      <w:pPr>
        <w:rPr>
          <w:rFonts w:ascii="Times New Roman" w:hAnsi="Times New Roman" w:cs="Times New Roman"/>
          <w:b/>
          <w:bCs/>
          <w:sz w:val="24"/>
          <w:szCs w:val="24"/>
        </w:rPr>
      </w:pPr>
    </w:p>
    <w:p w14:paraId="3FD1BFD3" w14:textId="77777777" w:rsidR="00CE5EB7" w:rsidRDefault="00CE5EB7" w:rsidP="00CE5EB7">
      <w:pPr>
        <w:jc w:val="center"/>
        <w:rPr>
          <w:rFonts w:ascii="Times New Roman" w:hAnsi="Times New Roman" w:cs="Times New Roman"/>
          <w:b/>
          <w:bCs/>
          <w:sz w:val="24"/>
          <w:szCs w:val="24"/>
        </w:rPr>
      </w:pPr>
      <w:r>
        <w:rPr>
          <w:rFonts w:ascii="Times New Roman" w:hAnsi="Times New Roman" w:cs="Times New Roman"/>
          <w:b/>
          <w:bCs/>
          <w:sz w:val="24"/>
          <w:szCs w:val="24"/>
        </w:rPr>
        <w:t>Try This 22.3: The Dust Bowl</w:t>
      </w:r>
    </w:p>
    <w:p w14:paraId="6CB8D5CB" w14:textId="77777777" w:rsidR="00CE5EB7" w:rsidRDefault="00CE5EB7" w:rsidP="00CE5EB7">
      <w:pPr>
        <w:jc w:val="center"/>
        <w:rPr>
          <w:rFonts w:ascii="Times New Roman" w:hAnsi="Times New Roman" w:cs="Times New Roman"/>
          <w:sz w:val="24"/>
          <w:szCs w:val="24"/>
        </w:rPr>
      </w:pPr>
      <w:r>
        <w:rPr>
          <w:rFonts w:ascii="Times New Roman" w:hAnsi="Times New Roman" w:cs="Times New Roman"/>
          <w:sz w:val="24"/>
          <w:szCs w:val="24"/>
        </w:rPr>
        <w:t>Find photos and make a PPT of the Dust Bowl Era.</w:t>
      </w:r>
    </w:p>
    <w:p w14:paraId="09EECC47" w14:textId="77777777" w:rsidR="00CE5EB7" w:rsidRDefault="00CE5EB7" w:rsidP="00CE5EB7">
      <w:pPr>
        <w:jc w:val="center"/>
        <w:rPr>
          <w:rFonts w:ascii="Times New Roman" w:hAnsi="Times New Roman" w:cs="Times New Roman"/>
          <w:sz w:val="24"/>
          <w:szCs w:val="24"/>
        </w:rPr>
      </w:pPr>
      <w:r>
        <w:rPr>
          <w:rFonts w:ascii="Times New Roman" w:hAnsi="Times New Roman" w:cs="Times New Roman"/>
          <w:sz w:val="24"/>
          <w:szCs w:val="24"/>
        </w:rPr>
        <w:t>As you show each photo, explain why you chose it.</w:t>
      </w:r>
    </w:p>
    <w:p w14:paraId="291F7944" w14:textId="77777777" w:rsidR="00CE5EB7" w:rsidRDefault="00CE5EB7" w:rsidP="00CE5EB7">
      <w:pPr>
        <w:jc w:val="center"/>
        <w:rPr>
          <w:rFonts w:ascii="Times New Roman" w:hAnsi="Times New Roman" w:cs="Times New Roman"/>
          <w:sz w:val="24"/>
          <w:szCs w:val="24"/>
        </w:rPr>
      </w:pPr>
    </w:p>
    <w:p w14:paraId="377BE565" w14:textId="77777777" w:rsidR="00CE5EB7" w:rsidRDefault="00CE5EB7" w:rsidP="00CE5EB7">
      <w:pPr>
        <w:jc w:val="center"/>
        <w:rPr>
          <w:rFonts w:ascii="Times New Roman" w:hAnsi="Times New Roman" w:cs="Times New Roman"/>
          <w:b/>
          <w:bCs/>
          <w:sz w:val="24"/>
          <w:szCs w:val="24"/>
        </w:rPr>
      </w:pPr>
      <w:r>
        <w:rPr>
          <w:rFonts w:ascii="Times New Roman" w:hAnsi="Times New Roman" w:cs="Times New Roman"/>
          <w:b/>
          <w:bCs/>
          <w:sz w:val="24"/>
          <w:szCs w:val="24"/>
        </w:rPr>
        <w:t>Try This 22.4: Making Soil Good for Plants</w:t>
      </w:r>
    </w:p>
    <w:p w14:paraId="271C164E" w14:textId="77777777" w:rsidR="00CE5EB7" w:rsidRDefault="00CE5EB7" w:rsidP="00CE5EB7">
      <w:pPr>
        <w:jc w:val="center"/>
        <w:rPr>
          <w:rFonts w:ascii="Times New Roman" w:hAnsi="Times New Roman" w:cs="Times New Roman"/>
          <w:sz w:val="24"/>
          <w:szCs w:val="24"/>
        </w:rPr>
      </w:pPr>
      <w:r>
        <w:rPr>
          <w:rFonts w:ascii="Times New Roman" w:hAnsi="Times New Roman" w:cs="Times New Roman"/>
          <w:sz w:val="24"/>
          <w:szCs w:val="24"/>
        </w:rPr>
        <w:t>Find a bare spot, not too big, maybe just weeds.</w:t>
      </w:r>
    </w:p>
    <w:p w14:paraId="7B90742A" w14:textId="77777777" w:rsidR="00CE5EB7" w:rsidRDefault="00CE5EB7" w:rsidP="00CE5EB7">
      <w:pPr>
        <w:jc w:val="center"/>
        <w:rPr>
          <w:rFonts w:ascii="Times New Roman" w:hAnsi="Times New Roman" w:cs="Times New Roman"/>
          <w:sz w:val="24"/>
          <w:szCs w:val="24"/>
        </w:rPr>
      </w:pPr>
      <w:r>
        <w:rPr>
          <w:rFonts w:ascii="Times New Roman" w:hAnsi="Times New Roman" w:cs="Times New Roman"/>
          <w:sz w:val="24"/>
          <w:szCs w:val="24"/>
        </w:rPr>
        <w:t>Dig the dirt, break it up, feel it.</w:t>
      </w:r>
    </w:p>
    <w:p w14:paraId="6FC57A8C" w14:textId="697D129F" w:rsidR="00CE5EB7" w:rsidRDefault="00CE5EB7" w:rsidP="00CE5EB7">
      <w:pPr>
        <w:jc w:val="center"/>
        <w:rPr>
          <w:rFonts w:ascii="Times New Roman" w:hAnsi="Times New Roman" w:cs="Times New Roman"/>
          <w:sz w:val="24"/>
          <w:szCs w:val="24"/>
        </w:rPr>
      </w:pPr>
      <w:r>
        <w:rPr>
          <w:rFonts w:ascii="Times New Roman" w:hAnsi="Times New Roman" w:cs="Times New Roman"/>
          <w:sz w:val="24"/>
          <w:szCs w:val="24"/>
        </w:rPr>
        <w:t xml:space="preserve">What should </w:t>
      </w:r>
      <w:r w:rsidR="00D3787C">
        <w:rPr>
          <w:rFonts w:ascii="Times New Roman" w:hAnsi="Times New Roman" w:cs="Times New Roman"/>
          <w:sz w:val="24"/>
          <w:szCs w:val="24"/>
        </w:rPr>
        <w:t>well-</w:t>
      </w:r>
      <w:r>
        <w:rPr>
          <w:rFonts w:ascii="Times New Roman" w:hAnsi="Times New Roman" w:cs="Times New Roman"/>
          <w:sz w:val="24"/>
          <w:szCs w:val="24"/>
        </w:rPr>
        <w:t>nourish</w:t>
      </w:r>
      <w:r w:rsidR="00D3787C">
        <w:rPr>
          <w:rFonts w:ascii="Times New Roman" w:hAnsi="Times New Roman" w:cs="Times New Roman"/>
          <w:sz w:val="24"/>
          <w:szCs w:val="24"/>
        </w:rPr>
        <w:t>ed</w:t>
      </w:r>
      <w:r>
        <w:rPr>
          <w:rFonts w:ascii="Times New Roman" w:hAnsi="Times New Roman" w:cs="Times New Roman"/>
          <w:sz w:val="24"/>
          <w:szCs w:val="24"/>
        </w:rPr>
        <w:t xml:space="preserve"> soil feel like?</w:t>
      </w:r>
    </w:p>
    <w:p w14:paraId="05FB407A" w14:textId="77777777" w:rsidR="00CE5EB7" w:rsidRDefault="00CE5EB7" w:rsidP="00CE5EB7">
      <w:pPr>
        <w:jc w:val="center"/>
        <w:rPr>
          <w:rFonts w:ascii="Times New Roman" w:hAnsi="Times New Roman" w:cs="Times New Roman"/>
          <w:sz w:val="24"/>
          <w:szCs w:val="24"/>
        </w:rPr>
      </w:pPr>
      <w:r>
        <w:rPr>
          <w:rFonts w:ascii="Times New Roman" w:hAnsi="Times New Roman" w:cs="Times New Roman"/>
          <w:sz w:val="24"/>
          <w:szCs w:val="24"/>
        </w:rPr>
        <w:t>How deep and wide a plot do you need to prepare?</w:t>
      </w:r>
    </w:p>
    <w:p w14:paraId="12E5464A" w14:textId="77777777" w:rsidR="00CE5EB7" w:rsidRDefault="00CE5EB7" w:rsidP="00CE5EB7">
      <w:pPr>
        <w:jc w:val="center"/>
        <w:rPr>
          <w:rFonts w:ascii="Times New Roman" w:hAnsi="Times New Roman" w:cs="Times New Roman"/>
          <w:sz w:val="24"/>
          <w:szCs w:val="24"/>
        </w:rPr>
      </w:pPr>
      <w:r>
        <w:rPr>
          <w:rFonts w:ascii="Times New Roman" w:hAnsi="Times New Roman" w:cs="Times New Roman"/>
          <w:sz w:val="24"/>
          <w:szCs w:val="24"/>
        </w:rPr>
        <w:t xml:space="preserve">Improve your soil and plant some test seeds in it! </w:t>
      </w:r>
    </w:p>
    <w:p w14:paraId="00C640AE" w14:textId="77777777" w:rsidR="00CE5EB7" w:rsidRDefault="00CE5EB7" w:rsidP="00CE5EB7">
      <w:pPr>
        <w:jc w:val="center"/>
        <w:rPr>
          <w:rFonts w:ascii="Times New Roman" w:hAnsi="Times New Roman" w:cs="Times New Roman"/>
          <w:sz w:val="24"/>
          <w:szCs w:val="24"/>
        </w:rPr>
      </w:pPr>
      <w:r>
        <w:rPr>
          <w:rFonts w:ascii="Times New Roman" w:hAnsi="Times New Roman" w:cs="Times New Roman"/>
          <w:sz w:val="24"/>
          <w:szCs w:val="24"/>
        </w:rPr>
        <w:t xml:space="preserve">Water your seedlings! Are they growing? </w:t>
      </w:r>
    </w:p>
    <w:p w14:paraId="50AC04BD" w14:textId="77777777" w:rsidR="00CE5EB7" w:rsidRDefault="00CE5EB7" w:rsidP="00CE5EB7">
      <w:pPr>
        <w:jc w:val="center"/>
        <w:rPr>
          <w:rFonts w:ascii="Times New Roman" w:hAnsi="Times New Roman" w:cs="Times New Roman"/>
          <w:sz w:val="24"/>
          <w:szCs w:val="24"/>
        </w:rPr>
      </w:pPr>
      <w:r>
        <w:rPr>
          <w:rFonts w:ascii="Times New Roman" w:hAnsi="Times New Roman" w:cs="Times New Roman"/>
          <w:sz w:val="24"/>
          <w:szCs w:val="24"/>
        </w:rPr>
        <w:t>If nothing grows, improve the soil and plant again.</w:t>
      </w:r>
    </w:p>
    <w:p w14:paraId="723EA2F8" w14:textId="77777777" w:rsidR="00CE5EB7" w:rsidRDefault="00CE5EB7" w:rsidP="00CE5EB7">
      <w:pPr>
        <w:jc w:val="center"/>
        <w:rPr>
          <w:rFonts w:ascii="Times New Roman" w:hAnsi="Times New Roman" w:cs="Times New Roman"/>
          <w:sz w:val="24"/>
          <w:szCs w:val="24"/>
        </w:rPr>
      </w:pPr>
      <w:r>
        <w:rPr>
          <w:rFonts w:ascii="Times New Roman" w:hAnsi="Times New Roman" w:cs="Times New Roman"/>
          <w:sz w:val="24"/>
          <w:szCs w:val="24"/>
        </w:rPr>
        <w:t>Keep amending soil until seedlings grow.</w:t>
      </w:r>
    </w:p>
    <w:p w14:paraId="67FF075E" w14:textId="77777777" w:rsidR="00CE5EB7" w:rsidRDefault="00CE5EB7" w:rsidP="00CE5EB7">
      <w:pPr>
        <w:jc w:val="center"/>
        <w:rPr>
          <w:rFonts w:ascii="Times New Roman" w:hAnsi="Times New Roman" w:cs="Times New Roman"/>
          <w:sz w:val="24"/>
          <w:szCs w:val="24"/>
        </w:rPr>
      </w:pPr>
      <w:r>
        <w:rPr>
          <w:rFonts w:ascii="Times New Roman" w:hAnsi="Times New Roman" w:cs="Times New Roman"/>
          <w:sz w:val="24"/>
          <w:szCs w:val="24"/>
        </w:rPr>
        <w:t>As you work your earth, watch the documentary:</w:t>
      </w:r>
    </w:p>
    <w:p w14:paraId="3DCA83FB" w14:textId="77777777" w:rsidR="00CE5EB7" w:rsidRDefault="00CE5EB7" w:rsidP="00CE5EB7">
      <w:pPr>
        <w:jc w:val="center"/>
        <w:rPr>
          <w:rFonts w:ascii="Times New Roman" w:hAnsi="Times New Roman" w:cs="Times New Roman"/>
          <w:sz w:val="24"/>
          <w:szCs w:val="24"/>
        </w:rPr>
      </w:pPr>
      <w:r>
        <w:rPr>
          <w:rFonts w:ascii="Times New Roman" w:hAnsi="Times New Roman" w:cs="Times New Roman"/>
          <w:sz w:val="24"/>
          <w:szCs w:val="24"/>
        </w:rPr>
        <w:t>“The Biggest Little Farm”</w:t>
      </w:r>
    </w:p>
    <w:p w14:paraId="1D35FE11" w14:textId="77777777" w:rsidR="00CE5EB7" w:rsidRDefault="00CE5EB7" w:rsidP="00CE5EB7">
      <w:pPr>
        <w:rPr>
          <w:rFonts w:ascii="Times New Roman" w:hAnsi="Times New Roman" w:cs="Times New Roman"/>
          <w:b/>
          <w:bCs/>
          <w:sz w:val="24"/>
          <w:szCs w:val="24"/>
        </w:rPr>
      </w:pPr>
    </w:p>
    <w:p w14:paraId="3B608966" w14:textId="77777777" w:rsidR="00CE5EB7" w:rsidRDefault="00CE5EB7" w:rsidP="00CE5EB7">
      <w:pPr>
        <w:jc w:val="center"/>
        <w:rPr>
          <w:rFonts w:ascii="Times New Roman" w:hAnsi="Times New Roman" w:cs="Times New Roman"/>
          <w:b/>
          <w:bCs/>
          <w:sz w:val="24"/>
          <w:szCs w:val="24"/>
        </w:rPr>
      </w:pPr>
      <w:r>
        <w:rPr>
          <w:rFonts w:ascii="Times New Roman" w:hAnsi="Times New Roman" w:cs="Times New Roman"/>
          <w:b/>
          <w:bCs/>
          <w:sz w:val="24"/>
          <w:szCs w:val="24"/>
        </w:rPr>
        <w:t>Try This 22.5: Which Way To Farm?</w:t>
      </w:r>
    </w:p>
    <w:p w14:paraId="0183E2E1" w14:textId="77777777" w:rsidR="00CE5EB7" w:rsidRDefault="00CE5EB7" w:rsidP="00CE5EB7">
      <w:pPr>
        <w:jc w:val="center"/>
        <w:rPr>
          <w:rFonts w:ascii="Times New Roman" w:hAnsi="Times New Roman" w:cs="Times New Roman"/>
          <w:sz w:val="24"/>
          <w:szCs w:val="24"/>
        </w:rPr>
      </w:pPr>
      <w:r>
        <w:rPr>
          <w:rFonts w:ascii="Times New Roman" w:hAnsi="Times New Roman" w:cs="Times New Roman"/>
          <w:sz w:val="24"/>
          <w:szCs w:val="24"/>
        </w:rPr>
        <w:t>With 6- to 8-year-olds, discuss these ideas:</w:t>
      </w:r>
    </w:p>
    <w:p w14:paraId="3BA37687" w14:textId="77777777" w:rsidR="00CE5EB7" w:rsidRDefault="00CE5EB7" w:rsidP="00CE5EB7">
      <w:pPr>
        <w:jc w:val="center"/>
        <w:rPr>
          <w:rFonts w:ascii="Times New Roman" w:hAnsi="Times New Roman" w:cs="Times New Roman"/>
          <w:sz w:val="24"/>
          <w:szCs w:val="24"/>
        </w:rPr>
      </w:pPr>
      <w:r>
        <w:rPr>
          <w:rFonts w:ascii="Times New Roman" w:hAnsi="Times New Roman" w:cs="Times New Roman"/>
          <w:sz w:val="24"/>
          <w:szCs w:val="24"/>
        </w:rPr>
        <w:t>“planned depletion” and “sustainable yield”</w:t>
      </w:r>
    </w:p>
    <w:p w14:paraId="0906FA01" w14:textId="77777777" w:rsidR="00CE5EB7" w:rsidRDefault="00CE5EB7" w:rsidP="00CE5EB7">
      <w:pPr>
        <w:jc w:val="center"/>
        <w:rPr>
          <w:rFonts w:ascii="Times New Roman" w:hAnsi="Times New Roman" w:cs="Times New Roman"/>
          <w:sz w:val="24"/>
          <w:szCs w:val="24"/>
        </w:rPr>
      </w:pPr>
      <w:r>
        <w:rPr>
          <w:rFonts w:ascii="Times New Roman" w:hAnsi="Times New Roman" w:cs="Times New Roman"/>
          <w:sz w:val="24"/>
          <w:szCs w:val="24"/>
        </w:rPr>
        <w:t xml:space="preserve">Online, research these farming methods. </w:t>
      </w:r>
    </w:p>
    <w:p w14:paraId="6BB1B8F3" w14:textId="77777777" w:rsidR="00CE5EB7" w:rsidRPr="003F1EB4" w:rsidRDefault="00CE5EB7" w:rsidP="00CE5EB7">
      <w:pPr>
        <w:jc w:val="center"/>
        <w:rPr>
          <w:rFonts w:ascii="Times New Roman" w:hAnsi="Times New Roman" w:cs="Times New Roman"/>
          <w:sz w:val="24"/>
          <w:szCs w:val="24"/>
        </w:rPr>
      </w:pPr>
      <w:r>
        <w:rPr>
          <w:rFonts w:ascii="Times New Roman" w:hAnsi="Times New Roman" w:cs="Times New Roman"/>
          <w:sz w:val="24"/>
          <w:szCs w:val="24"/>
        </w:rPr>
        <w:t>Find images or video of each.</w:t>
      </w:r>
    </w:p>
    <w:p w14:paraId="1C113226" w14:textId="77777777" w:rsidR="00CE5EB7" w:rsidRDefault="00CE5EB7" w:rsidP="00CE5EB7">
      <w:pPr>
        <w:jc w:val="center"/>
        <w:rPr>
          <w:rFonts w:ascii="Times New Roman" w:hAnsi="Times New Roman" w:cs="Times New Roman"/>
          <w:sz w:val="24"/>
          <w:szCs w:val="24"/>
        </w:rPr>
      </w:pPr>
      <w:r>
        <w:rPr>
          <w:rFonts w:ascii="Times New Roman" w:hAnsi="Times New Roman" w:cs="Times New Roman"/>
          <w:sz w:val="24"/>
          <w:szCs w:val="24"/>
        </w:rPr>
        <w:t xml:space="preserve">Ask children: Explain the methods in </w:t>
      </w:r>
      <w:r w:rsidRPr="00D66B35">
        <w:rPr>
          <w:rFonts w:ascii="Times New Roman" w:hAnsi="Times New Roman" w:cs="Times New Roman"/>
          <w:i/>
          <w:iCs/>
          <w:sz w:val="24"/>
          <w:szCs w:val="24"/>
        </w:rPr>
        <w:t>your</w:t>
      </w:r>
      <w:r>
        <w:rPr>
          <w:rFonts w:ascii="Times New Roman" w:hAnsi="Times New Roman" w:cs="Times New Roman"/>
          <w:sz w:val="24"/>
          <w:szCs w:val="24"/>
        </w:rPr>
        <w:t xml:space="preserve"> words.</w:t>
      </w:r>
    </w:p>
    <w:p w14:paraId="5ABD969F" w14:textId="77777777" w:rsidR="00CE5EB7" w:rsidRDefault="00CE5EB7" w:rsidP="00CE5EB7">
      <w:pPr>
        <w:jc w:val="center"/>
        <w:rPr>
          <w:rFonts w:ascii="Times New Roman" w:hAnsi="Times New Roman" w:cs="Times New Roman"/>
          <w:sz w:val="24"/>
          <w:szCs w:val="24"/>
        </w:rPr>
      </w:pPr>
      <w:r>
        <w:rPr>
          <w:rFonts w:ascii="Times New Roman" w:hAnsi="Times New Roman" w:cs="Times New Roman"/>
          <w:sz w:val="24"/>
          <w:szCs w:val="24"/>
        </w:rPr>
        <w:t xml:space="preserve">When children have a sense of the meaning, </w:t>
      </w:r>
    </w:p>
    <w:p w14:paraId="36484228" w14:textId="77777777" w:rsidR="00CE5EB7" w:rsidRDefault="00CE5EB7" w:rsidP="00CE5EB7">
      <w:pPr>
        <w:jc w:val="center"/>
        <w:rPr>
          <w:rFonts w:ascii="Times New Roman" w:hAnsi="Times New Roman" w:cs="Times New Roman"/>
          <w:sz w:val="24"/>
          <w:szCs w:val="24"/>
        </w:rPr>
      </w:pPr>
      <w:r>
        <w:rPr>
          <w:rFonts w:ascii="Times New Roman" w:hAnsi="Times New Roman" w:cs="Times New Roman"/>
          <w:sz w:val="24"/>
          <w:szCs w:val="24"/>
        </w:rPr>
        <w:t>debate the pros and cons of each method!</w:t>
      </w:r>
    </w:p>
    <w:p w14:paraId="0D1EBDB2" w14:textId="77777777" w:rsidR="00CE5EB7" w:rsidRDefault="00CE5EB7" w:rsidP="00CE5EB7">
      <w:pPr>
        <w:jc w:val="center"/>
        <w:rPr>
          <w:rFonts w:ascii="Times New Roman" w:hAnsi="Times New Roman" w:cs="Times New Roman"/>
          <w:sz w:val="24"/>
          <w:szCs w:val="24"/>
        </w:rPr>
      </w:pPr>
      <w:r>
        <w:rPr>
          <w:rFonts w:ascii="Times New Roman" w:hAnsi="Times New Roman" w:cs="Times New Roman"/>
          <w:sz w:val="24"/>
          <w:szCs w:val="24"/>
        </w:rPr>
        <w:t>A group argues each side; others decide who won.</w:t>
      </w:r>
    </w:p>
    <w:p w14:paraId="6F5FFBE0" w14:textId="77777777" w:rsidR="00CE5EB7" w:rsidRDefault="00CE5EB7" w:rsidP="00CE5EB7">
      <w:pPr>
        <w:jc w:val="center"/>
        <w:rPr>
          <w:rFonts w:ascii="Times New Roman" w:hAnsi="Times New Roman" w:cs="Times New Roman"/>
          <w:sz w:val="24"/>
          <w:szCs w:val="24"/>
        </w:rPr>
      </w:pPr>
      <w:r>
        <w:rPr>
          <w:rFonts w:ascii="Times New Roman" w:hAnsi="Times New Roman" w:cs="Times New Roman"/>
          <w:sz w:val="24"/>
          <w:szCs w:val="24"/>
        </w:rPr>
        <w:t>Continue until all children have played all roles.</w:t>
      </w:r>
    </w:p>
    <w:p w14:paraId="029B69F1" w14:textId="77777777" w:rsidR="00F108BD" w:rsidRDefault="00F108BD" w:rsidP="00F108BD">
      <w:pPr>
        <w:rPr>
          <w:rFonts w:ascii="Times New Roman" w:hAnsi="Times New Roman" w:cs="Times New Roman"/>
          <w:b/>
          <w:bCs/>
          <w:sz w:val="24"/>
          <w:szCs w:val="24"/>
        </w:rPr>
      </w:pPr>
    </w:p>
    <w:p w14:paraId="77B1E104" w14:textId="6A48B6D8" w:rsidR="00160185" w:rsidRPr="00160185" w:rsidRDefault="00160185" w:rsidP="00F108BD">
      <w:pPr>
        <w:jc w:val="center"/>
        <w:rPr>
          <w:rFonts w:ascii="Times New Roman" w:hAnsi="Times New Roman" w:cs="Times New Roman"/>
          <w:b/>
          <w:bCs/>
          <w:sz w:val="24"/>
          <w:szCs w:val="24"/>
        </w:rPr>
      </w:pPr>
      <w:r w:rsidRPr="00160185">
        <w:rPr>
          <w:rFonts w:ascii="Times New Roman" w:hAnsi="Times New Roman" w:cs="Times New Roman"/>
          <w:b/>
          <w:bCs/>
          <w:sz w:val="24"/>
          <w:szCs w:val="24"/>
        </w:rPr>
        <w:t>Try This 22.6: Choosing Good Soil</w:t>
      </w:r>
    </w:p>
    <w:p w14:paraId="7E124B0A" w14:textId="77777777" w:rsidR="00160185" w:rsidRPr="00160185" w:rsidRDefault="00160185" w:rsidP="00160185">
      <w:pPr>
        <w:jc w:val="center"/>
        <w:rPr>
          <w:rFonts w:ascii="Times New Roman" w:hAnsi="Times New Roman" w:cs="Times New Roman"/>
          <w:sz w:val="24"/>
          <w:szCs w:val="24"/>
        </w:rPr>
      </w:pPr>
      <w:r w:rsidRPr="00160185">
        <w:rPr>
          <w:rFonts w:ascii="Times New Roman" w:hAnsi="Times New Roman" w:cs="Times New Roman"/>
          <w:sz w:val="24"/>
          <w:szCs w:val="24"/>
        </w:rPr>
        <w:t>Good soil helps plants grow; bad soil keeps plants from growing.</w:t>
      </w:r>
    </w:p>
    <w:p w14:paraId="1ED5B0C0" w14:textId="7C5AFF8A" w:rsidR="00160185" w:rsidRPr="00160185" w:rsidRDefault="00E336C5" w:rsidP="00160185">
      <w:pPr>
        <w:jc w:val="center"/>
        <w:rPr>
          <w:rFonts w:ascii="Times New Roman" w:hAnsi="Times New Roman" w:cs="Times New Roman"/>
          <w:sz w:val="24"/>
          <w:szCs w:val="24"/>
        </w:rPr>
      </w:pPr>
      <w:r>
        <w:rPr>
          <w:rFonts w:ascii="Times New Roman" w:hAnsi="Times New Roman" w:cs="Times New Roman"/>
          <w:sz w:val="24"/>
          <w:szCs w:val="24"/>
        </w:rPr>
        <w:t xml:space="preserve">1. </w:t>
      </w:r>
      <w:r w:rsidR="00160185" w:rsidRPr="00160185">
        <w:rPr>
          <w:rFonts w:ascii="Times New Roman" w:hAnsi="Times New Roman" w:cs="Times New Roman"/>
          <w:sz w:val="24"/>
          <w:szCs w:val="24"/>
        </w:rPr>
        <w:t>See examples of 6 types of soil:</w:t>
      </w:r>
    </w:p>
    <w:p w14:paraId="06EA81CE" w14:textId="77777777" w:rsidR="00160185" w:rsidRPr="00160185" w:rsidRDefault="00160185" w:rsidP="00160185">
      <w:pPr>
        <w:jc w:val="center"/>
        <w:rPr>
          <w:rFonts w:ascii="Times New Roman" w:hAnsi="Times New Roman" w:cs="Times New Roman"/>
          <w:sz w:val="24"/>
          <w:szCs w:val="24"/>
        </w:rPr>
      </w:pPr>
      <w:hyperlink r:id="rId17" w:history="1">
        <w:r w:rsidRPr="00160185">
          <w:rPr>
            <w:rStyle w:val="Hyperlink"/>
            <w:rFonts w:ascii="Times New Roman" w:hAnsi="Times New Roman" w:cs="Times New Roman"/>
            <w:sz w:val="24"/>
            <w:szCs w:val="24"/>
          </w:rPr>
          <w:t>https://www.boughton.co.uk/products/topsoils/soil-types/</w:t>
        </w:r>
      </w:hyperlink>
    </w:p>
    <w:p w14:paraId="04E5D3A5" w14:textId="1120D393" w:rsidR="00E336C5" w:rsidRDefault="00E336C5" w:rsidP="00160185">
      <w:pPr>
        <w:jc w:val="center"/>
        <w:rPr>
          <w:rFonts w:ascii="Times New Roman" w:hAnsi="Times New Roman" w:cs="Times New Roman"/>
          <w:sz w:val="24"/>
          <w:szCs w:val="24"/>
        </w:rPr>
      </w:pPr>
      <w:r>
        <w:rPr>
          <w:rFonts w:ascii="Times New Roman" w:hAnsi="Times New Roman" w:cs="Times New Roman"/>
          <w:sz w:val="24"/>
          <w:szCs w:val="24"/>
        </w:rPr>
        <w:t xml:space="preserve">2. </w:t>
      </w:r>
      <w:r w:rsidR="00160185" w:rsidRPr="00160185">
        <w:rPr>
          <w:rFonts w:ascii="Times New Roman" w:hAnsi="Times New Roman" w:cs="Times New Roman"/>
          <w:sz w:val="24"/>
          <w:szCs w:val="24"/>
        </w:rPr>
        <w:t xml:space="preserve">See photos of 12 soil types with </w:t>
      </w:r>
      <w:r>
        <w:rPr>
          <w:rFonts w:ascii="Times New Roman" w:hAnsi="Times New Roman" w:cs="Times New Roman"/>
          <w:sz w:val="24"/>
          <w:szCs w:val="24"/>
        </w:rPr>
        <w:t>excellent</w:t>
      </w:r>
      <w:r w:rsidR="00160185" w:rsidRPr="00160185">
        <w:rPr>
          <w:rFonts w:ascii="Times New Roman" w:hAnsi="Times New Roman" w:cs="Times New Roman"/>
          <w:sz w:val="24"/>
          <w:szCs w:val="24"/>
        </w:rPr>
        <w:t xml:space="preserve"> explanations</w:t>
      </w:r>
      <w:r>
        <w:rPr>
          <w:rFonts w:ascii="Times New Roman" w:hAnsi="Times New Roman" w:cs="Times New Roman"/>
          <w:sz w:val="24"/>
          <w:szCs w:val="24"/>
        </w:rPr>
        <w:t>:</w:t>
      </w:r>
    </w:p>
    <w:p w14:paraId="6D827D52" w14:textId="651DAEAF" w:rsidR="00160185" w:rsidRDefault="00E336C5" w:rsidP="00160185">
      <w:pPr>
        <w:jc w:val="center"/>
        <w:rPr>
          <w:rFonts w:ascii="Times New Roman" w:hAnsi="Times New Roman" w:cs="Times New Roman"/>
          <w:sz w:val="24"/>
          <w:szCs w:val="24"/>
        </w:rPr>
      </w:pPr>
      <w:r>
        <w:rPr>
          <w:rFonts w:ascii="Times New Roman" w:hAnsi="Times New Roman" w:cs="Times New Roman"/>
          <w:sz w:val="24"/>
          <w:szCs w:val="24"/>
        </w:rPr>
        <w:t xml:space="preserve">    how each originates, where it exists, and its effect on plants</w:t>
      </w:r>
      <w:r w:rsidR="00160185" w:rsidRPr="00160185">
        <w:rPr>
          <w:rFonts w:ascii="Times New Roman" w:hAnsi="Times New Roman" w:cs="Times New Roman"/>
          <w:sz w:val="24"/>
          <w:szCs w:val="24"/>
        </w:rPr>
        <w:t>:</w:t>
      </w:r>
    </w:p>
    <w:p w14:paraId="48FF2669" w14:textId="09C7856E" w:rsidR="00E336C5" w:rsidRPr="00160185" w:rsidRDefault="00E336C5" w:rsidP="00160185">
      <w:pPr>
        <w:jc w:val="center"/>
        <w:rPr>
          <w:rFonts w:ascii="Times New Roman" w:hAnsi="Times New Roman" w:cs="Times New Roman"/>
          <w:sz w:val="24"/>
          <w:szCs w:val="24"/>
        </w:rPr>
      </w:pPr>
      <w:r>
        <w:rPr>
          <w:rFonts w:ascii="Times New Roman" w:hAnsi="Times New Roman" w:cs="Times New Roman"/>
          <w:sz w:val="24"/>
          <w:szCs w:val="24"/>
        </w:rPr>
        <w:t>NRCS.USDA.gov The 12 Orders of Soil Taxonomy</w:t>
      </w:r>
    </w:p>
    <w:p w14:paraId="504EB2A4" w14:textId="59F0E17C" w:rsidR="00CE5EB7" w:rsidRDefault="00CE5EB7" w:rsidP="00CE5EB7">
      <w:pPr>
        <w:rPr>
          <w:rFonts w:ascii="Times New Roman" w:hAnsi="Times New Roman" w:cs="Times New Roman"/>
          <w:b/>
          <w:bCs/>
          <w:sz w:val="24"/>
          <w:szCs w:val="24"/>
        </w:rPr>
      </w:pPr>
    </w:p>
    <w:p w14:paraId="76281790" w14:textId="2915CB41" w:rsidR="00CE5EB7" w:rsidRDefault="00CE5EB7" w:rsidP="00CE5EB7">
      <w:pPr>
        <w:jc w:val="center"/>
        <w:rPr>
          <w:rFonts w:ascii="Times New Roman" w:hAnsi="Times New Roman" w:cs="Times New Roman"/>
          <w:b/>
          <w:bCs/>
          <w:sz w:val="24"/>
          <w:szCs w:val="24"/>
        </w:rPr>
      </w:pPr>
      <w:r>
        <w:rPr>
          <w:rFonts w:ascii="Times New Roman" w:hAnsi="Times New Roman" w:cs="Times New Roman"/>
          <w:b/>
          <w:bCs/>
          <w:sz w:val="24"/>
          <w:szCs w:val="24"/>
        </w:rPr>
        <w:t>Try This 22.</w:t>
      </w:r>
      <w:r w:rsidR="00160185">
        <w:rPr>
          <w:rFonts w:ascii="Times New Roman" w:hAnsi="Times New Roman" w:cs="Times New Roman"/>
          <w:b/>
          <w:bCs/>
          <w:sz w:val="24"/>
          <w:szCs w:val="24"/>
        </w:rPr>
        <w:t>7</w:t>
      </w:r>
      <w:r>
        <w:rPr>
          <w:rFonts w:ascii="Times New Roman" w:hAnsi="Times New Roman" w:cs="Times New Roman"/>
          <w:b/>
          <w:bCs/>
          <w:sz w:val="24"/>
          <w:szCs w:val="24"/>
        </w:rPr>
        <w:t>: Watch “Pumped Dry, A Race to the Bottom</w:t>
      </w:r>
    </w:p>
    <w:p w14:paraId="7B1CF548" w14:textId="77777777" w:rsidR="00CE5EB7" w:rsidRDefault="00CE5EB7" w:rsidP="00CE5EB7">
      <w:pPr>
        <w:jc w:val="center"/>
        <w:rPr>
          <w:rFonts w:ascii="Times New Roman" w:hAnsi="Times New Roman" w:cs="Times New Roman"/>
          <w:sz w:val="24"/>
          <w:szCs w:val="24"/>
        </w:rPr>
      </w:pPr>
      <w:r>
        <w:rPr>
          <w:rFonts w:ascii="Times New Roman" w:hAnsi="Times New Roman" w:cs="Times New Roman"/>
          <w:sz w:val="24"/>
          <w:szCs w:val="24"/>
        </w:rPr>
        <w:t xml:space="preserve">Watch a 14 minute sad but true story by a Kansas farmer </w:t>
      </w:r>
    </w:p>
    <w:p w14:paraId="20FAC2AB" w14:textId="77777777" w:rsidR="00CE5EB7" w:rsidRDefault="00CE5EB7" w:rsidP="00CE5EB7">
      <w:pPr>
        <w:jc w:val="center"/>
        <w:rPr>
          <w:rFonts w:ascii="Times New Roman" w:hAnsi="Times New Roman" w:cs="Times New Roman"/>
          <w:sz w:val="24"/>
          <w:szCs w:val="24"/>
        </w:rPr>
      </w:pPr>
      <w:r>
        <w:rPr>
          <w:rFonts w:ascii="Times New Roman" w:hAnsi="Times New Roman" w:cs="Times New Roman"/>
          <w:sz w:val="24"/>
          <w:szCs w:val="24"/>
        </w:rPr>
        <w:t xml:space="preserve">from the Great Plains who uses water from the Ogallala Aquifer </w:t>
      </w:r>
    </w:p>
    <w:p w14:paraId="4F0AE92B" w14:textId="77777777" w:rsidR="00CE5EB7" w:rsidRDefault="00CE5EB7" w:rsidP="00CE5EB7">
      <w:pPr>
        <w:jc w:val="center"/>
        <w:rPr>
          <w:rFonts w:ascii="Times New Roman" w:hAnsi="Times New Roman" w:cs="Times New Roman"/>
          <w:sz w:val="24"/>
          <w:szCs w:val="24"/>
        </w:rPr>
      </w:pPr>
      <w:r>
        <w:rPr>
          <w:rFonts w:ascii="Times New Roman" w:hAnsi="Times New Roman" w:cs="Times New Roman"/>
          <w:sz w:val="24"/>
          <w:szCs w:val="24"/>
        </w:rPr>
        <w:t>and realizes that vanishing underground water is a global crisis.</w:t>
      </w:r>
    </w:p>
    <w:p w14:paraId="70A008A9" w14:textId="77777777" w:rsidR="00CE5EB7" w:rsidRDefault="00CE5EB7" w:rsidP="00CE5EB7">
      <w:pPr>
        <w:rPr>
          <w:rFonts w:ascii="Times New Roman" w:hAnsi="Times New Roman" w:cs="Times New Roman"/>
          <w:b/>
          <w:bCs/>
          <w:sz w:val="24"/>
          <w:szCs w:val="24"/>
        </w:rPr>
      </w:pPr>
    </w:p>
    <w:p w14:paraId="467926C4" w14:textId="1917A491" w:rsidR="00CE5EB7" w:rsidRDefault="00CE5EB7" w:rsidP="00CE5EB7">
      <w:pPr>
        <w:jc w:val="center"/>
        <w:rPr>
          <w:rFonts w:ascii="Times New Roman" w:hAnsi="Times New Roman" w:cs="Times New Roman"/>
          <w:b/>
          <w:bCs/>
          <w:sz w:val="24"/>
          <w:szCs w:val="24"/>
        </w:rPr>
      </w:pPr>
      <w:r>
        <w:rPr>
          <w:rFonts w:ascii="Times New Roman" w:hAnsi="Times New Roman" w:cs="Times New Roman"/>
          <w:b/>
          <w:bCs/>
          <w:sz w:val="24"/>
          <w:szCs w:val="24"/>
        </w:rPr>
        <w:t>Try This 22.</w:t>
      </w:r>
      <w:r w:rsidR="00160185">
        <w:rPr>
          <w:rFonts w:ascii="Times New Roman" w:hAnsi="Times New Roman" w:cs="Times New Roman"/>
          <w:b/>
          <w:bCs/>
          <w:sz w:val="24"/>
          <w:szCs w:val="24"/>
        </w:rPr>
        <w:t>8</w:t>
      </w:r>
      <w:r>
        <w:rPr>
          <w:rFonts w:ascii="Times New Roman" w:hAnsi="Times New Roman" w:cs="Times New Roman"/>
          <w:b/>
          <w:bCs/>
          <w:sz w:val="24"/>
          <w:szCs w:val="24"/>
        </w:rPr>
        <w:t>: Roam the Grasslands</w:t>
      </w:r>
    </w:p>
    <w:p w14:paraId="30D11248" w14:textId="77777777" w:rsidR="00CE5EB7" w:rsidRDefault="00CE5EB7" w:rsidP="00CE5EB7">
      <w:pPr>
        <w:jc w:val="center"/>
        <w:rPr>
          <w:rFonts w:ascii="Times New Roman" w:hAnsi="Times New Roman" w:cs="Times New Roman"/>
          <w:sz w:val="24"/>
          <w:szCs w:val="24"/>
        </w:rPr>
      </w:pPr>
      <w:r>
        <w:rPr>
          <w:rFonts w:ascii="Times New Roman" w:hAnsi="Times New Roman" w:cs="Times New Roman"/>
          <w:sz w:val="24"/>
          <w:szCs w:val="24"/>
        </w:rPr>
        <w:t>Enter: animals in U.S. grasslands, images.</w:t>
      </w:r>
    </w:p>
    <w:p w14:paraId="5FB72F44" w14:textId="77777777" w:rsidR="00CE5EB7" w:rsidRDefault="00CE5EB7" w:rsidP="00CE5EB7">
      <w:pPr>
        <w:jc w:val="center"/>
        <w:rPr>
          <w:rFonts w:ascii="Times New Roman" w:hAnsi="Times New Roman" w:cs="Times New Roman"/>
          <w:sz w:val="24"/>
          <w:szCs w:val="24"/>
        </w:rPr>
      </w:pPr>
      <w:r>
        <w:rPr>
          <w:rFonts w:ascii="Times New Roman" w:hAnsi="Times New Roman" w:cs="Times New Roman"/>
          <w:sz w:val="24"/>
          <w:szCs w:val="24"/>
        </w:rPr>
        <w:t>Make and show PPTs of your favorite animals.</w:t>
      </w:r>
    </w:p>
    <w:p w14:paraId="119D3F1D" w14:textId="77777777" w:rsidR="00CE5EB7" w:rsidRPr="00951D86" w:rsidRDefault="00CE5EB7" w:rsidP="00CE5EB7">
      <w:pPr>
        <w:jc w:val="center"/>
        <w:rPr>
          <w:rFonts w:ascii="Times New Roman" w:hAnsi="Times New Roman" w:cs="Times New Roman"/>
          <w:sz w:val="24"/>
          <w:szCs w:val="24"/>
        </w:rPr>
      </w:pPr>
      <w:r>
        <w:rPr>
          <w:rFonts w:ascii="Times New Roman" w:hAnsi="Times New Roman" w:cs="Times New Roman"/>
          <w:sz w:val="24"/>
          <w:szCs w:val="24"/>
        </w:rPr>
        <w:t xml:space="preserve">Why did you choose </w:t>
      </w:r>
      <w:r>
        <w:rPr>
          <w:rFonts w:ascii="Times New Roman" w:hAnsi="Times New Roman" w:cs="Times New Roman"/>
          <w:i/>
          <w:iCs/>
          <w:sz w:val="24"/>
          <w:szCs w:val="24"/>
        </w:rPr>
        <w:t>these</w:t>
      </w:r>
      <w:r>
        <w:rPr>
          <w:rFonts w:ascii="Times New Roman" w:hAnsi="Times New Roman" w:cs="Times New Roman"/>
          <w:sz w:val="24"/>
          <w:szCs w:val="24"/>
        </w:rPr>
        <w:t xml:space="preserve"> animals?</w:t>
      </w:r>
    </w:p>
    <w:p w14:paraId="588AF53B" w14:textId="77777777" w:rsidR="00CE5EB7" w:rsidRDefault="00CE5EB7" w:rsidP="00CE5EB7">
      <w:pPr>
        <w:rPr>
          <w:rFonts w:ascii="Times New Roman" w:hAnsi="Times New Roman" w:cs="Times New Roman"/>
          <w:b/>
          <w:bCs/>
          <w:sz w:val="24"/>
          <w:szCs w:val="24"/>
        </w:rPr>
      </w:pPr>
    </w:p>
    <w:p w14:paraId="65EEAD07" w14:textId="19CB1E78" w:rsidR="00CE5EB7" w:rsidRDefault="00CE5EB7" w:rsidP="00CE5EB7">
      <w:pPr>
        <w:jc w:val="center"/>
        <w:rPr>
          <w:rFonts w:ascii="Times New Roman" w:hAnsi="Times New Roman" w:cs="Times New Roman"/>
          <w:b/>
          <w:bCs/>
          <w:sz w:val="24"/>
          <w:szCs w:val="24"/>
        </w:rPr>
      </w:pPr>
      <w:r>
        <w:rPr>
          <w:rFonts w:ascii="Times New Roman" w:hAnsi="Times New Roman" w:cs="Times New Roman"/>
          <w:b/>
          <w:bCs/>
          <w:sz w:val="24"/>
          <w:szCs w:val="24"/>
        </w:rPr>
        <w:t>Try This 22.</w:t>
      </w:r>
      <w:r w:rsidR="00160185">
        <w:rPr>
          <w:rFonts w:ascii="Times New Roman" w:hAnsi="Times New Roman" w:cs="Times New Roman"/>
          <w:b/>
          <w:bCs/>
          <w:sz w:val="24"/>
          <w:szCs w:val="24"/>
        </w:rPr>
        <w:t>9</w:t>
      </w:r>
      <w:r>
        <w:rPr>
          <w:rFonts w:ascii="Times New Roman" w:hAnsi="Times New Roman" w:cs="Times New Roman"/>
          <w:b/>
          <w:bCs/>
          <w:sz w:val="24"/>
          <w:szCs w:val="24"/>
        </w:rPr>
        <w:t>: Animals on the Great Plains</w:t>
      </w:r>
    </w:p>
    <w:p w14:paraId="1070C228" w14:textId="77777777" w:rsidR="00CE5EB7" w:rsidRDefault="00CE5EB7" w:rsidP="00CE5EB7">
      <w:pPr>
        <w:jc w:val="center"/>
        <w:rPr>
          <w:rFonts w:ascii="Times New Roman" w:hAnsi="Times New Roman" w:cs="Times New Roman"/>
          <w:sz w:val="24"/>
          <w:szCs w:val="24"/>
        </w:rPr>
      </w:pPr>
      <w:r>
        <w:rPr>
          <w:rFonts w:ascii="Times New Roman" w:hAnsi="Times New Roman" w:cs="Times New Roman"/>
          <w:sz w:val="24"/>
          <w:szCs w:val="24"/>
        </w:rPr>
        <w:t>The photographer captures amazing sights.</w:t>
      </w:r>
    </w:p>
    <w:p w14:paraId="50D53F7D" w14:textId="77777777" w:rsidR="00CE5EB7" w:rsidRDefault="00CE5EB7" w:rsidP="00CE5EB7">
      <w:pPr>
        <w:jc w:val="center"/>
        <w:rPr>
          <w:rFonts w:ascii="Times New Roman" w:hAnsi="Times New Roman" w:cs="Times New Roman"/>
          <w:sz w:val="24"/>
          <w:szCs w:val="24"/>
        </w:rPr>
      </w:pPr>
      <w:r>
        <w:rPr>
          <w:rFonts w:ascii="Times New Roman" w:hAnsi="Times New Roman" w:cs="Times New Roman"/>
          <w:sz w:val="24"/>
          <w:szCs w:val="24"/>
        </w:rPr>
        <w:t>Watch him at work on this YouTube video:</w:t>
      </w:r>
    </w:p>
    <w:p w14:paraId="1FF178C7" w14:textId="77777777" w:rsidR="00CE5EB7" w:rsidRDefault="00CE5EB7" w:rsidP="00CE5EB7">
      <w:pPr>
        <w:jc w:val="center"/>
        <w:rPr>
          <w:rFonts w:ascii="Times New Roman" w:hAnsi="Times New Roman" w:cs="Times New Roman"/>
          <w:sz w:val="24"/>
          <w:szCs w:val="24"/>
        </w:rPr>
      </w:pPr>
      <w:r>
        <w:rPr>
          <w:rFonts w:ascii="Times New Roman" w:hAnsi="Times New Roman" w:cs="Times New Roman"/>
          <w:sz w:val="24"/>
          <w:szCs w:val="24"/>
        </w:rPr>
        <w:t>The Great Plains – America’s Lingering Wild</w:t>
      </w:r>
    </w:p>
    <w:p w14:paraId="0DB32005" w14:textId="77777777" w:rsidR="00CE5EB7" w:rsidRPr="007156B9" w:rsidRDefault="00CE5EB7" w:rsidP="00CE5EB7">
      <w:pPr>
        <w:jc w:val="center"/>
        <w:rPr>
          <w:rFonts w:ascii="Times New Roman" w:hAnsi="Times New Roman" w:cs="Times New Roman"/>
          <w:sz w:val="24"/>
          <w:szCs w:val="24"/>
        </w:rPr>
      </w:pPr>
      <w:r>
        <w:rPr>
          <w:rFonts w:ascii="Times New Roman" w:hAnsi="Times New Roman" w:cs="Times New Roman"/>
          <w:sz w:val="24"/>
          <w:szCs w:val="24"/>
        </w:rPr>
        <w:t>Watch in several sittings as you discuss each.</w:t>
      </w:r>
    </w:p>
    <w:p w14:paraId="2BE01C5C" w14:textId="77777777" w:rsidR="00CE5EB7" w:rsidRDefault="00CE5EB7" w:rsidP="00CE5EB7">
      <w:pPr>
        <w:jc w:val="center"/>
        <w:rPr>
          <w:rFonts w:ascii="Times New Roman" w:hAnsi="Times New Roman" w:cs="Times New Roman"/>
          <w:b/>
          <w:bCs/>
          <w:sz w:val="24"/>
          <w:szCs w:val="24"/>
        </w:rPr>
      </w:pPr>
    </w:p>
    <w:p w14:paraId="4FACC645" w14:textId="2D07E32E" w:rsidR="00CE5EB7" w:rsidRDefault="00CE5EB7" w:rsidP="00CE5EB7">
      <w:pPr>
        <w:jc w:val="center"/>
        <w:rPr>
          <w:rFonts w:ascii="Times New Roman" w:hAnsi="Times New Roman" w:cs="Times New Roman"/>
          <w:b/>
          <w:bCs/>
          <w:sz w:val="24"/>
          <w:szCs w:val="24"/>
        </w:rPr>
      </w:pPr>
      <w:r>
        <w:rPr>
          <w:rFonts w:ascii="Times New Roman" w:hAnsi="Times New Roman" w:cs="Times New Roman"/>
          <w:b/>
          <w:bCs/>
          <w:sz w:val="24"/>
          <w:szCs w:val="24"/>
        </w:rPr>
        <w:t>Try This 22.</w:t>
      </w:r>
      <w:r w:rsidR="00160185">
        <w:rPr>
          <w:rFonts w:ascii="Times New Roman" w:hAnsi="Times New Roman" w:cs="Times New Roman"/>
          <w:b/>
          <w:bCs/>
          <w:sz w:val="24"/>
          <w:szCs w:val="24"/>
        </w:rPr>
        <w:t>10</w:t>
      </w:r>
      <w:r>
        <w:rPr>
          <w:rFonts w:ascii="Times New Roman" w:hAnsi="Times New Roman" w:cs="Times New Roman"/>
          <w:b/>
          <w:bCs/>
          <w:sz w:val="24"/>
          <w:szCs w:val="24"/>
        </w:rPr>
        <w:t>: Grasslands: Never-ending Beauty</w:t>
      </w:r>
    </w:p>
    <w:p w14:paraId="323F1E88" w14:textId="77777777" w:rsidR="00CE5EB7" w:rsidRDefault="00CE5EB7" w:rsidP="00CE5EB7">
      <w:pPr>
        <w:jc w:val="center"/>
        <w:rPr>
          <w:rFonts w:ascii="Times New Roman" w:hAnsi="Times New Roman" w:cs="Times New Roman"/>
          <w:sz w:val="24"/>
          <w:szCs w:val="24"/>
        </w:rPr>
      </w:pPr>
      <w:r>
        <w:rPr>
          <w:rFonts w:ascii="Times New Roman" w:hAnsi="Times New Roman" w:cs="Times New Roman"/>
          <w:sz w:val="24"/>
          <w:szCs w:val="24"/>
        </w:rPr>
        <w:t>See inspiring photos and films of grasslands.</w:t>
      </w:r>
    </w:p>
    <w:p w14:paraId="3A831C9A" w14:textId="77777777" w:rsidR="00CE5EB7" w:rsidRDefault="00CE5EB7" w:rsidP="00CE5EB7">
      <w:pPr>
        <w:jc w:val="center"/>
        <w:rPr>
          <w:rFonts w:ascii="Times New Roman" w:hAnsi="Times New Roman" w:cs="Times New Roman"/>
          <w:sz w:val="24"/>
          <w:szCs w:val="24"/>
        </w:rPr>
      </w:pPr>
      <w:r>
        <w:rPr>
          <w:rFonts w:ascii="Times New Roman" w:hAnsi="Times New Roman" w:cs="Times New Roman"/>
          <w:sz w:val="24"/>
          <w:szCs w:val="24"/>
        </w:rPr>
        <w:t>Enter: The Nature Conservancy Grasslands, films.</w:t>
      </w:r>
    </w:p>
    <w:p w14:paraId="52ED0793" w14:textId="77777777" w:rsidR="00CE5EB7" w:rsidRDefault="00CE5EB7" w:rsidP="00CE5EB7">
      <w:pPr>
        <w:jc w:val="center"/>
        <w:rPr>
          <w:rFonts w:ascii="Times New Roman" w:hAnsi="Times New Roman" w:cs="Times New Roman"/>
          <w:sz w:val="24"/>
          <w:szCs w:val="24"/>
        </w:rPr>
      </w:pPr>
      <w:r>
        <w:rPr>
          <w:rFonts w:ascii="Times New Roman" w:hAnsi="Times New Roman" w:cs="Times New Roman"/>
          <w:sz w:val="24"/>
          <w:szCs w:val="24"/>
        </w:rPr>
        <w:t xml:space="preserve">There are many. Watch and discuss. </w:t>
      </w:r>
    </w:p>
    <w:p w14:paraId="6A48851E" w14:textId="77777777" w:rsidR="00CE5EB7" w:rsidRDefault="00CE5EB7" w:rsidP="00CE5EB7">
      <w:pPr>
        <w:jc w:val="center"/>
        <w:rPr>
          <w:rFonts w:ascii="Times New Roman" w:hAnsi="Times New Roman" w:cs="Times New Roman"/>
          <w:sz w:val="24"/>
          <w:szCs w:val="24"/>
        </w:rPr>
      </w:pPr>
      <w:r>
        <w:rPr>
          <w:rFonts w:ascii="Times New Roman" w:hAnsi="Times New Roman" w:cs="Times New Roman"/>
          <w:sz w:val="24"/>
          <w:szCs w:val="24"/>
        </w:rPr>
        <w:t>Watch another and another.</w:t>
      </w:r>
    </w:p>
    <w:p w14:paraId="7B27AD41" w14:textId="77777777" w:rsidR="00CE5EB7" w:rsidRDefault="00CE5EB7" w:rsidP="00CE5EB7">
      <w:pPr>
        <w:rPr>
          <w:rFonts w:ascii="Times New Roman" w:hAnsi="Times New Roman" w:cs="Times New Roman"/>
          <w:b/>
          <w:bCs/>
          <w:sz w:val="24"/>
          <w:szCs w:val="24"/>
        </w:rPr>
      </w:pPr>
    </w:p>
    <w:p w14:paraId="3C2EA341" w14:textId="66EBDAB1" w:rsidR="00CE5EB7" w:rsidRDefault="00CE5EB7" w:rsidP="00CE5EB7">
      <w:pPr>
        <w:jc w:val="center"/>
        <w:rPr>
          <w:rFonts w:ascii="Times New Roman" w:hAnsi="Times New Roman" w:cs="Times New Roman"/>
          <w:b/>
          <w:bCs/>
          <w:sz w:val="24"/>
          <w:szCs w:val="24"/>
        </w:rPr>
      </w:pPr>
      <w:r>
        <w:rPr>
          <w:rFonts w:ascii="Times New Roman" w:hAnsi="Times New Roman" w:cs="Times New Roman"/>
          <w:b/>
          <w:bCs/>
          <w:sz w:val="24"/>
          <w:szCs w:val="24"/>
        </w:rPr>
        <w:t>Try This 22.1</w:t>
      </w:r>
      <w:r w:rsidR="00160185">
        <w:rPr>
          <w:rFonts w:ascii="Times New Roman" w:hAnsi="Times New Roman" w:cs="Times New Roman"/>
          <w:b/>
          <w:bCs/>
          <w:sz w:val="24"/>
          <w:szCs w:val="24"/>
        </w:rPr>
        <w:t>1</w:t>
      </w:r>
      <w:r>
        <w:rPr>
          <w:rFonts w:ascii="Times New Roman" w:hAnsi="Times New Roman" w:cs="Times New Roman"/>
          <w:b/>
          <w:bCs/>
          <w:sz w:val="24"/>
          <w:szCs w:val="24"/>
        </w:rPr>
        <w:t>: How Prairies Are Restored</w:t>
      </w:r>
    </w:p>
    <w:p w14:paraId="6439CC34" w14:textId="77777777" w:rsidR="00CE5EB7" w:rsidRDefault="00CE5EB7" w:rsidP="00CE5EB7">
      <w:pPr>
        <w:jc w:val="center"/>
        <w:rPr>
          <w:rFonts w:ascii="Times New Roman" w:hAnsi="Times New Roman" w:cs="Times New Roman"/>
          <w:sz w:val="24"/>
          <w:szCs w:val="24"/>
        </w:rPr>
      </w:pPr>
      <w:r>
        <w:rPr>
          <w:rFonts w:ascii="Times New Roman" w:hAnsi="Times New Roman" w:cs="Times New Roman"/>
          <w:sz w:val="24"/>
          <w:szCs w:val="24"/>
        </w:rPr>
        <w:t>See the commitment, love, and intense work in prairie restoration.</w:t>
      </w:r>
    </w:p>
    <w:p w14:paraId="185BCDB2" w14:textId="77777777" w:rsidR="00CE5EB7" w:rsidRDefault="00CE5EB7" w:rsidP="00CE5EB7">
      <w:pPr>
        <w:jc w:val="center"/>
        <w:rPr>
          <w:rFonts w:ascii="Times New Roman" w:hAnsi="Times New Roman" w:cs="Times New Roman"/>
          <w:sz w:val="24"/>
          <w:szCs w:val="24"/>
        </w:rPr>
      </w:pPr>
      <w:r>
        <w:rPr>
          <w:rFonts w:ascii="Times New Roman" w:hAnsi="Times New Roman" w:cs="Times New Roman"/>
          <w:sz w:val="24"/>
          <w:szCs w:val="24"/>
        </w:rPr>
        <w:t>Watch the arduous tasks: seed, harvest, sort, store, spread.</w:t>
      </w:r>
    </w:p>
    <w:p w14:paraId="14EEE13C" w14:textId="77777777" w:rsidR="00CE5EB7" w:rsidRDefault="00CE5EB7" w:rsidP="00CE5EB7">
      <w:pPr>
        <w:ind w:left="2610"/>
        <w:rPr>
          <w:rFonts w:ascii="Times New Roman" w:hAnsi="Times New Roman" w:cs="Times New Roman"/>
          <w:sz w:val="24"/>
          <w:szCs w:val="24"/>
        </w:rPr>
      </w:pPr>
      <w:r>
        <w:rPr>
          <w:rFonts w:ascii="Times New Roman" w:hAnsi="Times New Roman" w:cs="Times New Roman"/>
          <w:sz w:val="24"/>
          <w:szCs w:val="24"/>
        </w:rPr>
        <w:t xml:space="preserve">1. </w:t>
      </w:r>
      <w:r w:rsidRPr="00DE5FE1">
        <w:rPr>
          <w:rFonts w:ascii="Times New Roman" w:hAnsi="Times New Roman" w:cs="Times New Roman"/>
          <w:sz w:val="24"/>
          <w:szCs w:val="24"/>
        </w:rPr>
        <w:t>En</w:t>
      </w:r>
      <w:r>
        <w:rPr>
          <w:rFonts w:ascii="Times New Roman" w:hAnsi="Times New Roman" w:cs="Times New Roman"/>
          <w:sz w:val="24"/>
          <w:szCs w:val="24"/>
        </w:rPr>
        <w:t>t</w:t>
      </w:r>
      <w:r w:rsidRPr="00DE5FE1">
        <w:rPr>
          <w:rFonts w:ascii="Times New Roman" w:hAnsi="Times New Roman" w:cs="Times New Roman"/>
          <w:sz w:val="24"/>
          <w:szCs w:val="24"/>
        </w:rPr>
        <w:t>er Prairie Planes Resource  Institute</w:t>
      </w:r>
      <w:r>
        <w:rPr>
          <w:rFonts w:ascii="Times New Roman" w:hAnsi="Times New Roman" w:cs="Times New Roman"/>
          <w:sz w:val="24"/>
          <w:szCs w:val="24"/>
        </w:rPr>
        <w:t>.</w:t>
      </w:r>
    </w:p>
    <w:p w14:paraId="2B437DC9" w14:textId="77777777" w:rsidR="00CE5EB7" w:rsidRDefault="00CE5EB7" w:rsidP="00CE5EB7">
      <w:pPr>
        <w:ind w:left="2610"/>
        <w:rPr>
          <w:rFonts w:ascii="Times New Roman" w:hAnsi="Times New Roman" w:cs="Times New Roman"/>
          <w:sz w:val="24"/>
          <w:szCs w:val="24"/>
        </w:rPr>
      </w:pPr>
      <w:r>
        <w:rPr>
          <w:rFonts w:ascii="Times New Roman" w:hAnsi="Times New Roman" w:cs="Times New Roman"/>
          <w:sz w:val="24"/>
          <w:szCs w:val="24"/>
        </w:rPr>
        <w:t>2. On the site, scroll to Prairie Restoration.</w:t>
      </w:r>
    </w:p>
    <w:p w14:paraId="573D4A54" w14:textId="77777777" w:rsidR="00CE5EB7" w:rsidRDefault="00CE5EB7" w:rsidP="00CE5EB7">
      <w:pPr>
        <w:ind w:left="2610"/>
        <w:rPr>
          <w:rFonts w:ascii="Times New Roman" w:hAnsi="Times New Roman" w:cs="Times New Roman"/>
          <w:sz w:val="24"/>
          <w:szCs w:val="24"/>
        </w:rPr>
      </w:pPr>
      <w:r>
        <w:rPr>
          <w:rFonts w:ascii="Times New Roman" w:hAnsi="Times New Roman" w:cs="Times New Roman"/>
          <w:sz w:val="24"/>
          <w:szCs w:val="24"/>
        </w:rPr>
        <w:t>3. Click the words Planting Prairies.</w:t>
      </w:r>
    </w:p>
    <w:p w14:paraId="65596F33" w14:textId="77777777" w:rsidR="00CE5EB7" w:rsidRDefault="00CE5EB7" w:rsidP="00CE5EB7">
      <w:pPr>
        <w:ind w:left="2610"/>
        <w:rPr>
          <w:rFonts w:ascii="Times New Roman" w:hAnsi="Times New Roman" w:cs="Times New Roman"/>
          <w:sz w:val="24"/>
          <w:szCs w:val="24"/>
        </w:rPr>
      </w:pPr>
      <w:r>
        <w:rPr>
          <w:rFonts w:ascii="Times New Roman" w:hAnsi="Times New Roman" w:cs="Times New Roman"/>
          <w:sz w:val="24"/>
          <w:szCs w:val="24"/>
        </w:rPr>
        <w:t>4. Scroll to the 2</w:t>
      </w:r>
      <w:r w:rsidRPr="00DE5FE1">
        <w:rPr>
          <w:rFonts w:ascii="Times New Roman" w:hAnsi="Times New Roman" w:cs="Times New Roman"/>
          <w:sz w:val="24"/>
          <w:szCs w:val="24"/>
          <w:vertAlign w:val="superscript"/>
        </w:rPr>
        <w:t>nd</w:t>
      </w:r>
      <w:r>
        <w:rPr>
          <w:rFonts w:ascii="Times New Roman" w:hAnsi="Times New Roman" w:cs="Times New Roman"/>
          <w:sz w:val="24"/>
          <w:szCs w:val="24"/>
        </w:rPr>
        <w:t xml:space="preserve"> image – large containers of seeds.</w:t>
      </w:r>
    </w:p>
    <w:p w14:paraId="330BECF1" w14:textId="77777777" w:rsidR="00CE5EB7" w:rsidRPr="00DE5FE1" w:rsidRDefault="00CE5EB7" w:rsidP="00CE5EB7">
      <w:pPr>
        <w:ind w:left="2610"/>
        <w:rPr>
          <w:rFonts w:ascii="Times New Roman" w:hAnsi="Times New Roman" w:cs="Times New Roman"/>
          <w:sz w:val="24"/>
          <w:szCs w:val="24"/>
        </w:rPr>
      </w:pPr>
      <w:r>
        <w:rPr>
          <w:rFonts w:ascii="Times New Roman" w:hAnsi="Times New Roman" w:cs="Times New Roman"/>
          <w:sz w:val="24"/>
          <w:szCs w:val="24"/>
        </w:rPr>
        <w:t>5. Click on the box with the arrow.</w:t>
      </w:r>
    </w:p>
    <w:p w14:paraId="69CC23AC" w14:textId="77777777" w:rsidR="00CE5EB7" w:rsidRPr="00BB138A" w:rsidRDefault="00CE5EB7" w:rsidP="00CE5EB7">
      <w:pPr>
        <w:jc w:val="center"/>
        <w:rPr>
          <w:rFonts w:ascii="Times New Roman" w:hAnsi="Times New Roman" w:cs="Times New Roman"/>
          <w:b/>
          <w:bCs/>
          <w:sz w:val="24"/>
          <w:szCs w:val="24"/>
        </w:rPr>
      </w:pPr>
    </w:p>
    <w:p w14:paraId="4504D9D2" w14:textId="77777777" w:rsidR="00CE5EB7" w:rsidRDefault="00CE5EB7" w:rsidP="003E05E9">
      <w:pPr>
        <w:jc w:val="center"/>
        <w:rPr>
          <w:rFonts w:ascii="Times New Roman" w:hAnsi="Times New Roman" w:cs="Times New Roman"/>
          <w:b/>
          <w:bCs/>
          <w:sz w:val="24"/>
          <w:szCs w:val="24"/>
        </w:rPr>
      </w:pPr>
      <w:bookmarkStart w:id="45" w:name="_Hlk63764831"/>
    </w:p>
    <w:bookmarkEnd w:id="44"/>
    <w:bookmarkEnd w:id="45"/>
    <w:p w14:paraId="384446B7" w14:textId="77777777" w:rsidR="00CE5EB7" w:rsidRDefault="00CE5EB7" w:rsidP="003E05E9">
      <w:pPr>
        <w:jc w:val="center"/>
        <w:rPr>
          <w:rFonts w:ascii="Times New Roman" w:hAnsi="Times New Roman" w:cs="Times New Roman"/>
          <w:b/>
          <w:bCs/>
          <w:sz w:val="24"/>
          <w:szCs w:val="24"/>
        </w:rPr>
      </w:pPr>
    </w:p>
    <w:sectPr w:rsidR="00CE5EB7">
      <w:headerReference w:type="default" r:id="rId18"/>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8A12F4A" w14:textId="77777777" w:rsidR="00A3661C" w:rsidRDefault="00A3661C" w:rsidP="00767432">
      <w:r>
        <w:separator/>
      </w:r>
    </w:p>
  </w:endnote>
  <w:endnote w:type="continuationSeparator" w:id="0">
    <w:p w14:paraId="3859BAC4" w14:textId="77777777" w:rsidR="00A3661C" w:rsidRDefault="00A3661C" w:rsidP="007674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UI Gothic">
    <w:panose1 w:val="020B0600070205080204"/>
    <w:charset w:val="80"/>
    <w:family w:val="swiss"/>
    <w:pitch w:val="variable"/>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35AC66F" w14:textId="77777777" w:rsidR="009878FA" w:rsidRDefault="009878FA" w:rsidP="000C6105">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B0551F6" w14:textId="77777777" w:rsidR="00A3661C" w:rsidRDefault="00A3661C" w:rsidP="00767432">
      <w:r>
        <w:separator/>
      </w:r>
    </w:p>
  </w:footnote>
  <w:footnote w:type="continuationSeparator" w:id="0">
    <w:p w14:paraId="6EE08717" w14:textId="77777777" w:rsidR="00A3661C" w:rsidRDefault="00A3661C" w:rsidP="007674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212725701"/>
      <w:docPartObj>
        <w:docPartGallery w:val="Page Numbers (Top of Page)"/>
        <w:docPartUnique/>
      </w:docPartObj>
    </w:sdtPr>
    <w:sdtEndPr>
      <w:rPr>
        <w:noProof/>
      </w:rPr>
    </w:sdtEndPr>
    <w:sdtContent>
      <w:p w14:paraId="343D0F56" w14:textId="0B9E6848" w:rsidR="009878FA" w:rsidRDefault="009878F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78ECC8A" w14:textId="77777777" w:rsidR="009878FA" w:rsidRDefault="009878F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FF61C6"/>
    <w:multiLevelType w:val="hybridMultilevel"/>
    <w:tmpl w:val="824E90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97574B"/>
    <w:multiLevelType w:val="hybridMultilevel"/>
    <w:tmpl w:val="588096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F558B2"/>
    <w:multiLevelType w:val="hybridMultilevel"/>
    <w:tmpl w:val="B4407A62"/>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0C1B2740"/>
    <w:multiLevelType w:val="hybridMultilevel"/>
    <w:tmpl w:val="11146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245310"/>
    <w:multiLevelType w:val="hybridMultilevel"/>
    <w:tmpl w:val="8D00D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DE1DE8"/>
    <w:multiLevelType w:val="hybridMultilevel"/>
    <w:tmpl w:val="3C26DCC4"/>
    <w:lvl w:ilvl="0" w:tplc="0409000F">
      <w:start w:val="1"/>
      <w:numFmt w:val="decimal"/>
      <w:lvlText w:val="%1."/>
      <w:lvlJc w:val="left"/>
      <w:pPr>
        <w:ind w:left="720" w:hanging="360"/>
      </w:pPr>
      <w:rPr>
        <w:rFonts w:hint="default"/>
      </w:rPr>
    </w:lvl>
    <w:lvl w:ilvl="1" w:tplc="E2B6E9E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E455DB"/>
    <w:multiLevelType w:val="hybridMultilevel"/>
    <w:tmpl w:val="19F2BB6A"/>
    <w:lvl w:ilvl="0" w:tplc="04090001">
      <w:start w:val="1"/>
      <w:numFmt w:val="bullet"/>
      <w:lvlText w:val=""/>
      <w:lvlJc w:val="left"/>
      <w:pPr>
        <w:ind w:left="1622" w:hanging="360"/>
      </w:pPr>
      <w:rPr>
        <w:rFonts w:ascii="Symbol" w:hAnsi="Symbol" w:hint="default"/>
      </w:rPr>
    </w:lvl>
    <w:lvl w:ilvl="1" w:tplc="04090003" w:tentative="1">
      <w:start w:val="1"/>
      <w:numFmt w:val="bullet"/>
      <w:lvlText w:val="o"/>
      <w:lvlJc w:val="left"/>
      <w:pPr>
        <w:ind w:left="2342" w:hanging="360"/>
      </w:pPr>
      <w:rPr>
        <w:rFonts w:ascii="Courier New" w:hAnsi="Courier New" w:cs="Courier New" w:hint="default"/>
      </w:rPr>
    </w:lvl>
    <w:lvl w:ilvl="2" w:tplc="04090005" w:tentative="1">
      <w:start w:val="1"/>
      <w:numFmt w:val="bullet"/>
      <w:lvlText w:val=""/>
      <w:lvlJc w:val="left"/>
      <w:pPr>
        <w:ind w:left="3062" w:hanging="360"/>
      </w:pPr>
      <w:rPr>
        <w:rFonts w:ascii="Wingdings" w:hAnsi="Wingdings" w:hint="default"/>
      </w:rPr>
    </w:lvl>
    <w:lvl w:ilvl="3" w:tplc="04090001" w:tentative="1">
      <w:start w:val="1"/>
      <w:numFmt w:val="bullet"/>
      <w:lvlText w:val=""/>
      <w:lvlJc w:val="left"/>
      <w:pPr>
        <w:ind w:left="3782" w:hanging="360"/>
      </w:pPr>
      <w:rPr>
        <w:rFonts w:ascii="Symbol" w:hAnsi="Symbol" w:hint="default"/>
      </w:rPr>
    </w:lvl>
    <w:lvl w:ilvl="4" w:tplc="04090003" w:tentative="1">
      <w:start w:val="1"/>
      <w:numFmt w:val="bullet"/>
      <w:lvlText w:val="o"/>
      <w:lvlJc w:val="left"/>
      <w:pPr>
        <w:ind w:left="4502" w:hanging="360"/>
      </w:pPr>
      <w:rPr>
        <w:rFonts w:ascii="Courier New" w:hAnsi="Courier New" w:cs="Courier New" w:hint="default"/>
      </w:rPr>
    </w:lvl>
    <w:lvl w:ilvl="5" w:tplc="04090005" w:tentative="1">
      <w:start w:val="1"/>
      <w:numFmt w:val="bullet"/>
      <w:lvlText w:val=""/>
      <w:lvlJc w:val="left"/>
      <w:pPr>
        <w:ind w:left="5222" w:hanging="360"/>
      </w:pPr>
      <w:rPr>
        <w:rFonts w:ascii="Wingdings" w:hAnsi="Wingdings" w:hint="default"/>
      </w:rPr>
    </w:lvl>
    <w:lvl w:ilvl="6" w:tplc="04090001" w:tentative="1">
      <w:start w:val="1"/>
      <w:numFmt w:val="bullet"/>
      <w:lvlText w:val=""/>
      <w:lvlJc w:val="left"/>
      <w:pPr>
        <w:ind w:left="5942" w:hanging="360"/>
      </w:pPr>
      <w:rPr>
        <w:rFonts w:ascii="Symbol" w:hAnsi="Symbol" w:hint="default"/>
      </w:rPr>
    </w:lvl>
    <w:lvl w:ilvl="7" w:tplc="04090003" w:tentative="1">
      <w:start w:val="1"/>
      <w:numFmt w:val="bullet"/>
      <w:lvlText w:val="o"/>
      <w:lvlJc w:val="left"/>
      <w:pPr>
        <w:ind w:left="6662" w:hanging="360"/>
      </w:pPr>
      <w:rPr>
        <w:rFonts w:ascii="Courier New" w:hAnsi="Courier New" w:cs="Courier New" w:hint="default"/>
      </w:rPr>
    </w:lvl>
    <w:lvl w:ilvl="8" w:tplc="04090005" w:tentative="1">
      <w:start w:val="1"/>
      <w:numFmt w:val="bullet"/>
      <w:lvlText w:val=""/>
      <w:lvlJc w:val="left"/>
      <w:pPr>
        <w:ind w:left="7382" w:hanging="360"/>
      </w:pPr>
      <w:rPr>
        <w:rFonts w:ascii="Wingdings" w:hAnsi="Wingdings" w:hint="default"/>
      </w:rPr>
    </w:lvl>
  </w:abstractNum>
  <w:abstractNum w:abstractNumId="7" w15:restartNumberingAfterBreak="0">
    <w:nsid w:val="1AAA2977"/>
    <w:multiLevelType w:val="hybridMultilevel"/>
    <w:tmpl w:val="F0162694"/>
    <w:lvl w:ilvl="0" w:tplc="57163E84">
      <w:numFmt w:val="bullet"/>
      <w:lvlText w:val="◆"/>
      <w:lvlJc w:val="left"/>
      <w:pPr>
        <w:ind w:left="1760" w:hanging="360"/>
      </w:pPr>
      <w:rPr>
        <w:rFonts w:ascii="MS UI Gothic" w:eastAsia="MS UI Gothic" w:hAnsi="MS UI Gothic" w:cs="MS UI Gothic" w:hint="default"/>
        <w:color w:val="231F20"/>
        <w:w w:val="78"/>
        <w:sz w:val="18"/>
        <w:szCs w:val="18"/>
      </w:rPr>
    </w:lvl>
    <w:lvl w:ilvl="1" w:tplc="CE681584">
      <w:numFmt w:val="bullet"/>
      <w:lvlText w:val="•"/>
      <w:lvlJc w:val="left"/>
      <w:pPr>
        <w:ind w:left="2446" w:hanging="360"/>
      </w:pPr>
      <w:rPr>
        <w:rFonts w:hint="default"/>
      </w:rPr>
    </w:lvl>
    <w:lvl w:ilvl="2" w:tplc="AF7CA412">
      <w:numFmt w:val="bullet"/>
      <w:lvlText w:val="•"/>
      <w:lvlJc w:val="left"/>
      <w:pPr>
        <w:ind w:left="3132" w:hanging="360"/>
      </w:pPr>
      <w:rPr>
        <w:rFonts w:hint="default"/>
      </w:rPr>
    </w:lvl>
    <w:lvl w:ilvl="3" w:tplc="F1608252">
      <w:numFmt w:val="bullet"/>
      <w:lvlText w:val="•"/>
      <w:lvlJc w:val="left"/>
      <w:pPr>
        <w:ind w:left="3818" w:hanging="360"/>
      </w:pPr>
      <w:rPr>
        <w:rFonts w:hint="default"/>
      </w:rPr>
    </w:lvl>
    <w:lvl w:ilvl="4" w:tplc="F09E992E">
      <w:numFmt w:val="bullet"/>
      <w:lvlText w:val="•"/>
      <w:lvlJc w:val="left"/>
      <w:pPr>
        <w:ind w:left="4504" w:hanging="360"/>
      </w:pPr>
      <w:rPr>
        <w:rFonts w:hint="default"/>
      </w:rPr>
    </w:lvl>
    <w:lvl w:ilvl="5" w:tplc="23887ECA">
      <w:numFmt w:val="bullet"/>
      <w:lvlText w:val="•"/>
      <w:lvlJc w:val="left"/>
      <w:pPr>
        <w:ind w:left="5190" w:hanging="360"/>
      </w:pPr>
      <w:rPr>
        <w:rFonts w:hint="default"/>
      </w:rPr>
    </w:lvl>
    <w:lvl w:ilvl="6" w:tplc="94A61154">
      <w:numFmt w:val="bullet"/>
      <w:lvlText w:val="•"/>
      <w:lvlJc w:val="left"/>
      <w:pPr>
        <w:ind w:left="5876" w:hanging="360"/>
      </w:pPr>
      <w:rPr>
        <w:rFonts w:hint="default"/>
      </w:rPr>
    </w:lvl>
    <w:lvl w:ilvl="7" w:tplc="3F366484">
      <w:numFmt w:val="bullet"/>
      <w:lvlText w:val="•"/>
      <w:lvlJc w:val="left"/>
      <w:pPr>
        <w:ind w:left="6562" w:hanging="360"/>
      </w:pPr>
      <w:rPr>
        <w:rFonts w:hint="default"/>
      </w:rPr>
    </w:lvl>
    <w:lvl w:ilvl="8" w:tplc="8DFECF32">
      <w:numFmt w:val="bullet"/>
      <w:lvlText w:val="•"/>
      <w:lvlJc w:val="left"/>
      <w:pPr>
        <w:ind w:left="7248" w:hanging="360"/>
      </w:pPr>
      <w:rPr>
        <w:rFonts w:hint="default"/>
      </w:rPr>
    </w:lvl>
  </w:abstractNum>
  <w:abstractNum w:abstractNumId="8" w15:restartNumberingAfterBreak="0">
    <w:nsid w:val="21903E5A"/>
    <w:multiLevelType w:val="hybridMultilevel"/>
    <w:tmpl w:val="76F4E3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2346276"/>
    <w:multiLevelType w:val="hybridMultilevel"/>
    <w:tmpl w:val="170C80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0A74698"/>
    <w:multiLevelType w:val="hybridMultilevel"/>
    <w:tmpl w:val="D8D62B26"/>
    <w:lvl w:ilvl="0" w:tplc="CDFE2668">
      <w:start w:val="1"/>
      <w:numFmt w:val="decimal"/>
      <w:lvlText w:val="%1."/>
      <w:lvlJc w:val="left"/>
      <w:pPr>
        <w:ind w:left="1749" w:hanging="255"/>
        <w:jc w:val="right"/>
      </w:pPr>
      <w:rPr>
        <w:rFonts w:hint="default"/>
        <w:spacing w:val="-13"/>
        <w:w w:val="96"/>
      </w:rPr>
    </w:lvl>
    <w:lvl w:ilvl="1" w:tplc="BD748ED4">
      <w:numFmt w:val="bullet"/>
      <w:lvlText w:val="•"/>
      <w:lvlJc w:val="left"/>
      <w:pPr>
        <w:ind w:left="2370" w:hanging="255"/>
      </w:pPr>
      <w:rPr>
        <w:rFonts w:hint="default"/>
      </w:rPr>
    </w:lvl>
    <w:lvl w:ilvl="2" w:tplc="EA2AD9AC">
      <w:numFmt w:val="bullet"/>
      <w:lvlText w:val="•"/>
      <w:lvlJc w:val="left"/>
      <w:pPr>
        <w:ind w:left="3000" w:hanging="255"/>
      </w:pPr>
      <w:rPr>
        <w:rFonts w:hint="default"/>
      </w:rPr>
    </w:lvl>
    <w:lvl w:ilvl="3" w:tplc="3384BDC2">
      <w:numFmt w:val="bullet"/>
      <w:lvlText w:val="•"/>
      <w:lvlJc w:val="left"/>
      <w:pPr>
        <w:ind w:left="3630" w:hanging="255"/>
      </w:pPr>
      <w:rPr>
        <w:rFonts w:hint="default"/>
      </w:rPr>
    </w:lvl>
    <w:lvl w:ilvl="4" w:tplc="3D3CB41C">
      <w:numFmt w:val="bullet"/>
      <w:lvlText w:val="•"/>
      <w:lvlJc w:val="left"/>
      <w:pPr>
        <w:ind w:left="4260" w:hanging="255"/>
      </w:pPr>
      <w:rPr>
        <w:rFonts w:hint="default"/>
      </w:rPr>
    </w:lvl>
    <w:lvl w:ilvl="5" w:tplc="2B327528">
      <w:numFmt w:val="bullet"/>
      <w:lvlText w:val="•"/>
      <w:lvlJc w:val="left"/>
      <w:pPr>
        <w:ind w:left="4890" w:hanging="255"/>
      </w:pPr>
      <w:rPr>
        <w:rFonts w:hint="default"/>
      </w:rPr>
    </w:lvl>
    <w:lvl w:ilvl="6" w:tplc="F9502C50">
      <w:numFmt w:val="bullet"/>
      <w:lvlText w:val="•"/>
      <w:lvlJc w:val="left"/>
      <w:pPr>
        <w:ind w:left="5520" w:hanging="255"/>
      </w:pPr>
      <w:rPr>
        <w:rFonts w:hint="default"/>
      </w:rPr>
    </w:lvl>
    <w:lvl w:ilvl="7" w:tplc="7966992A">
      <w:numFmt w:val="bullet"/>
      <w:lvlText w:val="•"/>
      <w:lvlJc w:val="left"/>
      <w:pPr>
        <w:ind w:left="6150" w:hanging="255"/>
      </w:pPr>
      <w:rPr>
        <w:rFonts w:hint="default"/>
      </w:rPr>
    </w:lvl>
    <w:lvl w:ilvl="8" w:tplc="462425CE">
      <w:numFmt w:val="bullet"/>
      <w:lvlText w:val="•"/>
      <w:lvlJc w:val="left"/>
      <w:pPr>
        <w:ind w:left="6780" w:hanging="255"/>
      </w:pPr>
      <w:rPr>
        <w:rFonts w:hint="default"/>
      </w:rPr>
    </w:lvl>
  </w:abstractNum>
  <w:abstractNum w:abstractNumId="11" w15:restartNumberingAfterBreak="0">
    <w:nsid w:val="32CB655F"/>
    <w:multiLevelType w:val="hybridMultilevel"/>
    <w:tmpl w:val="6C42C0D8"/>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15:restartNumberingAfterBreak="0">
    <w:nsid w:val="32D14C63"/>
    <w:multiLevelType w:val="hybridMultilevel"/>
    <w:tmpl w:val="A1E68D22"/>
    <w:lvl w:ilvl="0" w:tplc="85242166">
      <w:start w:val="3"/>
      <w:numFmt w:val="bullet"/>
      <w:lvlText w:val="–"/>
      <w:lvlJc w:val="left"/>
      <w:pPr>
        <w:ind w:left="1080" w:hanging="360"/>
      </w:pPr>
      <w:rPr>
        <w:rFonts w:ascii="Times New Roman" w:eastAsia="Palatino Linotype"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A574B29"/>
    <w:multiLevelType w:val="hybridMultilevel"/>
    <w:tmpl w:val="4EBE2550"/>
    <w:lvl w:ilvl="0" w:tplc="F5B85438">
      <w:start w:val="1"/>
      <w:numFmt w:val="decimal"/>
      <w:lvlText w:val="%1."/>
      <w:lvlJc w:val="left"/>
      <w:pPr>
        <w:ind w:left="1139" w:hanging="298"/>
        <w:jc w:val="right"/>
      </w:pPr>
      <w:rPr>
        <w:rFonts w:ascii="Palatino Linotype" w:eastAsia="Palatino Linotype" w:hAnsi="Palatino Linotype" w:cs="Palatino Linotype" w:hint="default"/>
        <w:color w:val="231F20"/>
        <w:spacing w:val="-18"/>
        <w:w w:val="99"/>
        <w:sz w:val="21"/>
        <w:szCs w:val="21"/>
      </w:rPr>
    </w:lvl>
    <w:lvl w:ilvl="1" w:tplc="71D8FF34">
      <w:numFmt w:val="bullet"/>
      <w:lvlText w:val="•"/>
      <w:lvlJc w:val="left"/>
      <w:pPr>
        <w:ind w:left="1830" w:hanging="298"/>
      </w:pPr>
      <w:rPr>
        <w:rFonts w:hint="default"/>
      </w:rPr>
    </w:lvl>
    <w:lvl w:ilvl="2" w:tplc="1790523A">
      <w:numFmt w:val="bullet"/>
      <w:lvlText w:val="•"/>
      <w:lvlJc w:val="left"/>
      <w:pPr>
        <w:ind w:left="2520" w:hanging="298"/>
      </w:pPr>
      <w:rPr>
        <w:rFonts w:hint="default"/>
      </w:rPr>
    </w:lvl>
    <w:lvl w:ilvl="3" w:tplc="E75A0434">
      <w:numFmt w:val="bullet"/>
      <w:lvlText w:val="•"/>
      <w:lvlJc w:val="left"/>
      <w:pPr>
        <w:ind w:left="3210" w:hanging="298"/>
      </w:pPr>
      <w:rPr>
        <w:rFonts w:hint="default"/>
      </w:rPr>
    </w:lvl>
    <w:lvl w:ilvl="4" w:tplc="942E56DC">
      <w:numFmt w:val="bullet"/>
      <w:lvlText w:val="•"/>
      <w:lvlJc w:val="left"/>
      <w:pPr>
        <w:ind w:left="3900" w:hanging="298"/>
      </w:pPr>
      <w:rPr>
        <w:rFonts w:hint="default"/>
      </w:rPr>
    </w:lvl>
    <w:lvl w:ilvl="5" w:tplc="CB12F7D8">
      <w:numFmt w:val="bullet"/>
      <w:lvlText w:val="•"/>
      <w:lvlJc w:val="left"/>
      <w:pPr>
        <w:ind w:left="4590" w:hanging="298"/>
      </w:pPr>
      <w:rPr>
        <w:rFonts w:hint="default"/>
      </w:rPr>
    </w:lvl>
    <w:lvl w:ilvl="6" w:tplc="AD82F828">
      <w:numFmt w:val="bullet"/>
      <w:lvlText w:val="•"/>
      <w:lvlJc w:val="left"/>
      <w:pPr>
        <w:ind w:left="5280" w:hanging="298"/>
      </w:pPr>
      <w:rPr>
        <w:rFonts w:hint="default"/>
      </w:rPr>
    </w:lvl>
    <w:lvl w:ilvl="7" w:tplc="B808BFF0">
      <w:numFmt w:val="bullet"/>
      <w:lvlText w:val="•"/>
      <w:lvlJc w:val="left"/>
      <w:pPr>
        <w:ind w:left="5970" w:hanging="298"/>
      </w:pPr>
      <w:rPr>
        <w:rFonts w:hint="default"/>
      </w:rPr>
    </w:lvl>
    <w:lvl w:ilvl="8" w:tplc="0CFC80C0">
      <w:numFmt w:val="bullet"/>
      <w:lvlText w:val="•"/>
      <w:lvlJc w:val="left"/>
      <w:pPr>
        <w:ind w:left="6660" w:hanging="298"/>
      </w:pPr>
      <w:rPr>
        <w:rFonts w:hint="default"/>
      </w:rPr>
    </w:lvl>
  </w:abstractNum>
  <w:abstractNum w:abstractNumId="14" w15:restartNumberingAfterBreak="0">
    <w:nsid w:val="3A6C758C"/>
    <w:multiLevelType w:val="hybridMultilevel"/>
    <w:tmpl w:val="B4FCB89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0152E57"/>
    <w:multiLevelType w:val="hybridMultilevel"/>
    <w:tmpl w:val="D7489CDC"/>
    <w:lvl w:ilvl="0" w:tplc="0F52230E">
      <w:start w:val="1"/>
      <w:numFmt w:val="decimal"/>
      <w:lvlText w:val="%1."/>
      <w:lvlJc w:val="left"/>
      <w:pPr>
        <w:ind w:left="2479" w:hanging="255"/>
      </w:pPr>
      <w:rPr>
        <w:rFonts w:ascii="Palatino Linotype" w:eastAsia="Palatino Linotype" w:hAnsi="Palatino Linotype" w:cs="Palatino Linotype" w:hint="default"/>
        <w:color w:val="231F20"/>
        <w:spacing w:val="-16"/>
        <w:w w:val="99"/>
        <w:sz w:val="21"/>
        <w:szCs w:val="21"/>
      </w:rPr>
    </w:lvl>
    <w:lvl w:ilvl="1" w:tplc="55EA6FB2">
      <w:numFmt w:val="bullet"/>
      <w:lvlText w:val="•"/>
      <w:lvlJc w:val="left"/>
      <w:pPr>
        <w:ind w:left="3166" w:hanging="255"/>
      </w:pPr>
      <w:rPr>
        <w:rFonts w:hint="default"/>
      </w:rPr>
    </w:lvl>
    <w:lvl w:ilvl="2" w:tplc="9360402E">
      <w:numFmt w:val="bullet"/>
      <w:lvlText w:val="•"/>
      <w:lvlJc w:val="left"/>
      <w:pPr>
        <w:ind w:left="3852" w:hanging="255"/>
      </w:pPr>
      <w:rPr>
        <w:rFonts w:hint="default"/>
      </w:rPr>
    </w:lvl>
    <w:lvl w:ilvl="3" w:tplc="AACCD3C6">
      <w:numFmt w:val="bullet"/>
      <w:lvlText w:val="•"/>
      <w:lvlJc w:val="left"/>
      <w:pPr>
        <w:ind w:left="4538" w:hanging="255"/>
      </w:pPr>
      <w:rPr>
        <w:rFonts w:hint="default"/>
      </w:rPr>
    </w:lvl>
    <w:lvl w:ilvl="4" w:tplc="0CD247DC">
      <w:numFmt w:val="bullet"/>
      <w:lvlText w:val="•"/>
      <w:lvlJc w:val="left"/>
      <w:pPr>
        <w:ind w:left="5224" w:hanging="255"/>
      </w:pPr>
      <w:rPr>
        <w:rFonts w:hint="default"/>
      </w:rPr>
    </w:lvl>
    <w:lvl w:ilvl="5" w:tplc="2C0C0E7C">
      <w:numFmt w:val="bullet"/>
      <w:lvlText w:val="•"/>
      <w:lvlJc w:val="left"/>
      <w:pPr>
        <w:ind w:left="5910" w:hanging="255"/>
      </w:pPr>
      <w:rPr>
        <w:rFonts w:hint="default"/>
      </w:rPr>
    </w:lvl>
    <w:lvl w:ilvl="6" w:tplc="1CC06B68">
      <w:numFmt w:val="bullet"/>
      <w:lvlText w:val="•"/>
      <w:lvlJc w:val="left"/>
      <w:pPr>
        <w:ind w:left="6596" w:hanging="255"/>
      </w:pPr>
      <w:rPr>
        <w:rFonts w:hint="default"/>
      </w:rPr>
    </w:lvl>
    <w:lvl w:ilvl="7" w:tplc="08DAD80E">
      <w:numFmt w:val="bullet"/>
      <w:lvlText w:val="•"/>
      <w:lvlJc w:val="left"/>
      <w:pPr>
        <w:ind w:left="7282" w:hanging="255"/>
      </w:pPr>
      <w:rPr>
        <w:rFonts w:hint="default"/>
      </w:rPr>
    </w:lvl>
    <w:lvl w:ilvl="8" w:tplc="3AF65D56">
      <w:numFmt w:val="bullet"/>
      <w:lvlText w:val="•"/>
      <w:lvlJc w:val="left"/>
      <w:pPr>
        <w:ind w:left="7968" w:hanging="255"/>
      </w:pPr>
      <w:rPr>
        <w:rFonts w:hint="default"/>
      </w:rPr>
    </w:lvl>
  </w:abstractNum>
  <w:abstractNum w:abstractNumId="16" w15:restartNumberingAfterBreak="0">
    <w:nsid w:val="40D14EA6"/>
    <w:multiLevelType w:val="hybridMultilevel"/>
    <w:tmpl w:val="982C59F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15:restartNumberingAfterBreak="0">
    <w:nsid w:val="41DA7961"/>
    <w:multiLevelType w:val="hybridMultilevel"/>
    <w:tmpl w:val="8EF01382"/>
    <w:lvl w:ilvl="0" w:tplc="CF58010A">
      <w:numFmt w:val="bullet"/>
      <w:lvlText w:val="◆"/>
      <w:lvlJc w:val="left"/>
      <w:pPr>
        <w:ind w:left="1760" w:hanging="360"/>
      </w:pPr>
      <w:rPr>
        <w:rFonts w:ascii="MS UI Gothic" w:eastAsia="MS UI Gothic" w:hAnsi="MS UI Gothic" w:cs="MS UI Gothic" w:hint="default"/>
        <w:color w:val="231F20"/>
        <w:w w:val="78"/>
        <w:sz w:val="18"/>
        <w:szCs w:val="18"/>
      </w:rPr>
    </w:lvl>
    <w:lvl w:ilvl="1" w:tplc="5AD87BE2">
      <w:numFmt w:val="bullet"/>
      <w:lvlText w:val="•"/>
      <w:lvlJc w:val="left"/>
      <w:pPr>
        <w:ind w:left="2446" w:hanging="360"/>
      </w:pPr>
      <w:rPr>
        <w:rFonts w:hint="default"/>
      </w:rPr>
    </w:lvl>
    <w:lvl w:ilvl="2" w:tplc="2AE64694">
      <w:numFmt w:val="bullet"/>
      <w:lvlText w:val="•"/>
      <w:lvlJc w:val="left"/>
      <w:pPr>
        <w:ind w:left="3132" w:hanging="360"/>
      </w:pPr>
      <w:rPr>
        <w:rFonts w:hint="default"/>
      </w:rPr>
    </w:lvl>
    <w:lvl w:ilvl="3" w:tplc="F5127194">
      <w:numFmt w:val="bullet"/>
      <w:lvlText w:val="•"/>
      <w:lvlJc w:val="left"/>
      <w:pPr>
        <w:ind w:left="3818" w:hanging="360"/>
      </w:pPr>
      <w:rPr>
        <w:rFonts w:hint="default"/>
      </w:rPr>
    </w:lvl>
    <w:lvl w:ilvl="4" w:tplc="A8183128">
      <w:numFmt w:val="bullet"/>
      <w:lvlText w:val="•"/>
      <w:lvlJc w:val="left"/>
      <w:pPr>
        <w:ind w:left="4504" w:hanging="360"/>
      </w:pPr>
      <w:rPr>
        <w:rFonts w:hint="default"/>
      </w:rPr>
    </w:lvl>
    <w:lvl w:ilvl="5" w:tplc="2982C8B8">
      <w:numFmt w:val="bullet"/>
      <w:lvlText w:val="•"/>
      <w:lvlJc w:val="left"/>
      <w:pPr>
        <w:ind w:left="5190" w:hanging="360"/>
      </w:pPr>
      <w:rPr>
        <w:rFonts w:hint="default"/>
      </w:rPr>
    </w:lvl>
    <w:lvl w:ilvl="6" w:tplc="F720206C">
      <w:numFmt w:val="bullet"/>
      <w:lvlText w:val="•"/>
      <w:lvlJc w:val="left"/>
      <w:pPr>
        <w:ind w:left="5876" w:hanging="360"/>
      </w:pPr>
      <w:rPr>
        <w:rFonts w:hint="default"/>
      </w:rPr>
    </w:lvl>
    <w:lvl w:ilvl="7" w:tplc="4A6C817C">
      <w:numFmt w:val="bullet"/>
      <w:lvlText w:val="•"/>
      <w:lvlJc w:val="left"/>
      <w:pPr>
        <w:ind w:left="6562" w:hanging="360"/>
      </w:pPr>
      <w:rPr>
        <w:rFonts w:hint="default"/>
      </w:rPr>
    </w:lvl>
    <w:lvl w:ilvl="8" w:tplc="0E0AE78C">
      <w:numFmt w:val="bullet"/>
      <w:lvlText w:val="•"/>
      <w:lvlJc w:val="left"/>
      <w:pPr>
        <w:ind w:left="7248" w:hanging="360"/>
      </w:pPr>
      <w:rPr>
        <w:rFonts w:hint="default"/>
      </w:rPr>
    </w:lvl>
  </w:abstractNum>
  <w:abstractNum w:abstractNumId="18" w15:restartNumberingAfterBreak="0">
    <w:nsid w:val="47402FC0"/>
    <w:multiLevelType w:val="hybridMultilevel"/>
    <w:tmpl w:val="1F62628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51612D44"/>
    <w:multiLevelType w:val="hybridMultilevel"/>
    <w:tmpl w:val="865CEA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2263792"/>
    <w:multiLevelType w:val="hybridMultilevel"/>
    <w:tmpl w:val="3A0C702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56AF52A8"/>
    <w:multiLevelType w:val="hybridMultilevel"/>
    <w:tmpl w:val="768675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572024B1"/>
    <w:multiLevelType w:val="hybridMultilevel"/>
    <w:tmpl w:val="B8B0E3E8"/>
    <w:lvl w:ilvl="0" w:tplc="CD84F960">
      <w:start w:val="1"/>
      <w:numFmt w:val="decimal"/>
      <w:lvlText w:val="%1."/>
      <w:lvlJc w:val="left"/>
      <w:pPr>
        <w:ind w:left="1399" w:hanging="298"/>
        <w:jc w:val="right"/>
      </w:pPr>
      <w:rPr>
        <w:rFonts w:ascii="Palatino Linotype" w:eastAsia="Palatino Linotype" w:hAnsi="Palatino Linotype" w:cs="Palatino Linotype" w:hint="default"/>
        <w:color w:val="231F20"/>
        <w:spacing w:val="-23"/>
        <w:w w:val="99"/>
        <w:sz w:val="21"/>
        <w:szCs w:val="21"/>
      </w:rPr>
    </w:lvl>
    <w:lvl w:ilvl="1" w:tplc="9F3AF838">
      <w:numFmt w:val="bullet"/>
      <w:lvlText w:val="•"/>
      <w:lvlJc w:val="left"/>
      <w:pPr>
        <w:ind w:left="2122" w:hanging="298"/>
      </w:pPr>
      <w:rPr>
        <w:rFonts w:hint="default"/>
      </w:rPr>
    </w:lvl>
    <w:lvl w:ilvl="2" w:tplc="3AD42818">
      <w:numFmt w:val="bullet"/>
      <w:lvlText w:val="•"/>
      <w:lvlJc w:val="left"/>
      <w:pPr>
        <w:ind w:left="2844" w:hanging="298"/>
      </w:pPr>
      <w:rPr>
        <w:rFonts w:hint="default"/>
      </w:rPr>
    </w:lvl>
    <w:lvl w:ilvl="3" w:tplc="77E8829C">
      <w:numFmt w:val="bullet"/>
      <w:lvlText w:val="•"/>
      <w:lvlJc w:val="left"/>
      <w:pPr>
        <w:ind w:left="3566" w:hanging="298"/>
      </w:pPr>
      <w:rPr>
        <w:rFonts w:hint="default"/>
      </w:rPr>
    </w:lvl>
    <w:lvl w:ilvl="4" w:tplc="169EFAA8">
      <w:numFmt w:val="bullet"/>
      <w:lvlText w:val="•"/>
      <w:lvlJc w:val="left"/>
      <w:pPr>
        <w:ind w:left="4288" w:hanging="298"/>
      </w:pPr>
      <w:rPr>
        <w:rFonts w:hint="default"/>
      </w:rPr>
    </w:lvl>
    <w:lvl w:ilvl="5" w:tplc="83ACC4C4">
      <w:numFmt w:val="bullet"/>
      <w:lvlText w:val="•"/>
      <w:lvlJc w:val="left"/>
      <w:pPr>
        <w:ind w:left="5010" w:hanging="298"/>
      </w:pPr>
      <w:rPr>
        <w:rFonts w:hint="default"/>
      </w:rPr>
    </w:lvl>
    <w:lvl w:ilvl="6" w:tplc="257427E2">
      <w:numFmt w:val="bullet"/>
      <w:lvlText w:val="•"/>
      <w:lvlJc w:val="left"/>
      <w:pPr>
        <w:ind w:left="5732" w:hanging="298"/>
      </w:pPr>
      <w:rPr>
        <w:rFonts w:hint="default"/>
      </w:rPr>
    </w:lvl>
    <w:lvl w:ilvl="7" w:tplc="607ABF22">
      <w:numFmt w:val="bullet"/>
      <w:lvlText w:val="•"/>
      <w:lvlJc w:val="left"/>
      <w:pPr>
        <w:ind w:left="6454" w:hanging="298"/>
      </w:pPr>
      <w:rPr>
        <w:rFonts w:hint="default"/>
      </w:rPr>
    </w:lvl>
    <w:lvl w:ilvl="8" w:tplc="EEAE3D16">
      <w:numFmt w:val="bullet"/>
      <w:lvlText w:val="•"/>
      <w:lvlJc w:val="left"/>
      <w:pPr>
        <w:ind w:left="7176" w:hanging="298"/>
      </w:pPr>
      <w:rPr>
        <w:rFonts w:hint="default"/>
      </w:rPr>
    </w:lvl>
  </w:abstractNum>
  <w:abstractNum w:abstractNumId="23" w15:restartNumberingAfterBreak="0">
    <w:nsid w:val="5F5171C2"/>
    <w:multiLevelType w:val="hybridMultilevel"/>
    <w:tmpl w:val="D69EE844"/>
    <w:lvl w:ilvl="0" w:tplc="18F60584">
      <w:start w:val="3"/>
      <w:numFmt w:val="bullet"/>
      <w:lvlText w:val=""/>
      <w:lvlJc w:val="left"/>
      <w:pPr>
        <w:ind w:left="1080" w:hanging="360"/>
      </w:pPr>
      <w:rPr>
        <w:rFonts w:ascii="Wingdings" w:eastAsia="Palatino Linotype"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60F25F45"/>
    <w:multiLevelType w:val="hybridMultilevel"/>
    <w:tmpl w:val="669C0180"/>
    <w:lvl w:ilvl="0" w:tplc="CF84AAC0">
      <w:numFmt w:val="bullet"/>
      <w:lvlText w:val="◆"/>
      <w:lvlJc w:val="left"/>
      <w:pPr>
        <w:ind w:left="1080" w:hanging="360"/>
      </w:pPr>
      <w:rPr>
        <w:rFonts w:ascii="MS UI Gothic" w:eastAsia="MS UI Gothic" w:hAnsi="MS UI Gothic" w:cs="MS UI Gothic" w:hint="default"/>
        <w:color w:val="231F20"/>
        <w:w w:val="78"/>
        <w:sz w:val="18"/>
        <w:szCs w:val="18"/>
      </w:rPr>
    </w:lvl>
    <w:lvl w:ilvl="1" w:tplc="145A30EC">
      <w:numFmt w:val="bullet"/>
      <w:lvlText w:val="•"/>
      <w:lvlJc w:val="left"/>
      <w:pPr>
        <w:ind w:left="1692" w:hanging="360"/>
      </w:pPr>
      <w:rPr>
        <w:rFonts w:hint="default"/>
      </w:rPr>
    </w:lvl>
    <w:lvl w:ilvl="2" w:tplc="4D7E3B20">
      <w:numFmt w:val="bullet"/>
      <w:lvlText w:val="•"/>
      <w:lvlJc w:val="left"/>
      <w:pPr>
        <w:ind w:left="2304" w:hanging="360"/>
      </w:pPr>
      <w:rPr>
        <w:rFonts w:hint="default"/>
      </w:rPr>
    </w:lvl>
    <w:lvl w:ilvl="3" w:tplc="9F0636A2">
      <w:numFmt w:val="bullet"/>
      <w:lvlText w:val="•"/>
      <w:lvlJc w:val="left"/>
      <w:pPr>
        <w:ind w:left="2916" w:hanging="360"/>
      </w:pPr>
      <w:rPr>
        <w:rFonts w:hint="default"/>
      </w:rPr>
    </w:lvl>
    <w:lvl w:ilvl="4" w:tplc="5660F762">
      <w:numFmt w:val="bullet"/>
      <w:lvlText w:val="•"/>
      <w:lvlJc w:val="left"/>
      <w:pPr>
        <w:ind w:left="3528" w:hanging="360"/>
      </w:pPr>
      <w:rPr>
        <w:rFonts w:hint="default"/>
      </w:rPr>
    </w:lvl>
    <w:lvl w:ilvl="5" w:tplc="F432CFA2">
      <w:numFmt w:val="bullet"/>
      <w:lvlText w:val="•"/>
      <w:lvlJc w:val="left"/>
      <w:pPr>
        <w:ind w:left="4140" w:hanging="360"/>
      </w:pPr>
      <w:rPr>
        <w:rFonts w:hint="default"/>
      </w:rPr>
    </w:lvl>
    <w:lvl w:ilvl="6" w:tplc="03A05A48">
      <w:numFmt w:val="bullet"/>
      <w:lvlText w:val="•"/>
      <w:lvlJc w:val="left"/>
      <w:pPr>
        <w:ind w:left="4752" w:hanging="360"/>
      </w:pPr>
      <w:rPr>
        <w:rFonts w:hint="default"/>
      </w:rPr>
    </w:lvl>
    <w:lvl w:ilvl="7" w:tplc="140453B2">
      <w:numFmt w:val="bullet"/>
      <w:lvlText w:val="•"/>
      <w:lvlJc w:val="left"/>
      <w:pPr>
        <w:ind w:left="5364" w:hanging="360"/>
      </w:pPr>
      <w:rPr>
        <w:rFonts w:hint="default"/>
      </w:rPr>
    </w:lvl>
    <w:lvl w:ilvl="8" w:tplc="607CE3F4">
      <w:numFmt w:val="bullet"/>
      <w:lvlText w:val="•"/>
      <w:lvlJc w:val="left"/>
      <w:pPr>
        <w:ind w:left="5976" w:hanging="360"/>
      </w:pPr>
      <w:rPr>
        <w:rFonts w:hint="default"/>
      </w:rPr>
    </w:lvl>
  </w:abstractNum>
  <w:abstractNum w:abstractNumId="25" w15:restartNumberingAfterBreak="0">
    <w:nsid w:val="61CB74FC"/>
    <w:multiLevelType w:val="hybridMultilevel"/>
    <w:tmpl w:val="806AC7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7880FB2"/>
    <w:multiLevelType w:val="hybridMultilevel"/>
    <w:tmpl w:val="963293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89868F3"/>
    <w:multiLevelType w:val="hybridMultilevel"/>
    <w:tmpl w:val="DB2CE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3305B04"/>
    <w:multiLevelType w:val="hybridMultilevel"/>
    <w:tmpl w:val="D1C050F0"/>
    <w:lvl w:ilvl="0" w:tplc="04090001">
      <w:start w:val="1"/>
      <w:numFmt w:val="bullet"/>
      <w:lvlText w:val=""/>
      <w:lvlJc w:val="left"/>
      <w:pPr>
        <w:ind w:left="1620" w:hanging="360"/>
      </w:pPr>
      <w:rPr>
        <w:rFonts w:ascii="Symbol" w:hAnsi="Symbol" w:hint="default"/>
      </w:rPr>
    </w:lvl>
    <w:lvl w:ilvl="1" w:tplc="04090003">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29" w15:restartNumberingAfterBreak="0">
    <w:nsid w:val="7488547E"/>
    <w:multiLevelType w:val="hybridMultilevel"/>
    <w:tmpl w:val="7696C8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8517C19"/>
    <w:multiLevelType w:val="hybridMultilevel"/>
    <w:tmpl w:val="1E1C8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C686884"/>
    <w:multiLevelType w:val="hybridMultilevel"/>
    <w:tmpl w:val="C088C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24"/>
  </w:num>
  <w:num w:numId="3">
    <w:abstractNumId w:val="17"/>
  </w:num>
  <w:num w:numId="4">
    <w:abstractNumId w:val="15"/>
  </w:num>
  <w:num w:numId="5">
    <w:abstractNumId w:val="7"/>
  </w:num>
  <w:num w:numId="6">
    <w:abstractNumId w:val="13"/>
  </w:num>
  <w:num w:numId="7">
    <w:abstractNumId w:val="22"/>
  </w:num>
  <w:num w:numId="8">
    <w:abstractNumId w:val="16"/>
  </w:num>
  <w:num w:numId="9">
    <w:abstractNumId w:val="2"/>
  </w:num>
  <w:num w:numId="10">
    <w:abstractNumId w:val="27"/>
  </w:num>
  <w:num w:numId="11">
    <w:abstractNumId w:val="0"/>
  </w:num>
  <w:num w:numId="12">
    <w:abstractNumId w:val="31"/>
  </w:num>
  <w:num w:numId="13">
    <w:abstractNumId w:val="4"/>
  </w:num>
  <w:num w:numId="14">
    <w:abstractNumId w:val="28"/>
  </w:num>
  <w:num w:numId="15">
    <w:abstractNumId w:val="30"/>
  </w:num>
  <w:num w:numId="16">
    <w:abstractNumId w:val="18"/>
  </w:num>
  <w:num w:numId="17">
    <w:abstractNumId w:val="19"/>
  </w:num>
  <w:num w:numId="18">
    <w:abstractNumId w:val="3"/>
  </w:num>
  <w:num w:numId="19">
    <w:abstractNumId w:val="29"/>
  </w:num>
  <w:num w:numId="20">
    <w:abstractNumId w:val="6"/>
  </w:num>
  <w:num w:numId="21">
    <w:abstractNumId w:val="5"/>
  </w:num>
  <w:num w:numId="22">
    <w:abstractNumId w:val="10"/>
    <w:lvlOverride w:ilvl="0">
      <w:startOverride w:val="1"/>
    </w:lvlOverride>
    <w:lvlOverride w:ilvl="1"/>
    <w:lvlOverride w:ilvl="2"/>
    <w:lvlOverride w:ilvl="3"/>
    <w:lvlOverride w:ilvl="4"/>
    <w:lvlOverride w:ilvl="5"/>
    <w:lvlOverride w:ilvl="6"/>
    <w:lvlOverride w:ilvl="7"/>
    <w:lvlOverride w:ilvl="8"/>
  </w:num>
  <w:num w:numId="23">
    <w:abstractNumId w:val="9"/>
  </w:num>
  <w:num w:numId="24">
    <w:abstractNumId w:val="21"/>
  </w:num>
  <w:num w:numId="25">
    <w:abstractNumId w:val="11"/>
  </w:num>
  <w:num w:numId="26">
    <w:abstractNumId w:val="23"/>
  </w:num>
  <w:num w:numId="27">
    <w:abstractNumId w:val="12"/>
  </w:num>
  <w:num w:numId="28">
    <w:abstractNumId w:val="14"/>
  </w:num>
  <w:num w:numId="29">
    <w:abstractNumId w:val="20"/>
  </w:num>
  <w:num w:numId="30">
    <w:abstractNumId w:val="26"/>
  </w:num>
  <w:num w:numId="31">
    <w:abstractNumId w:val="8"/>
  </w:num>
  <w:num w:numId="32">
    <w:abstractNumId w:val="1"/>
  </w:num>
  <w:num w:numId="33">
    <w:abstractNumId w:val="2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Ann Lewin-Benham">
    <w15:presenceInfo w15:providerId="Windows Live" w15:userId="32186cbef1b5910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5"/>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4661"/>
    <w:rsid w:val="00005919"/>
    <w:rsid w:val="00010F7C"/>
    <w:rsid w:val="00013F58"/>
    <w:rsid w:val="00017D53"/>
    <w:rsid w:val="00023E71"/>
    <w:rsid w:val="00031329"/>
    <w:rsid w:val="000358A7"/>
    <w:rsid w:val="00035F8F"/>
    <w:rsid w:val="00051542"/>
    <w:rsid w:val="000515C5"/>
    <w:rsid w:val="00052B5F"/>
    <w:rsid w:val="00056809"/>
    <w:rsid w:val="00057A30"/>
    <w:rsid w:val="00091319"/>
    <w:rsid w:val="000A1794"/>
    <w:rsid w:val="000A6D1B"/>
    <w:rsid w:val="000B1522"/>
    <w:rsid w:val="000C12C4"/>
    <w:rsid w:val="000C3CC5"/>
    <w:rsid w:val="000C6105"/>
    <w:rsid w:val="000D07B5"/>
    <w:rsid w:val="000E343E"/>
    <w:rsid w:val="000E3E90"/>
    <w:rsid w:val="000F14DF"/>
    <w:rsid w:val="001022B5"/>
    <w:rsid w:val="00111BD5"/>
    <w:rsid w:val="00115B26"/>
    <w:rsid w:val="00116035"/>
    <w:rsid w:val="001263EA"/>
    <w:rsid w:val="00130F35"/>
    <w:rsid w:val="0013281C"/>
    <w:rsid w:val="00137D88"/>
    <w:rsid w:val="00142AE4"/>
    <w:rsid w:val="00160185"/>
    <w:rsid w:val="00166775"/>
    <w:rsid w:val="00171A73"/>
    <w:rsid w:val="00172010"/>
    <w:rsid w:val="00186541"/>
    <w:rsid w:val="0018675E"/>
    <w:rsid w:val="00186D3C"/>
    <w:rsid w:val="001A3A80"/>
    <w:rsid w:val="001C10CC"/>
    <w:rsid w:val="001C2732"/>
    <w:rsid w:val="001C2FD4"/>
    <w:rsid w:val="001D1133"/>
    <w:rsid w:val="001D76C2"/>
    <w:rsid w:val="001D7D49"/>
    <w:rsid w:val="001E37D9"/>
    <w:rsid w:val="00201E88"/>
    <w:rsid w:val="00207182"/>
    <w:rsid w:val="002152E4"/>
    <w:rsid w:val="00231684"/>
    <w:rsid w:val="00232247"/>
    <w:rsid w:val="00240536"/>
    <w:rsid w:val="00244661"/>
    <w:rsid w:val="00273B57"/>
    <w:rsid w:val="00283547"/>
    <w:rsid w:val="002851DB"/>
    <w:rsid w:val="00285518"/>
    <w:rsid w:val="002945CD"/>
    <w:rsid w:val="0029541E"/>
    <w:rsid w:val="00295F21"/>
    <w:rsid w:val="002A5638"/>
    <w:rsid w:val="002B4954"/>
    <w:rsid w:val="002B751A"/>
    <w:rsid w:val="002B75FD"/>
    <w:rsid w:val="002C1C09"/>
    <w:rsid w:val="002C788A"/>
    <w:rsid w:val="002D1503"/>
    <w:rsid w:val="002D546B"/>
    <w:rsid w:val="002E3CD4"/>
    <w:rsid w:val="002F328C"/>
    <w:rsid w:val="002F4394"/>
    <w:rsid w:val="00326240"/>
    <w:rsid w:val="00327BD4"/>
    <w:rsid w:val="00333372"/>
    <w:rsid w:val="00350482"/>
    <w:rsid w:val="00350717"/>
    <w:rsid w:val="00350DD0"/>
    <w:rsid w:val="003513E0"/>
    <w:rsid w:val="00356987"/>
    <w:rsid w:val="00362902"/>
    <w:rsid w:val="003663B1"/>
    <w:rsid w:val="003700CD"/>
    <w:rsid w:val="003843A6"/>
    <w:rsid w:val="0039232F"/>
    <w:rsid w:val="00392CC1"/>
    <w:rsid w:val="003A344D"/>
    <w:rsid w:val="003A3B26"/>
    <w:rsid w:val="003A6C26"/>
    <w:rsid w:val="003A7ED2"/>
    <w:rsid w:val="003C0462"/>
    <w:rsid w:val="003C742A"/>
    <w:rsid w:val="003D062C"/>
    <w:rsid w:val="003E05E9"/>
    <w:rsid w:val="003E103E"/>
    <w:rsid w:val="003E1334"/>
    <w:rsid w:val="003E2001"/>
    <w:rsid w:val="003F0951"/>
    <w:rsid w:val="003F1EB4"/>
    <w:rsid w:val="003F6C36"/>
    <w:rsid w:val="004215B6"/>
    <w:rsid w:val="004218B7"/>
    <w:rsid w:val="00421FE3"/>
    <w:rsid w:val="00433757"/>
    <w:rsid w:val="00434585"/>
    <w:rsid w:val="00442CB3"/>
    <w:rsid w:val="00445FA4"/>
    <w:rsid w:val="00447298"/>
    <w:rsid w:val="004519E4"/>
    <w:rsid w:val="00454904"/>
    <w:rsid w:val="0046253A"/>
    <w:rsid w:val="00471E6E"/>
    <w:rsid w:val="0047485A"/>
    <w:rsid w:val="00482941"/>
    <w:rsid w:val="004861B2"/>
    <w:rsid w:val="00494C3C"/>
    <w:rsid w:val="004A20EE"/>
    <w:rsid w:val="004A69F8"/>
    <w:rsid w:val="004A6C31"/>
    <w:rsid w:val="004C5352"/>
    <w:rsid w:val="004D4B10"/>
    <w:rsid w:val="004E1D4D"/>
    <w:rsid w:val="004E25A5"/>
    <w:rsid w:val="004F190B"/>
    <w:rsid w:val="004F53A9"/>
    <w:rsid w:val="00507DC7"/>
    <w:rsid w:val="00514920"/>
    <w:rsid w:val="00515A75"/>
    <w:rsid w:val="005174AC"/>
    <w:rsid w:val="0052250E"/>
    <w:rsid w:val="0052524E"/>
    <w:rsid w:val="005322F7"/>
    <w:rsid w:val="005323F5"/>
    <w:rsid w:val="00533BD4"/>
    <w:rsid w:val="00557B92"/>
    <w:rsid w:val="005669E1"/>
    <w:rsid w:val="00580037"/>
    <w:rsid w:val="00582470"/>
    <w:rsid w:val="00583775"/>
    <w:rsid w:val="005873FD"/>
    <w:rsid w:val="0059183B"/>
    <w:rsid w:val="005B1D93"/>
    <w:rsid w:val="005B2E44"/>
    <w:rsid w:val="005C6E17"/>
    <w:rsid w:val="005E4D2D"/>
    <w:rsid w:val="005E628F"/>
    <w:rsid w:val="005E6CAA"/>
    <w:rsid w:val="005E70BC"/>
    <w:rsid w:val="005F0CC6"/>
    <w:rsid w:val="005F5B9E"/>
    <w:rsid w:val="00601B58"/>
    <w:rsid w:val="00605558"/>
    <w:rsid w:val="00606950"/>
    <w:rsid w:val="00610591"/>
    <w:rsid w:val="006133DB"/>
    <w:rsid w:val="00616CA4"/>
    <w:rsid w:val="00620BB3"/>
    <w:rsid w:val="00622EC1"/>
    <w:rsid w:val="006347D7"/>
    <w:rsid w:val="00647ECF"/>
    <w:rsid w:val="00660CC8"/>
    <w:rsid w:val="00670079"/>
    <w:rsid w:val="00675797"/>
    <w:rsid w:val="00675DEB"/>
    <w:rsid w:val="00677DFE"/>
    <w:rsid w:val="00677E25"/>
    <w:rsid w:val="006805CE"/>
    <w:rsid w:val="00683B3B"/>
    <w:rsid w:val="006848C7"/>
    <w:rsid w:val="00684B7B"/>
    <w:rsid w:val="00684E79"/>
    <w:rsid w:val="006851A6"/>
    <w:rsid w:val="006973AF"/>
    <w:rsid w:val="006A0383"/>
    <w:rsid w:val="006A432D"/>
    <w:rsid w:val="006B094A"/>
    <w:rsid w:val="006B40B5"/>
    <w:rsid w:val="006B5F97"/>
    <w:rsid w:val="006C26DF"/>
    <w:rsid w:val="006D0912"/>
    <w:rsid w:val="006D0E81"/>
    <w:rsid w:val="006D2C64"/>
    <w:rsid w:val="006D3687"/>
    <w:rsid w:val="006F09DC"/>
    <w:rsid w:val="007026E2"/>
    <w:rsid w:val="007156B9"/>
    <w:rsid w:val="00720B66"/>
    <w:rsid w:val="00732AB2"/>
    <w:rsid w:val="00735292"/>
    <w:rsid w:val="0076319F"/>
    <w:rsid w:val="00767432"/>
    <w:rsid w:val="00770831"/>
    <w:rsid w:val="007877A1"/>
    <w:rsid w:val="00792B34"/>
    <w:rsid w:val="007932B9"/>
    <w:rsid w:val="00796C29"/>
    <w:rsid w:val="00797740"/>
    <w:rsid w:val="007A177C"/>
    <w:rsid w:val="007C7506"/>
    <w:rsid w:val="007D5844"/>
    <w:rsid w:val="007E10A6"/>
    <w:rsid w:val="007E24A7"/>
    <w:rsid w:val="007E4991"/>
    <w:rsid w:val="007F17B8"/>
    <w:rsid w:val="007F297D"/>
    <w:rsid w:val="007F4993"/>
    <w:rsid w:val="00801412"/>
    <w:rsid w:val="00804AA4"/>
    <w:rsid w:val="00811CD0"/>
    <w:rsid w:val="008227E5"/>
    <w:rsid w:val="00822C74"/>
    <w:rsid w:val="0083035E"/>
    <w:rsid w:val="008307E3"/>
    <w:rsid w:val="00841908"/>
    <w:rsid w:val="008430AF"/>
    <w:rsid w:val="00843332"/>
    <w:rsid w:val="008506E2"/>
    <w:rsid w:val="00857432"/>
    <w:rsid w:val="008577EC"/>
    <w:rsid w:val="0086394C"/>
    <w:rsid w:val="00865BD6"/>
    <w:rsid w:val="00872330"/>
    <w:rsid w:val="00876628"/>
    <w:rsid w:val="00885353"/>
    <w:rsid w:val="0089415E"/>
    <w:rsid w:val="00894F77"/>
    <w:rsid w:val="008A1AFE"/>
    <w:rsid w:val="008A1BE2"/>
    <w:rsid w:val="008B25CA"/>
    <w:rsid w:val="008C012B"/>
    <w:rsid w:val="008C5375"/>
    <w:rsid w:val="008D342B"/>
    <w:rsid w:val="008E5254"/>
    <w:rsid w:val="008E6A6A"/>
    <w:rsid w:val="008E76BA"/>
    <w:rsid w:val="008F487D"/>
    <w:rsid w:val="008F6C4A"/>
    <w:rsid w:val="008F7A21"/>
    <w:rsid w:val="0090227C"/>
    <w:rsid w:val="009075A5"/>
    <w:rsid w:val="00910460"/>
    <w:rsid w:val="00910AC2"/>
    <w:rsid w:val="00931F20"/>
    <w:rsid w:val="00941682"/>
    <w:rsid w:val="00943554"/>
    <w:rsid w:val="00945688"/>
    <w:rsid w:val="009463E2"/>
    <w:rsid w:val="00947A6F"/>
    <w:rsid w:val="0095149B"/>
    <w:rsid w:val="00951D86"/>
    <w:rsid w:val="00952156"/>
    <w:rsid w:val="00960BAD"/>
    <w:rsid w:val="0097179F"/>
    <w:rsid w:val="00973375"/>
    <w:rsid w:val="00984492"/>
    <w:rsid w:val="009878FA"/>
    <w:rsid w:val="0099223B"/>
    <w:rsid w:val="00996A05"/>
    <w:rsid w:val="009A7460"/>
    <w:rsid w:val="009B3325"/>
    <w:rsid w:val="009C1597"/>
    <w:rsid w:val="009C329D"/>
    <w:rsid w:val="009D2D53"/>
    <w:rsid w:val="009D6085"/>
    <w:rsid w:val="009E2FEF"/>
    <w:rsid w:val="009E376E"/>
    <w:rsid w:val="009F1132"/>
    <w:rsid w:val="009F580F"/>
    <w:rsid w:val="00A01E65"/>
    <w:rsid w:val="00A02FBB"/>
    <w:rsid w:val="00A03466"/>
    <w:rsid w:val="00A054DF"/>
    <w:rsid w:val="00A07F4A"/>
    <w:rsid w:val="00A115AE"/>
    <w:rsid w:val="00A22A83"/>
    <w:rsid w:val="00A24A15"/>
    <w:rsid w:val="00A26039"/>
    <w:rsid w:val="00A26908"/>
    <w:rsid w:val="00A342BF"/>
    <w:rsid w:val="00A36069"/>
    <w:rsid w:val="00A3661C"/>
    <w:rsid w:val="00A373E8"/>
    <w:rsid w:val="00A37B71"/>
    <w:rsid w:val="00A44E8F"/>
    <w:rsid w:val="00A5119C"/>
    <w:rsid w:val="00A65EE7"/>
    <w:rsid w:val="00A75406"/>
    <w:rsid w:val="00A83DE3"/>
    <w:rsid w:val="00A83EA9"/>
    <w:rsid w:val="00A846E3"/>
    <w:rsid w:val="00A85D0B"/>
    <w:rsid w:val="00A8784A"/>
    <w:rsid w:val="00A9083F"/>
    <w:rsid w:val="00AA3759"/>
    <w:rsid w:val="00AA5C43"/>
    <w:rsid w:val="00AA6293"/>
    <w:rsid w:val="00AD3AC7"/>
    <w:rsid w:val="00AD6E9D"/>
    <w:rsid w:val="00AE1416"/>
    <w:rsid w:val="00AF19B0"/>
    <w:rsid w:val="00B02193"/>
    <w:rsid w:val="00B0762A"/>
    <w:rsid w:val="00B12336"/>
    <w:rsid w:val="00B14352"/>
    <w:rsid w:val="00B15E2A"/>
    <w:rsid w:val="00B20514"/>
    <w:rsid w:val="00B33529"/>
    <w:rsid w:val="00B3410F"/>
    <w:rsid w:val="00B34849"/>
    <w:rsid w:val="00B35494"/>
    <w:rsid w:val="00B6030E"/>
    <w:rsid w:val="00B63DD2"/>
    <w:rsid w:val="00B64CD3"/>
    <w:rsid w:val="00B652F7"/>
    <w:rsid w:val="00B65EF3"/>
    <w:rsid w:val="00B67278"/>
    <w:rsid w:val="00B73DEF"/>
    <w:rsid w:val="00B809A8"/>
    <w:rsid w:val="00B84E61"/>
    <w:rsid w:val="00B85F71"/>
    <w:rsid w:val="00B90800"/>
    <w:rsid w:val="00B9775C"/>
    <w:rsid w:val="00BA7E89"/>
    <w:rsid w:val="00BB138A"/>
    <w:rsid w:val="00BB3778"/>
    <w:rsid w:val="00BB79F0"/>
    <w:rsid w:val="00BC26C9"/>
    <w:rsid w:val="00BC555A"/>
    <w:rsid w:val="00BF0100"/>
    <w:rsid w:val="00BF7508"/>
    <w:rsid w:val="00C0276B"/>
    <w:rsid w:val="00C031FE"/>
    <w:rsid w:val="00C10BD9"/>
    <w:rsid w:val="00C21A62"/>
    <w:rsid w:val="00C24D58"/>
    <w:rsid w:val="00C26D7A"/>
    <w:rsid w:val="00C272BC"/>
    <w:rsid w:val="00C31E25"/>
    <w:rsid w:val="00C40BF8"/>
    <w:rsid w:val="00C41921"/>
    <w:rsid w:val="00C41DEF"/>
    <w:rsid w:val="00C501CC"/>
    <w:rsid w:val="00C57CC4"/>
    <w:rsid w:val="00C71EF4"/>
    <w:rsid w:val="00C73D11"/>
    <w:rsid w:val="00C82D26"/>
    <w:rsid w:val="00C83BE3"/>
    <w:rsid w:val="00C900B3"/>
    <w:rsid w:val="00C91259"/>
    <w:rsid w:val="00C93141"/>
    <w:rsid w:val="00C936F1"/>
    <w:rsid w:val="00CA33BA"/>
    <w:rsid w:val="00CB117D"/>
    <w:rsid w:val="00CB3255"/>
    <w:rsid w:val="00CB4C56"/>
    <w:rsid w:val="00CD30B7"/>
    <w:rsid w:val="00CE4CB4"/>
    <w:rsid w:val="00CE5EB7"/>
    <w:rsid w:val="00CE7D03"/>
    <w:rsid w:val="00CF41E1"/>
    <w:rsid w:val="00CF50D2"/>
    <w:rsid w:val="00D1616A"/>
    <w:rsid w:val="00D22902"/>
    <w:rsid w:val="00D34B87"/>
    <w:rsid w:val="00D3787C"/>
    <w:rsid w:val="00D41574"/>
    <w:rsid w:val="00D45403"/>
    <w:rsid w:val="00D475D2"/>
    <w:rsid w:val="00D47B58"/>
    <w:rsid w:val="00D51155"/>
    <w:rsid w:val="00D53A58"/>
    <w:rsid w:val="00D55527"/>
    <w:rsid w:val="00D61006"/>
    <w:rsid w:val="00D66B35"/>
    <w:rsid w:val="00D7516B"/>
    <w:rsid w:val="00D82129"/>
    <w:rsid w:val="00D822C1"/>
    <w:rsid w:val="00D92448"/>
    <w:rsid w:val="00D95E19"/>
    <w:rsid w:val="00DA68C6"/>
    <w:rsid w:val="00DB2288"/>
    <w:rsid w:val="00DC4810"/>
    <w:rsid w:val="00DC64AF"/>
    <w:rsid w:val="00DD3CF2"/>
    <w:rsid w:val="00DE15D0"/>
    <w:rsid w:val="00DE5FE1"/>
    <w:rsid w:val="00DF1DCD"/>
    <w:rsid w:val="00E07743"/>
    <w:rsid w:val="00E12300"/>
    <w:rsid w:val="00E17641"/>
    <w:rsid w:val="00E201CA"/>
    <w:rsid w:val="00E21925"/>
    <w:rsid w:val="00E24552"/>
    <w:rsid w:val="00E261AB"/>
    <w:rsid w:val="00E276CD"/>
    <w:rsid w:val="00E2789B"/>
    <w:rsid w:val="00E30DEE"/>
    <w:rsid w:val="00E336C5"/>
    <w:rsid w:val="00E35CEB"/>
    <w:rsid w:val="00E4748E"/>
    <w:rsid w:val="00E5522D"/>
    <w:rsid w:val="00E57878"/>
    <w:rsid w:val="00E72DB3"/>
    <w:rsid w:val="00E74822"/>
    <w:rsid w:val="00E772B5"/>
    <w:rsid w:val="00E939BD"/>
    <w:rsid w:val="00E96EB2"/>
    <w:rsid w:val="00EA403A"/>
    <w:rsid w:val="00EA7390"/>
    <w:rsid w:val="00EB1E14"/>
    <w:rsid w:val="00EB28EC"/>
    <w:rsid w:val="00EB7068"/>
    <w:rsid w:val="00EB7809"/>
    <w:rsid w:val="00EC250E"/>
    <w:rsid w:val="00EC3143"/>
    <w:rsid w:val="00EC42F5"/>
    <w:rsid w:val="00ED5284"/>
    <w:rsid w:val="00EE069D"/>
    <w:rsid w:val="00EE2C5A"/>
    <w:rsid w:val="00EF51A1"/>
    <w:rsid w:val="00F01FA5"/>
    <w:rsid w:val="00F05A38"/>
    <w:rsid w:val="00F108BD"/>
    <w:rsid w:val="00F10FF7"/>
    <w:rsid w:val="00F12EC7"/>
    <w:rsid w:val="00F2281D"/>
    <w:rsid w:val="00F24992"/>
    <w:rsid w:val="00F27578"/>
    <w:rsid w:val="00F30F0A"/>
    <w:rsid w:val="00F31076"/>
    <w:rsid w:val="00F457C6"/>
    <w:rsid w:val="00F460D3"/>
    <w:rsid w:val="00F5613F"/>
    <w:rsid w:val="00F61473"/>
    <w:rsid w:val="00F81E77"/>
    <w:rsid w:val="00F97B2A"/>
    <w:rsid w:val="00FA0B32"/>
    <w:rsid w:val="00FA1C34"/>
    <w:rsid w:val="00FA6549"/>
    <w:rsid w:val="00FB39AB"/>
    <w:rsid w:val="00FC31C7"/>
    <w:rsid w:val="00FC7F64"/>
    <w:rsid w:val="00FD0951"/>
    <w:rsid w:val="00FD4310"/>
    <w:rsid w:val="00FE1BB2"/>
    <w:rsid w:val="00FE307B"/>
    <w:rsid w:val="00FF7C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2CE03A"/>
  <w15:chartTrackingRefBased/>
  <w15:docId w15:val="{AD160EFF-D0A3-4ECE-9019-A6A986E76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1"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4661"/>
    <w:pPr>
      <w:widowControl w:val="0"/>
      <w:autoSpaceDE w:val="0"/>
      <w:autoSpaceDN w:val="0"/>
      <w:spacing w:after="0" w:line="240" w:lineRule="auto"/>
    </w:pPr>
    <w:rPr>
      <w:rFonts w:ascii="Palatino Linotype" w:eastAsia="Palatino Linotype" w:hAnsi="Palatino Linotype" w:cs="Palatino Linotype"/>
    </w:rPr>
  </w:style>
  <w:style w:type="paragraph" w:styleId="Heading1">
    <w:name w:val="heading 1"/>
    <w:basedOn w:val="Normal"/>
    <w:next w:val="Normal"/>
    <w:link w:val="Heading1Char"/>
    <w:uiPriority w:val="9"/>
    <w:qFormat/>
    <w:rsid w:val="00244661"/>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unhideWhenUsed/>
    <w:qFormat/>
    <w:rsid w:val="00244661"/>
    <w:pPr>
      <w:spacing w:before="98"/>
      <w:ind w:left="1748" w:right="1748"/>
      <w:jc w:val="center"/>
      <w:outlineLvl w:val="1"/>
    </w:pPr>
    <w:rPr>
      <w:rFonts w:ascii="Calibri" w:eastAsia="Calibri" w:hAnsi="Calibri" w:cs="Calibri"/>
      <w:b/>
      <w:bCs/>
      <w:sz w:val="52"/>
      <w:szCs w:val="52"/>
    </w:rPr>
  </w:style>
  <w:style w:type="paragraph" w:styleId="Heading3">
    <w:name w:val="heading 3"/>
    <w:basedOn w:val="Normal"/>
    <w:link w:val="Heading3Char"/>
    <w:uiPriority w:val="9"/>
    <w:unhideWhenUsed/>
    <w:qFormat/>
    <w:rsid w:val="00244661"/>
    <w:pPr>
      <w:ind w:left="1040"/>
      <w:outlineLvl w:val="2"/>
    </w:pPr>
    <w:rPr>
      <w:rFonts w:ascii="Calibri" w:eastAsia="Calibri" w:hAnsi="Calibri" w:cs="Calibri"/>
      <w:b/>
      <w:bCs/>
      <w:sz w:val="30"/>
      <w:szCs w:val="30"/>
    </w:rPr>
  </w:style>
  <w:style w:type="paragraph" w:styleId="Heading4">
    <w:name w:val="heading 4"/>
    <w:basedOn w:val="Normal"/>
    <w:link w:val="Heading4Char"/>
    <w:uiPriority w:val="9"/>
    <w:unhideWhenUsed/>
    <w:qFormat/>
    <w:rsid w:val="00244661"/>
    <w:pPr>
      <w:ind w:left="360"/>
      <w:outlineLvl w:val="3"/>
    </w:pPr>
    <w:rPr>
      <w:rFonts w:ascii="Calibri" w:eastAsia="Calibri" w:hAnsi="Calibri" w:cs="Calibri"/>
      <w:b/>
      <w:bCs/>
      <w:i/>
      <w:sz w:val="29"/>
      <w:szCs w:val="29"/>
    </w:rPr>
  </w:style>
  <w:style w:type="paragraph" w:styleId="Heading5">
    <w:name w:val="heading 5"/>
    <w:basedOn w:val="Normal"/>
    <w:link w:val="Heading5Char"/>
    <w:uiPriority w:val="9"/>
    <w:unhideWhenUsed/>
    <w:qFormat/>
    <w:rsid w:val="00244661"/>
    <w:pPr>
      <w:spacing w:line="325" w:lineRule="exact"/>
      <w:ind w:left="920"/>
      <w:outlineLvl w:val="4"/>
    </w:pPr>
    <w:rPr>
      <w:rFonts w:ascii="Calibri" w:eastAsia="Calibri" w:hAnsi="Calibri" w:cs="Calibri"/>
      <w:b/>
      <w:bCs/>
      <w:i/>
      <w:sz w:val="27"/>
      <w:szCs w:val="27"/>
    </w:rPr>
  </w:style>
  <w:style w:type="paragraph" w:styleId="Heading6">
    <w:name w:val="heading 6"/>
    <w:basedOn w:val="Normal"/>
    <w:link w:val="Heading6Char"/>
    <w:uiPriority w:val="9"/>
    <w:unhideWhenUsed/>
    <w:qFormat/>
    <w:rsid w:val="00244661"/>
    <w:pPr>
      <w:spacing w:line="307" w:lineRule="exact"/>
      <w:ind w:left="1040"/>
      <w:outlineLvl w:val="5"/>
    </w:pPr>
    <w:rPr>
      <w:rFonts w:ascii="Calibri" w:eastAsia="Calibri" w:hAnsi="Calibri" w:cs="Calibri"/>
      <w:b/>
      <w:bCs/>
      <w:sz w:val="26"/>
      <w:szCs w:val="26"/>
    </w:rPr>
  </w:style>
  <w:style w:type="paragraph" w:styleId="Heading7">
    <w:name w:val="heading 7"/>
    <w:basedOn w:val="Normal"/>
    <w:link w:val="Heading7Char"/>
    <w:uiPriority w:val="1"/>
    <w:qFormat/>
    <w:rsid w:val="00244661"/>
    <w:pPr>
      <w:ind w:left="1180"/>
      <w:outlineLvl w:val="6"/>
    </w:pPr>
    <w:rPr>
      <w:rFonts w:ascii="Calibri" w:eastAsia="Calibri" w:hAnsi="Calibri" w:cs="Calibri"/>
      <w:sz w:val="26"/>
      <w:szCs w:val="26"/>
    </w:rPr>
  </w:style>
  <w:style w:type="paragraph" w:styleId="Heading8">
    <w:name w:val="heading 8"/>
    <w:basedOn w:val="Normal"/>
    <w:link w:val="Heading8Char"/>
    <w:uiPriority w:val="1"/>
    <w:qFormat/>
    <w:rsid w:val="00244661"/>
    <w:pPr>
      <w:spacing w:line="304" w:lineRule="exact"/>
      <w:ind w:left="325"/>
      <w:outlineLvl w:val="7"/>
    </w:pPr>
    <w:rPr>
      <w:rFonts w:ascii="Calibri" w:eastAsia="Calibri" w:hAnsi="Calibri" w:cs="Calibri"/>
      <w:b/>
      <w:bCs/>
      <w:i/>
      <w:sz w:val="25"/>
      <w:szCs w:val="25"/>
    </w:rPr>
  </w:style>
  <w:style w:type="paragraph" w:styleId="Heading9">
    <w:name w:val="heading 9"/>
    <w:basedOn w:val="Normal"/>
    <w:link w:val="Heading9Char"/>
    <w:uiPriority w:val="1"/>
    <w:qFormat/>
    <w:rsid w:val="00244661"/>
    <w:pPr>
      <w:spacing w:line="323" w:lineRule="exact"/>
      <w:ind w:left="2390" w:right="1991"/>
      <w:jc w:val="center"/>
      <w:outlineLvl w:val="8"/>
    </w:pPr>
    <w:rPr>
      <w:i/>
      <w:sz w:val="25"/>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4661"/>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244661"/>
    <w:rPr>
      <w:rFonts w:ascii="Calibri" w:eastAsia="Calibri" w:hAnsi="Calibri" w:cs="Calibri"/>
      <w:b/>
      <w:bCs/>
      <w:sz w:val="52"/>
      <w:szCs w:val="52"/>
    </w:rPr>
  </w:style>
  <w:style w:type="character" w:customStyle="1" w:styleId="Heading3Char">
    <w:name w:val="Heading 3 Char"/>
    <w:basedOn w:val="DefaultParagraphFont"/>
    <w:link w:val="Heading3"/>
    <w:uiPriority w:val="9"/>
    <w:rsid w:val="00244661"/>
    <w:rPr>
      <w:rFonts w:ascii="Calibri" w:eastAsia="Calibri" w:hAnsi="Calibri" w:cs="Calibri"/>
      <w:b/>
      <w:bCs/>
      <w:sz w:val="30"/>
      <w:szCs w:val="30"/>
    </w:rPr>
  </w:style>
  <w:style w:type="character" w:customStyle="1" w:styleId="Heading4Char">
    <w:name w:val="Heading 4 Char"/>
    <w:basedOn w:val="DefaultParagraphFont"/>
    <w:link w:val="Heading4"/>
    <w:uiPriority w:val="9"/>
    <w:rsid w:val="00244661"/>
    <w:rPr>
      <w:rFonts w:ascii="Calibri" w:eastAsia="Calibri" w:hAnsi="Calibri" w:cs="Calibri"/>
      <w:b/>
      <w:bCs/>
      <w:i/>
      <w:sz w:val="29"/>
      <w:szCs w:val="29"/>
    </w:rPr>
  </w:style>
  <w:style w:type="character" w:customStyle="1" w:styleId="Heading5Char">
    <w:name w:val="Heading 5 Char"/>
    <w:basedOn w:val="DefaultParagraphFont"/>
    <w:link w:val="Heading5"/>
    <w:uiPriority w:val="9"/>
    <w:rsid w:val="00244661"/>
    <w:rPr>
      <w:rFonts w:ascii="Calibri" w:eastAsia="Calibri" w:hAnsi="Calibri" w:cs="Calibri"/>
      <w:b/>
      <w:bCs/>
      <w:i/>
      <w:sz w:val="27"/>
      <w:szCs w:val="27"/>
    </w:rPr>
  </w:style>
  <w:style w:type="character" w:customStyle="1" w:styleId="Heading6Char">
    <w:name w:val="Heading 6 Char"/>
    <w:basedOn w:val="DefaultParagraphFont"/>
    <w:link w:val="Heading6"/>
    <w:uiPriority w:val="9"/>
    <w:rsid w:val="00244661"/>
    <w:rPr>
      <w:rFonts w:ascii="Calibri" w:eastAsia="Calibri" w:hAnsi="Calibri" w:cs="Calibri"/>
      <w:b/>
      <w:bCs/>
      <w:sz w:val="26"/>
      <w:szCs w:val="26"/>
    </w:rPr>
  </w:style>
  <w:style w:type="character" w:customStyle="1" w:styleId="Heading7Char">
    <w:name w:val="Heading 7 Char"/>
    <w:basedOn w:val="DefaultParagraphFont"/>
    <w:link w:val="Heading7"/>
    <w:uiPriority w:val="1"/>
    <w:rsid w:val="00244661"/>
    <w:rPr>
      <w:rFonts w:ascii="Calibri" w:eastAsia="Calibri" w:hAnsi="Calibri" w:cs="Calibri"/>
      <w:sz w:val="26"/>
      <w:szCs w:val="26"/>
    </w:rPr>
  </w:style>
  <w:style w:type="character" w:customStyle="1" w:styleId="Heading8Char">
    <w:name w:val="Heading 8 Char"/>
    <w:basedOn w:val="DefaultParagraphFont"/>
    <w:link w:val="Heading8"/>
    <w:uiPriority w:val="1"/>
    <w:rsid w:val="00244661"/>
    <w:rPr>
      <w:rFonts w:ascii="Calibri" w:eastAsia="Calibri" w:hAnsi="Calibri" w:cs="Calibri"/>
      <w:b/>
      <w:bCs/>
      <w:i/>
      <w:sz w:val="25"/>
      <w:szCs w:val="25"/>
    </w:rPr>
  </w:style>
  <w:style w:type="character" w:customStyle="1" w:styleId="Heading9Char">
    <w:name w:val="Heading 9 Char"/>
    <w:basedOn w:val="DefaultParagraphFont"/>
    <w:link w:val="Heading9"/>
    <w:uiPriority w:val="1"/>
    <w:rsid w:val="00244661"/>
    <w:rPr>
      <w:rFonts w:ascii="Palatino Linotype" w:eastAsia="Palatino Linotype" w:hAnsi="Palatino Linotype" w:cs="Palatino Linotype"/>
      <w:i/>
      <w:sz w:val="25"/>
      <w:szCs w:val="25"/>
    </w:rPr>
  </w:style>
  <w:style w:type="paragraph" w:styleId="BodyText">
    <w:name w:val="Body Text"/>
    <w:basedOn w:val="Normal"/>
    <w:link w:val="BodyTextChar"/>
    <w:uiPriority w:val="1"/>
    <w:unhideWhenUsed/>
    <w:qFormat/>
    <w:rsid w:val="00244661"/>
    <w:rPr>
      <w:sz w:val="21"/>
      <w:szCs w:val="21"/>
    </w:rPr>
  </w:style>
  <w:style w:type="character" w:customStyle="1" w:styleId="BodyTextChar">
    <w:name w:val="Body Text Char"/>
    <w:basedOn w:val="DefaultParagraphFont"/>
    <w:link w:val="BodyText"/>
    <w:uiPriority w:val="1"/>
    <w:rsid w:val="00244661"/>
    <w:rPr>
      <w:rFonts w:ascii="Palatino Linotype" w:eastAsia="Palatino Linotype" w:hAnsi="Palatino Linotype" w:cs="Palatino Linotype"/>
      <w:sz w:val="21"/>
      <w:szCs w:val="21"/>
    </w:rPr>
  </w:style>
  <w:style w:type="paragraph" w:styleId="TOC1">
    <w:name w:val="toc 1"/>
    <w:basedOn w:val="Normal"/>
    <w:uiPriority w:val="1"/>
    <w:qFormat/>
    <w:rsid w:val="00244661"/>
    <w:pPr>
      <w:spacing w:before="187"/>
      <w:ind w:left="1539" w:hanging="308"/>
    </w:pPr>
    <w:rPr>
      <w:rFonts w:ascii="Book Antiqua" w:eastAsia="Book Antiqua" w:hAnsi="Book Antiqua" w:cs="Book Antiqua"/>
      <w:b/>
      <w:bCs/>
      <w:sz w:val="21"/>
      <w:szCs w:val="21"/>
    </w:rPr>
  </w:style>
  <w:style w:type="paragraph" w:styleId="TOC2">
    <w:name w:val="toc 2"/>
    <w:basedOn w:val="Normal"/>
    <w:uiPriority w:val="1"/>
    <w:qFormat/>
    <w:rsid w:val="00244661"/>
    <w:pPr>
      <w:spacing w:before="187"/>
      <w:ind w:left="1540" w:hanging="230"/>
    </w:pPr>
    <w:rPr>
      <w:rFonts w:ascii="Book Antiqua" w:eastAsia="Book Antiqua" w:hAnsi="Book Antiqua" w:cs="Book Antiqua"/>
      <w:b/>
      <w:bCs/>
      <w:sz w:val="21"/>
      <w:szCs w:val="21"/>
    </w:rPr>
  </w:style>
  <w:style w:type="paragraph" w:styleId="TOC3">
    <w:name w:val="toc 3"/>
    <w:basedOn w:val="Normal"/>
    <w:uiPriority w:val="1"/>
    <w:qFormat/>
    <w:rsid w:val="00244661"/>
    <w:pPr>
      <w:spacing w:line="277" w:lineRule="exact"/>
      <w:ind w:left="1540"/>
    </w:pPr>
    <w:rPr>
      <w:i/>
      <w:sz w:val="21"/>
      <w:szCs w:val="21"/>
    </w:rPr>
  </w:style>
  <w:style w:type="paragraph" w:styleId="TOC4">
    <w:name w:val="toc 4"/>
    <w:basedOn w:val="Normal"/>
    <w:uiPriority w:val="1"/>
    <w:qFormat/>
    <w:rsid w:val="00244661"/>
    <w:pPr>
      <w:spacing w:line="270" w:lineRule="exact"/>
      <w:ind w:left="1540"/>
    </w:pPr>
    <w:rPr>
      <w:b/>
      <w:bCs/>
      <w:i/>
    </w:rPr>
  </w:style>
  <w:style w:type="paragraph" w:styleId="ListParagraph">
    <w:name w:val="List Paragraph"/>
    <w:basedOn w:val="Normal"/>
    <w:uiPriority w:val="1"/>
    <w:qFormat/>
    <w:rsid w:val="00244661"/>
    <w:pPr>
      <w:ind w:left="1900" w:hanging="360"/>
    </w:pPr>
  </w:style>
  <w:style w:type="paragraph" w:customStyle="1" w:styleId="TableParagraph">
    <w:name w:val="Table Paragraph"/>
    <w:basedOn w:val="Normal"/>
    <w:uiPriority w:val="1"/>
    <w:qFormat/>
    <w:rsid w:val="00244661"/>
    <w:rPr>
      <w:rFonts w:ascii="Arial" w:eastAsia="Arial" w:hAnsi="Arial" w:cs="Arial"/>
    </w:rPr>
  </w:style>
  <w:style w:type="character" w:styleId="Hyperlink">
    <w:name w:val="Hyperlink"/>
    <w:basedOn w:val="DefaultParagraphFont"/>
    <w:uiPriority w:val="99"/>
    <w:unhideWhenUsed/>
    <w:rsid w:val="00244661"/>
    <w:rPr>
      <w:color w:val="0563C1" w:themeColor="hyperlink"/>
      <w:u w:val="single"/>
    </w:rPr>
  </w:style>
  <w:style w:type="character" w:styleId="UnresolvedMention">
    <w:name w:val="Unresolved Mention"/>
    <w:basedOn w:val="DefaultParagraphFont"/>
    <w:uiPriority w:val="99"/>
    <w:semiHidden/>
    <w:unhideWhenUsed/>
    <w:rsid w:val="00244661"/>
    <w:rPr>
      <w:color w:val="605E5C"/>
      <w:shd w:val="clear" w:color="auto" w:fill="E1DFDD"/>
    </w:rPr>
  </w:style>
  <w:style w:type="paragraph" w:styleId="Header">
    <w:name w:val="header"/>
    <w:basedOn w:val="Normal"/>
    <w:link w:val="HeaderChar"/>
    <w:uiPriority w:val="99"/>
    <w:unhideWhenUsed/>
    <w:rsid w:val="00244661"/>
    <w:pPr>
      <w:tabs>
        <w:tab w:val="center" w:pos="4680"/>
        <w:tab w:val="right" w:pos="9360"/>
      </w:tabs>
    </w:pPr>
  </w:style>
  <w:style w:type="character" w:customStyle="1" w:styleId="HeaderChar">
    <w:name w:val="Header Char"/>
    <w:basedOn w:val="DefaultParagraphFont"/>
    <w:link w:val="Header"/>
    <w:uiPriority w:val="99"/>
    <w:rsid w:val="00244661"/>
    <w:rPr>
      <w:rFonts w:ascii="Palatino Linotype" w:eastAsia="Palatino Linotype" w:hAnsi="Palatino Linotype" w:cs="Palatino Linotype"/>
    </w:rPr>
  </w:style>
  <w:style w:type="paragraph" w:styleId="Footer">
    <w:name w:val="footer"/>
    <w:basedOn w:val="Normal"/>
    <w:link w:val="FooterChar"/>
    <w:uiPriority w:val="99"/>
    <w:unhideWhenUsed/>
    <w:rsid w:val="00244661"/>
    <w:pPr>
      <w:tabs>
        <w:tab w:val="center" w:pos="4680"/>
        <w:tab w:val="right" w:pos="9360"/>
      </w:tabs>
    </w:pPr>
  </w:style>
  <w:style w:type="character" w:customStyle="1" w:styleId="FooterChar">
    <w:name w:val="Footer Char"/>
    <w:basedOn w:val="DefaultParagraphFont"/>
    <w:link w:val="Footer"/>
    <w:uiPriority w:val="99"/>
    <w:rsid w:val="00244661"/>
    <w:rPr>
      <w:rFonts w:ascii="Palatino Linotype" w:eastAsia="Palatino Linotype" w:hAnsi="Palatino Linotype" w:cs="Palatino Linotype"/>
    </w:rPr>
  </w:style>
  <w:style w:type="paragraph" w:styleId="BalloonText">
    <w:name w:val="Balloon Text"/>
    <w:basedOn w:val="Normal"/>
    <w:link w:val="BalloonTextChar"/>
    <w:uiPriority w:val="99"/>
    <w:semiHidden/>
    <w:unhideWhenUsed/>
    <w:rsid w:val="0024466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44661"/>
    <w:rPr>
      <w:rFonts w:ascii="Segoe UI" w:eastAsia="Palatino Linotype" w:hAnsi="Segoe UI" w:cs="Segoe UI"/>
      <w:sz w:val="18"/>
      <w:szCs w:val="18"/>
    </w:rPr>
  </w:style>
  <w:style w:type="table" w:styleId="TableGrid">
    <w:name w:val="Table Grid"/>
    <w:basedOn w:val="TableNormal"/>
    <w:uiPriority w:val="39"/>
    <w:rsid w:val="002446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decorative-link">
    <w:name w:val="ma__decorative-link"/>
    <w:basedOn w:val="DefaultParagraphFont"/>
    <w:rsid w:val="00244661"/>
  </w:style>
  <w:style w:type="character" w:customStyle="1" w:styleId="macontact-grouplabel">
    <w:name w:val="ma__contact-group__label"/>
    <w:basedOn w:val="DefaultParagraphFont"/>
    <w:rsid w:val="00244661"/>
  </w:style>
  <w:style w:type="character" w:customStyle="1" w:styleId="visually-hidden">
    <w:name w:val="visually-hidden"/>
    <w:basedOn w:val="DefaultParagraphFont"/>
    <w:rsid w:val="00244661"/>
  </w:style>
  <w:style w:type="character" w:styleId="Strong">
    <w:name w:val="Strong"/>
    <w:basedOn w:val="DefaultParagraphFont"/>
    <w:uiPriority w:val="22"/>
    <w:qFormat/>
    <w:rsid w:val="00244661"/>
    <w:rPr>
      <w:b/>
      <w:bCs/>
    </w:rPr>
  </w:style>
  <w:style w:type="character" w:styleId="Emphasis">
    <w:name w:val="Emphasis"/>
    <w:basedOn w:val="DefaultParagraphFont"/>
    <w:uiPriority w:val="20"/>
    <w:qFormat/>
    <w:rsid w:val="00244661"/>
    <w:rPr>
      <w:i/>
      <w:iCs/>
    </w:rPr>
  </w:style>
  <w:style w:type="character" w:customStyle="1" w:styleId="hgkelc">
    <w:name w:val="hgkelc"/>
    <w:basedOn w:val="DefaultParagraphFont"/>
    <w:rsid w:val="00675D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74925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ashingtonparent.com/dig-this-10-big-benefits-of-gardening-with-kids/" TargetMode="External"/><Relationship Id="rId13" Type="http://schemas.openxmlformats.org/officeDocument/2006/relationships/image" Target="media/image1.emf"/><Relationship Id="rId18" Type="http://schemas.openxmlformats.org/officeDocument/2006/relationships/header" Target="header1.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hyperlink" Target="https://www.fs.fed.us/wildflowers/features/panels/WayneNFPrairiesOhio.pdf" TargetMode="External"/><Relationship Id="rId17" Type="http://schemas.openxmlformats.org/officeDocument/2006/relationships/hyperlink" Target="https://www.boughton.co.uk/products/topsoils/soil-types/" TargetMode="External"/><Relationship Id="rId2" Type="http://schemas.openxmlformats.org/officeDocument/2006/relationships/numbering" Target="numbering.xml"/><Relationship Id="rId16" Type="http://schemas.openxmlformats.org/officeDocument/2006/relationships/hyperlink" Target="http://www.prairieplains.org"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wikihow.com/Make-a-Homemade-Fishing-Rod" TargetMode="External"/><Relationship Id="rId5" Type="http://schemas.openxmlformats.org/officeDocument/2006/relationships/webSettings" Target="webSettings.xml"/><Relationship Id="rId15" Type="http://schemas.openxmlformats.org/officeDocument/2006/relationships/hyperlink" Target="https://www.chicagotribune.com/news/ct-xpm-1994-10-13-9410130296-story.html" TargetMode="External"/><Relationship Id="rId10" Type="http://schemas.openxmlformats.org/officeDocument/2006/relationships/hyperlink" Target="https://en.wikipedia.org/wiki/Agriculture"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shutterstock.com/image-photo/selective-focus-young-seedling-growing-black-1813468564" TargetMode="External"/><Relationship Id="rId14" Type="http://schemas.openxmlformats.org/officeDocument/2006/relationships/package" Target="embeddings/Microsoft_Word_Document.docx"/><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056215-E50F-43AC-9D21-40C412B77B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5392</TotalTime>
  <Pages>19</Pages>
  <Words>8135</Words>
  <Characters>46371</Characters>
  <Application>Microsoft Office Word</Application>
  <DocSecurity>0</DocSecurity>
  <Lines>386</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subject>
  <dc:creator>Ann Lewin-Benham</dc:creator>
  <cp:keywords/>
  <dc:description/>
  <cp:lastModifiedBy>Ann Lewin-Benham</cp:lastModifiedBy>
  <cp:revision>354</cp:revision>
  <cp:lastPrinted>2020-07-26T18:46:00Z</cp:lastPrinted>
  <dcterms:created xsi:type="dcterms:W3CDTF">2020-04-22T05:59:00Z</dcterms:created>
  <dcterms:modified xsi:type="dcterms:W3CDTF">2021-03-14T23:24:00Z</dcterms:modified>
</cp:coreProperties>
</file>