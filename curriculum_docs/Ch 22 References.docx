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881430" w14:textId="3EEC21E9" w:rsidR="00807F6B" w:rsidRDefault="00807F6B" w:rsidP="00807F6B">
      <w:pPr>
        <w:tabs>
          <w:tab w:val="left" w:pos="0"/>
          <w:tab w:val="left" w:pos="900"/>
          <w:tab w:val="left" w:pos="990"/>
        </w:tabs>
        <w:spacing w:before="2" w:line="228" w:lineRule="auto"/>
        <w:ind w:left="720" w:hanging="720"/>
        <w:rPr>
          <w:ins w:id="0" w:author="Ann Lewin-Benham" w:date="2020-04-17T19:05:00Z"/>
          <w:rFonts w:ascii="Times New Roman" w:hAnsi="Times New Roman" w:cs="Times New Roman"/>
          <w:sz w:val="24"/>
          <w:szCs w:val="24"/>
        </w:rPr>
      </w:pPr>
      <w:ins w:id="1" w:author="Ann Lewin-Benham" w:date="2020-04-17T19:05:00Z">
        <w:r>
          <w:rPr>
            <w:rFonts w:ascii="Times New Roman" w:hAnsi="Times New Roman" w:cs="Times New Roman"/>
            <w:color w:val="231F20"/>
            <w:spacing w:val="-3"/>
            <w:w w:val="105"/>
            <w:sz w:val="24"/>
            <w:szCs w:val="24"/>
          </w:rPr>
          <w:t xml:space="preserve">1. Bates, </w:t>
        </w:r>
        <w:r>
          <w:rPr>
            <w:rFonts w:ascii="Times New Roman" w:hAnsi="Times New Roman" w:cs="Times New Roman"/>
            <w:color w:val="231F20"/>
            <w:w w:val="105"/>
            <w:sz w:val="24"/>
            <w:szCs w:val="24"/>
          </w:rPr>
          <w:t xml:space="preserve">K. L. </w:t>
        </w:r>
        <w:r>
          <w:rPr>
            <w:rFonts w:ascii="Times New Roman" w:hAnsi="Times New Roman" w:cs="Times New Roman"/>
            <w:color w:val="231F20"/>
            <w:spacing w:val="-6"/>
            <w:w w:val="105"/>
            <w:sz w:val="24"/>
            <w:szCs w:val="24"/>
          </w:rPr>
          <w:t xml:space="preserve">(1910). </w:t>
        </w:r>
        <w:r>
          <w:rPr>
            <w:rFonts w:ascii="Times New Roman" w:hAnsi="Times New Roman" w:cs="Times New Roman"/>
            <w:color w:val="231F20"/>
            <w:w w:val="105"/>
            <w:sz w:val="24"/>
            <w:szCs w:val="24"/>
          </w:rPr>
          <w:t xml:space="preserve">America the beautiful. Retrieved 30 </w:t>
        </w:r>
        <w:r>
          <w:rPr>
            <w:rFonts w:ascii="Times New Roman" w:hAnsi="Times New Roman" w:cs="Times New Roman"/>
            <w:color w:val="231F20"/>
            <w:spacing w:val="-3"/>
            <w:w w:val="105"/>
            <w:sz w:val="24"/>
            <w:szCs w:val="24"/>
          </w:rPr>
          <w:t xml:space="preserve">July </w:t>
        </w:r>
        <w:r>
          <w:rPr>
            <w:rFonts w:ascii="Times New Roman" w:hAnsi="Times New Roman" w:cs="Times New Roman"/>
            <w:color w:val="231F20"/>
            <w:spacing w:val="-7"/>
            <w:w w:val="105"/>
            <w:sz w:val="24"/>
            <w:szCs w:val="24"/>
          </w:rPr>
          <w:t xml:space="preserve">17: </w:t>
        </w:r>
        <w:r>
          <w:rPr>
            <w:rFonts w:ascii="Times New Roman" w:hAnsi="Times New Roman" w:cs="Times New Roman"/>
            <w:color w:val="231F20"/>
            <w:spacing w:val="-3"/>
            <w:w w:val="105"/>
            <w:sz w:val="24"/>
            <w:szCs w:val="24"/>
          </w:rPr>
          <w:t>https://en.wikipedia.org/wiki/America_the_Beautiful</w:t>
        </w:r>
      </w:ins>
    </w:p>
    <w:p w14:paraId="397B26AB" w14:textId="485E31EB" w:rsidR="00807F6B" w:rsidRDefault="00807F6B" w:rsidP="00807F6B">
      <w:pPr>
        <w:pStyle w:val="ListParagraph"/>
        <w:tabs>
          <w:tab w:val="left" w:pos="0"/>
          <w:tab w:val="left" w:pos="900"/>
          <w:tab w:val="left" w:pos="990"/>
        </w:tabs>
        <w:spacing w:before="1" w:line="228" w:lineRule="auto"/>
        <w:ind w:left="0" w:firstLine="0"/>
        <w:rPr>
          <w:ins w:id="2" w:author="Ann Lewin-Benham" w:date="2020-04-17T19:05:00Z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2</w:t>
      </w:r>
      <w:ins w:id="3" w:author="Ann Lewin-Benham" w:date="2020-04-17T19:05:00Z">
        <w:r>
          <w:rPr>
            <w:rFonts w:ascii="Times New Roman" w:hAnsi="Times New Roman" w:cs="Times New Roman"/>
            <w:color w:val="231F20"/>
            <w:sz w:val="24"/>
            <w:szCs w:val="24"/>
          </w:rPr>
          <w:t xml:space="preserve">. Egan, </w:t>
        </w:r>
        <w:r>
          <w:rPr>
            <w:rFonts w:ascii="Times New Roman" w:hAnsi="Times New Roman" w:cs="Times New Roman"/>
            <w:color w:val="231F20"/>
            <w:spacing w:val="-9"/>
            <w:sz w:val="24"/>
            <w:szCs w:val="24"/>
          </w:rPr>
          <w:t xml:space="preserve">T. </w:t>
        </w:r>
        <w:r>
          <w:rPr>
            <w:rFonts w:ascii="Times New Roman" w:hAnsi="Times New Roman" w:cs="Times New Roman"/>
            <w:color w:val="231F20"/>
            <w:sz w:val="24"/>
            <w:szCs w:val="24"/>
          </w:rPr>
          <w:t xml:space="preserve">(2006). </w:t>
        </w:r>
        <w:r>
          <w:rPr>
            <w:rFonts w:ascii="Times New Roman" w:hAnsi="Times New Roman" w:cs="Times New Roman"/>
            <w:i/>
            <w:color w:val="231F20"/>
            <w:sz w:val="24"/>
            <w:szCs w:val="24"/>
          </w:rPr>
          <w:t xml:space="preserve">The worst hard time </w:t>
        </w:r>
        <w:r>
          <w:rPr>
            <w:rFonts w:ascii="Times New Roman" w:hAnsi="Times New Roman" w:cs="Times New Roman"/>
            <w:color w:val="231F20"/>
            <w:spacing w:val="-5"/>
            <w:sz w:val="24"/>
            <w:szCs w:val="24"/>
          </w:rPr>
          <w:t xml:space="preserve">(p. </w:t>
        </w:r>
        <w:r>
          <w:rPr>
            <w:rFonts w:ascii="Times New Roman" w:hAnsi="Times New Roman" w:cs="Times New Roman"/>
            <w:color w:val="231F20"/>
            <w:sz w:val="24"/>
            <w:szCs w:val="24"/>
          </w:rPr>
          <w:t xml:space="preserve">22). </w:t>
        </w:r>
        <w:r>
          <w:rPr>
            <w:rFonts w:ascii="Times New Roman" w:hAnsi="Times New Roman" w:cs="Times New Roman"/>
            <w:color w:val="231F20"/>
            <w:spacing w:val="-2"/>
            <w:sz w:val="24"/>
            <w:szCs w:val="24"/>
          </w:rPr>
          <w:t xml:space="preserve">New </w:t>
        </w:r>
        <w:r>
          <w:rPr>
            <w:rFonts w:ascii="Times New Roman" w:hAnsi="Times New Roman" w:cs="Times New Roman"/>
            <w:color w:val="231F20"/>
            <w:spacing w:val="-6"/>
            <w:sz w:val="24"/>
            <w:szCs w:val="24"/>
          </w:rPr>
          <w:t xml:space="preserve">York: </w:t>
        </w:r>
        <w:r>
          <w:rPr>
            <w:rFonts w:ascii="Times New Roman" w:hAnsi="Times New Roman" w:cs="Times New Roman"/>
            <w:color w:val="231F20"/>
            <w:spacing w:val="-3"/>
            <w:sz w:val="24"/>
            <w:szCs w:val="24"/>
          </w:rPr>
          <w:t xml:space="preserve">Houghton </w:t>
        </w:r>
        <w:r>
          <w:rPr>
            <w:rFonts w:ascii="Times New Roman" w:hAnsi="Times New Roman" w:cs="Times New Roman"/>
            <w:color w:val="231F20"/>
            <w:sz w:val="24"/>
            <w:szCs w:val="24"/>
          </w:rPr>
          <w:t>Mifflin.</w:t>
        </w:r>
      </w:ins>
    </w:p>
    <w:p w14:paraId="44872E90" w14:textId="246B8476" w:rsidR="00807F6B" w:rsidRDefault="00807F6B" w:rsidP="00807F6B">
      <w:pPr>
        <w:pStyle w:val="ListParagraph"/>
        <w:tabs>
          <w:tab w:val="left" w:pos="0"/>
          <w:tab w:val="left" w:pos="990"/>
          <w:tab w:val="left" w:pos="1140"/>
        </w:tabs>
        <w:spacing w:before="2" w:line="228" w:lineRule="auto"/>
        <w:ind w:left="720" w:hanging="720"/>
        <w:rPr>
          <w:ins w:id="4" w:author="Ann Lewin-Benham" w:date="2020-04-17T19:05:00Z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3</w:t>
      </w:r>
      <w:ins w:id="5" w:author="Ann Lewin-Benham" w:date="2020-04-17T19:05:00Z">
        <w:r>
          <w:rPr>
            <w:rFonts w:ascii="Times New Roman" w:hAnsi="Times New Roman" w:cs="Times New Roman"/>
            <w:color w:val="231F20"/>
            <w:sz w:val="24"/>
            <w:szCs w:val="24"/>
          </w:rPr>
          <w:t>. Wishart,</w:t>
        </w:r>
        <w:r>
          <w:rPr>
            <w:rFonts w:ascii="Times New Roman" w:hAnsi="Times New Roman" w:cs="Times New Roman"/>
            <w:color w:val="231F20"/>
            <w:spacing w:val="-8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color w:val="231F20"/>
            <w:spacing w:val="-6"/>
            <w:sz w:val="24"/>
            <w:szCs w:val="24"/>
          </w:rPr>
          <w:t>D.</w:t>
        </w:r>
        <w:r>
          <w:rPr>
            <w:rFonts w:ascii="Times New Roman" w:hAnsi="Times New Roman" w:cs="Times New Roman"/>
            <w:color w:val="231F20"/>
            <w:spacing w:val="-7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color w:val="231F20"/>
            <w:spacing w:val="-4"/>
            <w:sz w:val="24"/>
            <w:szCs w:val="24"/>
          </w:rPr>
          <w:t>J.</w:t>
        </w:r>
        <w:r>
          <w:rPr>
            <w:rFonts w:ascii="Times New Roman" w:hAnsi="Times New Roman" w:cs="Times New Roman"/>
            <w:color w:val="231F20"/>
            <w:spacing w:val="-8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color w:val="231F20"/>
            <w:spacing w:val="-3"/>
            <w:sz w:val="24"/>
            <w:szCs w:val="24"/>
          </w:rPr>
          <w:t>(Ed.)</w:t>
        </w:r>
        <w:r>
          <w:rPr>
            <w:rFonts w:ascii="Times New Roman" w:hAnsi="Times New Roman" w:cs="Times New Roman"/>
            <w:color w:val="231F20"/>
            <w:spacing w:val="-7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color w:val="231F20"/>
            <w:spacing w:val="-3"/>
            <w:sz w:val="24"/>
            <w:szCs w:val="24"/>
          </w:rPr>
          <w:t>(n.d.).</w:t>
        </w:r>
        <w:r>
          <w:rPr>
            <w:rFonts w:ascii="Times New Roman" w:hAnsi="Times New Roman" w:cs="Times New Roman"/>
            <w:color w:val="231F20"/>
            <w:spacing w:val="-7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color w:val="231F20"/>
            <w:sz w:val="24"/>
            <w:szCs w:val="24"/>
          </w:rPr>
          <w:t>The</w:t>
        </w:r>
        <w:r>
          <w:rPr>
            <w:rFonts w:ascii="Times New Roman" w:hAnsi="Times New Roman" w:cs="Times New Roman"/>
            <w:i/>
            <w:color w:val="231F20"/>
            <w:spacing w:val="-8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color w:val="231F20"/>
            <w:sz w:val="24"/>
            <w:szCs w:val="24"/>
          </w:rPr>
          <w:t>Great</w:t>
        </w:r>
        <w:r>
          <w:rPr>
            <w:rFonts w:ascii="Times New Roman" w:hAnsi="Times New Roman" w:cs="Times New Roman"/>
            <w:i/>
            <w:color w:val="231F20"/>
            <w:spacing w:val="-7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color w:val="231F20"/>
            <w:sz w:val="24"/>
            <w:szCs w:val="24"/>
          </w:rPr>
          <w:t>Plains</w:t>
        </w:r>
        <w:r>
          <w:rPr>
            <w:rFonts w:ascii="Times New Roman" w:hAnsi="Times New Roman" w:cs="Times New Roman"/>
            <w:i/>
            <w:color w:val="231F20"/>
            <w:spacing w:val="-7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color w:val="231F20"/>
            <w:sz w:val="24"/>
            <w:szCs w:val="24"/>
          </w:rPr>
          <w:t>Region</w:t>
        </w:r>
        <w:r>
          <w:rPr>
            <w:rFonts w:ascii="Times New Roman" w:hAnsi="Times New Roman" w:cs="Times New Roman"/>
            <w:i/>
            <w:color w:val="231F20"/>
            <w:w w:val="90"/>
            <w:sz w:val="24"/>
            <w:szCs w:val="24"/>
          </w:rPr>
          <w:t>.</w:t>
        </w:r>
        <w:r>
          <w:rPr>
            <w:rFonts w:ascii="Times New Roman" w:hAnsi="Times New Roman" w:cs="Times New Roman"/>
            <w:i/>
            <w:color w:val="231F20"/>
            <w:spacing w:val="-2"/>
            <w:w w:val="90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color w:val="231F20"/>
            <w:sz w:val="24"/>
            <w:szCs w:val="24"/>
          </w:rPr>
          <w:t>Encyclopedia</w:t>
        </w:r>
        <w:r>
          <w:rPr>
            <w:rFonts w:ascii="Times New Roman" w:hAnsi="Times New Roman" w:cs="Times New Roman"/>
            <w:i/>
            <w:color w:val="231F20"/>
            <w:spacing w:val="-7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color w:val="231F20"/>
            <w:sz w:val="24"/>
            <w:szCs w:val="24"/>
          </w:rPr>
          <w:t>of</w:t>
        </w:r>
        <w:r>
          <w:rPr>
            <w:rFonts w:ascii="Times New Roman" w:hAnsi="Times New Roman" w:cs="Times New Roman"/>
            <w:i/>
            <w:color w:val="231F20"/>
            <w:spacing w:val="-8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color w:val="231F20"/>
            <w:sz w:val="24"/>
            <w:szCs w:val="24"/>
          </w:rPr>
          <w:t xml:space="preserve">the Great </w:t>
        </w:r>
        <w:r>
          <w:rPr>
            <w:rFonts w:ascii="Times New Roman" w:hAnsi="Times New Roman" w:cs="Times New Roman"/>
            <w:i/>
            <w:color w:val="231F20"/>
            <w:spacing w:val="-3"/>
            <w:sz w:val="24"/>
            <w:szCs w:val="24"/>
          </w:rPr>
          <w:t>Plains</w:t>
        </w:r>
        <w:r>
          <w:rPr>
            <w:rFonts w:ascii="Times New Roman" w:hAnsi="Times New Roman" w:cs="Times New Roman"/>
            <w:color w:val="231F20"/>
            <w:spacing w:val="-3"/>
            <w:sz w:val="24"/>
            <w:szCs w:val="24"/>
          </w:rPr>
          <w:t xml:space="preserve">. </w:t>
        </w:r>
        <w:r>
          <w:rPr>
            <w:rFonts w:ascii="Times New Roman" w:hAnsi="Times New Roman" w:cs="Times New Roman"/>
            <w:color w:val="231F20"/>
            <w:sz w:val="24"/>
            <w:szCs w:val="24"/>
          </w:rPr>
          <w:t xml:space="preserve">Retrieved 23 </w:t>
        </w:r>
        <w:r>
          <w:rPr>
            <w:rFonts w:ascii="Times New Roman" w:hAnsi="Times New Roman" w:cs="Times New Roman"/>
            <w:color w:val="231F20"/>
            <w:spacing w:val="-3"/>
            <w:sz w:val="24"/>
            <w:szCs w:val="24"/>
          </w:rPr>
          <w:t xml:space="preserve">July </w:t>
        </w:r>
        <w:r>
          <w:rPr>
            <w:rFonts w:ascii="Times New Roman" w:hAnsi="Times New Roman" w:cs="Times New Roman"/>
            <w:color w:val="231F20"/>
            <w:spacing w:val="-7"/>
            <w:sz w:val="24"/>
            <w:szCs w:val="24"/>
          </w:rPr>
          <w:t xml:space="preserve">2017: </w:t>
        </w:r>
        <w:r>
          <w:fldChar w:fldCharType="begin"/>
        </w:r>
        <w:r>
          <w:instrText xml:space="preserve"> HYPERLINK "http://plainshumanities.unl/" </w:instrText>
        </w:r>
        <w:r>
          <w:fldChar w:fldCharType="separate"/>
        </w:r>
        <w:r>
          <w:rPr>
            <w:rStyle w:val="Hyperlink"/>
            <w:rFonts w:ascii="Times New Roman" w:hAnsi="Times New Roman" w:cs="Times New Roman"/>
            <w:color w:val="231F20"/>
            <w:spacing w:val="-3"/>
            <w:sz w:val="24"/>
            <w:szCs w:val="24"/>
          </w:rPr>
          <w:t>http://plainshumanities.unl.</w:t>
        </w:r>
        <w:r>
          <w:fldChar w:fldCharType="end"/>
        </w:r>
        <w:r>
          <w:rPr>
            <w:rFonts w:ascii="Times New Roman" w:hAnsi="Times New Roman" w:cs="Times New Roman"/>
            <w:color w:val="231F20"/>
            <w:spacing w:val="-3"/>
            <w:sz w:val="24"/>
            <w:szCs w:val="24"/>
          </w:rPr>
          <w:t xml:space="preserve"> </w:t>
        </w:r>
        <w:proofErr w:type="spellStart"/>
        <w:r>
          <w:rPr>
            <w:rFonts w:ascii="Times New Roman" w:hAnsi="Times New Roman" w:cs="Times New Roman"/>
            <w:color w:val="231F20"/>
            <w:spacing w:val="-4"/>
            <w:sz w:val="24"/>
            <w:szCs w:val="24"/>
          </w:rPr>
          <w:t>edu</w:t>
        </w:r>
        <w:proofErr w:type="spellEnd"/>
        <w:r>
          <w:rPr>
            <w:rFonts w:ascii="Times New Roman" w:hAnsi="Times New Roman" w:cs="Times New Roman"/>
            <w:color w:val="231F20"/>
            <w:spacing w:val="-4"/>
            <w:sz w:val="24"/>
            <w:szCs w:val="24"/>
          </w:rPr>
          <w:t>/encyclopedia/doc/egp.pe.028</w:t>
        </w:r>
      </w:ins>
    </w:p>
    <w:p w14:paraId="11121CE3" w14:textId="0EA19D55" w:rsidR="00807F6B" w:rsidRDefault="00807F6B" w:rsidP="00807F6B">
      <w:pPr>
        <w:pStyle w:val="ListParagraph"/>
        <w:tabs>
          <w:tab w:val="left" w:pos="0"/>
          <w:tab w:val="left" w:pos="900"/>
          <w:tab w:val="left" w:pos="990"/>
        </w:tabs>
        <w:spacing w:before="3" w:line="228" w:lineRule="auto"/>
        <w:ind w:left="720" w:hanging="720"/>
        <w:rPr>
          <w:ins w:id="6" w:author="Ann Lewin-Benham" w:date="2020-04-17T19:05:00Z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4</w:t>
      </w:r>
      <w:ins w:id="7" w:author="Ann Lewin-Benham" w:date="2020-04-17T19:05:00Z">
        <w:r>
          <w:rPr>
            <w:rFonts w:ascii="Times New Roman" w:hAnsi="Times New Roman" w:cs="Times New Roman"/>
            <w:color w:val="231F20"/>
            <w:sz w:val="24"/>
            <w:szCs w:val="24"/>
          </w:rPr>
          <w:t xml:space="preserve">. Robinson, E. </w:t>
        </w:r>
        <w:r>
          <w:rPr>
            <w:rFonts w:ascii="Times New Roman" w:hAnsi="Times New Roman" w:cs="Times New Roman"/>
            <w:color w:val="231F20"/>
            <w:spacing w:val="-6"/>
            <w:sz w:val="24"/>
            <w:szCs w:val="24"/>
          </w:rPr>
          <w:t xml:space="preserve">B., </w:t>
        </w:r>
        <w:r>
          <w:rPr>
            <w:rFonts w:ascii="Times New Roman" w:hAnsi="Times New Roman" w:cs="Times New Roman"/>
            <w:color w:val="231F20"/>
            <w:sz w:val="24"/>
            <w:szCs w:val="24"/>
          </w:rPr>
          <w:t xml:space="preserve">&amp; Dietz, </w:t>
        </w:r>
        <w:r>
          <w:rPr>
            <w:rFonts w:ascii="Times New Roman" w:hAnsi="Times New Roman" w:cs="Times New Roman"/>
            <w:color w:val="231F20"/>
            <w:spacing w:val="-4"/>
            <w:sz w:val="24"/>
            <w:szCs w:val="24"/>
          </w:rPr>
          <w:t xml:space="preserve">J. </w:t>
        </w:r>
        <w:r>
          <w:rPr>
            <w:rFonts w:ascii="Times New Roman" w:hAnsi="Times New Roman" w:cs="Times New Roman"/>
            <w:color w:val="231F20"/>
            <w:sz w:val="24"/>
            <w:szCs w:val="24"/>
          </w:rPr>
          <w:t xml:space="preserve">L. </w:t>
        </w:r>
        <w:r>
          <w:rPr>
            <w:rFonts w:ascii="Times New Roman" w:hAnsi="Times New Roman" w:cs="Times New Roman"/>
            <w:color w:val="231F20"/>
            <w:spacing w:val="-3"/>
            <w:sz w:val="24"/>
            <w:szCs w:val="24"/>
          </w:rPr>
          <w:t xml:space="preserve">(2017). </w:t>
        </w:r>
        <w:r>
          <w:rPr>
            <w:rFonts w:ascii="Times New Roman" w:hAnsi="Times New Roman" w:cs="Times New Roman"/>
            <w:i/>
            <w:color w:val="231F20"/>
            <w:sz w:val="24"/>
            <w:szCs w:val="24"/>
          </w:rPr>
          <w:t xml:space="preserve">Great </w:t>
        </w:r>
        <w:r>
          <w:rPr>
            <w:rFonts w:ascii="Times New Roman" w:hAnsi="Times New Roman" w:cs="Times New Roman"/>
            <w:i/>
            <w:color w:val="231F20"/>
            <w:spacing w:val="-3"/>
            <w:sz w:val="24"/>
            <w:szCs w:val="24"/>
          </w:rPr>
          <w:t>Plains</w:t>
        </w:r>
        <w:r>
          <w:rPr>
            <w:rFonts w:ascii="Times New Roman" w:hAnsi="Times New Roman" w:cs="Times New Roman"/>
            <w:color w:val="231F20"/>
            <w:spacing w:val="-3"/>
            <w:sz w:val="24"/>
            <w:szCs w:val="24"/>
          </w:rPr>
          <w:t xml:space="preserve">. </w:t>
        </w:r>
        <w:r>
          <w:rPr>
            <w:rFonts w:ascii="Times New Roman" w:hAnsi="Times New Roman" w:cs="Times New Roman"/>
            <w:color w:val="231F20"/>
            <w:sz w:val="24"/>
            <w:szCs w:val="24"/>
          </w:rPr>
          <w:t xml:space="preserve">Retrieved </w:t>
        </w:r>
        <w:r>
          <w:rPr>
            <w:rFonts w:ascii="Times New Roman" w:hAnsi="Times New Roman" w:cs="Times New Roman"/>
            <w:color w:val="231F20"/>
            <w:spacing w:val="-4"/>
            <w:sz w:val="24"/>
            <w:szCs w:val="24"/>
          </w:rPr>
          <w:t xml:space="preserve">24 </w:t>
        </w:r>
        <w:r>
          <w:rPr>
            <w:rFonts w:ascii="Times New Roman" w:hAnsi="Times New Roman" w:cs="Times New Roman"/>
            <w:color w:val="231F20"/>
            <w:spacing w:val="-3"/>
            <w:sz w:val="24"/>
            <w:szCs w:val="24"/>
          </w:rPr>
          <w:t xml:space="preserve">July </w:t>
        </w:r>
        <w:r>
          <w:rPr>
            <w:rFonts w:ascii="Times New Roman" w:hAnsi="Times New Roman" w:cs="Times New Roman"/>
            <w:color w:val="231F20"/>
            <w:spacing w:val="-7"/>
            <w:sz w:val="24"/>
            <w:szCs w:val="24"/>
          </w:rPr>
          <w:t>2017</w:t>
        </w:r>
        <w:r>
          <w:fldChar w:fldCharType="begin"/>
        </w:r>
        <w:r>
          <w:instrText xml:space="preserve"> HYPERLINK </w:instrText>
        </w:r>
        <w:r>
          <w:fldChar w:fldCharType="separate"/>
        </w:r>
        <w:r>
          <w:rPr>
            <w:rStyle w:val="Hyperlink"/>
            <w:rFonts w:ascii="Times New Roman" w:hAnsi="Times New Roman" w:cs="Times New Roman"/>
            <w:spacing w:val="-7"/>
            <w:sz w:val="24"/>
            <w:szCs w:val="24"/>
          </w:rPr>
          <w:t>:</w:t>
        </w:r>
        <w:r>
          <w:rPr>
            <w:rStyle w:val="Hyperlink"/>
            <w:rFonts w:ascii="Times New Roman" w:hAnsi="Times New Roman" w:cs="Times New Roman"/>
            <w:spacing w:val="3"/>
            <w:sz w:val="24"/>
            <w:szCs w:val="24"/>
          </w:rPr>
          <w:t xml:space="preserve"> </w:t>
        </w:r>
        <w:r>
          <w:rPr>
            <w:rStyle w:val="Hyperlink"/>
            <w:rFonts w:ascii="Times New Roman" w:hAnsi="Times New Roman" w:cs="Times New Roman"/>
            <w:spacing w:val="-3"/>
            <w:sz w:val="24"/>
            <w:szCs w:val="24"/>
          </w:rPr>
          <w:t>www.britannica.com/place/Great-Plains.</w:t>
        </w:r>
        <w:r>
          <w:fldChar w:fldCharType="end"/>
        </w:r>
      </w:ins>
    </w:p>
    <w:p w14:paraId="7EEAEA62" w14:textId="6A04A81F" w:rsidR="00807F6B" w:rsidRDefault="00807F6B" w:rsidP="00807F6B">
      <w:pPr>
        <w:pStyle w:val="ListParagraph"/>
        <w:tabs>
          <w:tab w:val="left" w:pos="0"/>
          <w:tab w:val="left" w:pos="900"/>
          <w:tab w:val="left" w:pos="990"/>
        </w:tabs>
        <w:spacing w:before="2" w:line="228" w:lineRule="auto"/>
        <w:ind w:left="720" w:hanging="720"/>
        <w:rPr>
          <w:ins w:id="8" w:author="Ann Lewin-Benham" w:date="2020-04-17T19:05:00Z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ins w:id="9" w:author="Ann Lewin-Benham" w:date="2020-04-17T19:05:00Z">
        <w:r>
          <w:rPr>
            <w:rFonts w:ascii="Times New Roman" w:hAnsi="Times New Roman" w:cs="Times New Roman"/>
            <w:sz w:val="24"/>
            <w:szCs w:val="24"/>
          </w:rPr>
          <w:t xml:space="preserve">. </w:t>
        </w:r>
        <w:proofErr w:type="spellStart"/>
        <w:r>
          <w:rPr>
            <w:rFonts w:ascii="Times New Roman" w:hAnsi="Times New Roman" w:cs="Times New Roman"/>
            <w:sz w:val="24"/>
            <w:szCs w:val="24"/>
          </w:rPr>
          <w:t>Kromm</w:t>
        </w:r>
        <w:proofErr w:type="spellEnd"/>
        <w:r>
          <w:rPr>
            <w:rFonts w:ascii="Times New Roman" w:hAnsi="Times New Roman" w:cs="Times New Roman"/>
            <w:sz w:val="24"/>
            <w:szCs w:val="24"/>
          </w:rPr>
          <w:t xml:space="preserve">, </w:t>
        </w:r>
        <w:r>
          <w:rPr>
            <w:rFonts w:ascii="Times New Roman" w:hAnsi="Times New Roman" w:cs="Times New Roman"/>
            <w:spacing w:val="-6"/>
            <w:sz w:val="24"/>
            <w:szCs w:val="24"/>
          </w:rPr>
          <w:t xml:space="preserve">D. </w:t>
        </w:r>
        <w:r>
          <w:rPr>
            <w:rFonts w:ascii="Times New Roman" w:hAnsi="Times New Roman" w:cs="Times New Roman"/>
            <w:sz w:val="24"/>
            <w:szCs w:val="24"/>
          </w:rPr>
          <w:t xml:space="preserve">E. </w:t>
        </w:r>
        <w:r>
          <w:rPr>
            <w:rFonts w:ascii="Times New Roman" w:hAnsi="Times New Roman" w:cs="Times New Roman"/>
            <w:spacing w:val="-3"/>
            <w:sz w:val="24"/>
            <w:szCs w:val="24"/>
          </w:rPr>
          <w:t xml:space="preserve">(2017). </w:t>
        </w:r>
        <w:r>
          <w:rPr>
            <w:rFonts w:ascii="Times New Roman" w:hAnsi="Times New Roman" w:cs="Times New Roman"/>
            <w:i/>
            <w:sz w:val="24"/>
            <w:szCs w:val="24"/>
          </w:rPr>
          <w:t xml:space="preserve">Ogallala </w:t>
        </w:r>
        <w:r>
          <w:rPr>
            <w:rFonts w:ascii="Times New Roman" w:hAnsi="Times New Roman" w:cs="Times New Roman"/>
            <w:i/>
            <w:spacing w:val="-4"/>
            <w:sz w:val="24"/>
            <w:szCs w:val="24"/>
          </w:rPr>
          <w:t>Aquifer</w:t>
        </w:r>
        <w:r>
          <w:rPr>
            <w:rFonts w:ascii="Times New Roman" w:hAnsi="Times New Roman" w:cs="Times New Roman"/>
            <w:spacing w:val="-4"/>
            <w:sz w:val="24"/>
            <w:szCs w:val="24"/>
          </w:rPr>
          <w:t xml:space="preserve">. </w:t>
        </w:r>
        <w:r>
          <w:rPr>
            <w:rFonts w:ascii="Times New Roman" w:hAnsi="Times New Roman" w:cs="Times New Roman"/>
            <w:sz w:val="24"/>
            <w:szCs w:val="24"/>
          </w:rPr>
          <w:t xml:space="preserve">Retrieved </w:t>
        </w:r>
        <w:r>
          <w:rPr>
            <w:rFonts w:ascii="Times New Roman" w:hAnsi="Times New Roman" w:cs="Times New Roman"/>
            <w:spacing w:val="-4"/>
            <w:sz w:val="24"/>
            <w:szCs w:val="24"/>
          </w:rPr>
          <w:t xml:space="preserve">24 </w:t>
        </w:r>
        <w:r>
          <w:rPr>
            <w:rFonts w:ascii="Times New Roman" w:hAnsi="Times New Roman" w:cs="Times New Roman"/>
            <w:spacing w:val="-3"/>
            <w:sz w:val="24"/>
            <w:szCs w:val="24"/>
          </w:rPr>
          <w:t xml:space="preserve">July </w:t>
        </w:r>
        <w:r>
          <w:rPr>
            <w:rFonts w:ascii="Times New Roman" w:hAnsi="Times New Roman" w:cs="Times New Roman"/>
            <w:spacing w:val="-7"/>
            <w:sz w:val="24"/>
            <w:szCs w:val="24"/>
          </w:rPr>
          <w:t xml:space="preserve">2017: </w:t>
        </w:r>
        <w:r>
          <w:fldChar w:fldCharType="begin"/>
        </w:r>
        <w:r>
          <w:instrText xml:space="preserve"> HYPERLINK "http://www/" </w:instrText>
        </w:r>
        <w:r>
          <w:fldChar w:fldCharType="separate"/>
        </w:r>
        <w:r>
          <w:rPr>
            <w:rStyle w:val="Hyperlink"/>
            <w:rFonts w:ascii="Times New Roman" w:hAnsi="Times New Roman" w:cs="Times New Roman"/>
            <w:spacing w:val="-3"/>
            <w:sz w:val="24"/>
            <w:szCs w:val="24"/>
          </w:rPr>
          <w:t>www.</w:t>
        </w:r>
        <w:r>
          <w:fldChar w:fldCharType="end"/>
        </w:r>
        <w:r>
          <w:rPr>
            <w:rFonts w:ascii="Times New Roman" w:hAnsi="Times New Roman" w:cs="Times New Roman"/>
            <w:spacing w:val="-3"/>
            <w:sz w:val="24"/>
            <w:szCs w:val="24"/>
          </w:rPr>
          <w:t xml:space="preserve"> waterencyclopedia.com/</w:t>
        </w:r>
        <w:proofErr w:type="spellStart"/>
        <w:r>
          <w:rPr>
            <w:rFonts w:ascii="Times New Roman" w:hAnsi="Times New Roman" w:cs="Times New Roman"/>
            <w:spacing w:val="-3"/>
            <w:sz w:val="24"/>
            <w:szCs w:val="24"/>
          </w:rPr>
          <w:t>Oc</w:t>
        </w:r>
        <w:proofErr w:type="spellEnd"/>
        <w:r>
          <w:rPr>
            <w:rFonts w:ascii="Times New Roman" w:hAnsi="Times New Roman" w:cs="Times New Roman"/>
            <w:spacing w:val="-3"/>
            <w:sz w:val="24"/>
            <w:szCs w:val="24"/>
          </w:rPr>
          <w:t>-Po/Ogallala-Aquifer.html.</w:t>
        </w:r>
      </w:ins>
    </w:p>
    <w:p w14:paraId="152E9B1B" w14:textId="4BF231F3" w:rsidR="00807F6B" w:rsidRDefault="00807F6B" w:rsidP="00807F6B">
      <w:pPr>
        <w:pStyle w:val="ListParagraph"/>
        <w:tabs>
          <w:tab w:val="left" w:pos="0"/>
          <w:tab w:val="left" w:pos="900"/>
          <w:tab w:val="left" w:pos="990"/>
        </w:tabs>
        <w:spacing w:before="2" w:line="228" w:lineRule="auto"/>
        <w:ind w:left="720" w:hanging="720"/>
        <w:rPr>
          <w:ins w:id="10" w:author="Ann Lewin-Benham" w:date="2020-04-17T19:05:00Z"/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ins w:id="11" w:author="Ann Lewin-Benham" w:date="2020-04-17T19:05:00Z">
        <w:r>
          <w:rPr>
            <w:rFonts w:ascii="Times New Roman" w:hAnsi="Times New Roman" w:cs="Times New Roman"/>
            <w:sz w:val="24"/>
            <w:szCs w:val="24"/>
          </w:rPr>
          <w:t>. Little,</w:t>
        </w:r>
        <w:r>
          <w:rPr>
            <w:rFonts w:ascii="Times New Roman" w:hAnsi="Times New Roman" w:cs="Times New Roman"/>
            <w:spacing w:val="-10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pacing w:val="-4"/>
            <w:sz w:val="24"/>
            <w:szCs w:val="24"/>
          </w:rPr>
          <w:t>J.</w:t>
        </w:r>
        <w:r>
          <w:rPr>
            <w:rFonts w:ascii="Times New Roman" w:hAnsi="Times New Roman" w:cs="Times New Roman"/>
            <w:spacing w:val="-9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pacing w:val="-3"/>
            <w:sz w:val="24"/>
            <w:szCs w:val="24"/>
          </w:rPr>
          <w:t>B.</w:t>
        </w:r>
        <w:r>
          <w:rPr>
            <w:rFonts w:ascii="Times New Roman" w:hAnsi="Times New Roman" w:cs="Times New Roman"/>
            <w:spacing w:val="-10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z w:val="24"/>
            <w:szCs w:val="24"/>
          </w:rPr>
          <w:t>(2009).</w:t>
        </w:r>
        <w:r>
          <w:rPr>
            <w:rFonts w:ascii="Times New Roman" w:hAnsi="Times New Roman" w:cs="Times New Roman"/>
            <w:spacing w:val="-9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z w:val="24"/>
            <w:szCs w:val="24"/>
          </w:rPr>
          <w:t>The</w:t>
        </w:r>
        <w:r>
          <w:rPr>
            <w:rFonts w:ascii="Times New Roman" w:hAnsi="Times New Roman" w:cs="Times New Roman"/>
            <w:spacing w:val="-9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z w:val="24"/>
            <w:szCs w:val="24"/>
          </w:rPr>
          <w:t>Ogallala</w:t>
        </w:r>
        <w:r>
          <w:rPr>
            <w:rFonts w:ascii="Times New Roman" w:hAnsi="Times New Roman" w:cs="Times New Roman"/>
            <w:spacing w:val="-10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pacing w:val="-4"/>
            <w:sz w:val="24"/>
            <w:szCs w:val="24"/>
          </w:rPr>
          <w:t>Aquifer</w:t>
        </w:r>
        <w:r>
          <w:rPr>
            <w:rFonts w:ascii="Times New Roman" w:hAnsi="Times New Roman" w:cs="Times New Roman"/>
            <w:i/>
            <w:spacing w:val="-4"/>
            <w:sz w:val="24"/>
            <w:szCs w:val="24"/>
          </w:rPr>
          <w:t>.</w:t>
        </w:r>
        <w:r>
          <w:rPr>
            <w:rFonts w:ascii="Times New Roman" w:hAnsi="Times New Roman" w:cs="Times New Roman"/>
            <w:i/>
            <w:spacing w:val="-4"/>
            <w:w w:val="90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sz w:val="24"/>
            <w:szCs w:val="24"/>
          </w:rPr>
          <w:t>Scientific</w:t>
        </w:r>
        <w:r>
          <w:rPr>
            <w:rFonts w:ascii="Times New Roman" w:hAnsi="Times New Roman" w:cs="Times New Roman"/>
            <w:i/>
            <w:spacing w:val="-10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sz w:val="24"/>
            <w:szCs w:val="24"/>
          </w:rPr>
          <w:t>American</w:t>
        </w:r>
        <w:r>
          <w:rPr>
            <w:rFonts w:ascii="Times New Roman" w:hAnsi="Times New Roman" w:cs="Times New Roman"/>
            <w:sz w:val="24"/>
            <w:szCs w:val="24"/>
          </w:rPr>
          <w:t>.</w:t>
        </w:r>
        <w:r>
          <w:rPr>
            <w:rFonts w:ascii="Times New Roman" w:hAnsi="Times New Roman" w:cs="Times New Roman"/>
            <w:spacing w:val="-9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z w:val="24"/>
            <w:szCs w:val="24"/>
          </w:rPr>
          <w:t xml:space="preserve">Retrieved </w:t>
        </w:r>
        <w:r>
          <w:rPr>
            <w:rFonts w:ascii="Times New Roman" w:hAnsi="Times New Roman" w:cs="Times New Roman"/>
            <w:w w:val="105"/>
            <w:sz w:val="24"/>
            <w:szCs w:val="24"/>
          </w:rPr>
          <w:t xml:space="preserve">23 July 2017: </w:t>
        </w:r>
        <w:r>
          <w:fldChar w:fldCharType="begin"/>
        </w:r>
        <w:r>
          <w:instrText xml:space="preserve"> HYPERLINK "http://www.scientificamerican.com/article/the-ogallala-%20aquifer/" </w:instrText>
        </w:r>
        <w:r>
          <w:fldChar w:fldCharType="separate"/>
        </w:r>
        <w:r>
          <w:rPr>
            <w:rStyle w:val="Hyperlink"/>
            <w:rFonts w:ascii="Times New Roman" w:hAnsi="Times New Roman" w:cs="Times New Roman"/>
            <w:w w:val="105"/>
            <w:sz w:val="24"/>
            <w:szCs w:val="24"/>
          </w:rPr>
          <w:t>www.scientificamerican.com/article/the-ogallala- aquifer/</w:t>
        </w:r>
        <w:r>
          <w:fldChar w:fldCharType="end"/>
        </w:r>
      </w:ins>
    </w:p>
    <w:p w14:paraId="380104B2" w14:textId="4B54859A" w:rsidR="00807F6B" w:rsidRDefault="00807F6B" w:rsidP="00807F6B">
      <w:pPr>
        <w:pStyle w:val="ListParagraph"/>
        <w:tabs>
          <w:tab w:val="left" w:pos="0"/>
          <w:tab w:val="left" w:pos="900"/>
          <w:tab w:val="left" w:pos="990"/>
        </w:tabs>
        <w:spacing w:before="2" w:line="228" w:lineRule="auto"/>
        <w:ind w:left="720" w:hanging="720"/>
        <w:rPr>
          <w:ins w:id="12" w:author="Ann Lewin-Benham" w:date="2020-04-17T19:05:00Z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7</w:t>
      </w:r>
      <w:ins w:id="13" w:author="Ann Lewin-Benham" w:date="2020-04-17T19:05:00Z">
        <w:r>
          <w:rPr>
            <w:rFonts w:ascii="Times New Roman" w:hAnsi="Times New Roman" w:cs="Times New Roman"/>
            <w:spacing w:val="-3"/>
            <w:sz w:val="24"/>
            <w:szCs w:val="24"/>
          </w:rPr>
          <w:t>. Jacobs,</w:t>
        </w:r>
        <w:r>
          <w:rPr>
            <w:rFonts w:ascii="Times New Roman" w:hAnsi="Times New Roman" w:cs="Times New Roman"/>
            <w:spacing w:val="-19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pacing w:val="-6"/>
            <w:sz w:val="24"/>
            <w:szCs w:val="24"/>
          </w:rPr>
          <w:t>B.,</w:t>
        </w:r>
        <w:r>
          <w:rPr>
            <w:rFonts w:ascii="Times New Roman" w:hAnsi="Times New Roman" w:cs="Times New Roman"/>
            <w:spacing w:val="-19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z w:val="24"/>
            <w:szCs w:val="24"/>
          </w:rPr>
          <w:t>James,</w:t>
        </w:r>
        <w:r>
          <w:rPr>
            <w:rFonts w:ascii="Times New Roman" w:hAnsi="Times New Roman" w:cs="Times New Roman"/>
            <w:spacing w:val="-19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z w:val="24"/>
            <w:szCs w:val="24"/>
          </w:rPr>
          <w:t>L.</w:t>
        </w:r>
        <w:r>
          <w:rPr>
            <w:rFonts w:ascii="Times New Roman" w:hAnsi="Times New Roman" w:cs="Times New Roman"/>
            <w:spacing w:val="-19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pacing w:val="-4"/>
            <w:sz w:val="24"/>
            <w:szCs w:val="24"/>
          </w:rPr>
          <w:t>E.,</w:t>
        </w:r>
        <w:r>
          <w:rPr>
            <w:rFonts w:ascii="Times New Roman" w:hAnsi="Times New Roman" w:cs="Times New Roman"/>
            <w:spacing w:val="-19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pacing w:val="-4"/>
            <w:sz w:val="24"/>
            <w:szCs w:val="24"/>
          </w:rPr>
          <w:t>Parker,</w:t>
        </w:r>
        <w:r>
          <w:rPr>
            <w:rFonts w:ascii="Times New Roman" w:hAnsi="Times New Roman" w:cs="Times New Roman"/>
            <w:spacing w:val="-19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pacing w:val="-4"/>
            <w:sz w:val="24"/>
            <w:szCs w:val="24"/>
          </w:rPr>
          <w:t>L.,</w:t>
        </w:r>
        <w:r>
          <w:rPr>
            <w:rFonts w:ascii="Times New Roman" w:hAnsi="Times New Roman" w:cs="Times New Roman"/>
            <w:spacing w:val="-19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z w:val="24"/>
            <w:szCs w:val="24"/>
          </w:rPr>
          <w:t>&amp;</w:t>
        </w:r>
        <w:r>
          <w:rPr>
            <w:rFonts w:ascii="Times New Roman" w:hAnsi="Times New Roman" w:cs="Times New Roman"/>
            <w:spacing w:val="-19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pacing w:val="-3"/>
            <w:sz w:val="24"/>
            <w:szCs w:val="24"/>
          </w:rPr>
          <w:t>Nowakowski,</w:t>
        </w:r>
        <w:r>
          <w:rPr>
            <w:rFonts w:ascii="Times New Roman" w:hAnsi="Times New Roman" w:cs="Times New Roman"/>
            <w:spacing w:val="-19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z w:val="24"/>
            <w:szCs w:val="24"/>
          </w:rPr>
          <w:t>K.</w:t>
        </w:r>
        <w:r>
          <w:rPr>
            <w:rFonts w:ascii="Times New Roman" w:hAnsi="Times New Roman" w:cs="Times New Roman"/>
            <w:spacing w:val="-19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pacing w:val="-5"/>
            <w:sz w:val="24"/>
            <w:szCs w:val="24"/>
          </w:rPr>
          <w:t>(2016).</w:t>
        </w:r>
        <w:r>
          <w:rPr>
            <w:rFonts w:ascii="Times New Roman" w:hAnsi="Times New Roman" w:cs="Times New Roman"/>
            <w:spacing w:val="-19"/>
            <w:sz w:val="24"/>
            <w:szCs w:val="24"/>
          </w:rPr>
          <w:t xml:space="preserve">  </w:t>
        </w:r>
        <w:r>
          <w:rPr>
            <w:rFonts w:ascii="Times New Roman" w:hAnsi="Times New Roman" w:cs="Times New Roman"/>
            <w:i/>
            <w:sz w:val="24"/>
            <w:szCs w:val="24"/>
          </w:rPr>
          <w:t>A</w:t>
        </w:r>
        <w:r>
          <w:rPr>
            <w:rFonts w:ascii="Times New Roman" w:hAnsi="Times New Roman" w:cs="Times New Roman"/>
            <w:i/>
            <w:spacing w:val="-19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sz w:val="24"/>
            <w:szCs w:val="24"/>
          </w:rPr>
          <w:t>vanish</w:t>
        </w:r>
        <w:r>
          <w:rPr>
            <w:rFonts w:ascii="Times New Roman" w:hAnsi="Times New Roman" w:cs="Times New Roman"/>
            <w:i/>
            <w:spacing w:val="-3"/>
            <w:w w:val="105"/>
            <w:sz w:val="24"/>
            <w:szCs w:val="24"/>
          </w:rPr>
          <w:t>ing</w:t>
        </w:r>
        <w:r>
          <w:rPr>
            <w:rFonts w:ascii="Times New Roman" w:hAnsi="Times New Roman" w:cs="Times New Roman"/>
            <w:i/>
            <w:spacing w:val="-32"/>
            <w:w w:val="105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spacing w:val="-4"/>
            <w:w w:val="105"/>
            <w:sz w:val="24"/>
            <w:szCs w:val="24"/>
          </w:rPr>
          <w:t>aquifer</w:t>
        </w:r>
        <w:r>
          <w:rPr>
            <w:rFonts w:ascii="Times New Roman" w:hAnsi="Times New Roman" w:cs="Times New Roman"/>
            <w:spacing w:val="-4"/>
            <w:w w:val="105"/>
            <w:sz w:val="24"/>
            <w:szCs w:val="24"/>
          </w:rPr>
          <w:t>.</w:t>
        </w:r>
        <w:r>
          <w:rPr>
            <w:rFonts w:ascii="Times New Roman" w:hAnsi="Times New Roman" w:cs="Times New Roman"/>
            <w:spacing w:val="-31"/>
            <w:w w:val="105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w w:val="105"/>
            <w:sz w:val="24"/>
            <w:szCs w:val="24"/>
          </w:rPr>
          <w:t>Retrieved</w:t>
        </w:r>
        <w:r>
          <w:rPr>
            <w:rFonts w:ascii="Times New Roman" w:hAnsi="Times New Roman" w:cs="Times New Roman"/>
            <w:spacing w:val="-32"/>
            <w:w w:val="105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w w:val="105"/>
            <w:sz w:val="24"/>
            <w:szCs w:val="24"/>
          </w:rPr>
          <w:t>23</w:t>
        </w:r>
        <w:r>
          <w:rPr>
            <w:rFonts w:ascii="Times New Roman" w:hAnsi="Times New Roman" w:cs="Times New Roman"/>
            <w:spacing w:val="-31"/>
            <w:w w:val="105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pacing w:val="-3"/>
            <w:w w:val="105"/>
            <w:sz w:val="24"/>
            <w:szCs w:val="24"/>
          </w:rPr>
          <w:t>July</w:t>
        </w:r>
        <w:r>
          <w:rPr>
            <w:rFonts w:ascii="Times New Roman" w:hAnsi="Times New Roman" w:cs="Times New Roman"/>
            <w:spacing w:val="-31"/>
            <w:w w:val="105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pacing w:val="-7"/>
            <w:w w:val="105"/>
            <w:sz w:val="24"/>
            <w:szCs w:val="24"/>
          </w:rPr>
          <w:t>2017:</w:t>
        </w:r>
        <w:r>
          <w:rPr>
            <w:rFonts w:ascii="Times New Roman" w:hAnsi="Times New Roman" w:cs="Times New Roman"/>
            <w:spacing w:val="-32"/>
            <w:w w:val="105"/>
            <w:sz w:val="24"/>
            <w:szCs w:val="24"/>
          </w:rPr>
          <w:t xml:space="preserve"> </w:t>
        </w:r>
        <w:r>
          <w:fldChar w:fldCharType="begin"/>
        </w:r>
        <w:r>
          <w:instrText xml:space="preserve"> HYPERLINK "http://www.nationalgeographic.com/" </w:instrText>
        </w:r>
        <w:r>
          <w:fldChar w:fldCharType="separate"/>
        </w:r>
        <w:r>
          <w:rPr>
            <w:rStyle w:val="Hyperlink"/>
            <w:rFonts w:ascii="Times New Roman" w:hAnsi="Times New Roman" w:cs="Times New Roman"/>
            <w:w w:val="105"/>
            <w:sz w:val="24"/>
            <w:szCs w:val="24"/>
          </w:rPr>
          <w:t>www.nationalgeographic.com/</w:t>
        </w:r>
        <w:r>
          <w:fldChar w:fldCharType="end"/>
        </w:r>
        <w:r>
          <w:rPr>
            <w:rFonts w:ascii="Times New Roman" w:hAnsi="Times New Roman" w:cs="Times New Roman"/>
            <w:w w:val="105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pacing w:val="-4"/>
            <w:w w:val="105"/>
            <w:sz w:val="24"/>
            <w:szCs w:val="24"/>
          </w:rPr>
          <w:t>magazine/2016/08/vanishing-aquifer-interactive-map/.</w:t>
        </w:r>
      </w:ins>
    </w:p>
    <w:p w14:paraId="1A1DE8BF" w14:textId="14160C5F" w:rsidR="00807F6B" w:rsidRDefault="00807F6B" w:rsidP="00807F6B">
      <w:pPr>
        <w:tabs>
          <w:tab w:val="left" w:pos="0"/>
          <w:tab w:val="left" w:pos="1140"/>
        </w:tabs>
        <w:spacing w:before="3" w:line="228" w:lineRule="auto"/>
        <w:ind w:left="720" w:hanging="720"/>
        <w:rPr>
          <w:ins w:id="14" w:author="Ann Lewin-Benham" w:date="2020-04-17T19:05:00Z"/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ins w:id="15" w:author="Ann Lewin-Benham" w:date="2020-04-17T19:05:00Z">
        <w:r>
          <w:rPr>
            <w:rFonts w:ascii="Times New Roman" w:hAnsi="Times New Roman" w:cs="Times New Roman"/>
            <w:sz w:val="24"/>
            <w:szCs w:val="24"/>
          </w:rPr>
          <w:t xml:space="preserve">. </w:t>
        </w:r>
        <w:proofErr w:type="spellStart"/>
        <w:r>
          <w:rPr>
            <w:rFonts w:ascii="Times New Roman" w:hAnsi="Times New Roman" w:cs="Times New Roman"/>
            <w:sz w:val="24"/>
            <w:szCs w:val="24"/>
          </w:rPr>
          <w:t>Seifferlein</w:t>
        </w:r>
        <w:proofErr w:type="spellEnd"/>
        <w:r>
          <w:rPr>
            <w:rFonts w:ascii="Times New Roman" w:hAnsi="Times New Roman" w:cs="Times New Roman"/>
            <w:sz w:val="24"/>
            <w:szCs w:val="24"/>
          </w:rPr>
          <w:t>,</w:t>
        </w:r>
        <w:r>
          <w:rPr>
            <w:rFonts w:ascii="Times New Roman" w:hAnsi="Times New Roman" w:cs="Times New Roman"/>
            <w:spacing w:val="-22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pacing w:val="-3"/>
            <w:sz w:val="24"/>
            <w:szCs w:val="24"/>
          </w:rPr>
          <w:t>B.</w:t>
        </w:r>
        <w:r>
          <w:rPr>
            <w:rFonts w:ascii="Times New Roman" w:hAnsi="Times New Roman" w:cs="Times New Roman"/>
            <w:spacing w:val="-22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pacing w:val="-5"/>
            <w:sz w:val="24"/>
            <w:szCs w:val="24"/>
          </w:rPr>
          <w:t>(2016).</w:t>
        </w:r>
        <w:r>
          <w:rPr>
            <w:rFonts w:ascii="Times New Roman" w:hAnsi="Times New Roman" w:cs="Times New Roman"/>
            <w:spacing w:val="-21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sz w:val="24"/>
            <w:szCs w:val="24"/>
          </w:rPr>
          <w:t>Restoring</w:t>
        </w:r>
        <w:r>
          <w:rPr>
            <w:rFonts w:ascii="Times New Roman" w:hAnsi="Times New Roman" w:cs="Times New Roman"/>
            <w:i/>
            <w:spacing w:val="-22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sz w:val="24"/>
            <w:szCs w:val="24"/>
          </w:rPr>
          <w:t>Prairie</w:t>
        </w:r>
        <w:r>
          <w:rPr>
            <w:rFonts w:ascii="Times New Roman" w:hAnsi="Times New Roman" w:cs="Times New Roman"/>
            <w:i/>
            <w:spacing w:val="-21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sz w:val="24"/>
            <w:szCs w:val="24"/>
          </w:rPr>
          <w:t>on</w:t>
        </w:r>
        <w:r>
          <w:rPr>
            <w:rFonts w:ascii="Times New Roman" w:hAnsi="Times New Roman" w:cs="Times New Roman"/>
            <w:i/>
            <w:spacing w:val="-22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sz w:val="24"/>
            <w:szCs w:val="24"/>
          </w:rPr>
          <w:t>the</w:t>
        </w:r>
        <w:r>
          <w:rPr>
            <w:rFonts w:ascii="Times New Roman" w:hAnsi="Times New Roman" w:cs="Times New Roman"/>
            <w:i/>
            <w:spacing w:val="-21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sz w:val="24"/>
            <w:szCs w:val="24"/>
          </w:rPr>
          <w:t>Great</w:t>
        </w:r>
        <w:r>
          <w:rPr>
            <w:rFonts w:ascii="Times New Roman" w:hAnsi="Times New Roman" w:cs="Times New Roman"/>
            <w:i/>
            <w:spacing w:val="-22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spacing w:val="-3"/>
            <w:sz w:val="24"/>
            <w:szCs w:val="24"/>
          </w:rPr>
          <w:t>Plains</w:t>
        </w:r>
        <w:r>
          <w:rPr>
            <w:rFonts w:ascii="Times New Roman" w:hAnsi="Times New Roman" w:cs="Times New Roman"/>
            <w:spacing w:val="-3"/>
            <w:sz w:val="24"/>
            <w:szCs w:val="24"/>
          </w:rPr>
          <w:t>.</w:t>
        </w:r>
        <w:r>
          <w:rPr>
            <w:rFonts w:ascii="Times New Roman" w:hAnsi="Times New Roman" w:cs="Times New Roman"/>
            <w:spacing w:val="-21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z w:val="24"/>
            <w:szCs w:val="24"/>
          </w:rPr>
          <w:t>Retrieved</w:t>
        </w:r>
        <w:r>
          <w:rPr>
            <w:rFonts w:ascii="Times New Roman" w:hAnsi="Times New Roman" w:cs="Times New Roman"/>
            <w:spacing w:val="-22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z w:val="24"/>
            <w:szCs w:val="24"/>
          </w:rPr>
          <w:t xml:space="preserve">25 </w:t>
        </w:r>
        <w:r>
          <w:rPr>
            <w:rFonts w:ascii="Times New Roman" w:hAnsi="Times New Roman" w:cs="Times New Roman"/>
            <w:spacing w:val="-1"/>
            <w:w w:val="105"/>
            <w:sz w:val="24"/>
            <w:szCs w:val="24"/>
          </w:rPr>
          <w:t xml:space="preserve">July </w:t>
        </w:r>
        <w:r>
          <w:rPr>
            <w:rFonts w:ascii="Times New Roman" w:hAnsi="Times New Roman" w:cs="Times New Roman"/>
            <w:spacing w:val="-5"/>
            <w:w w:val="105"/>
            <w:sz w:val="24"/>
            <w:szCs w:val="24"/>
          </w:rPr>
          <w:t xml:space="preserve">2017: </w:t>
        </w:r>
        <w:r>
          <w:fldChar w:fldCharType="begin"/>
        </w:r>
        <w:r>
          <w:instrText xml:space="preserve"> HYPERLINK "http://harvestpublicmedia.org/post/restoring-prairie-" </w:instrText>
        </w:r>
        <w:r>
          <w:fldChar w:fldCharType="separate"/>
        </w:r>
        <w:r>
          <w:rPr>
            <w:rStyle w:val="Hyperlink"/>
            <w:rFonts w:ascii="Times New Roman" w:hAnsi="Times New Roman" w:cs="Times New Roman"/>
            <w:spacing w:val="-1"/>
            <w:w w:val="105"/>
            <w:sz w:val="24"/>
            <w:szCs w:val="24"/>
          </w:rPr>
          <w:t>http://harvestpublicmedia.org/post/restoring-prairie-</w:t>
        </w:r>
        <w:r>
          <w:fldChar w:fldCharType="end"/>
        </w:r>
        <w:r>
          <w:rPr>
            <w:rFonts w:ascii="Times New Roman" w:hAnsi="Times New Roman" w:cs="Times New Roman"/>
            <w:spacing w:val="-1"/>
            <w:w w:val="105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w w:val="105"/>
            <w:sz w:val="24"/>
            <w:szCs w:val="24"/>
          </w:rPr>
          <w:t>great-plains.</w:t>
        </w:r>
      </w:ins>
    </w:p>
    <w:p w14:paraId="0876B730" w14:textId="61B7441B" w:rsidR="00807F6B" w:rsidRDefault="00807F6B" w:rsidP="00807F6B">
      <w:pPr>
        <w:pStyle w:val="BodyText"/>
        <w:tabs>
          <w:tab w:val="left" w:pos="540"/>
          <w:tab w:val="left" w:pos="630"/>
          <w:tab w:val="left" w:pos="810"/>
        </w:tabs>
        <w:spacing w:before="13"/>
        <w:ind w:left="720" w:right="-120" w:hanging="720"/>
        <w:rPr>
          <w:ins w:id="16" w:author="Ann Lewin-Benham" w:date="2020-04-17T19:05:00Z"/>
          <w:rStyle w:val="Hyperlink"/>
          <w:color w:val="000000" w:themeColor="text1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9</w:t>
      </w:r>
      <w:ins w:id="17" w:author="Ann Lewin-Benham" w:date="2020-04-17T19:05:00Z">
        <w:r>
          <w:rPr>
            <w:rFonts w:ascii="Times New Roman" w:hAnsi="Times New Roman" w:cs="Times New Roman"/>
            <w:w w:val="105"/>
            <w:sz w:val="24"/>
            <w:szCs w:val="24"/>
          </w:rPr>
          <w:t xml:space="preserve">. </w:t>
        </w:r>
        <w:r>
          <w:rPr>
            <w:rFonts w:ascii="Times New Roman" w:hAnsi="Times New Roman" w:cs="Times New Roman"/>
            <w:sz w:val="24"/>
            <w:szCs w:val="24"/>
          </w:rPr>
          <w:t xml:space="preserve">Firebaugh, CA: Retrieved 9 August 19: </w:t>
        </w:r>
        <w:r>
          <w:fldChar w:fldCharType="begin"/>
        </w:r>
        <w:r>
          <w:instrText xml:space="preserve"> HYPERLINK "http://www.city-data.com/city/Firebaugh-California.html" </w:instrText>
        </w:r>
        <w:r>
          <w:fldChar w:fldCharType="separate"/>
        </w:r>
        <w:r>
          <w:rPr>
            <w:rStyle w:val="Hyperlink"/>
            <w:color w:val="000000" w:themeColor="text1"/>
          </w:rPr>
          <w:t>http://www.city-data.com/city/Firebaugh-California.html</w:t>
        </w:r>
        <w:r>
          <w:fldChar w:fldCharType="end"/>
        </w:r>
      </w:ins>
    </w:p>
    <w:p w14:paraId="4D5E7112" w14:textId="4C194AF4" w:rsidR="00807F6B" w:rsidRDefault="00807F6B" w:rsidP="00807F6B">
      <w:pPr>
        <w:pStyle w:val="BodyText"/>
        <w:tabs>
          <w:tab w:val="left" w:pos="540"/>
          <w:tab w:val="left" w:pos="630"/>
          <w:tab w:val="left" w:pos="810"/>
        </w:tabs>
        <w:spacing w:before="13"/>
        <w:ind w:left="720" w:right="-120" w:hanging="720"/>
        <w:rPr>
          <w:ins w:id="18" w:author="Ann Lewin-Benham" w:date="2020-04-17T19:05:00Z"/>
          <w:rFonts w:ascii="Times New Roman" w:hAnsi="Times New Roman" w:cs="Times New Roman"/>
          <w:sz w:val="24"/>
          <w:szCs w:val="24"/>
        </w:rPr>
      </w:pPr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</w:rPr>
        <w:t>10</w:t>
      </w:r>
      <w:ins w:id="19" w:author="Ann Lewin-Benham" w:date="2020-04-17T19:05:00Z">
        <w:r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 xml:space="preserve">. Sano, A. (2019). Farmers live climate change.  </w:t>
        </w:r>
        <w:r>
          <w:rPr>
            <w:rStyle w:val="Hyperlink"/>
            <w:rFonts w:ascii="Times New Roman" w:hAnsi="Times New Roman" w:cs="Times New Roman"/>
            <w:i/>
            <w:iCs/>
            <w:color w:val="000000" w:themeColor="text1"/>
            <w:sz w:val="24"/>
            <w:szCs w:val="24"/>
          </w:rPr>
          <w:t xml:space="preserve">The New York Times. </w:t>
        </w:r>
        <w:r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9 August 21, p. A21.</w:t>
        </w:r>
      </w:ins>
    </w:p>
    <w:p w14:paraId="3B24A811" w14:textId="1C4AB68D" w:rsidR="00807F6B" w:rsidRDefault="00807F6B" w:rsidP="00807F6B">
      <w:pPr>
        <w:pStyle w:val="BodyText"/>
        <w:tabs>
          <w:tab w:val="left" w:pos="540"/>
          <w:tab w:val="left" w:pos="630"/>
          <w:tab w:val="left" w:pos="810"/>
        </w:tabs>
        <w:spacing w:before="13"/>
        <w:ind w:left="720" w:right="-120" w:hanging="720"/>
        <w:rPr>
          <w:ins w:id="20" w:author="Ann Lewin-Benham" w:date="2020-04-17T19:05:00Z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color w:val="000000" w:themeColor="text1"/>
        </w:rPr>
        <w:t>11</w:t>
      </w:r>
      <w:ins w:id="21" w:author="Ann Lewin-Benham" w:date="2020-04-17T19:05:00Z">
        <w:r>
          <w:rPr>
            <w:color w:val="000000" w:themeColor="text1"/>
          </w:rPr>
          <w:t xml:space="preserve">. Central Valley California (2019). Retrieved 13 </w:t>
        </w:r>
        <w:r>
          <w:rPr>
            <w:rFonts w:ascii="Times New Roman" w:hAnsi="Times New Roman" w:cs="Times New Roman"/>
            <w:color w:val="222222"/>
            <w:sz w:val="24"/>
            <w:szCs w:val="24"/>
            <w:shd w:val="clear" w:color="auto" w:fill="FFFFFF"/>
          </w:rPr>
          <w:t>Aug 2019.</w:t>
        </w:r>
        <w:r>
          <w:rPr>
            <w:rFonts w:ascii="Times New Roman" w:hAnsi="Times New Roman" w:cs="Times New Roman"/>
            <w:color w:val="000000" w:themeColor="text1"/>
            <w:sz w:val="24"/>
            <w:szCs w:val="24"/>
            <w:shd w:val="clear" w:color="auto" w:fill="FFFFFF"/>
          </w:rPr>
          <w:t xml:space="preserve"> </w:t>
        </w:r>
        <w:r>
          <w:fldChar w:fldCharType="begin"/>
        </w:r>
        <w:r>
          <w:instrText xml:space="preserve"> HYPERLINK "https://en.wikipedia.org/wiki/Central_Valley_(California)" </w:instrText>
        </w:r>
        <w:r>
          <w:fldChar w:fldCharType="separate"/>
        </w:r>
        <w:r>
          <w:rPr>
            <w:rStyle w:val="Hyperlink"/>
            <w:color w:val="000000" w:themeColor="text1"/>
          </w:rPr>
          <w:t>https://en.wikipedia.org/wiki/Central_Valley_(California)</w:t>
        </w:r>
        <w:r>
          <w:fldChar w:fldCharType="end"/>
        </w:r>
        <w:r>
          <w:rPr>
            <w:rFonts w:ascii="Times New Roman" w:hAnsi="Times New Roman" w:cs="Times New Roman"/>
            <w:color w:val="222222"/>
            <w:sz w:val="24"/>
            <w:szCs w:val="24"/>
            <w:shd w:val="clear" w:color="auto" w:fill="FFFFFF"/>
          </w:rPr>
          <w:t xml:space="preserve"> </w:t>
        </w:r>
      </w:ins>
    </w:p>
    <w:p w14:paraId="08505691" w14:textId="28A52406" w:rsidR="00807F6B" w:rsidRDefault="00807F6B" w:rsidP="00807F6B">
      <w:pPr>
        <w:pStyle w:val="BodyText"/>
        <w:tabs>
          <w:tab w:val="left" w:pos="540"/>
          <w:tab w:val="left" w:pos="630"/>
          <w:tab w:val="left" w:pos="810"/>
        </w:tabs>
        <w:spacing w:before="13"/>
        <w:ind w:left="720" w:right="-120" w:hanging="720"/>
        <w:rPr>
          <w:ins w:id="22" w:author="Ann Lewin-Benham" w:date="2020-04-17T19:05:00Z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</w:t>
      </w:r>
      <w:ins w:id="23" w:author="Ann Lewin-Benham" w:date="2020-04-17T19:05:00Z">
        <w:r>
          <w:rPr>
            <w:rFonts w:ascii="Times New Roman" w:hAnsi="Times New Roman" w:cs="Times New Roman"/>
            <w:color w:val="222222"/>
            <w:sz w:val="24"/>
            <w:szCs w:val="24"/>
            <w:shd w:val="clear" w:color="auto" w:fill="FFFFFF"/>
          </w:rPr>
          <w:t xml:space="preserve">2. </w:t>
        </w:r>
        <w:r>
          <w:rPr>
            <w:rFonts w:ascii="Times New Roman" w:hAnsi="Times New Roman" w:cs="Times New Roman"/>
            <w:sz w:val="24"/>
            <w:szCs w:val="24"/>
          </w:rPr>
          <w:t>Fresno/Clovis Convention and Visitors Bureau: Treasured 15 Cities.  Retrieved 9 Aug. 19: PlayFresno.org.</w:t>
        </w:r>
      </w:ins>
    </w:p>
    <w:p w14:paraId="0D15A99B" w14:textId="0A86D638" w:rsidR="00807F6B" w:rsidRDefault="008E3188" w:rsidP="00807F6B">
      <w:pPr>
        <w:pStyle w:val="ListParagraph"/>
        <w:tabs>
          <w:tab w:val="left" w:pos="0"/>
          <w:tab w:val="left" w:pos="900"/>
          <w:tab w:val="left" w:pos="1140"/>
        </w:tabs>
        <w:spacing w:before="2" w:line="228" w:lineRule="auto"/>
        <w:ind w:left="720" w:hanging="810"/>
        <w:rPr>
          <w:ins w:id="24" w:author="Ann Lewin-Benham" w:date="2020-04-17T19:05:00Z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 xml:space="preserve">  13</w:t>
      </w:r>
      <w:ins w:id="25" w:author="Ann Lewin-Benham" w:date="2020-04-17T19:05:00Z">
        <w:r w:rsidR="00807F6B">
          <w:rPr>
            <w:rFonts w:ascii="Times New Roman" w:hAnsi="Times New Roman" w:cs="Times New Roman"/>
            <w:w w:val="105"/>
            <w:sz w:val="24"/>
            <w:szCs w:val="24"/>
          </w:rPr>
          <w:t>. Wikipedia</w:t>
        </w:r>
        <w:r w:rsidR="00807F6B">
          <w:rPr>
            <w:rFonts w:ascii="Times New Roman" w:hAnsi="Times New Roman" w:cs="Times New Roman"/>
            <w:spacing w:val="-19"/>
            <w:w w:val="105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spacing w:val="-3"/>
            <w:w w:val="105"/>
            <w:sz w:val="24"/>
            <w:szCs w:val="24"/>
          </w:rPr>
          <w:t>(2017).</w:t>
        </w:r>
        <w:r w:rsidR="00807F6B">
          <w:rPr>
            <w:rFonts w:ascii="Times New Roman" w:hAnsi="Times New Roman" w:cs="Times New Roman"/>
            <w:spacing w:val="-19"/>
            <w:w w:val="105"/>
            <w:sz w:val="24"/>
            <w:szCs w:val="24"/>
          </w:rPr>
          <w:t xml:space="preserve"> </w:t>
        </w:r>
        <w:proofErr w:type="spellStart"/>
        <w:r w:rsidR="00807F6B">
          <w:rPr>
            <w:rFonts w:ascii="Times New Roman" w:hAnsi="Times New Roman" w:cs="Times New Roman"/>
            <w:i/>
            <w:w w:val="105"/>
            <w:sz w:val="24"/>
            <w:szCs w:val="24"/>
          </w:rPr>
          <w:t>Midewin</w:t>
        </w:r>
        <w:proofErr w:type="spellEnd"/>
        <w:r w:rsidR="00807F6B">
          <w:rPr>
            <w:rFonts w:ascii="Times New Roman" w:hAnsi="Times New Roman" w:cs="Times New Roman"/>
            <w:w w:val="105"/>
            <w:sz w:val="24"/>
            <w:szCs w:val="24"/>
          </w:rPr>
          <w:t>.</w:t>
        </w:r>
        <w:r w:rsidR="00807F6B">
          <w:rPr>
            <w:rFonts w:ascii="Times New Roman" w:hAnsi="Times New Roman" w:cs="Times New Roman"/>
            <w:spacing w:val="-19"/>
            <w:w w:val="105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w w:val="105"/>
            <w:sz w:val="24"/>
            <w:szCs w:val="24"/>
          </w:rPr>
          <w:t>Retrieved</w:t>
        </w:r>
        <w:r w:rsidR="00807F6B">
          <w:rPr>
            <w:rFonts w:ascii="Times New Roman" w:hAnsi="Times New Roman" w:cs="Times New Roman"/>
            <w:spacing w:val="-19"/>
            <w:w w:val="105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spacing w:val="-4"/>
            <w:w w:val="105"/>
            <w:sz w:val="24"/>
            <w:szCs w:val="24"/>
          </w:rPr>
          <w:t>24</w:t>
        </w:r>
        <w:r w:rsidR="00807F6B">
          <w:rPr>
            <w:rFonts w:ascii="Times New Roman" w:hAnsi="Times New Roman" w:cs="Times New Roman"/>
            <w:spacing w:val="-19"/>
            <w:w w:val="105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spacing w:val="-3"/>
            <w:w w:val="105"/>
            <w:sz w:val="24"/>
            <w:szCs w:val="24"/>
          </w:rPr>
          <w:t>July</w:t>
        </w:r>
        <w:r w:rsidR="00807F6B">
          <w:rPr>
            <w:rFonts w:ascii="Times New Roman" w:hAnsi="Times New Roman" w:cs="Times New Roman"/>
            <w:spacing w:val="-19"/>
            <w:w w:val="105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spacing w:val="-7"/>
            <w:w w:val="105"/>
            <w:sz w:val="24"/>
            <w:szCs w:val="24"/>
          </w:rPr>
          <w:t>2017:</w:t>
        </w:r>
        <w:r w:rsidR="00807F6B">
          <w:rPr>
            <w:rFonts w:ascii="Times New Roman" w:hAnsi="Times New Roman" w:cs="Times New Roman"/>
            <w:spacing w:val="-19"/>
            <w:w w:val="105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spacing w:val="-5"/>
            <w:w w:val="105"/>
            <w:sz w:val="24"/>
            <w:szCs w:val="24"/>
          </w:rPr>
          <w:t>https://en.wiki</w:t>
        </w:r>
        <w:r w:rsidR="00807F6B">
          <w:rPr>
            <w:rFonts w:ascii="Times New Roman" w:hAnsi="Times New Roman" w:cs="Times New Roman"/>
            <w:w w:val="105"/>
            <w:sz w:val="24"/>
            <w:szCs w:val="24"/>
          </w:rPr>
          <w:t>pedia.org/wiki/Midewin_National_Tallgrass_Prairie.</w:t>
        </w:r>
      </w:ins>
    </w:p>
    <w:p w14:paraId="13186A3D" w14:textId="0AFA1F2F" w:rsidR="00807F6B" w:rsidRDefault="008E3188" w:rsidP="00807F6B">
      <w:pPr>
        <w:pStyle w:val="ListParagraph"/>
        <w:tabs>
          <w:tab w:val="left" w:pos="0"/>
          <w:tab w:val="left" w:pos="900"/>
          <w:tab w:val="left" w:pos="1140"/>
        </w:tabs>
        <w:spacing w:before="2" w:line="228" w:lineRule="auto"/>
        <w:ind w:left="720" w:hanging="720"/>
        <w:rPr>
          <w:ins w:id="26" w:author="Ann Lewin-Benham" w:date="2020-04-17T19:05:00Z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ins w:id="27" w:author="Ann Lewin-Benham" w:date="2020-04-17T19:05:00Z">
        <w:r w:rsidR="00807F6B">
          <w:rPr>
            <w:rFonts w:ascii="Times New Roman" w:hAnsi="Times New Roman" w:cs="Times New Roman"/>
            <w:sz w:val="24"/>
            <w:szCs w:val="24"/>
          </w:rPr>
          <w:t>. Wikipedia (2017).</w:t>
        </w:r>
        <w:r w:rsidR="00807F6B">
          <w:rPr>
            <w:rFonts w:ascii="Times New Roman" w:hAnsi="Times New Roman" w:cs="Times New Roman"/>
            <w:spacing w:val="-32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i/>
            <w:spacing w:val="-3"/>
            <w:sz w:val="24"/>
            <w:szCs w:val="24"/>
          </w:rPr>
          <w:t>United</w:t>
        </w:r>
        <w:r w:rsidR="00807F6B">
          <w:rPr>
            <w:rFonts w:ascii="Times New Roman" w:hAnsi="Times New Roman" w:cs="Times New Roman"/>
            <w:i/>
            <w:spacing w:val="-32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i/>
            <w:spacing w:val="-2"/>
            <w:sz w:val="24"/>
            <w:szCs w:val="24"/>
          </w:rPr>
          <w:t>States</w:t>
        </w:r>
        <w:r w:rsidR="00807F6B">
          <w:rPr>
            <w:rFonts w:ascii="Times New Roman" w:hAnsi="Times New Roman" w:cs="Times New Roman"/>
            <w:i/>
            <w:spacing w:val="-31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i/>
            <w:sz w:val="24"/>
            <w:szCs w:val="24"/>
          </w:rPr>
          <w:t>National</w:t>
        </w:r>
        <w:r w:rsidR="00807F6B">
          <w:rPr>
            <w:rFonts w:ascii="Times New Roman" w:hAnsi="Times New Roman" w:cs="Times New Roman"/>
            <w:i/>
            <w:spacing w:val="-32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i/>
            <w:sz w:val="24"/>
            <w:szCs w:val="24"/>
          </w:rPr>
          <w:t>Grassland</w:t>
        </w:r>
        <w:r w:rsidR="00807F6B">
          <w:rPr>
            <w:rFonts w:ascii="Times New Roman" w:hAnsi="Times New Roman" w:cs="Times New Roman"/>
            <w:sz w:val="24"/>
            <w:szCs w:val="24"/>
          </w:rPr>
          <w:t>.</w:t>
        </w:r>
        <w:r w:rsidR="00807F6B">
          <w:rPr>
            <w:rFonts w:ascii="Times New Roman" w:hAnsi="Times New Roman" w:cs="Times New Roman"/>
            <w:spacing w:val="-31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sz w:val="24"/>
            <w:szCs w:val="24"/>
          </w:rPr>
          <w:t>Retrieved</w:t>
        </w:r>
        <w:r w:rsidR="00807F6B">
          <w:rPr>
            <w:rFonts w:ascii="Times New Roman" w:hAnsi="Times New Roman" w:cs="Times New Roman"/>
            <w:spacing w:val="-32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sz w:val="24"/>
            <w:szCs w:val="24"/>
          </w:rPr>
          <w:t>22</w:t>
        </w:r>
        <w:r w:rsidR="00807F6B">
          <w:rPr>
            <w:rFonts w:ascii="Times New Roman" w:hAnsi="Times New Roman" w:cs="Times New Roman"/>
            <w:spacing w:val="-32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sz w:val="24"/>
            <w:szCs w:val="24"/>
          </w:rPr>
          <w:t>Octo</w:t>
        </w:r>
        <w:r w:rsidR="00807F6B">
          <w:rPr>
            <w:rFonts w:ascii="Times New Roman" w:hAnsi="Times New Roman" w:cs="Times New Roman"/>
            <w:w w:val="105"/>
            <w:sz w:val="24"/>
            <w:szCs w:val="24"/>
          </w:rPr>
          <w:t xml:space="preserve">ber </w:t>
        </w:r>
        <w:r w:rsidR="00807F6B">
          <w:rPr>
            <w:rFonts w:ascii="Times New Roman" w:hAnsi="Times New Roman" w:cs="Times New Roman"/>
            <w:spacing w:val="-7"/>
            <w:w w:val="105"/>
            <w:sz w:val="24"/>
            <w:szCs w:val="24"/>
          </w:rPr>
          <w:t xml:space="preserve">2017: </w:t>
        </w:r>
        <w:r w:rsidR="00807F6B">
          <w:rPr>
            <w:rFonts w:ascii="Times New Roman" w:hAnsi="Times New Roman" w:cs="Times New Roman"/>
            <w:spacing w:val="-3"/>
            <w:w w:val="105"/>
            <w:sz w:val="24"/>
            <w:szCs w:val="24"/>
          </w:rPr>
          <w:t>https://en.wikipedia.org/wiki/United_States_National_ Grassland#/media/File:Midewin3.JPG.</w:t>
        </w:r>
      </w:ins>
    </w:p>
    <w:p w14:paraId="2AB07237" w14:textId="65B0E0B7" w:rsidR="00807F6B" w:rsidRDefault="008E3188" w:rsidP="00807F6B">
      <w:pPr>
        <w:tabs>
          <w:tab w:val="left" w:pos="0"/>
          <w:tab w:val="left" w:pos="900"/>
          <w:tab w:val="left" w:pos="1140"/>
        </w:tabs>
        <w:spacing w:line="228" w:lineRule="auto"/>
        <w:ind w:left="720" w:hanging="720"/>
        <w:rPr>
          <w:ins w:id="28" w:author="Ann Lewin-Benham" w:date="2020-04-17T19:05:00Z"/>
          <w:rFonts w:ascii="Times New Roman" w:hAnsi="Times New Roman" w:cs="Times New Roman"/>
          <w:color w:val="000000" w:themeColor="text1"/>
          <w:spacing w:val="-6"/>
          <w:sz w:val="24"/>
          <w:szCs w:val="24"/>
        </w:rPr>
      </w:pPr>
      <w:r>
        <w:rPr>
          <w:rFonts w:ascii="Times New Roman" w:hAnsi="Times New Roman" w:cs="Times New Roman"/>
          <w:spacing w:val="-6"/>
          <w:sz w:val="24"/>
          <w:szCs w:val="24"/>
        </w:rPr>
        <w:t>15.</w:t>
      </w:r>
      <w:ins w:id="29" w:author="Ann Lewin-Benham" w:date="2020-04-17T19:05:00Z">
        <w:r w:rsidR="00807F6B">
          <w:rPr>
            <w:rFonts w:ascii="Times New Roman" w:hAnsi="Times New Roman" w:cs="Times New Roman"/>
            <w:spacing w:val="-6"/>
            <w:sz w:val="24"/>
            <w:szCs w:val="24"/>
          </w:rPr>
          <w:t xml:space="preserve"> W</w:t>
        </w:r>
        <w:r w:rsidR="00807F6B">
          <w:rPr>
            <w:rFonts w:ascii="Times New Roman" w:hAnsi="Times New Roman" w:cs="Times New Roman"/>
            <w:spacing w:val="1"/>
            <w:sz w:val="24"/>
            <w:szCs w:val="24"/>
          </w:rPr>
          <w:t>i</w:t>
        </w:r>
        <w:r w:rsidR="00807F6B">
          <w:rPr>
            <w:rFonts w:ascii="Times New Roman" w:hAnsi="Times New Roman" w:cs="Times New Roman"/>
            <w:spacing w:val="2"/>
            <w:w w:val="99"/>
            <w:sz w:val="24"/>
            <w:szCs w:val="24"/>
          </w:rPr>
          <w:t>k</w:t>
        </w:r>
        <w:r w:rsidR="00807F6B">
          <w:rPr>
            <w:rFonts w:ascii="Times New Roman" w:hAnsi="Times New Roman" w:cs="Times New Roman"/>
            <w:color w:val="231F20"/>
            <w:spacing w:val="-6"/>
            <w:w w:val="99"/>
            <w:sz w:val="24"/>
            <w:szCs w:val="24"/>
          </w:rPr>
          <w:t>i</w:t>
        </w:r>
        <w:r w:rsidR="00807F6B">
          <w:rPr>
            <w:rFonts w:ascii="Times New Roman" w:hAnsi="Times New Roman" w:cs="Times New Roman"/>
            <w:color w:val="231F20"/>
            <w:spacing w:val="-2"/>
            <w:w w:val="99"/>
            <w:sz w:val="24"/>
            <w:szCs w:val="24"/>
          </w:rPr>
          <w:t>pe</w:t>
        </w:r>
        <w:r w:rsidR="00807F6B">
          <w:rPr>
            <w:rFonts w:ascii="Times New Roman" w:hAnsi="Times New Roman" w:cs="Times New Roman"/>
            <w:color w:val="231F20"/>
            <w:sz w:val="24"/>
            <w:szCs w:val="24"/>
          </w:rPr>
          <w:t>d</w:t>
        </w:r>
        <w:r w:rsidR="00807F6B">
          <w:rPr>
            <w:rFonts w:ascii="Times New Roman" w:hAnsi="Times New Roman" w:cs="Times New Roman"/>
            <w:color w:val="231F20"/>
            <w:spacing w:val="-2"/>
            <w:w w:val="99"/>
            <w:sz w:val="24"/>
            <w:szCs w:val="24"/>
          </w:rPr>
          <w:t>i</w:t>
        </w:r>
        <w:r w:rsidR="00807F6B">
          <w:rPr>
            <w:rFonts w:ascii="Times New Roman" w:hAnsi="Times New Roman" w:cs="Times New Roman"/>
            <w:color w:val="231F20"/>
            <w:w w:val="99"/>
            <w:sz w:val="24"/>
            <w:szCs w:val="24"/>
          </w:rPr>
          <w:t xml:space="preserve">a </w:t>
        </w:r>
        <w:r w:rsidR="00807F6B">
          <w:rPr>
            <w:rFonts w:ascii="Times New Roman" w:hAnsi="Times New Roman" w:cs="Times New Roman"/>
            <w:color w:val="231F20"/>
            <w:spacing w:val="-17"/>
            <w:w w:val="99"/>
            <w:sz w:val="24"/>
            <w:szCs w:val="24"/>
          </w:rPr>
          <w:t>(</w:t>
        </w:r>
        <w:r w:rsidR="00807F6B">
          <w:rPr>
            <w:rFonts w:ascii="Times New Roman" w:hAnsi="Times New Roman" w:cs="Times New Roman"/>
            <w:color w:val="231F20"/>
            <w:spacing w:val="-7"/>
            <w:w w:val="99"/>
            <w:sz w:val="24"/>
            <w:szCs w:val="24"/>
          </w:rPr>
          <w:t>2</w:t>
        </w:r>
        <w:r w:rsidR="00807F6B">
          <w:rPr>
            <w:rFonts w:ascii="Times New Roman" w:hAnsi="Times New Roman" w:cs="Times New Roman"/>
            <w:color w:val="231F20"/>
            <w:spacing w:val="-10"/>
            <w:w w:val="99"/>
            <w:sz w:val="24"/>
            <w:szCs w:val="24"/>
          </w:rPr>
          <w:t>0</w:t>
        </w:r>
        <w:r w:rsidR="00807F6B">
          <w:rPr>
            <w:rFonts w:ascii="Times New Roman" w:hAnsi="Times New Roman" w:cs="Times New Roman"/>
            <w:color w:val="231F20"/>
            <w:spacing w:val="-11"/>
            <w:w w:val="99"/>
            <w:sz w:val="24"/>
            <w:szCs w:val="24"/>
          </w:rPr>
          <w:t>1</w:t>
        </w:r>
        <w:r w:rsidR="00807F6B">
          <w:rPr>
            <w:rFonts w:ascii="Times New Roman" w:hAnsi="Times New Roman" w:cs="Times New Roman"/>
            <w:color w:val="231F20"/>
            <w:spacing w:val="-1"/>
            <w:w w:val="99"/>
            <w:sz w:val="24"/>
            <w:szCs w:val="24"/>
          </w:rPr>
          <w:t>7)</w:t>
        </w:r>
        <w:r w:rsidR="00807F6B">
          <w:rPr>
            <w:rFonts w:ascii="Times New Roman" w:hAnsi="Times New Roman" w:cs="Times New Roman"/>
            <w:color w:val="231F20"/>
            <w:w w:val="99"/>
            <w:sz w:val="24"/>
            <w:szCs w:val="24"/>
          </w:rPr>
          <w:t xml:space="preserve">. </w:t>
        </w:r>
        <w:r w:rsidR="00807F6B">
          <w:rPr>
            <w:rFonts w:ascii="Times New Roman" w:hAnsi="Times New Roman" w:cs="Times New Roman"/>
            <w:color w:val="231F20"/>
            <w:spacing w:val="-17"/>
            <w:w w:val="99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i/>
            <w:color w:val="231F20"/>
            <w:spacing w:val="-3"/>
            <w:sz w:val="24"/>
            <w:szCs w:val="24"/>
          </w:rPr>
          <w:t>U</w:t>
        </w:r>
        <w:r w:rsidR="00807F6B">
          <w:rPr>
            <w:rFonts w:ascii="Times New Roman" w:hAnsi="Times New Roman" w:cs="Times New Roman"/>
            <w:i/>
            <w:color w:val="231F20"/>
            <w:w w:val="50"/>
            <w:sz w:val="24"/>
            <w:szCs w:val="24"/>
          </w:rPr>
          <w:t>. S.</w:t>
        </w:r>
        <w:r w:rsidR="00807F6B">
          <w:rPr>
            <w:rFonts w:ascii="Times New Roman" w:hAnsi="Times New Roman" w:cs="Times New Roman"/>
            <w:i/>
            <w:color w:val="231F20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i/>
            <w:color w:val="231F20"/>
            <w:spacing w:val="-17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i/>
            <w:color w:val="231F20"/>
            <w:spacing w:val="-4"/>
            <w:sz w:val="24"/>
            <w:szCs w:val="24"/>
          </w:rPr>
          <w:t>N</w:t>
        </w:r>
        <w:r w:rsidR="00807F6B">
          <w:rPr>
            <w:rFonts w:ascii="Times New Roman" w:hAnsi="Times New Roman" w:cs="Times New Roman"/>
            <w:i/>
            <w:color w:val="231F20"/>
            <w:spacing w:val="-5"/>
            <w:sz w:val="24"/>
            <w:szCs w:val="24"/>
          </w:rPr>
          <w:t>a</w:t>
        </w:r>
        <w:r w:rsidR="00807F6B">
          <w:rPr>
            <w:rFonts w:ascii="Times New Roman" w:hAnsi="Times New Roman" w:cs="Times New Roman"/>
            <w:i/>
            <w:color w:val="231F20"/>
            <w:spacing w:val="-3"/>
            <w:w w:val="99"/>
            <w:sz w:val="24"/>
            <w:szCs w:val="24"/>
          </w:rPr>
          <w:t>t</w:t>
        </w:r>
        <w:r w:rsidR="00807F6B">
          <w:rPr>
            <w:rFonts w:ascii="Times New Roman" w:hAnsi="Times New Roman" w:cs="Times New Roman"/>
            <w:i/>
            <w:color w:val="231F20"/>
            <w:spacing w:val="-2"/>
            <w:sz w:val="24"/>
            <w:szCs w:val="24"/>
          </w:rPr>
          <w:t>i</w:t>
        </w:r>
        <w:r w:rsidR="00807F6B">
          <w:rPr>
            <w:rFonts w:ascii="Times New Roman" w:hAnsi="Times New Roman" w:cs="Times New Roman"/>
            <w:i/>
            <w:color w:val="231F20"/>
            <w:spacing w:val="-3"/>
            <w:sz w:val="24"/>
            <w:szCs w:val="24"/>
          </w:rPr>
          <w:t>o</w:t>
        </w:r>
        <w:r w:rsidR="00807F6B">
          <w:rPr>
            <w:rFonts w:ascii="Times New Roman" w:hAnsi="Times New Roman" w:cs="Times New Roman"/>
            <w:i/>
            <w:color w:val="231F20"/>
            <w:spacing w:val="-1"/>
            <w:w w:val="99"/>
            <w:sz w:val="24"/>
            <w:szCs w:val="24"/>
          </w:rPr>
          <w:t>n</w:t>
        </w:r>
        <w:r w:rsidR="00807F6B">
          <w:rPr>
            <w:rFonts w:ascii="Times New Roman" w:hAnsi="Times New Roman" w:cs="Times New Roman"/>
            <w:i/>
            <w:color w:val="231F20"/>
            <w:spacing w:val="-4"/>
            <w:sz w:val="24"/>
            <w:szCs w:val="24"/>
          </w:rPr>
          <w:t>a</w:t>
        </w:r>
        <w:r w:rsidR="00807F6B">
          <w:rPr>
            <w:rFonts w:ascii="Times New Roman" w:hAnsi="Times New Roman" w:cs="Times New Roman"/>
            <w:i/>
            <w:color w:val="231F20"/>
            <w:sz w:val="24"/>
            <w:szCs w:val="24"/>
          </w:rPr>
          <w:t xml:space="preserve">l </w:t>
        </w:r>
        <w:r w:rsidR="00807F6B">
          <w:rPr>
            <w:rFonts w:ascii="Times New Roman" w:hAnsi="Times New Roman" w:cs="Times New Roman"/>
            <w:i/>
            <w:color w:val="231F20"/>
            <w:spacing w:val="-4"/>
            <w:w w:val="99"/>
            <w:sz w:val="24"/>
            <w:szCs w:val="24"/>
          </w:rPr>
          <w:t>G</w:t>
        </w:r>
        <w:r w:rsidR="00807F6B">
          <w:rPr>
            <w:rFonts w:ascii="Times New Roman" w:hAnsi="Times New Roman" w:cs="Times New Roman"/>
            <w:i/>
            <w:color w:val="231F20"/>
            <w:spacing w:val="-6"/>
            <w:w w:val="99"/>
            <w:sz w:val="24"/>
            <w:szCs w:val="24"/>
          </w:rPr>
          <w:t>r</w:t>
        </w:r>
        <w:r w:rsidR="00807F6B">
          <w:rPr>
            <w:rFonts w:ascii="Times New Roman" w:hAnsi="Times New Roman" w:cs="Times New Roman"/>
            <w:i/>
            <w:color w:val="231F20"/>
            <w:spacing w:val="-2"/>
            <w:sz w:val="24"/>
            <w:szCs w:val="24"/>
          </w:rPr>
          <w:t>a</w:t>
        </w:r>
        <w:r w:rsidR="00807F6B">
          <w:rPr>
            <w:rFonts w:ascii="Times New Roman" w:hAnsi="Times New Roman" w:cs="Times New Roman"/>
            <w:i/>
            <w:color w:val="231F20"/>
            <w:spacing w:val="-3"/>
            <w:w w:val="99"/>
            <w:sz w:val="24"/>
            <w:szCs w:val="24"/>
          </w:rPr>
          <w:t>s</w:t>
        </w:r>
        <w:r w:rsidR="00807F6B">
          <w:rPr>
            <w:rFonts w:ascii="Times New Roman" w:hAnsi="Times New Roman" w:cs="Times New Roman"/>
            <w:i/>
            <w:color w:val="231F20"/>
            <w:spacing w:val="-5"/>
            <w:w w:val="99"/>
            <w:sz w:val="24"/>
            <w:szCs w:val="24"/>
          </w:rPr>
          <w:t>s</w:t>
        </w:r>
        <w:r w:rsidR="00807F6B">
          <w:rPr>
            <w:rFonts w:ascii="Times New Roman" w:hAnsi="Times New Roman" w:cs="Times New Roman"/>
            <w:i/>
            <w:color w:val="231F20"/>
            <w:spacing w:val="-2"/>
            <w:sz w:val="24"/>
            <w:szCs w:val="24"/>
          </w:rPr>
          <w:t>l</w:t>
        </w:r>
        <w:r w:rsidR="00807F6B">
          <w:rPr>
            <w:rFonts w:ascii="Times New Roman" w:hAnsi="Times New Roman" w:cs="Times New Roman"/>
            <w:i/>
            <w:color w:val="231F20"/>
            <w:spacing w:val="-4"/>
            <w:sz w:val="24"/>
            <w:szCs w:val="24"/>
          </w:rPr>
          <w:t>a</w:t>
        </w:r>
        <w:r w:rsidR="00807F6B">
          <w:rPr>
            <w:rFonts w:ascii="Times New Roman" w:hAnsi="Times New Roman" w:cs="Times New Roman"/>
            <w:i/>
            <w:color w:val="231F20"/>
            <w:spacing w:val="-2"/>
            <w:sz w:val="24"/>
            <w:szCs w:val="24"/>
          </w:rPr>
          <w:t>n</w:t>
        </w:r>
        <w:r w:rsidR="00807F6B">
          <w:rPr>
            <w:rFonts w:ascii="Times New Roman" w:hAnsi="Times New Roman" w:cs="Times New Roman"/>
            <w:i/>
            <w:color w:val="231F20"/>
            <w:spacing w:val="-7"/>
            <w:sz w:val="24"/>
            <w:szCs w:val="24"/>
          </w:rPr>
          <w:t>d</w:t>
        </w:r>
        <w:r w:rsidR="00807F6B">
          <w:rPr>
            <w:rFonts w:ascii="Times New Roman" w:hAnsi="Times New Roman" w:cs="Times New Roman"/>
            <w:color w:val="231F20"/>
            <w:sz w:val="24"/>
            <w:szCs w:val="24"/>
          </w:rPr>
          <w:t xml:space="preserve">. </w:t>
        </w:r>
        <w:r w:rsidR="00807F6B">
          <w:rPr>
            <w:rFonts w:ascii="Times New Roman" w:hAnsi="Times New Roman" w:cs="Times New Roman"/>
            <w:color w:val="231F20"/>
            <w:spacing w:val="-17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color w:val="231F20"/>
            <w:spacing w:val="-5"/>
            <w:sz w:val="24"/>
            <w:szCs w:val="24"/>
          </w:rPr>
          <w:t>R</w:t>
        </w:r>
        <w:r w:rsidR="00807F6B">
          <w:rPr>
            <w:rFonts w:ascii="Times New Roman" w:hAnsi="Times New Roman" w:cs="Times New Roman"/>
            <w:color w:val="231F20"/>
            <w:spacing w:val="-2"/>
            <w:sz w:val="24"/>
            <w:szCs w:val="24"/>
          </w:rPr>
          <w:t>e</w:t>
        </w:r>
        <w:r w:rsidR="00807F6B">
          <w:rPr>
            <w:rFonts w:ascii="Times New Roman" w:hAnsi="Times New Roman" w:cs="Times New Roman"/>
            <w:color w:val="231F20"/>
            <w:spacing w:val="2"/>
            <w:w w:val="99"/>
            <w:sz w:val="24"/>
            <w:szCs w:val="24"/>
          </w:rPr>
          <w:t>t</w:t>
        </w:r>
        <w:r w:rsidR="00807F6B">
          <w:rPr>
            <w:rFonts w:ascii="Times New Roman" w:hAnsi="Times New Roman" w:cs="Times New Roman"/>
            <w:color w:val="231F20"/>
            <w:w w:val="99"/>
            <w:sz w:val="24"/>
            <w:szCs w:val="24"/>
          </w:rPr>
          <w:t>r</w:t>
        </w:r>
        <w:r w:rsidR="00807F6B">
          <w:rPr>
            <w:rFonts w:ascii="Times New Roman" w:hAnsi="Times New Roman" w:cs="Times New Roman"/>
            <w:color w:val="231F20"/>
            <w:spacing w:val="-5"/>
            <w:w w:val="99"/>
            <w:sz w:val="24"/>
            <w:szCs w:val="24"/>
          </w:rPr>
          <w:t>i</w:t>
        </w:r>
        <w:r w:rsidR="00807F6B">
          <w:rPr>
            <w:rFonts w:ascii="Times New Roman" w:hAnsi="Times New Roman" w:cs="Times New Roman"/>
            <w:color w:val="231F20"/>
            <w:spacing w:val="-4"/>
            <w:w w:val="99"/>
            <w:sz w:val="24"/>
            <w:szCs w:val="24"/>
          </w:rPr>
          <w:t>e</w:t>
        </w:r>
        <w:r w:rsidR="00807F6B">
          <w:rPr>
            <w:rFonts w:ascii="Times New Roman" w:hAnsi="Times New Roman" w:cs="Times New Roman"/>
            <w:color w:val="231F20"/>
            <w:spacing w:val="-9"/>
            <w:sz w:val="24"/>
            <w:szCs w:val="24"/>
          </w:rPr>
          <w:t>v</w:t>
        </w:r>
        <w:r w:rsidR="00807F6B">
          <w:rPr>
            <w:rFonts w:ascii="Times New Roman" w:hAnsi="Times New Roman" w:cs="Times New Roman"/>
            <w:color w:val="231F20"/>
            <w:spacing w:val="-2"/>
            <w:w w:val="99"/>
            <w:sz w:val="24"/>
            <w:szCs w:val="24"/>
          </w:rPr>
          <w:t>e</w:t>
        </w:r>
        <w:r w:rsidR="00807F6B">
          <w:rPr>
            <w:rFonts w:ascii="Times New Roman" w:hAnsi="Times New Roman" w:cs="Times New Roman"/>
            <w:color w:val="231F20"/>
            <w:sz w:val="24"/>
            <w:szCs w:val="24"/>
          </w:rPr>
          <w:t xml:space="preserve">d </w:t>
        </w:r>
        <w:r w:rsidR="00807F6B">
          <w:rPr>
            <w:rFonts w:ascii="Times New Roman" w:hAnsi="Times New Roman" w:cs="Times New Roman"/>
            <w:color w:val="231F20"/>
            <w:spacing w:val="-17"/>
            <w:sz w:val="24"/>
            <w:szCs w:val="24"/>
          </w:rPr>
          <w:t>23</w:t>
        </w:r>
        <w:r w:rsidR="00807F6B">
          <w:rPr>
            <w:rFonts w:ascii="Times New Roman" w:hAnsi="Times New Roman" w:cs="Times New Roman"/>
            <w:color w:val="231F20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color w:val="231F20"/>
            <w:spacing w:val="-17"/>
            <w:sz w:val="24"/>
            <w:szCs w:val="24"/>
          </w:rPr>
          <w:t>July</w:t>
        </w:r>
        <w:r w:rsidR="00807F6B">
          <w:rPr>
            <w:rFonts w:ascii="Times New Roman" w:hAnsi="Times New Roman" w:cs="Times New Roman"/>
            <w:color w:val="231F20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color w:val="231F20"/>
            <w:spacing w:val="-17"/>
            <w:sz w:val="24"/>
            <w:szCs w:val="24"/>
          </w:rPr>
          <w:t>2017</w:t>
        </w:r>
        <w:r w:rsidR="00807F6B">
          <w:rPr>
            <w:rFonts w:ascii="Times New Roman" w:hAnsi="Times New Roman" w:cs="Times New Roman"/>
            <w:color w:val="231F20"/>
            <w:sz w:val="24"/>
            <w:szCs w:val="24"/>
          </w:rPr>
          <w:t xml:space="preserve">: </w:t>
        </w:r>
        <w:r w:rsidR="00807F6B">
          <w:fldChar w:fldCharType="begin"/>
        </w:r>
        <w:r w:rsidR="00807F6B">
          <w:instrText xml:space="preserve"> HYPERLINK "https://en.wikipedia.org/wiki/United_States_National_Grassland" </w:instrText>
        </w:r>
        <w:r w:rsidR="00807F6B">
          <w:fldChar w:fldCharType="separate"/>
        </w:r>
        <w:r w:rsidR="00807F6B">
          <w:rPr>
            <w:rStyle w:val="Hyperlink"/>
            <w:rFonts w:ascii="Times New Roman" w:hAnsi="Times New Roman" w:cs="Times New Roman"/>
            <w:color w:val="000000" w:themeColor="text1"/>
            <w:spacing w:val="-6"/>
            <w:sz w:val="24"/>
            <w:szCs w:val="24"/>
          </w:rPr>
          <w:t>https://en.wikipedia.org/wiki/United_States_National_Grassland</w:t>
        </w:r>
        <w:r w:rsidR="00807F6B">
          <w:fldChar w:fldCharType="end"/>
        </w:r>
        <w:r w:rsidR="00807F6B">
          <w:rPr>
            <w:rFonts w:ascii="Times New Roman" w:hAnsi="Times New Roman" w:cs="Times New Roman"/>
            <w:color w:val="000000" w:themeColor="text1"/>
            <w:spacing w:val="-6"/>
            <w:sz w:val="24"/>
            <w:szCs w:val="24"/>
          </w:rPr>
          <w:t>.</w:t>
        </w:r>
      </w:ins>
    </w:p>
    <w:p w14:paraId="4E1A6978" w14:textId="63B7C8C3" w:rsidR="00807F6B" w:rsidRDefault="008E3188" w:rsidP="00807F6B">
      <w:pPr>
        <w:pStyle w:val="BodyText"/>
        <w:tabs>
          <w:tab w:val="left" w:pos="720"/>
        </w:tabs>
        <w:spacing w:before="17" w:line="228" w:lineRule="auto"/>
        <w:ind w:left="720" w:right="-120" w:hanging="720"/>
        <w:rPr>
          <w:ins w:id="30" w:author="Ann Lewin-Benham" w:date="2020-04-17T19:05:00Z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16</w:t>
      </w:r>
      <w:ins w:id="31" w:author="Ann Lewin-Benham" w:date="2020-04-17T19:05:00Z">
        <w:r w:rsidR="00807F6B">
          <w:rPr>
            <w:rFonts w:ascii="Times New Roman" w:hAnsi="Times New Roman" w:cs="Times New Roman"/>
            <w:color w:val="000000" w:themeColor="text1"/>
            <w:sz w:val="24"/>
            <w:szCs w:val="24"/>
          </w:rPr>
          <w:t xml:space="preserve">. U. S. Forest Service (ND). </w:t>
        </w:r>
        <w:r w:rsidR="00807F6B">
          <w:rPr>
            <w:rFonts w:ascii="Times New Roman" w:hAnsi="Times New Roman" w:cs="Times New Roman"/>
            <w:i/>
            <w:iCs/>
            <w:color w:val="000000" w:themeColor="text1"/>
            <w:sz w:val="24"/>
            <w:szCs w:val="24"/>
          </w:rPr>
          <w:t xml:space="preserve">The National Grasslands Story.  </w:t>
        </w:r>
        <w:r w:rsidR="00807F6B">
          <w:rPr>
            <w:rFonts w:ascii="Times New Roman" w:hAnsi="Times New Roman" w:cs="Times New Roman"/>
            <w:color w:val="000000" w:themeColor="text1"/>
            <w:sz w:val="24"/>
            <w:szCs w:val="24"/>
          </w:rPr>
          <w:t>Retrieved 9 August 19:</w:t>
        </w:r>
        <w:r w:rsidR="00807F6B">
          <w:rPr>
            <w:rFonts w:ascii="Times New Roman" w:hAnsi="Times New Roman" w:cs="Times New Roman"/>
            <w:i/>
            <w:iCs/>
            <w:color w:val="000000" w:themeColor="text1"/>
            <w:sz w:val="24"/>
            <w:szCs w:val="24"/>
          </w:rPr>
          <w:t xml:space="preserve"> </w:t>
        </w:r>
        <w:r w:rsidR="00807F6B">
          <w:fldChar w:fldCharType="begin"/>
        </w:r>
        <w:r w:rsidR="00807F6B">
          <w:instrText xml:space="preserve"> HYPERLINK "https://www.fs.fed.us/grasslands/aboutus/index.shtml" </w:instrText>
        </w:r>
        <w:r w:rsidR="00807F6B">
          <w:fldChar w:fldCharType="separate"/>
        </w:r>
        <w:r w:rsidR="00807F6B">
          <w:rPr>
            <w:rStyle w:val="Hyperlink"/>
            <w:color w:val="000000" w:themeColor="text1"/>
          </w:rPr>
          <w:t>https://www.fs.fed.us/grasslands/aboutus/index.shtml</w:t>
        </w:r>
        <w:r w:rsidR="00807F6B">
          <w:fldChar w:fldCharType="end"/>
        </w:r>
      </w:ins>
    </w:p>
    <w:p w14:paraId="664CF0FD" w14:textId="673AB9C3" w:rsidR="00807F6B" w:rsidRDefault="008E3188" w:rsidP="00807F6B">
      <w:pPr>
        <w:pStyle w:val="ListParagraph"/>
        <w:tabs>
          <w:tab w:val="left" w:pos="0"/>
          <w:tab w:val="left" w:pos="900"/>
          <w:tab w:val="left" w:pos="1140"/>
        </w:tabs>
        <w:spacing w:before="1" w:line="228" w:lineRule="auto"/>
        <w:ind w:left="720" w:hanging="720"/>
        <w:rPr>
          <w:ins w:id="32" w:author="Ann Lewin-Benham" w:date="2020-04-17T19:05:00Z"/>
          <w:rFonts w:ascii="Times New Roman" w:hAnsi="Times New Roman" w:cs="Times New Roman"/>
          <w:color w:val="000000" w:themeColor="text1"/>
          <w:spacing w:val="-8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17</w:t>
      </w:r>
      <w:ins w:id="33" w:author="Ann Lewin-Benham" w:date="2020-04-17T19:05:00Z">
        <w:r w:rsidR="00807F6B">
          <w:rPr>
            <w:rFonts w:ascii="Times New Roman" w:hAnsi="Times New Roman" w:cs="Times New Roman"/>
            <w:color w:val="000000" w:themeColor="text1"/>
            <w:sz w:val="24"/>
            <w:szCs w:val="24"/>
          </w:rPr>
          <w:t>. Wikipedia</w:t>
        </w:r>
        <w:r w:rsidR="00807F6B">
          <w:rPr>
            <w:rFonts w:ascii="Times New Roman" w:hAnsi="Times New Roman" w:cs="Times New Roman"/>
            <w:color w:val="000000" w:themeColor="text1"/>
            <w:spacing w:val="-20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color w:val="000000" w:themeColor="text1"/>
            <w:spacing w:val="-5"/>
            <w:sz w:val="24"/>
            <w:szCs w:val="24"/>
          </w:rPr>
          <w:t>(2017).</w:t>
        </w:r>
        <w:r w:rsidR="00807F6B">
          <w:rPr>
            <w:rFonts w:ascii="Times New Roman" w:hAnsi="Times New Roman" w:cs="Times New Roman"/>
            <w:color w:val="000000" w:themeColor="text1"/>
            <w:spacing w:val="-20"/>
            <w:sz w:val="24"/>
            <w:szCs w:val="24"/>
          </w:rPr>
          <w:t xml:space="preserve"> </w:t>
        </w:r>
        <w:proofErr w:type="spellStart"/>
        <w:r w:rsidR="00807F6B">
          <w:rPr>
            <w:rFonts w:ascii="Times New Roman" w:hAnsi="Times New Roman" w:cs="Times New Roman"/>
            <w:i/>
            <w:color w:val="000000" w:themeColor="text1"/>
            <w:sz w:val="24"/>
            <w:szCs w:val="24"/>
          </w:rPr>
          <w:t>Gensburg</w:t>
        </w:r>
        <w:proofErr w:type="spellEnd"/>
        <w:r w:rsidR="00807F6B">
          <w:rPr>
            <w:rFonts w:ascii="Times New Roman" w:hAnsi="Times New Roman" w:cs="Times New Roman"/>
            <w:i/>
            <w:color w:val="000000" w:themeColor="text1"/>
            <w:sz w:val="24"/>
            <w:szCs w:val="24"/>
          </w:rPr>
          <w:t>-Markham Prairie</w:t>
        </w:r>
        <w:r w:rsidR="00807F6B">
          <w:rPr>
            <w:rFonts w:ascii="Times New Roman" w:hAnsi="Times New Roman" w:cs="Times New Roman"/>
            <w:color w:val="000000" w:themeColor="text1"/>
            <w:sz w:val="24"/>
            <w:szCs w:val="24"/>
          </w:rPr>
          <w:t>.</w:t>
        </w:r>
        <w:r w:rsidR="00807F6B">
          <w:rPr>
            <w:rFonts w:ascii="Times New Roman" w:hAnsi="Times New Roman" w:cs="Times New Roman"/>
            <w:color w:val="000000" w:themeColor="text1"/>
            <w:spacing w:val="-19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color w:val="000000" w:themeColor="text1"/>
            <w:spacing w:val="-3"/>
            <w:sz w:val="24"/>
            <w:szCs w:val="24"/>
          </w:rPr>
          <w:t>Retrieved</w:t>
        </w:r>
        <w:r w:rsidR="00807F6B">
          <w:rPr>
            <w:rFonts w:ascii="Times New Roman" w:hAnsi="Times New Roman" w:cs="Times New Roman"/>
            <w:color w:val="000000" w:themeColor="text1"/>
            <w:spacing w:val="-20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color w:val="000000" w:themeColor="text1"/>
            <w:sz w:val="24"/>
            <w:szCs w:val="24"/>
          </w:rPr>
          <w:t>23</w:t>
        </w:r>
        <w:r w:rsidR="00807F6B">
          <w:rPr>
            <w:rFonts w:ascii="Times New Roman" w:hAnsi="Times New Roman" w:cs="Times New Roman"/>
            <w:color w:val="000000" w:themeColor="text1"/>
            <w:spacing w:val="-20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color w:val="000000" w:themeColor="text1"/>
            <w:spacing w:val="-4"/>
            <w:sz w:val="24"/>
            <w:szCs w:val="24"/>
          </w:rPr>
          <w:t>July</w:t>
        </w:r>
        <w:r w:rsidR="00807F6B">
          <w:rPr>
            <w:rFonts w:ascii="Times New Roman" w:hAnsi="Times New Roman" w:cs="Times New Roman"/>
            <w:color w:val="000000" w:themeColor="text1"/>
            <w:spacing w:val="-19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color w:val="000000" w:themeColor="text1"/>
            <w:spacing w:val="-8"/>
            <w:sz w:val="24"/>
            <w:szCs w:val="24"/>
          </w:rPr>
          <w:t>2017:</w:t>
        </w:r>
        <w:r w:rsidR="00807F6B">
          <w:fldChar w:fldCharType="begin"/>
        </w:r>
        <w:r w:rsidR="00807F6B">
          <w:instrText xml:space="preserve"> HYPERLINK "file:///C:\\Users\\Owner\\Documents\\EnvBookRedo19Oct18\\%20http:\\en.wikipedia.org\\wiki\\Gensburg-Markham%20Prairie" </w:instrText>
        </w:r>
        <w:r w:rsidR="00807F6B">
          <w:fldChar w:fldCharType="separate"/>
        </w:r>
        <w:r w:rsidR="00807F6B">
          <w:rPr>
            <w:rStyle w:val="Hyperlink"/>
            <w:rFonts w:ascii="Times New Roman" w:hAnsi="Times New Roman" w:cs="Times New Roman"/>
            <w:color w:val="000000" w:themeColor="text1"/>
            <w:spacing w:val="-8"/>
            <w:sz w:val="24"/>
            <w:szCs w:val="24"/>
          </w:rPr>
          <w:t xml:space="preserve"> </w:t>
        </w:r>
        <w:r w:rsidR="00807F6B">
          <w:rPr>
            <w:rStyle w:val="Hyperlink"/>
            <w:rFonts w:ascii="Times New Roman" w:hAnsi="Times New Roman" w:cs="Times New Roman"/>
            <w:color w:val="000000" w:themeColor="text1"/>
            <w:spacing w:val="-3"/>
            <w:w w:val="105"/>
            <w:sz w:val="24"/>
            <w:szCs w:val="24"/>
          </w:rPr>
          <w:t>http://en.wikipedia.org/wiki/Gensburg-Markham Prairie</w:t>
        </w:r>
        <w:r w:rsidR="00807F6B">
          <w:fldChar w:fldCharType="end"/>
        </w:r>
      </w:ins>
    </w:p>
    <w:p w14:paraId="30C6164B" w14:textId="58904F9D" w:rsidR="00807F6B" w:rsidRDefault="00807F6B" w:rsidP="00807F6B">
      <w:pPr>
        <w:pStyle w:val="ListParagraph"/>
        <w:tabs>
          <w:tab w:val="left" w:pos="0"/>
          <w:tab w:val="left" w:pos="900"/>
          <w:tab w:val="left" w:pos="1141"/>
        </w:tabs>
        <w:spacing w:before="1" w:line="228" w:lineRule="auto"/>
        <w:ind w:left="720" w:hanging="720"/>
        <w:rPr>
          <w:ins w:id="34" w:author="Ann Lewin-Benham" w:date="2020-04-17T19:05:00Z"/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ins w:id="35" w:author="Ann Lewin-Benham" w:date="2020-04-17T19:05:00Z">
        <w:r>
          <w:rPr>
            <w:rFonts w:ascii="Times New Roman" w:hAnsi="Times New Roman" w:cs="Times New Roman"/>
            <w:color w:val="000000" w:themeColor="text1"/>
            <w:spacing w:val="-8"/>
            <w:sz w:val="24"/>
            <w:szCs w:val="24"/>
          </w:rPr>
          <w:t>1</w:t>
        </w:r>
      </w:ins>
      <w:r w:rsidR="008E3188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>8</w:t>
      </w:r>
      <w:ins w:id="36" w:author="Ann Lewin-Benham" w:date="2020-04-17T19:05:00Z">
        <w:r>
          <w:rPr>
            <w:rFonts w:ascii="Times New Roman" w:hAnsi="Times New Roman" w:cs="Times New Roman"/>
            <w:color w:val="000000" w:themeColor="text1"/>
            <w:spacing w:val="-8"/>
            <w:sz w:val="24"/>
            <w:szCs w:val="24"/>
          </w:rPr>
          <w:t xml:space="preserve">. </w:t>
        </w:r>
        <w:r>
          <w:rPr>
            <w:rFonts w:ascii="Times New Roman" w:hAnsi="Times New Roman" w:cs="Times New Roman"/>
            <w:color w:val="000000" w:themeColor="text1"/>
            <w:w w:val="105"/>
            <w:sz w:val="24"/>
            <w:szCs w:val="24"/>
          </w:rPr>
          <w:t>Nature</w:t>
        </w:r>
        <w:r>
          <w:rPr>
            <w:rFonts w:ascii="Times New Roman" w:hAnsi="Times New Roman" w:cs="Times New Roman"/>
            <w:color w:val="000000" w:themeColor="text1"/>
            <w:spacing w:val="-32"/>
            <w:w w:val="105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color w:val="000000" w:themeColor="text1"/>
            <w:w w:val="105"/>
            <w:sz w:val="24"/>
            <w:szCs w:val="24"/>
          </w:rPr>
          <w:t>Conservancy</w:t>
        </w:r>
        <w:r>
          <w:rPr>
            <w:rFonts w:ascii="Times New Roman" w:hAnsi="Times New Roman" w:cs="Times New Roman"/>
            <w:color w:val="000000" w:themeColor="text1"/>
            <w:spacing w:val="-32"/>
            <w:w w:val="105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color w:val="000000" w:themeColor="text1"/>
            <w:spacing w:val="-3"/>
            <w:w w:val="105"/>
            <w:sz w:val="24"/>
            <w:szCs w:val="24"/>
          </w:rPr>
          <w:t>(2017).</w:t>
        </w:r>
        <w:r>
          <w:rPr>
            <w:rFonts w:ascii="Times New Roman" w:hAnsi="Times New Roman" w:cs="Times New Roman"/>
            <w:color w:val="000000" w:themeColor="text1"/>
            <w:spacing w:val="-31"/>
            <w:w w:val="105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color w:val="000000" w:themeColor="text1"/>
            <w:w w:val="105"/>
            <w:sz w:val="24"/>
            <w:szCs w:val="24"/>
          </w:rPr>
          <w:t>Minnesota:</w:t>
        </w:r>
        <w:r>
          <w:rPr>
            <w:rFonts w:ascii="Times New Roman" w:hAnsi="Times New Roman" w:cs="Times New Roman"/>
            <w:i/>
            <w:color w:val="000000" w:themeColor="text1"/>
            <w:spacing w:val="-32"/>
            <w:w w:val="105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color w:val="000000" w:themeColor="text1"/>
            <w:w w:val="105"/>
            <w:sz w:val="24"/>
            <w:szCs w:val="24"/>
          </w:rPr>
          <w:t>Glacial</w:t>
        </w:r>
        <w:r>
          <w:rPr>
            <w:rFonts w:ascii="Times New Roman" w:hAnsi="Times New Roman" w:cs="Times New Roman"/>
            <w:i/>
            <w:color w:val="000000" w:themeColor="text1"/>
            <w:spacing w:val="-32"/>
            <w:w w:val="105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i/>
            <w:color w:val="000000" w:themeColor="text1"/>
            <w:spacing w:val="-3"/>
            <w:w w:val="105"/>
            <w:sz w:val="24"/>
            <w:szCs w:val="24"/>
          </w:rPr>
          <w:t>Ridge</w:t>
        </w:r>
        <w:r>
          <w:rPr>
            <w:rFonts w:ascii="Times New Roman" w:hAnsi="Times New Roman" w:cs="Times New Roman"/>
            <w:color w:val="000000" w:themeColor="text1"/>
            <w:spacing w:val="-3"/>
            <w:w w:val="105"/>
            <w:sz w:val="24"/>
            <w:szCs w:val="24"/>
          </w:rPr>
          <w:t>.</w:t>
        </w:r>
        <w:r>
          <w:rPr>
            <w:rFonts w:ascii="Times New Roman" w:hAnsi="Times New Roman" w:cs="Times New Roman"/>
            <w:color w:val="000000" w:themeColor="text1"/>
            <w:spacing w:val="-31"/>
            <w:w w:val="105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color w:val="000000" w:themeColor="text1"/>
            <w:w w:val="105"/>
            <w:sz w:val="24"/>
            <w:szCs w:val="24"/>
          </w:rPr>
          <w:t>Retrieved</w:t>
        </w:r>
        <w:r>
          <w:rPr>
            <w:rFonts w:ascii="Times New Roman" w:hAnsi="Times New Roman" w:cs="Times New Roman"/>
            <w:color w:val="000000" w:themeColor="text1"/>
            <w:spacing w:val="-32"/>
            <w:w w:val="105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color w:val="000000" w:themeColor="text1"/>
            <w:w w:val="105"/>
            <w:sz w:val="24"/>
            <w:szCs w:val="24"/>
          </w:rPr>
          <w:t xml:space="preserve">23 </w:t>
        </w:r>
        <w:r>
          <w:rPr>
            <w:rFonts w:ascii="Times New Roman" w:hAnsi="Times New Roman" w:cs="Times New Roman"/>
            <w:color w:val="000000" w:themeColor="text1"/>
            <w:spacing w:val="-3"/>
            <w:w w:val="105"/>
            <w:sz w:val="24"/>
            <w:szCs w:val="24"/>
          </w:rPr>
          <w:t xml:space="preserve">July </w:t>
        </w:r>
        <w:r>
          <w:rPr>
            <w:rFonts w:ascii="Times New Roman" w:hAnsi="Times New Roman" w:cs="Times New Roman"/>
            <w:color w:val="000000" w:themeColor="text1"/>
            <w:spacing w:val="-7"/>
            <w:w w:val="105"/>
            <w:sz w:val="24"/>
            <w:szCs w:val="24"/>
          </w:rPr>
          <w:t>2017:</w:t>
        </w:r>
      </w:ins>
      <w:r w:rsidR="008E3188">
        <w:rPr>
          <w:rFonts w:ascii="Times New Roman" w:hAnsi="Times New Roman" w:cs="Times New Roman"/>
          <w:color w:val="000000" w:themeColor="text1"/>
          <w:spacing w:val="-7"/>
          <w:w w:val="105"/>
          <w:sz w:val="24"/>
          <w:szCs w:val="24"/>
        </w:rPr>
        <w:t xml:space="preserve"> www.wired.com/2008/09/ff-barcode/.</w:t>
      </w:r>
      <w:ins w:id="37" w:author="Ann Lewin-Benham" w:date="2020-04-17T19:05:00Z">
        <w:r>
          <w:rPr>
            <w:rFonts w:ascii="Times New Roman" w:hAnsi="Times New Roman" w:cs="Times New Roman"/>
            <w:color w:val="000000" w:themeColor="text1"/>
            <w:spacing w:val="-7"/>
            <w:w w:val="105"/>
            <w:sz w:val="24"/>
            <w:szCs w:val="24"/>
          </w:rPr>
          <w:t xml:space="preserve"> </w:t>
        </w:r>
        <w:r>
          <w:fldChar w:fldCharType="begin"/>
        </w:r>
        <w:r>
          <w:instrText xml:space="preserve"> HYPERLINK "http://www.nature.org/ourinitiatives/regions/northamerica/" </w:instrText>
        </w:r>
        <w:r>
          <w:fldChar w:fldCharType="separate"/>
        </w:r>
        <w:r>
          <w:rPr>
            <w:rStyle w:val="Hyperlink"/>
            <w:rFonts w:ascii="Times New Roman" w:hAnsi="Times New Roman" w:cs="Times New Roman"/>
            <w:color w:val="000000" w:themeColor="text1"/>
            <w:spacing w:val="-3"/>
            <w:w w:val="105"/>
            <w:sz w:val="24"/>
            <w:szCs w:val="24"/>
          </w:rPr>
          <w:t>www.nature.org/ourinitiatives/regions/northamerica/</w:t>
        </w:r>
        <w:r>
          <w:fldChar w:fldCharType="end"/>
        </w:r>
        <w:r>
          <w:rPr>
            <w:rFonts w:ascii="Times New Roman" w:hAnsi="Times New Roman" w:cs="Times New Roman"/>
            <w:color w:val="000000" w:themeColor="text1"/>
            <w:spacing w:val="-3"/>
            <w:w w:val="105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color w:val="000000" w:themeColor="text1"/>
            <w:spacing w:val="7"/>
            <w:w w:val="105"/>
            <w:sz w:val="24"/>
            <w:szCs w:val="24"/>
          </w:rPr>
          <w:t>unitedstates/</w:t>
        </w:r>
        <w:proofErr w:type="spellStart"/>
        <w:r>
          <w:rPr>
            <w:rFonts w:ascii="Times New Roman" w:hAnsi="Times New Roman" w:cs="Times New Roman"/>
            <w:color w:val="000000" w:themeColor="text1"/>
            <w:spacing w:val="7"/>
            <w:w w:val="105"/>
            <w:sz w:val="24"/>
            <w:szCs w:val="24"/>
          </w:rPr>
          <w:t>minnesota</w:t>
        </w:r>
        <w:proofErr w:type="spellEnd"/>
        <w:r>
          <w:rPr>
            <w:rFonts w:ascii="Times New Roman" w:hAnsi="Times New Roman" w:cs="Times New Roman"/>
            <w:color w:val="000000" w:themeColor="text1"/>
            <w:spacing w:val="7"/>
            <w:w w:val="105"/>
            <w:sz w:val="24"/>
            <w:szCs w:val="24"/>
          </w:rPr>
          <w:t>/explore/</w:t>
        </w:r>
        <w:proofErr w:type="spellStart"/>
        <w:r>
          <w:rPr>
            <w:rFonts w:ascii="Times New Roman" w:hAnsi="Times New Roman" w:cs="Times New Roman"/>
            <w:color w:val="000000" w:themeColor="text1"/>
            <w:spacing w:val="7"/>
            <w:w w:val="105"/>
            <w:sz w:val="24"/>
            <w:szCs w:val="24"/>
          </w:rPr>
          <w:t>minnesota</w:t>
        </w:r>
        <w:proofErr w:type="spellEnd"/>
        <w:r>
          <w:rPr>
            <w:rFonts w:ascii="Times New Roman" w:hAnsi="Times New Roman" w:cs="Times New Roman"/>
            <w:color w:val="000000" w:themeColor="text1"/>
            <w:spacing w:val="7"/>
            <w:w w:val="105"/>
            <w:sz w:val="24"/>
            <w:szCs w:val="24"/>
          </w:rPr>
          <w:t xml:space="preserve">-glacial-ridge-a- </w:t>
        </w:r>
        <w:r>
          <w:rPr>
            <w:rFonts w:ascii="Times New Roman" w:hAnsi="Times New Roman" w:cs="Times New Roman"/>
            <w:color w:val="000000" w:themeColor="text1"/>
            <w:w w:val="105"/>
            <w:sz w:val="24"/>
            <w:szCs w:val="24"/>
          </w:rPr>
          <w:t>prairie-reborn.xml.</w:t>
        </w:r>
      </w:ins>
    </w:p>
    <w:p w14:paraId="3A5202CE" w14:textId="5E18E25E" w:rsidR="00807F6B" w:rsidRDefault="008E3188" w:rsidP="00807F6B">
      <w:pPr>
        <w:pStyle w:val="ListParagraph"/>
        <w:tabs>
          <w:tab w:val="left" w:pos="0"/>
          <w:tab w:val="left" w:pos="900"/>
          <w:tab w:val="left" w:pos="1141"/>
        </w:tabs>
        <w:spacing w:before="1" w:line="228" w:lineRule="auto"/>
        <w:ind w:left="720" w:hanging="720"/>
        <w:rPr>
          <w:ins w:id="38" w:author="Ann Lewin-Benham" w:date="2020-04-17T19:05:00Z"/>
          <w:rStyle w:val="Hyperlink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19</w:t>
      </w:r>
      <w:ins w:id="39" w:author="Ann Lewin-Benham" w:date="2020-04-17T19:05:00Z">
        <w:r w:rsidR="00807F6B">
          <w:rPr>
            <w:rFonts w:ascii="Times New Roman" w:hAnsi="Times New Roman" w:cs="Times New Roman"/>
            <w:color w:val="000000" w:themeColor="text1"/>
            <w:w w:val="105"/>
            <w:sz w:val="24"/>
            <w:szCs w:val="24"/>
          </w:rPr>
          <w:t xml:space="preserve">. Glacial Ridge National Wildlife Refuge (ND).  Retrieved May 2018: </w:t>
        </w:r>
        <w:r w:rsidR="00807F6B">
          <w:fldChar w:fldCharType="begin"/>
        </w:r>
        <w:r w:rsidR="00807F6B">
          <w:instrText xml:space="preserve"> HYPERLINK "http://wildlifeviewingareas.com/viewing-area/glacial-ridge-national-wildlife-refuge/" </w:instrText>
        </w:r>
        <w:r w:rsidR="00807F6B">
          <w:fldChar w:fldCharType="separate"/>
        </w:r>
        <w:r w:rsidR="00807F6B">
          <w:rPr>
            <w:rStyle w:val="Hyperlink"/>
            <w:color w:val="000000" w:themeColor="text1"/>
          </w:rPr>
          <w:t>http://wildlifeviewingareas.com/viewing-area/glacial-ridge-national-wildlife-refuge/</w:t>
        </w:r>
        <w:r w:rsidR="00807F6B">
          <w:fldChar w:fldCharType="end"/>
        </w:r>
      </w:ins>
    </w:p>
    <w:p w14:paraId="77425E37" w14:textId="2D1ECECE" w:rsidR="00807F6B" w:rsidRDefault="008E3188" w:rsidP="00807F6B">
      <w:pPr>
        <w:pStyle w:val="ListParagraph"/>
        <w:tabs>
          <w:tab w:val="left" w:pos="0"/>
        </w:tabs>
        <w:spacing w:before="4" w:line="228" w:lineRule="auto"/>
        <w:ind w:left="720" w:hanging="720"/>
        <w:rPr>
          <w:ins w:id="40" w:author="Ann Lewin-Benham" w:date="2020-04-17T19:05:00Z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20</w:t>
      </w:r>
      <w:ins w:id="41" w:author="Ann Lewin-Benham" w:date="2020-04-17T19:05:00Z">
        <w:r w:rsidR="00807F6B">
          <w:rPr>
            <w:rFonts w:ascii="Times New Roman" w:hAnsi="Times New Roman" w:cs="Times New Roman"/>
            <w:color w:val="000000" w:themeColor="text1"/>
            <w:sz w:val="24"/>
            <w:szCs w:val="24"/>
          </w:rPr>
          <w:t xml:space="preserve">. Prairie Plains Resource Institute (ND). “What will save the Prairie?” (film).  Retrieved May 2018: </w:t>
        </w:r>
        <w:r w:rsidR="00807F6B">
          <w:fldChar w:fldCharType="begin"/>
        </w:r>
        <w:r w:rsidR="00807F6B">
          <w:instrText xml:space="preserve"> HYPERLINK "http://www.prairieplains.org/restoration/planting-prairies.html" </w:instrText>
        </w:r>
        <w:r w:rsidR="00807F6B">
          <w:fldChar w:fldCharType="separate"/>
        </w:r>
        <w:r w:rsidR="00807F6B">
          <w:rPr>
            <w:rStyle w:val="Hyperlink"/>
            <w:color w:val="000000" w:themeColor="text1"/>
          </w:rPr>
          <w:t>http://www.prairieplains.org/restoration/planting-prairies.html</w:t>
        </w:r>
        <w:r w:rsidR="00807F6B">
          <w:fldChar w:fldCharType="end"/>
        </w:r>
      </w:ins>
    </w:p>
    <w:p w14:paraId="3D674810" w14:textId="272E99FE" w:rsidR="008E3188" w:rsidRPr="008E3188" w:rsidRDefault="008E3188" w:rsidP="008E3188">
      <w:pPr>
        <w:tabs>
          <w:tab w:val="left" w:pos="0"/>
          <w:tab w:val="left" w:pos="900"/>
          <w:tab w:val="left" w:pos="990"/>
        </w:tabs>
        <w:spacing w:before="2" w:line="228" w:lineRule="auto"/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21. Wolf, G. (2008).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A simple plan to ID every creature on Earth.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Retrieved July 2017: www.wired.com/2008/09/ff-barcode/.</w:t>
      </w:r>
    </w:p>
    <w:p w14:paraId="48256BD3" w14:textId="5AC38522" w:rsidR="00807F6B" w:rsidRDefault="008E3188" w:rsidP="00807F6B">
      <w:pPr>
        <w:tabs>
          <w:tab w:val="left" w:pos="0"/>
          <w:tab w:val="left" w:pos="900"/>
          <w:tab w:val="left" w:pos="990"/>
        </w:tabs>
        <w:spacing w:before="2" w:line="228" w:lineRule="auto"/>
        <w:ind w:left="720" w:hanging="720"/>
        <w:rPr>
          <w:rFonts w:ascii="Times New Roman" w:hAnsi="Times New Roman" w:cs="Times New Roman"/>
          <w:color w:val="231F20"/>
          <w:spacing w:val="-3"/>
          <w:w w:val="105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22</w:t>
      </w:r>
      <w:ins w:id="42" w:author="Ann Lewin-Benham" w:date="2020-04-17T19:05:00Z">
        <w:r w:rsidR="00807F6B">
          <w:rPr>
            <w:rFonts w:ascii="Times New Roman" w:hAnsi="Times New Roman" w:cs="Times New Roman"/>
            <w:color w:val="000000" w:themeColor="text1"/>
            <w:sz w:val="24"/>
            <w:szCs w:val="24"/>
          </w:rPr>
          <w:t>. Csi</w:t>
        </w:r>
        <w:r w:rsidR="00807F6B">
          <w:rPr>
            <w:rFonts w:ascii="Times New Roman" w:hAnsi="Times New Roman" w:cs="Times New Roman"/>
            <w:color w:val="231F20"/>
            <w:sz w:val="24"/>
            <w:szCs w:val="24"/>
          </w:rPr>
          <w:t xml:space="preserve">kszentmihalyi, M. </w:t>
        </w:r>
        <w:r w:rsidR="00807F6B">
          <w:rPr>
            <w:rFonts w:ascii="Times New Roman" w:hAnsi="Times New Roman" w:cs="Times New Roman"/>
            <w:color w:val="231F20"/>
            <w:spacing w:val="-4"/>
            <w:sz w:val="24"/>
            <w:szCs w:val="24"/>
          </w:rPr>
          <w:t xml:space="preserve">(1993). </w:t>
        </w:r>
        <w:r w:rsidR="00807F6B">
          <w:rPr>
            <w:rFonts w:ascii="Times New Roman" w:hAnsi="Times New Roman" w:cs="Times New Roman"/>
            <w:i/>
            <w:color w:val="231F20"/>
            <w:sz w:val="24"/>
            <w:szCs w:val="24"/>
          </w:rPr>
          <w:t xml:space="preserve">The evolving self: A psychology for the </w:t>
        </w:r>
        <w:r w:rsidR="00807F6B">
          <w:rPr>
            <w:rFonts w:ascii="Times New Roman" w:hAnsi="Times New Roman" w:cs="Times New Roman"/>
            <w:i/>
            <w:color w:val="231F20"/>
            <w:spacing w:val="-3"/>
            <w:sz w:val="24"/>
            <w:szCs w:val="24"/>
          </w:rPr>
          <w:t xml:space="preserve">third </w:t>
        </w:r>
        <w:r w:rsidR="00807F6B">
          <w:rPr>
            <w:rFonts w:ascii="Times New Roman" w:hAnsi="Times New Roman" w:cs="Times New Roman"/>
            <w:i/>
            <w:color w:val="231F20"/>
            <w:sz w:val="24"/>
            <w:szCs w:val="24"/>
          </w:rPr>
          <w:t>millennium</w:t>
        </w:r>
        <w:r w:rsidR="00807F6B">
          <w:rPr>
            <w:rFonts w:ascii="Times New Roman" w:hAnsi="Times New Roman" w:cs="Times New Roman"/>
            <w:color w:val="231F20"/>
            <w:spacing w:val="-7"/>
            <w:sz w:val="24"/>
            <w:szCs w:val="24"/>
          </w:rPr>
          <w:t xml:space="preserve">. </w:t>
        </w:r>
        <w:r w:rsidR="00807F6B">
          <w:rPr>
            <w:rFonts w:ascii="Times New Roman" w:hAnsi="Times New Roman" w:cs="Times New Roman"/>
            <w:color w:val="231F20"/>
            <w:spacing w:val="-2"/>
            <w:sz w:val="24"/>
            <w:szCs w:val="24"/>
          </w:rPr>
          <w:t xml:space="preserve">New </w:t>
        </w:r>
        <w:r w:rsidR="00807F6B">
          <w:rPr>
            <w:rFonts w:ascii="Times New Roman" w:hAnsi="Times New Roman" w:cs="Times New Roman"/>
            <w:color w:val="231F20"/>
            <w:spacing w:val="-6"/>
            <w:sz w:val="24"/>
            <w:szCs w:val="24"/>
          </w:rPr>
          <w:t>York:</w:t>
        </w:r>
        <w:r w:rsidR="00807F6B">
          <w:rPr>
            <w:rFonts w:ascii="Times New Roman" w:hAnsi="Times New Roman" w:cs="Times New Roman"/>
            <w:color w:val="231F20"/>
            <w:spacing w:val="15"/>
            <w:sz w:val="24"/>
            <w:szCs w:val="24"/>
          </w:rPr>
          <w:t xml:space="preserve"> </w:t>
        </w:r>
        <w:r w:rsidR="00807F6B">
          <w:rPr>
            <w:rFonts w:ascii="Times New Roman" w:hAnsi="Times New Roman" w:cs="Times New Roman"/>
            <w:color w:val="231F20"/>
            <w:sz w:val="24"/>
            <w:szCs w:val="24"/>
          </w:rPr>
          <w:t>HarperCollins.  Pp. 167-168.</w:t>
        </w:r>
      </w:ins>
      <w:del w:id="43" w:author="Ann Lewin-Benham" w:date="2020-04-17T19:05:00Z">
        <w:r w:rsidR="00807F6B">
          <w:rPr>
            <w:rFonts w:ascii="Times New Roman" w:hAnsi="Times New Roman" w:cs="Times New Roman"/>
            <w:color w:val="231F20"/>
            <w:spacing w:val="-3"/>
            <w:w w:val="105"/>
            <w:sz w:val="24"/>
            <w:szCs w:val="24"/>
          </w:rPr>
          <w:delText xml:space="preserve">14. </w:delText>
        </w:r>
      </w:del>
    </w:p>
    <w:p w14:paraId="001C8919" w14:textId="77777777" w:rsidR="00807F6B" w:rsidRDefault="00807F6B"/>
    <w:sectPr w:rsidR="00807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nn Lewin-Benham">
    <w15:presenceInfo w15:providerId="Windows Live" w15:userId="32186cbef1b591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F6B"/>
    <w:rsid w:val="00807F6B"/>
    <w:rsid w:val="008E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D20B4"/>
  <w15:chartTrackingRefBased/>
  <w15:docId w15:val="{0299D89D-EC41-4B4B-B320-09420C138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F6B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807F6B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807F6B"/>
    <w:rPr>
      <w:rFonts w:ascii="Palatino Linotype" w:eastAsia="Palatino Linotype" w:hAnsi="Palatino Linotype" w:cs="Palatino Linotype"/>
      <w:sz w:val="21"/>
      <w:szCs w:val="21"/>
    </w:rPr>
  </w:style>
  <w:style w:type="paragraph" w:styleId="ListParagraph">
    <w:name w:val="List Paragraph"/>
    <w:basedOn w:val="Normal"/>
    <w:uiPriority w:val="1"/>
    <w:qFormat/>
    <w:rsid w:val="00807F6B"/>
    <w:pPr>
      <w:ind w:left="1900" w:hanging="360"/>
    </w:pPr>
  </w:style>
  <w:style w:type="character" w:styleId="Hyperlink">
    <w:name w:val="Hyperlink"/>
    <w:basedOn w:val="DefaultParagraphFont"/>
    <w:uiPriority w:val="99"/>
    <w:unhideWhenUsed/>
    <w:rsid w:val="00807F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2020-04-22T06:04:00Z</dcterms:created>
  <dcterms:modified xsi:type="dcterms:W3CDTF">2020-04-22T06:29:00Z</dcterms:modified>
</cp:coreProperties>
</file>