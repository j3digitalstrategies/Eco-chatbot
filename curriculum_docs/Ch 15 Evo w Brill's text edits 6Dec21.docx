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FBEEA" w14:textId="397551F9" w:rsidR="00F917EB" w:rsidRDefault="003C044E" w:rsidP="00711574">
      <w:pPr>
        <w:pStyle w:val="Heading1"/>
        <w:tabs>
          <w:tab w:val="left" w:pos="720"/>
        </w:tabs>
        <w:ind w:left="0" w:right="-180"/>
        <w:rPr>
          <w:rFonts w:ascii="Times New Roman" w:hAnsi="Times New Roman" w:cs="Times New Roman"/>
          <w:color w:val="231F20"/>
          <w:w w:val="95"/>
          <w:sz w:val="24"/>
          <w:szCs w:val="24"/>
        </w:rPr>
      </w:pPr>
      <w:del w:id="0" w:author="Ann Lewin-Benham" w:date="2021-12-07T08:46:00Z">
        <w:r w:rsidDel="007E29FC">
          <w:rPr>
            <w:rFonts w:ascii="Times New Roman" w:hAnsi="Times New Roman" w:cs="Times New Roman"/>
            <w:color w:val="231F20"/>
            <w:w w:val="95"/>
            <w:sz w:val="24"/>
            <w:szCs w:val="24"/>
          </w:rPr>
          <w:delText xml:space="preserve"> </w:delText>
        </w:r>
      </w:del>
      <w:ins w:id="1" w:author="Ann Lewin-Benham" w:date="2021-12-07T09:36:00Z">
        <w:r w:rsidR="00377903">
          <w:rPr>
            <w:rFonts w:ascii="Times New Roman" w:hAnsi="Times New Roman" w:cs="Times New Roman"/>
            <w:color w:val="231F20"/>
            <w:w w:val="95"/>
            <w:sz w:val="24"/>
            <w:szCs w:val="24"/>
          </w:rPr>
          <w:t xml:space="preserve"> </w:t>
        </w:r>
      </w:ins>
      <w:ins w:id="2" w:author="Ann Lewin-Benham" w:date="2021-12-07T12:19:00Z">
        <w:r w:rsidR="00645A44">
          <w:rPr>
            <w:rFonts w:ascii="Times New Roman" w:hAnsi="Times New Roman" w:cs="Times New Roman"/>
            <w:color w:val="231F20"/>
            <w:w w:val="95"/>
            <w:sz w:val="24"/>
            <w:szCs w:val="24"/>
          </w:rPr>
          <w:t xml:space="preserve"> </w:t>
        </w:r>
      </w:ins>
      <w:r w:rsidR="00F34F04">
        <w:rPr>
          <w:rFonts w:ascii="Times New Roman" w:hAnsi="Times New Roman" w:cs="Times New Roman"/>
          <w:color w:val="231F20"/>
          <w:w w:val="95"/>
          <w:sz w:val="24"/>
          <w:szCs w:val="24"/>
        </w:rPr>
        <w:t xml:space="preserve"> </w:t>
      </w:r>
      <w:r w:rsidR="009C63D7">
        <w:rPr>
          <w:rFonts w:ascii="Times New Roman" w:hAnsi="Times New Roman" w:cs="Times New Roman"/>
          <w:color w:val="231F20"/>
          <w:w w:val="95"/>
          <w:sz w:val="24"/>
          <w:szCs w:val="24"/>
        </w:rPr>
        <w:t xml:space="preserve"> </w:t>
      </w:r>
      <w:r w:rsidR="008F0420">
        <w:rPr>
          <w:rFonts w:ascii="Times New Roman" w:hAnsi="Times New Roman" w:cs="Times New Roman"/>
          <w:color w:val="231F20"/>
          <w:w w:val="95"/>
          <w:sz w:val="24"/>
          <w:szCs w:val="24"/>
        </w:rPr>
        <w:t xml:space="preserve"> </w:t>
      </w:r>
      <w:r w:rsidR="00DA4103">
        <w:rPr>
          <w:rFonts w:ascii="Times New Roman" w:hAnsi="Times New Roman" w:cs="Times New Roman"/>
          <w:color w:val="231F20"/>
          <w:w w:val="95"/>
          <w:sz w:val="24"/>
          <w:szCs w:val="24"/>
        </w:rPr>
        <w:t xml:space="preserve"> </w:t>
      </w:r>
      <w:r w:rsidR="0032557D">
        <w:rPr>
          <w:rFonts w:ascii="Times New Roman" w:hAnsi="Times New Roman" w:cs="Times New Roman"/>
          <w:color w:val="231F20"/>
          <w:w w:val="95"/>
          <w:sz w:val="24"/>
          <w:szCs w:val="24"/>
        </w:rPr>
        <w:t xml:space="preserve"> </w:t>
      </w:r>
      <w:r w:rsidR="00BD41EB">
        <w:rPr>
          <w:rFonts w:ascii="Times New Roman" w:hAnsi="Times New Roman" w:cs="Times New Roman"/>
          <w:color w:val="231F20"/>
          <w:w w:val="95"/>
          <w:sz w:val="24"/>
          <w:szCs w:val="24"/>
        </w:rPr>
        <w:t xml:space="preserve"> </w:t>
      </w:r>
      <w:r w:rsidR="00F917EB">
        <w:rPr>
          <w:rFonts w:ascii="Times New Roman" w:hAnsi="Times New Roman" w:cs="Times New Roman"/>
          <w:color w:val="231F20"/>
          <w:w w:val="95"/>
          <w:sz w:val="24"/>
          <w:szCs w:val="24"/>
        </w:rPr>
        <w:t>Insert</w:t>
      </w:r>
      <w:r w:rsidR="00937BCF">
        <w:rPr>
          <w:rFonts w:ascii="Times New Roman" w:hAnsi="Times New Roman" w:cs="Times New Roman"/>
          <w:color w:val="231F20"/>
          <w:w w:val="95"/>
          <w:sz w:val="24"/>
          <w:szCs w:val="24"/>
        </w:rPr>
        <w:t xml:space="preserve"> Fi</w:t>
      </w:r>
      <w:r w:rsidR="00F917EB">
        <w:rPr>
          <w:rFonts w:ascii="Times New Roman" w:hAnsi="Times New Roman" w:cs="Times New Roman"/>
          <w:color w:val="231F20"/>
          <w:w w:val="95"/>
          <w:sz w:val="24"/>
          <w:szCs w:val="24"/>
        </w:rPr>
        <w:t>gure 15.</w:t>
      </w:r>
      <w:r w:rsidR="00A91F47">
        <w:rPr>
          <w:rFonts w:ascii="Times New Roman" w:hAnsi="Times New Roman" w:cs="Times New Roman"/>
          <w:color w:val="231F20"/>
          <w:w w:val="95"/>
          <w:sz w:val="24"/>
          <w:szCs w:val="24"/>
        </w:rPr>
        <w:t>0</w:t>
      </w:r>
      <w:r w:rsidR="00F917EB">
        <w:rPr>
          <w:rFonts w:ascii="Times New Roman" w:hAnsi="Times New Roman" w:cs="Times New Roman"/>
          <w:color w:val="231F20"/>
          <w:w w:val="95"/>
          <w:sz w:val="24"/>
          <w:szCs w:val="24"/>
        </w:rPr>
        <w:t xml:space="preserve"> Here, full page facing first page.</w:t>
      </w:r>
      <w:r w:rsidR="0010759D">
        <w:rPr>
          <w:rFonts w:ascii="Times New Roman" w:hAnsi="Times New Roman" w:cs="Times New Roman"/>
          <w:color w:val="231F20"/>
          <w:w w:val="95"/>
          <w:sz w:val="24"/>
          <w:szCs w:val="24"/>
        </w:rPr>
        <w:t xml:space="preserve"> </w:t>
      </w:r>
      <w:r w:rsidR="00A91F47">
        <w:rPr>
          <w:rFonts w:ascii="Times New Roman" w:hAnsi="Times New Roman" w:cs="Times New Roman"/>
          <w:color w:val="231F20"/>
          <w:w w:val="95"/>
          <w:sz w:val="24"/>
          <w:szCs w:val="24"/>
        </w:rPr>
        <w:t>Early Painting Dodo Bird</w:t>
      </w:r>
      <w:r w:rsidR="00CB3691">
        <w:rPr>
          <w:rFonts w:ascii="Times New Roman" w:hAnsi="Times New Roman" w:cs="Times New Roman"/>
          <w:color w:val="231F20"/>
          <w:w w:val="95"/>
          <w:sz w:val="24"/>
          <w:szCs w:val="24"/>
        </w:rPr>
        <w:t xml:space="preserve"> and Poem</w:t>
      </w:r>
    </w:p>
    <w:p w14:paraId="194471F1" w14:textId="77777777" w:rsidR="009529C0" w:rsidRDefault="009529C0" w:rsidP="00711574">
      <w:pPr>
        <w:pStyle w:val="Heading1"/>
        <w:tabs>
          <w:tab w:val="left" w:pos="720"/>
        </w:tabs>
        <w:ind w:left="0" w:right="-180"/>
        <w:rPr>
          <w:rFonts w:ascii="Times New Roman" w:hAnsi="Times New Roman" w:cs="Times New Roman"/>
          <w:color w:val="231F20"/>
          <w:w w:val="95"/>
          <w:sz w:val="24"/>
          <w:szCs w:val="24"/>
        </w:rPr>
      </w:pPr>
    </w:p>
    <w:p w14:paraId="60FD03A9" w14:textId="3712B1EB" w:rsidR="00CB3691" w:rsidRPr="00556D1A" w:rsidRDefault="004E52EB" w:rsidP="004E52EB">
      <w:pPr>
        <w:pStyle w:val="BodyText"/>
        <w:tabs>
          <w:tab w:val="left" w:pos="900"/>
        </w:tabs>
        <w:spacing w:line="264" w:lineRule="auto"/>
        <w:ind w:left="1260" w:right="-360"/>
        <w:rPr>
          <w:rFonts w:ascii="Times New Roman" w:hAnsi="Times New Roman" w:cs="Times New Roman"/>
          <w:b/>
          <w:sz w:val="24"/>
          <w:szCs w:val="24"/>
        </w:rPr>
      </w:pPr>
      <w:bookmarkStart w:id="3" w:name="_Hlk67589130"/>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CB3691">
        <w:rPr>
          <w:rFonts w:ascii="Times New Roman" w:hAnsi="Times New Roman" w:cs="Times New Roman"/>
          <w:b/>
          <w:sz w:val="24"/>
          <w:szCs w:val="24"/>
        </w:rPr>
        <w:t>Extinct, Forever</w:t>
      </w:r>
    </w:p>
    <w:p w14:paraId="65826174" w14:textId="77777777" w:rsidR="00CB3691" w:rsidRDefault="00CB3691" w:rsidP="00CB3691">
      <w:pPr>
        <w:pStyle w:val="BodyText"/>
        <w:tabs>
          <w:tab w:val="left" w:pos="900"/>
        </w:tabs>
        <w:spacing w:line="264" w:lineRule="auto"/>
        <w:ind w:left="1260" w:right="-360"/>
        <w:rPr>
          <w:rFonts w:ascii="Times New Roman" w:hAnsi="Times New Roman" w:cs="Times New Roman"/>
          <w:sz w:val="24"/>
          <w:szCs w:val="24"/>
        </w:rPr>
      </w:pPr>
    </w:p>
    <w:p w14:paraId="55E19108" w14:textId="77777777" w:rsidR="00CB3691" w:rsidRPr="007A1039" w:rsidRDefault="00CB3691"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sz w:val="24"/>
          <w:szCs w:val="24"/>
        </w:rPr>
        <w:t>When humans had finally welled through life’s door</w:t>
      </w:r>
    </w:p>
    <w:p w14:paraId="4985BD57" w14:textId="77777777" w:rsidR="00CB3691" w:rsidRDefault="00CB3691" w:rsidP="00CB3691">
      <w:pPr>
        <w:pStyle w:val="BodyText"/>
        <w:tabs>
          <w:tab w:val="left" w:pos="900"/>
        </w:tabs>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Billions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4"/>
          <w:sz w:val="24"/>
          <w:szCs w:val="24"/>
        </w:rPr>
        <w:t xml:space="preserve">life-forms </w:t>
      </w:r>
      <w:r w:rsidRPr="007A1039">
        <w:rPr>
          <w:rFonts w:ascii="Times New Roman" w:hAnsi="Times New Roman" w:cs="Times New Roman"/>
          <w:color w:val="231F20"/>
          <w:sz w:val="24"/>
          <w:szCs w:val="24"/>
        </w:rPr>
        <w:t xml:space="preserve">had come </w:t>
      </w:r>
      <w:r w:rsidRPr="007A1039">
        <w:rPr>
          <w:rFonts w:ascii="Times New Roman" w:hAnsi="Times New Roman" w:cs="Times New Roman"/>
          <w:color w:val="231F20"/>
          <w:spacing w:val="-4"/>
          <w:sz w:val="24"/>
          <w:szCs w:val="24"/>
        </w:rPr>
        <w:t>before</w:t>
      </w:r>
    </w:p>
    <w:p w14:paraId="2ABD9FDA" w14:textId="3C8E5079" w:rsidR="00CB3691" w:rsidRPr="007A1039" w:rsidRDefault="00CB3691" w:rsidP="00CB3691">
      <w:pPr>
        <w:pStyle w:val="BodyText"/>
        <w:tabs>
          <w:tab w:val="left" w:pos="900"/>
        </w:tabs>
        <w:ind w:left="1260" w:right="-360"/>
        <w:rPr>
          <w:rFonts w:ascii="Times New Roman" w:hAnsi="Times New Roman" w:cs="Times New Roman"/>
          <w:sz w:val="24"/>
          <w:szCs w:val="24"/>
        </w:rPr>
      </w:pPr>
      <w:r w:rsidRPr="007A1039">
        <w:rPr>
          <w:rFonts w:ascii="Times New Roman" w:hAnsi="Times New Roman" w:cs="Times New Roman"/>
          <w:color w:val="231F20"/>
          <w:sz w:val="24"/>
          <w:szCs w:val="24"/>
        </w:rPr>
        <w:t>Most are no longer here anymore</w:t>
      </w:r>
      <w:r w:rsidR="00796D76">
        <w:rPr>
          <w:rFonts w:ascii="Times New Roman" w:hAnsi="Times New Roman" w:cs="Times New Roman"/>
          <w:color w:val="231F20"/>
          <w:sz w:val="24"/>
          <w:szCs w:val="24"/>
        </w:rPr>
        <w:t xml:space="preserve"> </w:t>
      </w:r>
    </w:p>
    <w:p w14:paraId="47AA4197" w14:textId="77777777" w:rsidR="00CB3691" w:rsidRPr="00C86A0F" w:rsidRDefault="00CB3691" w:rsidP="00CB3691">
      <w:pPr>
        <w:pStyle w:val="BodyText"/>
        <w:tabs>
          <w:tab w:val="left" w:pos="900"/>
        </w:tabs>
        <w:spacing w:before="24"/>
        <w:ind w:left="1260" w:right="-360"/>
        <w:rPr>
          <w:rFonts w:ascii="Times New Roman" w:hAnsi="Times New Roman" w:cs="Times New Roman"/>
          <w:color w:val="231F20"/>
          <w:spacing w:val="-4"/>
          <w:sz w:val="24"/>
          <w:szCs w:val="24"/>
        </w:rPr>
      </w:pPr>
      <w:r>
        <w:rPr>
          <w:rFonts w:ascii="Times New Roman" w:hAnsi="Times New Roman" w:cs="Times New Roman"/>
          <w:color w:val="231F20"/>
          <w:spacing w:val="-3"/>
          <w:sz w:val="24"/>
          <w:szCs w:val="24"/>
        </w:rPr>
        <w:t xml:space="preserve">And we’ll never know–did they bark or roar? </w:t>
      </w:r>
    </w:p>
    <w:p w14:paraId="69A31E10" w14:textId="77777777" w:rsidR="00CB3691" w:rsidRPr="007A1039" w:rsidRDefault="00CB3691" w:rsidP="00CB3691">
      <w:pPr>
        <w:pStyle w:val="BodyText"/>
        <w:tabs>
          <w:tab w:val="left" w:pos="900"/>
        </w:tabs>
        <w:spacing w:before="24"/>
        <w:ind w:left="1260" w:right="-36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Most went extinct before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came</w:t>
      </w:r>
    </w:p>
    <w:p w14:paraId="31C52E58" w14:textId="7FFF7B3D" w:rsidR="00CB3691" w:rsidRPr="007A1039" w:rsidRDefault="000D41B2" w:rsidP="00CB3691">
      <w:pPr>
        <w:pStyle w:val="BodyText"/>
        <w:tabs>
          <w:tab w:val="left" w:pos="900"/>
        </w:tabs>
        <w:ind w:left="1260" w:right="-360"/>
        <w:rPr>
          <w:rFonts w:ascii="Times New Roman" w:hAnsi="Times New Roman" w:cs="Times New Roman"/>
          <w:sz w:val="24"/>
          <w:szCs w:val="24"/>
        </w:rPr>
      </w:pPr>
      <w:r>
        <w:rPr>
          <w:rFonts w:ascii="Times New Roman" w:hAnsi="Times New Roman" w:cs="Times New Roman"/>
          <w:color w:val="231F20"/>
          <w:sz w:val="24"/>
          <w:szCs w:val="24"/>
        </w:rPr>
        <w:t>M</w:t>
      </w:r>
      <w:r w:rsidR="00CB3691" w:rsidRPr="007A1039">
        <w:rPr>
          <w:rFonts w:ascii="Times New Roman" w:hAnsi="Times New Roman" w:cs="Times New Roman"/>
          <w:color w:val="231F20"/>
          <w:sz w:val="24"/>
          <w:szCs w:val="24"/>
        </w:rPr>
        <w:t xml:space="preserve">ost </w:t>
      </w:r>
      <w:r w:rsidR="00CB3691">
        <w:rPr>
          <w:rFonts w:ascii="Times New Roman" w:hAnsi="Times New Roman" w:cs="Times New Roman"/>
          <w:color w:val="231F20"/>
          <w:sz w:val="24"/>
          <w:szCs w:val="24"/>
        </w:rPr>
        <w:t>we don’t</w:t>
      </w:r>
      <w:r w:rsidR="00CB3691" w:rsidRPr="007A1039">
        <w:rPr>
          <w:rFonts w:ascii="Times New Roman" w:hAnsi="Times New Roman" w:cs="Times New Roman"/>
          <w:color w:val="231F20"/>
          <w:sz w:val="24"/>
          <w:szCs w:val="24"/>
        </w:rPr>
        <w:t xml:space="preserve"> even </w:t>
      </w:r>
      <w:r w:rsidR="00CB3691">
        <w:rPr>
          <w:rFonts w:ascii="Times New Roman" w:hAnsi="Times New Roman" w:cs="Times New Roman"/>
          <w:color w:val="231F20"/>
          <w:sz w:val="24"/>
          <w:szCs w:val="24"/>
        </w:rPr>
        <w:t>know</w:t>
      </w:r>
      <w:r w:rsidR="00CB3691" w:rsidRPr="007A1039">
        <w:rPr>
          <w:rFonts w:ascii="Times New Roman" w:hAnsi="Times New Roman" w:cs="Times New Roman"/>
          <w:color w:val="231F20"/>
          <w:sz w:val="24"/>
          <w:szCs w:val="24"/>
        </w:rPr>
        <w:t xml:space="preserve"> </w:t>
      </w:r>
      <w:r w:rsidR="00EF2E4C">
        <w:rPr>
          <w:rFonts w:ascii="Times New Roman" w:hAnsi="Times New Roman" w:cs="Times New Roman"/>
          <w:color w:val="231F20"/>
          <w:sz w:val="24"/>
          <w:szCs w:val="24"/>
        </w:rPr>
        <w:t>by</w:t>
      </w:r>
      <w:r w:rsidR="00CB3691" w:rsidRPr="007A1039">
        <w:rPr>
          <w:rFonts w:ascii="Times New Roman" w:hAnsi="Times New Roman" w:cs="Times New Roman"/>
          <w:color w:val="231F20"/>
          <w:sz w:val="24"/>
          <w:szCs w:val="24"/>
        </w:rPr>
        <w:t xml:space="preserve"> name.</w:t>
      </w:r>
    </w:p>
    <w:p w14:paraId="748FBA56" w14:textId="77777777" w:rsidR="00CB3691" w:rsidRDefault="00CB3691" w:rsidP="00CB3691">
      <w:pPr>
        <w:pStyle w:val="BodyText"/>
        <w:tabs>
          <w:tab w:val="left" w:pos="900"/>
        </w:tabs>
        <w:spacing w:before="24"/>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4"/>
          <w:w w:val="95"/>
          <w:sz w:val="24"/>
          <w:szCs w:val="24"/>
        </w:rPr>
        <w:t xml:space="preserve">Books </w:t>
      </w:r>
      <w:r w:rsidRPr="007A1039">
        <w:rPr>
          <w:rFonts w:ascii="Times New Roman" w:hAnsi="Times New Roman" w:cs="Times New Roman"/>
          <w:color w:val="231F20"/>
          <w:spacing w:val="-3"/>
          <w:w w:val="95"/>
          <w:sz w:val="24"/>
          <w:szCs w:val="24"/>
        </w:rPr>
        <w:t xml:space="preserve">have </w:t>
      </w:r>
      <w:r w:rsidRPr="007A1039">
        <w:rPr>
          <w:rFonts w:ascii="Times New Roman" w:hAnsi="Times New Roman" w:cs="Times New Roman"/>
          <w:color w:val="231F20"/>
          <w:w w:val="95"/>
          <w:sz w:val="24"/>
          <w:szCs w:val="24"/>
        </w:rPr>
        <w:t xml:space="preserve">no </w:t>
      </w:r>
      <w:r w:rsidRPr="007A1039">
        <w:rPr>
          <w:rFonts w:ascii="Times New Roman" w:hAnsi="Times New Roman" w:cs="Times New Roman"/>
          <w:color w:val="231F20"/>
          <w:spacing w:val="-4"/>
          <w:w w:val="95"/>
          <w:sz w:val="24"/>
          <w:szCs w:val="24"/>
        </w:rPr>
        <w:t xml:space="preserve">pictures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most </w:t>
      </w:r>
      <w:r w:rsidRPr="007A1039">
        <w:rPr>
          <w:rFonts w:ascii="Times New Roman" w:hAnsi="Times New Roman" w:cs="Times New Roman"/>
          <w:color w:val="231F20"/>
          <w:w w:val="95"/>
          <w:sz w:val="24"/>
          <w:szCs w:val="24"/>
        </w:rPr>
        <w:t xml:space="preserve">of </w:t>
      </w:r>
      <w:r w:rsidRPr="007A1039">
        <w:rPr>
          <w:rFonts w:ascii="Times New Roman" w:hAnsi="Times New Roman" w:cs="Times New Roman"/>
          <w:color w:val="231F20"/>
          <w:spacing w:val="-3"/>
          <w:w w:val="95"/>
          <w:sz w:val="24"/>
          <w:szCs w:val="24"/>
        </w:rPr>
        <w:t xml:space="preserve">these </w:t>
      </w:r>
      <w:r w:rsidRPr="007A1039">
        <w:rPr>
          <w:rFonts w:ascii="Times New Roman" w:hAnsi="Times New Roman" w:cs="Times New Roman"/>
          <w:color w:val="231F20"/>
          <w:spacing w:val="-4"/>
          <w:w w:val="95"/>
          <w:sz w:val="24"/>
          <w:szCs w:val="24"/>
        </w:rPr>
        <w:t xml:space="preserve">creatures </w:t>
      </w:r>
    </w:p>
    <w:p w14:paraId="48EC6350" w14:textId="6B233269" w:rsidR="00CB3691" w:rsidRDefault="00CB3691" w:rsidP="00CB3691">
      <w:pPr>
        <w:pStyle w:val="BodyText"/>
        <w:tabs>
          <w:tab w:val="left" w:pos="900"/>
        </w:tabs>
        <w:spacing w:before="24"/>
        <w:ind w:left="1260" w:right="-360"/>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Fossils </w:t>
      </w:r>
      <w:r w:rsidRPr="007A1039">
        <w:rPr>
          <w:rFonts w:ascii="Times New Roman" w:hAnsi="Times New Roman" w:cs="Times New Roman"/>
          <w:color w:val="231F20"/>
          <w:spacing w:val="-3"/>
          <w:sz w:val="24"/>
          <w:szCs w:val="24"/>
        </w:rPr>
        <w:t xml:space="preserve">might show </w:t>
      </w:r>
      <w:r w:rsidRPr="007A1039">
        <w:rPr>
          <w:rFonts w:ascii="Times New Roman" w:hAnsi="Times New Roman" w:cs="Times New Roman"/>
          <w:color w:val="231F20"/>
          <w:sz w:val="24"/>
          <w:szCs w:val="24"/>
        </w:rPr>
        <w:t xml:space="preserve">us a few of </w:t>
      </w:r>
      <w:r w:rsidRPr="007A1039">
        <w:rPr>
          <w:rFonts w:ascii="Times New Roman" w:hAnsi="Times New Roman" w:cs="Times New Roman"/>
          <w:color w:val="231F20"/>
          <w:spacing w:val="-3"/>
          <w:sz w:val="24"/>
          <w:szCs w:val="24"/>
        </w:rPr>
        <w:t xml:space="preserve">their </w:t>
      </w:r>
      <w:r w:rsidRPr="007A1039">
        <w:rPr>
          <w:rFonts w:ascii="Times New Roman" w:hAnsi="Times New Roman" w:cs="Times New Roman"/>
          <w:color w:val="231F20"/>
          <w:spacing w:val="-4"/>
          <w:sz w:val="24"/>
          <w:szCs w:val="24"/>
        </w:rPr>
        <w:t>features.</w:t>
      </w:r>
    </w:p>
    <w:p w14:paraId="209FDA6C" w14:textId="0A25F99B" w:rsidR="00EB483C" w:rsidRDefault="00EB483C" w:rsidP="00EB483C">
      <w:pPr>
        <w:pStyle w:val="BodyText"/>
        <w:tabs>
          <w:tab w:val="left" w:pos="900"/>
        </w:tabs>
        <w:ind w:left="1260" w:right="-360"/>
        <w:rPr>
          <w:rFonts w:ascii="Times New Roman" w:hAnsi="Times New Roman" w:cs="Times New Roman"/>
          <w:color w:val="231F20"/>
          <w:spacing w:val="-4"/>
          <w:w w:val="95"/>
          <w:sz w:val="24"/>
          <w:szCs w:val="24"/>
        </w:rPr>
      </w:pPr>
      <w:r w:rsidRPr="007A1039">
        <w:rPr>
          <w:rFonts w:ascii="Times New Roman" w:hAnsi="Times New Roman" w:cs="Times New Roman"/>
          <w:color w:val="231F20"/>
          <w:spacing w:val="-3"/>
          <w:w w:val="95"/>
          <w:sz w:val="24"/>
          <w:szCs w:val="24"/>
        </w:rPr>
        <w:t>I</w:t>
      </w:r>
      <w:r>
        <w:rPr>
          <w:rFonts w:ascii="Times New Roman" w:hAnsi="Times New Roman" w:cs="Times New Roman"/>
          <w:color w:val="231F20"/>
          <w:spacing w:val="-3"/>
          <w:w w:val="95"/>
          <w:sz w:val="24"/>
          <w:szCs w:val="24"/>
        </w:rPr>
        <w:t xml:space="preserve"> know!</w:t>
      </w:r>
      <w:r w:rsidRPr="007A1039">
        <w:rPr>
          <w:rFonts w:ascii="Times New Roman" w:hAnsi="Times New Roman" w:cs="Times New Roman"/>
          <w:color w:val="231F20"/>
          <w:w w:val="95"/>
          <w:sz w:val="24"/>
          <w:szCs w:val="24"/>
        </w:rPr>
        <w:t xml:space="preserve"> </w:t>
      </w:r>
      <w:r w:rsidRPr="007A1039">
        <w:rPr>
          <w:rFonts w:ascii="Times New Roman" w:hAnsi="Times New Roman" w:cs="Times New Roman"/>
          <w:color w:val="231F20"/>
          <w:spacing w:val="-3"/>
          <w:w w:val="95"/>
          <w:sz w:val="24"/>
          <w:szCs w:val="24"/>
        </w:rPr>
        <w:t xml:space="preserve">I’ve </w:t>
      </w:r>
      <w:r w:rsidRPr="007A1039">
        <w:rPr>
          <w:rFonts w:ascii="Times New Roman" w:hAnsi="Times New Roman" w:cs="Times New Roman"/>
          <w:color w:val="231F20"/>
          <w:spacing w:val="-4"/>
          <w:w w:val="95"/>
          <w:sz w:val="24"/>
          <w:szCs w:val="24"/>
        </w:rPr>
        <w:t xml:space="preserve">searched </w:t>
      </w:r>
      <w:r w:rsidRPr="007A1039">
        <w:rPr>
          <w:rFonts w:ascii="Times New Roman" w:hAnsi="Times New Roman" w:cs="Times New Roman"/>
          <w:color w:val="231F20"/>
          <w:w w:val="95"/>
          <w:sz w:val="24"/>
          <w:szCs w:val="24"/>
        </w:rPr>
        <w:t xml:space="preserve">and </w:t>
      </w:r>
      <w:r w:rsidR="006D2245">
        <w:rPr>
          <w:rFonts w:ascii="Times New Roman" w:hAnsi="Times New Roman" w:cs="Times New Roman"/>
          <w:color w:val="231F20"/>
          <w:w w:val="95"/>
          <w:sz w:val="24"/>
          <w:szCs w:val="24"/>
        </w:rPr>
        <w:t xml:space="preserve">I’ve </w:t>
      </w:r>
      <w:r w:rsidRPr="007A1039">
        <w:rPr>
          <w:rFonts w:ascii="Times New Roman" w:hAnsi="Times New Roman" w:cs="Times New Roman"/>
          <w:color w:val="231F20"/>
          <w:spacing w:val="-4"/>
          <w:w w:val="95"/>
          <w:sz w:val="24"/>
          <w:szCs w:val="24"/>
        </w:rPr>
        <w:t>searched</w:t>
      </w:r>
      <w:r>
        <w:rPr>
          <w:rFonts w:ascii="Times New Roman" w:hAnsi="Times New Roman" w:cs="Times New Roman"/>
          <w:color w:val="231F20"/>
          <w:spacing w:val="-4"/>
          <w:w w:val="95"/>
          <w:sz w:val="24"/>
          <w:szCs w:val="24"/>
        </w:rPr>
        <w:t xml:space="preserve"> </w:t>
      </w:r>
      <w:r w:rsidRPr="007A1039">
        <w:rPr>
          <w:rFonts w:ascii="Times New Roman" w:hAnsi="Times New Roman" w:cs="Times New Roman"/>
          <w:color w:val="231F20"/>
          <w:w w:val="95"/>
          <w:sz w:val="24"/>
          <w:szCs w:val="24"/>
        </w:rPr>
        <w:t xml:space="preserve">in </w:t>
      </w:r>
      <w:r w:rsidRPr="007A1039">
        <w:rPr>
          <w:rFonts w:ascii="Times New Roman" w:hAnsi="Times New Roman" w:cs="Times New Roman"/>
          <w:color w:val="231F20"/>
          <w:spacing w:val="-4"/>
          <w:w w:val="95"/>
          <w:sz w:val="24"/>
          <w:szCs w:val="24"/>
        </w:rPr>
        <w:t>vain</w:t>
      </w:r>
      <w:r>
        <w:rPr>
          <w:rFonts w:ascii="Times New Roman" w:hAnsi="Times New Roman" w:cs="Times New Roman"/>
          <w:color w:val="231F20"/>
          <w:spacing w:val="-4"/>
          <w:w w:val="95"/>
          <w:sz w:val="24"/>
          <w:szCs w:val="24"/>
        </w:rPr>
        <w:t>:</w:t>
      </w:r>
    </w:p>
    <w:p w14:paraId="2FAAC776" w14:textId="77777777" w:rsidR="00CB3691" w:rsidRPr="003F766E" w:rsidRDefault="00CB3691" w:rsidP="00CB3691">
      <w:pPr>
        <w:pStyle w:val="BodyText"/>
        <w:tabs>
          <w:tab w:val="left" w:pos="900"/>
        </w:tabs>
        <w:ind w:left="1260" w:right="-360"/>
        <w:rPr>
          <w:rFonts w:ascii="Times New Roman" w:hAnsi="Times New Roman" w:cs="Times New Roman"/>
          <w:i/>
          <w:iCs/>
          <w:color w:val="231F20"/>
          <w:spacing w:val="-4"/>
          <w:sz w:val="24"/>
          <w:szCs w:val="24"/>
        </w:rPr>
      </w:pPr>
      <w:r w:rsidRPr="003F766E">
        <w:rPr>
          <w:rFonts w:ascii="Times New Roman" w:hAnsi="Times New Roman" w:cs="Times New Roman"/>
          <w:i/>
          <w:iCs/>
          <w:color w:val="231F20"/>
          <w:spacing w:val="-4"/>
          <w:sz w:val="24"/>
          <w:szCs w:val="24"/>
        </w:rPr>
        <w:t xml:space="preserve">They’re extinct! </w:t>
      </w:r>
      <w:r w:rsidRPr="003F766E">
        <w:rPr>
          <w:rFonts w:ascii="Times New Roman" w:hAnsi="Times New Roman" w:cs="Times New Roman"/>
          <w:i/>
          <w:iCs/>
          <w:color w:val="231F20"/>
          <w:spacing w:val="-3"/>
          <w:sz w:val="24"/>
          <w:szCs w:val="24"/>
        </w:rPr>
        <w:t xml:space="preserve">And </w:t>
      </w:r>
      <w:r w:rsidRPr="003F766E">
        <w:rPr>
          <w:rFonts w:ascii="Times New Roman" w:hAnsi="Times New Roman" w:cs="Times New Roman"/>
          <w:i/>
          <w:iCs/>
          <w:color w:val="231F20"/>
          <w:spacing w:val="-4"/>
          <w:sz w:val="24"/>
          <w:szCs w:val="24"/>
        </w:rPr>
        <w:t xml:space="preserve">they’re </w:t>
      </w:r>
      <w:r w:rsidRPr="003F766E">
        <w:rPr>
          <w:rFonts w:ascii="Times New Roman" w:hAnsi="Times New Roman" w:cs="Times New Roman"/>
          <w:i/>
          <w:iCs/>
          <w:color w:val="231F20"/>
          <w:spacing w:val="-3"/>
          <w:sz w:val="24"/>
          <w:szCs w:val="24"/>
        </w:rPr>
        <w:t xml:space="preserve">not </w:t>
      </w:r>
      <w:r w:rsidRPr="003F766E">
        <w:rPr>
          <w:rFonts w:ascii="Times New Roman" w:hAnsi="Times New Roman" w:cs="Times New Roman"/>
          <w:i/>
          <w:iCs/>
          <w:color w:val="231F20"/>
          <w:spacing w:val="-4"/>
          <w:sz w:val="24"/>
          <w:szCs w:val="24"/>
        </w:rPr>
        <w:t xml:space="preserve">coming </w:t>
      </w:r>
      <w:r w:rsidRPr="003F766E">
        <w:rPr>
          <w:rFonts w:ascii="Times New Roman" w:hAnsi="Times New Roman" w:cs="Times New Roman"/>
          <w:i/>
          <w:iCs/>
          <w:color w:val="231F20"/>
          <w:spacing w:val="-3"/>
          <w:sz w:val="24"/>
          <w:szCs w:val="24"/>
        </w:rPr>
        <w:t xml:space="preserve">back </w:t>
      </w:r>
      <w:r w:rsidRPr="003F766E">
        <w:rPr>
          <w:rFonts w:ascii="Times New Roman" w:hAnsi="Times New Roman" w:cs="Times New Roman"/>
          <w:i/>
          <w:iCs/>
          <w:color w:val="231F20"/>
          <w:spacing w:val="-4"/>
          <w:sz w:val="24"/>
          <w:szCs w:val="24"/>
        </w:rPr>
        <w:t>again!</w:t>
      </w:r>
    </w:p>
    <w:p w14:paraId="73A52FA5" w14:textId="61141423" w:rsidR="00CB3691" w:rsidRDefault="00CB3691" w:rsidP="00CB3691">
      <w:pPr>
        <w:tabs>
          <w:tab w:val="left" w:pos="900"/>
        </w:tabs>
        <w:ind w:left="1260" w:right="-360"/>
        <w:rPr>
          <w:rFonts w:ascii="Times New Roman" w:hAnsi="Times New Roman" w:cs="Times New Roman"/>
          <w:iCs/>
          <w:color w:val="231F20"/>
          <w:sz w:val="24"/>
          <w:szCs w:val="24"/>
        </w:rPr>
      </w:pPr>
      <w:r>
        <w:rPr>
          <w:rFonts w:ascii="Times New Roman" w:hAnsi="Times New Roman" w:cs="Times New Roman"/>
          <w:iCs/>
          <w:color w:val="231F20"/>
          <w:sz w:val="24"/>
          <w:szCs w:val="24"/>
        </w:rPr>
        <w:t>There are no photos, not in our books:</w:t>
      </w:r>
      <w:r w:rsidR="00696394">
        <w:rPr>
          <w:rFonts w:ascii="Times New Roman" w:hAnsi="Times New Roman" w:cs="Times New Roman"/>
          <w:iCs/>
          <w:color w:val="231F20"/>
          <w:sz w:val="24"/>
          <w:szCs w:val="24"/>
        </w:rPr>
        <w:t xml:space="preserve"> </w:t>
      </w:r>
    </w:p>
    <w:p w14:paraId="39425E56" w14:textId="08065DD2" w:rsidR="00182852" w:rsidRDefault="00182852" w:rsidP="00CB3691">
      <w:pPr>
        <w:tabs>
          <w:tab w:val="left" w:pos="900"/>
        </w:tabs>
        <w:ind w:left="1260" w:right="-360"/>
        <w:rPr>
          <w:rFonts w:ascii="Times New Roman" w:hAnsi="Times New Roman" w:cs="Times New Roman"/>
          <w:iCs/>
          <w:color w:val="231F20"/>
          <w:sz w:val="24"/>
          <w:szCs w:val="24"/>
        </w:rPr>
      </w:pPr>
      <w:r>
        <w:rPr>
          <w:rFonts w:ascii="Times New Roman" w:hAnsi="Times New Roman" w:cs="Times New Roman"/>
          <w:iCs/>
          <w:color w:val="231F20"/>
          <w:sz w:val="24"/>
          <w:szCs w:val="24"/>
        </w:rPr>
        <w:t>(SHOUTED):</w:t>
      </w:r>
    </w:p>
    <w:p w14:paraId="2321C7AD" w14:textId="1F3E79AD" w:rsidR="00CB3691" w:rsidRDefault="00CB3691" w:rsidP="00CB3691">
      <w:pPr>
        <w:tabs>
          <w:tab w:val="left" w:pos="900"/>
        </w:tabs>
        <w:ind w:left="1260" w:right="-360"/>
        <w:rPr>
          <w:rFonts w:ascii="Times New Roman" w:hAnsi="Times New Roman" w:cs="Times New Roman"/>
          <w:iCs/>
          <w:color w:val="231F20"/>
          <w:sz w:val="24"/>
          <w:szCs w:val="24"/>
        </w:rPr>
      </w:pPr>
      <w:r w:rsidRPr="000560A9">
        <w:rPr>
          <w:rFonts w:ascii="Times New Roman" w:hAnsi="Times New Roman" w:cs="Times New Roman"/>
          <w:iCs/>
          <w:color w:val="231F20"/>
          <w:sz w:val="24"/>
          <w:szCs w:val="24"/>
        </w:rPr>
        <w:t>I know! I’ve looked</w:t>
      </w:r>
      <w:r w:rsidR="004E52EB">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 xml:space="preserve">and </w:t>
      </w:r>
      <w:r w:rsidR="006D2245">
        <w:rPr>
          <w:rFonts w:ascii="Times New Roman" w:hAnsi="Times New Roman" w:cs="Times New Roman"/>
          <w:iCs/>
          <w:color w:val="231F20"/>
          <w:sz w:val="24"/>
          <w:szCs w:val="24"/>
        </w:rPr>
        <w:t xml:space="preserve">I’ve </w:t>
      </w:r>
      <w:r>
        <w:rPr>
          <w:rFonts w:ascii="Times New Roman" w:hAnsi="Times New Roman" w:cs="Times New Roman"/>
          <w:iCs/>
          <w:color w:val="231F20"/>
          <w:sz w:val="24"/>
          <w:szCs w:val="24"/>
        </w:rPr>
        <w:t xml:space="preserve">looked and </w:t>
      </w:r>
      <w:r w:rsidR="000D41B2">
        <w:rPr>
          <w:rFonts w:ascii="Times New Roman" w:hAnsi="Times New Roman" w:cs="Times New Roman"/>
          <w:iCs/>
          <w:color w:val="231F20"/>
          <w:sz w:val="24"/>
          <w:szCs w:val="24"/>
        </w:rPr>
        <w:t xml:space="preserve">I’ve </w:t>
      </w:r>
      <w:r>
        <w:rPr>
          <w:rFonts w:ascii="Times New Roman" w:hAnsi="Times New Roman" w:cs="Times New Roman"/>
          <w:iCs/>
          <w:color w:val="231F20"/>
          <w:sz w:val="24"/>
          <w:szCs w:val="24"/>
        </w:rPr>
        <w:t>looked!</w:t>
      </w:r>
      <w:r w:rsidR="00CC284D">
        <w:rPr>
          <w:rFonts w:ascii="Times New Roman" w:hAnsi="Times New Roman" w:cs="Times New Roman"/>
          <w:iCs/>
          <w:color w:val="231F20"/>
          <w:sz w:val="24"/>
          <w:szCs w:val="24"/>
        </w:rPr>
        <w:t xml:space="preserve"> </w:t>
      </w:r>
    </w:p>
    <w:p w14:paraId="61F5FFB4" w14:textId="453BB1FA" w:rsidR="00CB3691" w:rsidRPr="004E52EB" w:rsidRDefault="00CB3691" w:rsidP="00CB3691">
      <w:pPr>
        <w:tabs>
          <w:tab w:val="left" w:pos="900"/>
        </w:tabs>
        <w:spacing w:line="243" w:lineRule="exact"/>
        <w:ind w:left="1260" w:right="-360"/>
        <w:rPr>
          <w:rFonts w:ascii="Times New Roman" w:hAnsi="Times New Roman" w:cs="Times New Roman"/>
          <w:iCs/>
          <w:color w:val="231F20"/>
          <w:sz w:val="20"/>
          <w:szCs w:val="20"/>
        </w:rPr>
      </w:pP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Pr>
          <w:rFonts w:ascii="Times New Roman" w:hAnsi="Times New Roman" w:cs="Times New Roman"/>
          <w:iCs/>
          <w:color w:val="231F20"/>
          <w:sz w:val="24"/>
          <w:szCs w:val="24"/>
        </w:rPr>
        <w:tab/>
      </w:r>
      <w:r w:rsidR="00B81368" w:rsidRPr="004E52EB">
        <w:rPr>
          <w:rFonts w:ascii="Times New Roman" w:hAnsi="Times New Roman" w:cs="Times New Roman"/>
          <w:iCs/>
          <w:color w:val="231F20"/>
          <w:sz w:val="20"/>
          <w:szCs w:val="20"/>
        </w:rPr>
        <w:t xml:space="preserve">© </w:t>
      </w:r>
      <w:r w:rsidRPr="004E52EB">
        <w:rPr>
          <w:rFonts w:ascii="Times New Roman" w:hAnsi="Times New Roman" w:cs="Times New Roman"/>
          <w:iCs/>
          <w:color w:val="231F20"/>
          <w:sz w:val="20"/>
          <w:szCs w:val="20"/>
        </w:rPr>
        <w:t>AL-B 2017</w:t>
      </w:r>
    </w:p>
    <w:bookmarkEnd w:id="3"/>
    <w:p w14:paraId="2B641A4E" w14:textId="77777777" w:rsidR="00CB3691" w:rsidRPr="004E52EB" w:rsidRDefault="00CB3691" w:rsidP="000B50CB">
      <w:pPr>
        <w:pStyle w:val="Heading1"/>
        <w:tabs>
          <w:tab w:val="left" w:pos="720"/>
        </w:tabs>
        <w:ind w:right="-180"/>
        <w:jc w:val="center"/>
        <w:rPr>
          <w:rFonts w:ascii="Times New Roman" w:hAnsi="Times New Roman" w:cs="Times New Roman"/>
          <w:color w:val="231F20"/>
          <w:w w:val="95"/>
          <w:sz w:val="20"/>
          <w:szCs w:val="20"/>
        </w:rPr>
      </w:pPr>
    </w:p>
    <w:p w14:paraId="4425C227" w14:textId="79CCE89E" w:rsidR="00EF1C17" w:rsidRDefault="004E3CBA" w:rsidP="0039089E">
      <w:pPr>
        <w:pStyle w:val="Heading1"/>
        <w:tabs>
          <w:tab w:val="left" w:pos="720"/>
        </w:tabs>
        <w:ind w:right="-180"/>
        <w:jc w:val="center"/>
        <w:rPr>
          <w:rFonts w:ascii="Times New Roman" w:hAnsi="Times New Roman" w:cs="Times New Roman"/>
          <w:color w:val="231F20"/>
          <w:w w:val="95"/>
          <w:sz w:val="24"/>
          <w:szCs w:val="24"/>
        </w:rPr>
      </w:pPr>
      <w:r>
        <w:rPr>
          <w:rFonts w:ascii="Times New Roman" w:hAnsi="Times New Roman" w:cs="Times New Roman"/>
          <w:color w:val="231F20"/>
          <w:w w:val="95"/>
          <w:sz w:val="24"/>
          <w:szCs w:val="24"/>
        </w:rPr>
        <w:t xml:space="preserve"> </w:t>
      </w:r>
    </w:p>
    <w:p w14:paraId="0D56E394" w14:textId="6E44566C" w:rsidR="0051499F" w:rsidRPr="007A1039" w:rsidRDefault="00875228" w:rsidP="0039089E">
      <w:pPr>
        <w:pStyle w:val="Heading1"/>
        <w:tabs>
          <w:tab w:val="left" w:pos="720"/>
        </w:tabs>
        <w:ind w:right="-180"/>
        <w:jc w:val="center"/>
        <w:rPr>
          <w:rFonts w:ascii="Times New Roman" w:hAnsi="Times New Roman" w:cs="Times New Roman"/>
          <w:b w:val="0"/>
          <w:sz w:val="24"/>
          <w:szCs w:val="24"/>
        </w:rPr>
      </w:pPr>
      <w:r>
        <w:rPr>
          <w:rFonts w:ascii="Times New Roman" w:hAnsi="Times New Roman" w:cs="Times New Roman"/>
          <w:color w:val="231F20"/>
          <w:w w:val="95"/>
          <w:sz w:val="24"/>
          <w:szCs w:val="24"/>
        </w:rPr>
        <w:t xml:space="preserve"> </w:t>
      </w:r>
      <w:r w:rsidR="00C91D26">
        <w:rPr>
          <w:rFonts w:ascii="Times New Roman" w:hAnsi="Times New Roman" w:cs="Times New Roman"/>
          <w:color w:val="231F20"/>
          <w:w w:val="95"/>
          <w:sz w:val="24"/>
          <w:szCs w:val="24"/>
        </w:rPr>
        <w:t>Learn</w:t>
      </w:r>
      <w:r>
        <w:rPr>
          <w:rFonts w:ascii="Times New Roman" w:hAnsi="Times New Roman" w:cs="Times New Roman"/>
          <w:color w:val="231F20"/>
          <w:w w:val="95"/>
          <w:sz w:val="24"/>
          <w:szCs w:val="24"/>
        </w:rPr>
        <w:t xml:space="preserve">ing </w:t>
      </w:r>
      <w:r w:rsidR="00C91D26">
        <w:rPr>
          <w:rFonts w:ascii="Times New Roman" w:hAnsi="Times New Roman" w:cs="Times New Roman"/>
          <w:color w:val="231F20"/>
          <w:w w:val="95"/>
          <w:sz w:val="24"/>
          <w:szCs w:val="24"/>
        </w:rPr>
        <w:t>How to Teach</w:t>
      </w:r>
      <w:r>
        <w:rPr>
          <w:rFonts w:ascii="Times New Roman" w:hAnsi="Times New Roman" w:cs="Times New Roman"/>
          <w:color w:val="231F20"/>
          <w:w w:val="95"/>
          <w:sz w:val="24"/>
          <w:szCs w:val="24"/>
        </w:rPr>
        <w:t xml:space="preserve"> Evolution</w:t>
      </w:r>
    </w:p>
    <w:p w14:paraId="59654E0D" w14:textId="77777777" w:rsidR="0051499F" w:rsidRPr="007A1039" w:rsidRDefault="0051499F" w:rsidP="007F3E58">
      <w:pPr>
        <w:pStyle w:val="BodyText"/>
        <w:tabs>
          <w:tab w:val="left" w:pos="900"/>
        </w:tabs>
        <w:spacing w:before="2"/>
        <w:ind w:left="90" w:right="-180"/>
        <w:rPr>
          <w:rFonts w:ascii="Times New Roman" w:hAnsi="Times New Roman" w:cs="Times New Roman"/>
          <w:b/>
          <w:sz w:val="24"/>
          <w:szCs w:val="24"/>
        </w:rPr>
      </w:pPr>
    </w:p>
    <w:p w14:paraId="51245374"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Humans are not the end result of predictable evolutionary progress, </w:t>
      </w:r>
    </w:p>
    <w:p w14:paraId="67F80F1E"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but rather a fortuitous cosmic afterthought, a tiny little twig</w:t>
      </w:r>
    </w:p>
    <w:p w14:paraId="3DE7EEF0"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on the enormously arborescent bush of life, which, if replanted from seed, </w:t>
      </w:r>
    </w:p>
    <w:p w14:paraId="2146B8BC" w14:textId="77777777" w:rsidR="00387D86"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 xml:space="preserve">would almost surely not grow this twig again, or perhaps any twig </w:t>
      </w:r>
    </w:p>
    <w:p w14:paraId="04B37EA8" w14:textId="05C63E0A" w:rsidR="007F3E58" w:rsidRPr="00182C63" w:rsidRDefault="0051499F" w:rsidP="00C13434">
      <w:pPr>
        <w:tabs>
          <w:tab w:val="left" w:pos="720"/>
        </w:tabs>
        <w:spacing w:line="268" w:lineRule="auto"/>
        <w:ind w:left="720" w:right="720"/>
        <w:rPr>
          <w:rFonts w:ascii="Times New Roman" w:hAnsi="Times New Roman" w:cs="Times New Roman"/>
          <w:i/>
          <w:iCs/>
          <w:color w:val="231F20"/>
          <w:sz w:val="24"/>
          <w:szCs w:val="24"/>
        </w:rPr>
      </w:pPr>
      <w:r w:rsidRPr="00182C63">
        <w:rPr>
          <w:rFonts w:ascii="Times New Roman" w:hAnsi="Times New Roman" w:cs="Times New Roman"/>
          <w:i/>
          <w:iCs/>
          <w:color w:val="231F20"/>
          <w:sz w:val="24"/>
          <w:szCs w:val="24"/>
        </w:rPr>
        <w:t>with any property that we would care to call</w:t>
      </w:r>
      <w:r w:rsidRPr="00182C63">
        <w:rPr>
          <w:rFonts w:ascii="Times New Roman" w:hAnsi="Times New Roman" w:cs="Times New Roman"/>
          <w:i/>
          <w:iCs/>
          <w:color w:val="231F20"/>
          <w:spacing w:val="-4"/>
          <w:sz w:val="24"/>
          <w:szCs w:val="24"/>
        </w:rPr>
        <w:t xml:space="preserve"> </w:t>
      </w:r>
      <w:r w:rsidRPr="00182C63">
        <w:rPr>
          <w:rFonts w:ascii="Times New Roman" w:hAnsi="Times New Roman" w:cs="Times New Roman"/>
          <w:i/>
          <w:iCs/>
          <w:color w:val="231F20"/>
          <w:sz w:val="24"/>
          <w:szCs w:val="24"/>
        </w:rPr>
        <w:t>consciousness.</w:t>
      </w:r>
    </w:p>
    <w:p w14:paraId="4F665A6C" w14:textId="2D15CFE3" w:rsidR="0051499F" w:rsidRPr="007A1039" w:rsidRDefault="007F3E58" w:rsidP="00C13434">
      <w:pPr>
        <w:tabs>
          <w:tab w:val="left" w:pos="720"/>
        </w:tabs>
        <w:spacing w:line="268" w:lineRule="auto"/>
        <w:ind w:left="720" w:right="720"/>
        <w:rPr>
          <w:rFonts w:ascii="Times New Roman" w:hAnsi="Times New Roman" w:cs="Times New Roman"/>
          <w:sz w:val="24"/>
          <w:szCs w:val="24"/>
        </w:rPr>
      </w:pPr>
      <w:r>
        <w:rPr>
          <w:rFonts w:ascii="Times New Roman" w:hAnsi="Times New Roman" w:cs="Times New Roman"/>
          <w:color w:val="231F20"/>
          <w:sz w:val="24"/>
          <w:szCs w:val="24"/>
        </w:rPr>
        <w:tab/>
      </w:r>
      <w:r w:rsidR="00C13434">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w:t>
      </w:r>
      <w:r w:rsidR="0094001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Stephen Jay Gould, “Can We Complete Darwin’s Revolution?”</w:t>
      </w:r>
    </w:p>
    <w:p w14:paraId="24A7C93D" w14:textId="77777777" w:rsidR="0051499F" w:rsidRPr="007A1039" w:rsidRDefault="0051499F" w:rsidP="007F3E58">
      <w:pPr>
        <w:pStyle w:val="BodyText"/>
        <w:tabs>
          <w:tab w:val="left" w:pos="720"/>
        </w:tabs>
        <w:ind w:left="720" w:right="-180"/>
        <w:rPr>
          <w:rFonts w:ascii="Times New Roman" w:hAnsi="Times New Roman" w:cs="Times New Roman"/>
          <w:sz w:val="24"/>
          <w:szCs w:val="24"/>
        </w:rPr>
      </w:pPr>
    </w:p>
    <w:p w14:paraId="1E322BFA" w14:textId="74B4ACE0"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Huxley’s Grandpa: “I</w:t>
      </w:r>
      <w:r w:rsidRPr="00827357">
        <w:rPr>
          <w:rFonts w:ascii="Times New Roman" w:eastAsia="Times New Roman" w:hAnsi="Times New Roman" w:cs="Times New Roman"/>
          <w:color w:val="000000"/>
          <w:sz w:val="24"/>
          <w:szCs w:val="24"/>
        </w:rPr>
        <w:t xml:space="preserve">t was one of those leaps you should expect from a </w:t>
      </w:r>
      <w:r w:rsidRPr="00F752C8">
        <w:rPr>
          <w:rFonts w:ascii="Times New Roman" w:eastAsia="Times New Roman" w:hAnsi="Times New Roman" w:cs="Times New Roman"/>
          <w:color w:val="000000"/>
          <w:sz w:val="24"/>
          <w:szCs w:val="24"/>
        </w:rPr>
        <w:t xml:space="preserve">young boy just over age </w:t>
      </w:r>
      <w:r w:rsidRPr="00827357">
        <w:rPr>
          <w:rFonts w:ascii="Times New Roman" w:eastAsia="Times New Roman" w:hAnsi="Times New Roman" w:cs="Times New Roman"/>
          <w:color w:val="000000"/>
          <w:sz w:val="24"/>
          <w:szCs w:val="24"/>
        </w:rPr>
        <w:t>5. It started simply, with a photo of hi</w:t>
      </w:r>
      <w:r w:rsidRPr="00F752C8">
        <w:rPr>
          <w:rFonts w:ascii="Times New Roman" w:eastAsia="Times New Roman" w:hAnsi="Times New Roman" w:cs="Times New Roman"/>
          <w:color w:val="000000"/>
          <w:sz w:val="24"/>
          <w:szCs w:val="24"/>
        </w:rPr>
        <w:t>s G</w:t>
      </w:r>
      <w:r w:rsidRPr="00827357">
        <w:rPr>
          <w:rFonts w:ascii="Times New Roman" w:eastAsia="Times New Roman" w:hAnsi="Times New Roman" w:cs="Times New Roman"/>
          <w:color w:val="000000"/>
          <w:sz w:val="24"/>
          <w:szCs w:val="24"/>
        </w:rPr>
        <w:t xml:space="preserve">reat-grandmother, and discussion that she had parents who had parents, </w:t>
      </w:r>
      <w:r w:rsidRPr="00F752C8">
        <w:rPr>
          <w:rFonts w:ascii="Times New Roman" w:eastAsia="Times New Roman" w:hAnsi="Times New Roman" w:cs="Times New Roman"/>
          <w:color w:val="000000"/>
          <w:sz w:val="24"/>
          <w:szCs w:val="24"/>
        </w:rPr>
        <w:t>who had parents . . .</w:t>
      </w:r>
      <w:r w:rsidR="00CD2F05">
        <w:rPr>
          <w:rStyle w:val="FootnoteReference"/>
          <w:rFonts w:ascii="Times New Roman" w:eastAsia="Times New Roman" w:hAnsi="Times New Roman" w:cs="Times New Roman"/>
          <w:color w:val="000000"/>
          <w:sz w:val="24"/>
          <w:szCs w:val="24"/>
        </w:rPr>
        <w:footnoteReference w:id="1"/>
      </w:r>
      <w:r w:rsidRPr="00F752C8">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H</w:t>
      </w:r>
      <w:r w:rsidRPr="00F752C8">
        <w:rPr>
          <w:rFonts w:ascii="Times New Roman" w:eastAsia="Times New Roman" w:hAnsi="Times New Roman" w:cs="Times New Roman"/>
          <w:color w:val="000000"/>
          <w:sz w:val="24"/>
          <w:szCs w:val="24"/>
        </w:rPr>
        <w:t>uxley</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quickly</w:t>
      </w:r>
      <w:r w:rsidRPr="00827357">
        <w:rPr>
          <w:rFonts w:ascii="Times New Roman" w:eastAsia="Times New Roman" w:hAnsi="Times New Roman" w:cs="Times New Roman"/>
          <w:color w:val="000000"/>
          <w:sz w:val="24"/>
          <w:szCs w:val="24"/>
        </w:rPr>
        <w:t xml:space="preserve"> challenged th</w:t>
      </w:r>
      <w:r w:rsidRPr="00F752C8">
        <w:rPr>
          <w:rFonts w:ascii="Times New Roman" w:eastAsia="Times New Roman" w:hAnsi="Times New Roman" w:cs="Times New Roman"/>
          <w:color w:val="000000"/>
          <w:sz w:val="24"/>
          <w:szCs w:val="24"/>
        </w:rPr>
        <w:t>e</w:t>
      </w:r>
      <w:r w:rsidRPr="00827357">
        <w:rPr>
          <w:rFonts w:ascii="Times New Roman" w:eastAsia="Times New Roman" w:hAnsi="Times New Roman" w:cs="Times New Roman"/>
          <w:color w:val="000000"/>
          <w:sz w:val="24"/>
          <w:szCs w:val="24"/>
        </w:rPr>
        <w:t xml:space="preserve"> notion of infinite regression with </w:t>
      </w:r>
      <w:r w:rsidRPr="00F752C8">
        <w:rPr>
          <w:rFonts w:ascii="Times New Roman" w:eastAsia="Times New Roman" w:hAnsi="Times New Roman" w:cs="Times New Roman"/>
          <w:color w:val="000000"/>
          <w:sz w:val="24"/>
          <w:szCs w:val="24"/>
        </w:rPr>
        <w:t>an emphatic, “Wait!” And he asked, “W</w:t>
      </w:r>
      <w:r w:rsidRPr="00827357">
        <w:rPr>
          <w:rFonts w:ascii="Times New Roman" w:eastAsia="Times New Roman" w:hAnsi="Times New Roman" w:cs="Times New Roman"/>
          <w:color w:val="000000"/>
          <w:sz w:val="24"/>
          <w:szCs w:val="24"/>
        </w:rPr>
        <w:t>hat happened when the first person popped out?</w:t>
      </w:r>
      <w:r w:rsidR="00DF4543">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p>
    <w:p w14:paraId="45E6554B" w14:textId="7ACD7082" w:rsidR="00F752C8" w:rsidRPr="00827357"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Grandpa answered by finding</w:t>
      </w:r>
      <w:r w:rsidRPr="00827357">
        <w:rPr>
          <w:rFonts w:ascii="Times New Roman" w:eastAsia="Times New Roman" w:hAnsi="Times New Roman" w:cs="Times New Roman"/>
          <w:color w:val="000000"/>
          <w:sz w:val="24"/>
          <w:szCs w:val="24"/>
        </w:rPr>
        <w:t xml:space="preserve"> the classic</w:t>
      </w:r>
      <w:r w:rsidR="00DF4543">
        <w:rPr>
          <w:rFonts w:ascii="Times New Roman" w:eastAsia="Times New Roman" w:hAnsi="Times New Roman" w:cs="Times New Roman"/>
          <w:color w:val="000000"/>
          <w:sz w:val="24"/>
          <w:szCs w:val="24"/>
        </w:rPr>
        <w:t xml:space="preserve"> </w:t>
      </w:r>
      <w:r w:rsidRPr="00DF4543">
        <w:rPr>
          <w:rFonts w:ascii="Times New Roman" w:eastAsia="Times New Roman" w:hAnsi="Times New Roman" w:cs="Times New Roman"/>
          <w:i/>
          <w:iCs/>
          <w:color w:val="000000"/>
          <w:sz w:val="24"/>
          <w:szCs w:val="24"/>
        </w:rPr>
        <w:t>evolution of man from apes</w:t>
      </w:r>
      <w:r w:rsidR="00DF4543">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image (Fig. 15.</w:t>
      </w:r>
      <w:r w:rsidR="00E0051C">
        <w:rPr>
          <w:rFonts w:ascii="Times New Roman" w:eastAsia="Times New Roman" w:hAnsi="Times New Roman" w:cs="Times New Roman"/>
          <w:color w:val="000000"/>
          <w:sz w:val="24"/>
          <w:szCs w:val="24"/>
        </w:rPr>
        <w:t>5</w:t>
      </w:r>
      <w:r w:rsidRPr="00F752C8">
        <w:rPr>
          <w:rFonts w:ascii="Times New Roman" w:eastAsia="Times New Roman" w:hAnsi="Times New Roman" w:cs="Times New Roman"/>
          <w:color w:val="000000"/>
          <w:sz w:val="24"/>
          <w:szCs w:val="24"/>
        </w:rPr>
        <w:t>). Huxley was not</w:t>
      </w:r>
      <w:r w:rsidRPr="00827357">
        <w:rPr>
          <w:rFonts w:ascii="Times New Roman" w:eastAsia="Times New Roman" w:hAnsi="Times New Roman" w:cs="Times New Roman"/>
          <w:color w:val="000000"/>
          <w:sz w:val="24"/>
          <w:szCs w:val="24"/>
        </w:rPr>
        <w:t xml:space="preserve"> faze</w:t>
      </w:r>
      <w:r w:rsidRPr="00F752C8">
        <w:rPr>
          <w:rFonts w:ascii="Times New Roman" w:eastAsia="Times New Roman" w:hAnsi="Times New Roman" w:cs="Times New Roman"/>
          <w:color w:val="000000"/>
          <w:sz w:val="24"/>
          <w:szCs w:val="24"/>
        </w:rPr>
        <w:t>d. Grandpa realized the story needed more facts, knew that Huxley</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l</w:t>
      </w:r>
      <w:r w:rsidRPr="00827357">
        <w:rPr>
          <w:rFonts w:ascii="Times New Roman" w:eastAsia="Times New Roman" w:hAnsi="Times New Roman" w:cs="Times New Roman"/>
          <w:color w:val="000000"/>
          <w:sz w:val="24"/>
          <w:szCs w:val="24"/>
        </w:rPr>
        <w:t>ike all 5</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year</w:t>
      </w:r>
      <w:r w:rsidR="00DB493B">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old</w:t>
      </w:r>
      <w:r w:rsidR="00DB493B">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boys</w:t>
      </w:r>
      <w:r w:rsidR="009843EF">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was</w:t>
      </w:r>
      <w:r w:rsidRPr="00827357">
        <w:rPr>
          <w:rFonts w:ascii="Times New Roman" w:eastAsia="Times New Roman" w:hAnsi="Times New Roman" w:cs="Times New Roman"/>
          <w:color w:val="000000"/>
          <w:sz w:val="24"/>
          <w:szCs w:val="24"/>
        </w:rPr>
        <w:t xml:space="preserve"> a dinosaur freak</w:t>
      </w:r>
      <w:r w:rsidRPr="00F752C8">
        <w:rPr>
          <w:rFonts w:ascii="Times New Roman" w:eastAsia="Times New Roman" w:hAnsi="Times New Roman" w:cs="Times New Roman"/>
          <w:color w:val="000000"/>
          <w:sz w:val="24"/>
          <w:szCs w:val="24"/>
        </w:rPr>
        <w:t>, and continued</w:t>
      </w:r>
      <w:r>
        <w:rPr>
          <w:rFonts w:ascii="Times New Roman" w:eastAsia="Times New Roman" w:hAnsi="Times New Roman" w:cs="Times New Roman"/>
          <w:color w:val="000000"/>
          <w:sz w:val="24"/>
          <w:szCs w:val="24"/>
        </w:rPr>
        <w:t>: “B</w:t>
      </w:r>
      <w:r w:rsidRPr="00F752C8">
        <w:rPr>
          <w:rFonts w:ascii="Times New Roman" w:eastAsia="Times New Roman" w:hAnsi="Times New Roman" w:cs="Times New Roman"/>
          <w:color w:val="000000"/>
          <w:sz w:val="24"/>
          <w:szCs w:val="24"/>
        </w:rPr>
        <w:t xml:space="preserve">efore Great-great-great-grandmother, </w:t>
      </w:r>
      <w:r w:rsidRPr="00F752C8">
        <w:rPr>
          <w:rFonts w:ascii="Times New Roman" w:eastAsia="Times New Roman" w:hAnsi="Times New Roman" w:cs="Times New Roman"/>
          <w:i/>
          <w:iCs/>
          <w:color w:val="000000"/>
          <w:sz w:val="24"/>
          <w:szCs w:val="24"/>
        </w:rPr>
        <w:t xml:space="preserve">much </w:t>
      </w:r>
      <w:r w:rsidRPr="00F752C8">
        <w:rPr>
          <w:rFonts w:ascii="Times New Roman" w:eastAsia="Times New Roman" w:hAnsi="Times New Roman" w:cs="Times New Roman"/>
          <w:color w:val="000000"/>
          <w:sz w:val="24"/>
          <w:szCs w:val="24"/>
        </w:rPr>
        <w:t>farther back–</w:t>
      </w:r>
      <w:r w:rsidR="00DB493B" w:rsidRPr="00DB493B">
        <w:rPr>
          <w:rFonts w:ascii="Times New Roman" w:eastAsia="Times New Roman" w:hAnsi="Times New Roman" w:cs="Times New Roman"/>
          <w:i/>
          <w:iCs/>
          <w:color w:val="000000"/>
          <w:sz w:val="24"/>
          <w:szCs w:val="24"/>
        </w:rPr>
        <w:t>w</w:t>
      </w:r>
      <w:r w:rsidRPr="00F752C8">
        <w:rPr>
          <w:rFonts w:ascii="Times New Roman" w:eastAsia="Times New Roman" w:hAnsi="Times New Roman" w:cs="Times New Roman"/>
          <w:i/>
          <w:iCs/>
          <w:color w:val="000000"/>
          <w:sz w:val="24"/>
          <w:szCs w:val="24"/>
        </w:rPr>
        <w:t>aaaay</w:t>
      </w:r>
      <w:r w:rsidRPr="00F752C8">
        <w:rPr>
          <w:rFonts w:ascii="Times New Roman" w:eastAsia="Times New Roman" w:hAnsi="Times New Roman" w:cs="Times New Roman"/>
          <w:color w:val="000000"/>
          <w:sz w:val="24"/>
          <w:szCs w:val="24"/>
        </w:rPr>
        <w:t xml:space="preserve"> back–d</w:t>
      </w:r>
      <w:r w:rsidRPr="00827357">
        <w:rPr>
          <w:rFonts w:ascii="Times New Roman" w:eastAsia="Times New Roman" w:hAnsi="Times New Roman" w:cs="Times New Roman"/>
          <w:color w:val="000000"/>
          <w:sz w:val="24"/>
          <w:szCs w:val="24"/>
        </w:rPr>
        <w:t>inosaurs existed</w:t>
      </w:r>
      <w:r w:rsidRPr="00F752C8">
        <w:rPr>
          <w:rFonts w:ascii="Times New Roman" w:eastAsia="Times New Roman" w:hAnsi="Times New Roman" w:cs="Times New Roman"/>
          <w:color w:val="000000"/>
          <w:sz w:val="24"/>
          <w:szCs w:val="24"/>
        </w:rPr>
        <w:t>. Th</w:t>
      </w:r>
      <w:r>
        <w:rPr>
          <w:rFonts w:ascii="Times New Roman" w:eastAsia="Times New Roman" w:hAnsi="Times New Roman" w:cs="Times New Roman"/>
          <w:color w:val="000000"/>
          <w:sz w:val="24"/>
          <w:szCs w:val="24"/>
        </w:rPr>
        <w:t>ey</w:t>
      </w:r>
      <w:r w:rsidRPr="00F752C8">
        <w:rPr>
          <w:rFonts w:ascii="Times New Roman" w:eastAsia="Times New Roman" w:hAnsi="Times New Roman" w:cs="Times New Roman"/>
          <w:color w:val="000000"/>
          <w:sz w:val="24"/>
          <w:szCs w:val="24"/>
        </w:rPr>
        <w:t xml:space="preserve"> lived </w:t>
      </w:r>
      <w:r w:rsidRPr="00F752C8">
        <w:rPr>
          <w:rFonts w:ascii="Times New Roman" w:eastAsia="Times New Roman" w:hAnsi="Times New Roman" w:cs="Times New Roman"/>
          <w:i/>
          <w:iCs/>
          <w:color w:val="000000"/>
          <w:sz w:val="24"/>
          <w:szCs w:val="24"/>
        </w:rPr>
        <w:t>long</w:t>
      </w:r>
      <w:r w:rsidRPr="00F752C8">
        <w:rPr>
          <w:rFonts w:ascii="Times New Roman" w:eastAsia="Times New Roman" w:hAnsi="Times New Roman" w:cs="Times New Roman"/>
          <w:color w:val="000000"/>
          <w:sz w:val="24"/>
          <w:szCs w:val="24"/>
        </w:rPr>
        <w:t xml:space="preserve"> </w:t>
      </w:r>
      <w:r w:rsidRPr="00827357">
        <w:rPr>
          <w:rFonts w:ascii="Times New Roman" w:eastAsia="Times New Roman" w:hAnsi="Times New Roman" w:cs="Times New Roman"/>
          <w:color w:val="000000"/>
          <w:sz w:val="24"/>
          <w:szCs w:val="24"/>
        </w:rPr>
        <w:t xml:space="preserve">before </w:t>
      </w:r>
      <w:r w:rsidRPr="00F752C8">
        <w:rPr>
          <w:rFonts w:ascii="Times New Roman" w:eastAsia="Times New Roman" w:hAnsi="Times New Roman" w:cs="Times New Roman"/>
          <w:color w:val="000000"/>
          <w:sz w:val="24"/>
          <w:szCs w:val="24"/>
        </w:rPr>
        <w:t>life-forms we know today, before gorillas, tigers, bears, even birds.</w:t>
      </w:r>
      <w:r w:rsidR="0031171E">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“Dinosaurs,” grandpa said, “</w:t>
      </w:r>
      <w:r w:rsidRPr="00827357">
        <w:rPr>
          <w:rFonts w:ascii="Times New Roman" w:eastAsia="Times New Roman" w:hAnsi="Times New Roman" w:cs="Times New Roman"/>
          <w:color w:val="000000"/>
          <w:sz w:val="24"/>
          <w:szCs w:val="24"/>
        </w:rPr>
        <w:t xml:space="preserve">were the bosses of the planet, and </w:t>
      </w:r>
      <w:r w:rsidRPr="00F752C8">
        <w:rPr>
          <w:rFonts w:ascii="Times New Roman" w:eastAsia="Times New Roman" w:hAnsi="Times New Roman" w:cs="Times New Roman"/>
          <w:color w:val="000000"/>
          <w:sz w:val="24"/>
          <w:szCs w:val="24"/>
        </w:rPr>
        <w:t>had it not been</w:t>
      </w:r>
      <w:r w:rsidRPr="00827357">
        <w:rPr>
          <w:rFonts w:ascii="Times New Roman" w:eastAsia="Times New Roman" w:hAnsi="Times New Roman" w:cs="Times New Roman"/>
          <w:color w:val="000000"/>
          <w:sz w:val="24"/>
          <w:szCs w:val="24"/>
        </w:rPr>
        <w:t xml:space="preserve"> for a stray meteorite, they might still be.</w:t>
      </w:r>
      <w:r>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 </w:t>
      </w:r>
      <w:r w:rsidRPr="00F752C8">
        <w:rPr>
          <w:rFonts w:ascii="Times New Roman" w:eastAsia="Times New Roman" w:hAnsi="Times New Roman" w:cs="Times New Roman"/>
          <w:color w:val="000000"/>
          <w:sz w:val="24"/>
          <w:szCs w:val="24"/>
        </w:rPr>
        <w:t>Knowing that evolution can go different ways, Grandpa continued and</w:t>
      </w:r>
      <w:r>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knowing that during dinosaurs’ rein Earth was hot and dry with many deserts, Grandpa added:</w:t>
      </w:r>
      <w:r w:rsidRPr="00827357">
        <w:rPr>
          <w:rFonts w:ascii="Times New Roman" w:eastAsia="Times New Roman" w:hAnsi="Times New Roman" w:cs="Times New Roman"/>
          <w:color w:val="000000"/>
          <w:sz w:val="24"/>
          <w:szCs w:val="24"/>
        </w:rPr>
        <w:t xml:space="preserve"> </w:t>
      </w:r>
      <w:r w:rsidR="0032299E">
        <w:rPr>
          <w:rFonts w:ascii="Times New Roman" w:eastAsia="Times New Roman" w:hAnsi="Times New Roman" w:cs="Times New Roman"/>
          <w:color w:val="000000"/>
          <w:sz w:val="24"/>
          <w:szCs w:val="24"/>
        </w:rPr>
        <w:t xml:space="preserve">The large landmass Pangaea “was covered in </w:t>
      </w:r>
      <w:r w:rsidR="0032299E">
        <w:rPr>
          <w:rFonts w:ascii="Times New Roman" w:eastAsia="Times New Roman" w:hAnsi="Times New Roman" w:cs="Times New Roman"/>
          <w:color w:val="000000"/>
          <w:sz w:val="24"/>
          <w:szCs w:val="24"/>
        </w:rPr>
        <w:lastRenderedPageBreak/>
        <w:t>large swaths of desert.</w:t>
      </w:r>
      <w:r w:rsidR="00ED51CD">
        <w:rPr>
          <w:rFonts w:ascii="Times New Roman" w:eastAsia="Times New Roman" w:hAnsi="Times New Roman" w:cs="Times New Roman"/>
          <w:color w:val="000000"/>
          <w:sz w:val="24"/>
          <w:szCs w:val="24"/>
        </w:rPr>
        <w:t>”</w:t>
      </w:r>
      <w:r w:rsidR="00CA1CDD">
        <w:rPr>
          <w:rFonts w:ascii="Times New Roman" w:eastAsia="Times New Roman" w:hAnsi="Times New Roman" w:cs="Times New Roman"/>
          <w:color w:val="000000"/>
          <w:sz w:val="24"/>
          <w:szCs w:val="24"/>
        </w:rPr>
        <w:t>*</w:t>
      </w:r>
      <w:r w:rsidR="0032299E">
        <w:rPr>
          <w:rFonts w:ascii="Times New Roman" w:eastAsia="Times New Roman" w:hAnsi="Times New Roman" w:cs="Times New Roman"/>
          <w:color w:val="000000"/>
          <w:sz w:val="24"/>
          <w:szCs w:val="24"/>
        </w:rPr>
        <w:t xml:space="preserve"> Small flying dinosaurs could have </w:t>
      </w:r>
      <w:r w:rsidR="009843EF">
        <w:rPr>
          <w:rFonts w:ascii="Times New Roman" w:eastAsia="Times New Roman" w:hAnsi="Times New Roman" w:cs="Times New Roman"/>
          <w:color w:val="000000"/>
          <w:sz w:val="24"/>
          <w:szCs w:val="24"/>
        </w:rPr>
        <w:t>flown away</w:t>
      </w:r>
      <w:r w:rsidR="0032299E">
        <w:rPr>
          <w:rFonts w:ascii="Times New Roman" w:eastAsia="Times New Roman" w:hAnsi="Times New Roman" w:cs="Times New Roman"/>
          <w:color w:val="000000"/>
          <w:sz w:val="24"/>
          <w:szCs w:val="24"/>
        </w:rPr>
        <w:t xml:space="preserve"> </w:t>
      </w:r>
      <w:r w:rsidR="00ED51CD">
        <w:rPr>
          <w:rFonts w:ascii="Times New Roman" w:eastAsia="Times New Roman" w:hAnsi="Times New Roman" w:cs="Times New Roman"/>
          <w:color w:val="000000"/>
          <w:sz w:val="24"/>
          <w:szCs w:val="24"/>
        </w:rPr>
        <w:t>t</w:t>
      </w:r>
      <w:r w:rsidR="0032299E">
        <w:rPr>
          <w:rFonts w:ascii="Times New Roman" w:eastAsia="Times New Roman" w:hAnsi="Times New Roman" w:cs="Times New Roman"/>
          <w:color w:val="000000"/>
          <w:sz w:val="24"/>
          <w:szCs w:val="24"/>
        </w:rPr>
        <w:t xml:space="preserve">o </w:t>
      </w:r>
      <w:r w:rsidR="009843EF">
        <w:rPr>
          <w:rFonts w:ascii="Times New Roman" w:eastAsia="Times New Roman" w:hAnsi="Times New Roman" w:cs="Times New Roman"/>
          <w:color w:val="000000"/>
          <w:sz w:val="24"/>
          <w:szCs w:val="24"/>
        </w:rPr>
        <w:t xml:space="preserve">try to </w:t>
      </w:r>
      <w:r w:rsidR="0032299E">
        <w:rPr>
          <w:rFonts w:ascii="Times New Roman" w:eastAsia="Times New Roman" w:hAnsi="Times New Roman" w:cs="Times New Roman"/>
          <w:color w:val="000000"/>
          <w:sz w:val="24"/>
          <w:szCs w:val="24"/>
        </w:rPr>
        <w:t>escape the dust</w:t>
      </w:r>
      <w:r w:rsidR="00ED51CD">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Huxley showed n</w:t>
      </w:r>
      <w:r w:rsidRPr="00827357">
        <w:rPr>
          <w:rFonts w:ascii="Times New Roman" w:eastAsia="Times New Roman" w:hAnsi="Times New Roman" w:cs="Times New Roman"/>
          <w:color w:val="000000"/>
          <w:sz w:val="24"/>
          <w:szCs w:val="24"/>
        </w:rPr>
        <w:t>o signs of cognitive dissonance. That was one night.</w:t>
      </w:r>
    </w:p>
    <w:p w14:paraId="615B2413" w14:textId="77777777" w:rsidR="00F752C8" w:rsidRPr="00F752C8" w:rsidRDefault="00F752C8" w:rsidP="00F752C8">
      <w:pPr>
        <w:widowControl/>
        <w:shd w:val="clear" w:color="auto" w:fill="FFFFFF"/>
        <w:autoSpaceDE/>
        <w:autoSpaceDN/>
        <w:ind w:firstLine="720"/>
        <w:rPr>
          <w:rFonts w:ascii="Times New Roman" w:eastAsia="Times New Roman" w:hAnsi="Times New Roman" w:cs="Times New Roman"/>
          <w:color w:val="000000"/>
          <w:sz w:val="24"/>
          <w:szCs w:val="24"/>
        </w:rPr>
      </w:pPr>
      <w:r w:rsidRPr="00827357">
        <w:rPr>
          <w:rFonts w:ascii="Times New Roman" w:eastAsia="Times New Roman" w:hAnsi="Times New Roman" w:cs="Times New Roman"/>
          <w:color w:val="000000"/>
          <w:sz w:val="24"/>
          <w:szCs w:val="24"/>
        </w:rPr>
        <w:t>The follow</w:t>
      </w:r>
      <w:r w:rsidRPr="00F752C8">
        <w:rPr>
          <w:rFonts w:ascii="Times New Roman" w:eastAsia="Times New Roman" w:hAnsi="Times New Roman" w:cs="Times New Roman"/>
          <w:color w:val="000000"/>
          <w:sz w:val="24"/>
          <w:szCs w:val="24"/>
        </w:rPr>
        <w:t>-</w:t>
      </w:r>
      <w:r w:rsidRPr="00827357">
        <w:rPr>
          <w:rFonts w:ascii="Times New Roman" w:eastAsia="Times New Roman" w:hAnsi="Times New Roman" w:cs="Times New Roman"/>
          <w:color w:val="000000"/>
          <w:sz w:val="24"/>
          <w:szCs w:val="24"/>
        </w:rPr>
        <w:t xml:space="preserve">up </w:t>
      </w:r>
      <w:r w:rsidRPr="00F752C8">
        <w:rPr>
          <w:rFonts w:ascii="Times New Roman" w:eastAsia="Times New Roman" w:hAnsi="Times New Roman" w:cs="Times New Roman"/>
          <w:color w:val="000000"/>
          <w:sz w:val="24"/>
          <w:szCs w:val="24"/>
        </w:rPr>
        <w:t>went much</w:t>
      </w:r>
      <w:r w:rsidRPr="00827357">
        <w:rPr>
          <w:rFonts w:ascii="Times New Roman" w:eastAsia="Times New Roman" w:hAnsi="Times New Roman" w:cs="Times New Roman"/>
          <w:color w:val="000000"/>
          <w:sz w:val="24"/>
          <w:szCs w:val="24"/>
        </w:rPr>
        <w:t xml:space="preserve"> further back in time. </w:t>
      </w:r>
      <w:r w:rsidRPr="00F752C8">
        <w:rPr>
          <w:rFonts w:ascii="Times New Roman" w:eastAsia="Times New Roman" w:hAnsi="Times New Roman" w:cs="Times New Roman"/>
          <w:color w:val="000000"/>
          <w:sz w:val="24"/>
          <w:szCs w:val="24"/>
        </w:rPr>
        <w:t>Soon after dinosaurs and birds, Huxley and Grandpa found b</w:t>
      </w:r>
      <w:r w:rsidRPr="00827357">
        <w:rPr>
          <w:rFonts w:ascii="Times New Roman" w:eastAsia="Times New Roman" w:hAnsi="Times New Roman" w:cs="Times New Roman"/>
          <w:color w:val="000000"/>
          <w:sz w:val="24"/>
          <w:szCs w:val="24"/>
        </w:rPr>
        <w:t>eautiful photos from the Hubble Space Telescope</w:t>
      </w:r>
      <w:r w:rsidRPr="00F752C8">
        <w:rPr>
          <w:rFonts w:ascii="Times New Roman" w:eastAsia="Times New Roman" w:hAnsi="Times New Roman" w:cs="Times New Roman"/>
          <w:color w:val="000000"/>
          <w:sz w:val="24"/>
          <w:szCs w:val="24"/>
        </w:rPr>
        <w:t>. And shortly thereafter, the formation</w:t>
      </w:r>
      <w:r w:rsidRPr="00827357">
        <w:rPr>
          <w:rFonts w:ascii="Times New Roman" w:eastAsia="Times New Roman" w:hAnsi="Times New Roman" w:cs="Times New Roman"/>
          <w:color w:val="000000"/>
          <w:sz w:val="24"/>
          <w:szCs w:val="24"/>
        </w:rPr>
        <w:t xml:space="preserve"> of galaxies became </w:t>
      </w:r>
      <w:r w:rsidRPr="00F752C8">
        <w:rPr>
          <w:rFonts w:ascii="Times New Roman" w:eastAsia="Times New Roman" w:hAnsi="Times New Roman" w:cs="Times New Roman"/>
          <w:color w:val="000000"/>
          <w:sz w:val="24"/>
          <w:szCs w:val="24"/>
        </w:rPr>
        <w:t>the</w:t>
      </w:r>
      <w:r w:rsidRPr="00827357">
        <w:rPr>
          <w:rFonts w:ascii="Times New Roman" w:eastAsia="Times New Roman" w:hAnsi="Times New Roman" w:cs="Times New Roman"/>
          <w:color w:val="000000"/>
          <w:sz w:val="24"/>
          <w:szCs w:val="24"/>
        </w:rPr>
        <w:t xml:space="preserve"> replacement for bedtime books.</w:t>
      </w:r>
    </w:p>
    <w:p w14:paraId="4B051B44" w14:textId="1CF7EB93" w:rsidR="00F752C8" w:rsidRDefault="00F752C8" w:rsidP="00F752C8">
      <w:pPr>
        <w:ind w:firstLine="720"/>
        <w:rPr>
          <w:rFonts w:ascii="Times New Roman" w:eastAsia="Times New Roman" w:hAnsi="Times New Roman" w:cs="Times New Roman"/>
          <w:color w:val="000000"/>
          <w:sz w:val="24"/>
          <w:szCs w:val="24"/>
        </w:rPr>
      </w:pPr>
      <w:r w:rsidRPr="00F752C8">
        <w:rPr>
          <w:rFonts w:ascii="Times New Roman" w:eastAsia="Times New Roman" w:hAnsi="Times New Roman" w:cs="Times New Roman"/>
          <w:color w:val="000000"/>
          <w:sz w:val="24"/>
          <w:szCs w:val="24"/>
        </w:rPr>
        <w:t>Huxley is not unusual</w:t>
      </w:r>
      <w:r w:rsidR="00DF4543">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Like a</w:t>
      </w:r>
      <w:r w:rsidRPr="00F752C8">
        <w:rPr>
          <w:rFonts w:ascii="Times New Roman" w:eastAsia="Times New Roman" w:hAnsi="Times New Roman" w:cs="Times New Roman"/>
          <w:color w:val="000000"/>
          <w:sz w:val="24"/>
          <w:szCs w:val="24"/>
        </w:rPr>
        <w:t xml:space="preserve">ll young children </w:t>
      </w:r>
      <w:r w:rsidR="00B97EE6">
        <w:rPr>
          <w:rFonts w:ascii="Times New Roman" w:eastAsia="Times New Roman" w:hAnsi="Times New Roman" w:cs="Times New Roman"/>
          <w:color w:val="000000"/>
          <w:sz w:val="24"/>
          <w:szCs w:val="24"/>
        </w:rPr>
        <w:t xml:space="preserve">he </w:t>
      </w:r>
      <w:r w:rsidRPr="00F752C8">
        <w:rPr>
          <w:rFonts w:ascii="Times New Roman" w:eastAsia="Times New Roman" w:hAnsi="Times New Roman" w:cs="Times New Roman"/>
          <w:color w:val="000000"/>
          <w:sz w:val="24"/>
          <w:szCs w:val="24"/>
        </w:rPr>
        <w:t>hunger</w:t>
      </w:r>
      <w:r w:rsidR="00B97EE6">
        <w:rPr>
          <w:rFonts w:ascii="Times New Roman" w:eastAsia="Times New Roman" w:hAnsi="Times New Roman" w:cs="Times New Roman"/>
          <w:color w:val="000000"/>
          <w:sz w:val="24"/>
          <w:szCs w:val="24"/>
        </w:rPr>
        <w:t>s</w:t>
      </w:r>
      <w:r w:rsidRPr="00F752C8">
        <w:rPr>
          <w:rFonts w:ascii="Times New Roman" w:eastAsia="Times New Roman" w:hAnsi="Times New Roman" w:cs="Times New Roman"/>
          <w:color w:val="000000"/>
          <w:sz w:val="24"/>
          <w:szCs w:val="24"/>
        </w:rPr>
        <w:t xml:space="preserve"> for big ideas about who we are, where we came from, what came first</w:t>
      </w:r>
      <w:r>
        <w:rPr>
          <w:rFonts w:ascii="Times New Roman" w:eastAsia="Times New Roman" w:hAnsi="Times New Roman" w:cs="Times New Roman"/>
          <w:color w:val="000000"/>
          <w:sz w:val="24"/>
          <w:szCs w:val="24"/>
        </w:rPr>
        <w:t>, and what’s beyond our Earth.</w:t>
      </w:r>
      <w:r w:rsidRPr="00F752C8">
        <w:rPr>
          <w:rFonts w:ascii="Times New Roman" w:eastAsia="Times New Roman" w:hAnsi="Times New Roman" w:cs="Times New Roman"/>
          <w:color w:val="000000"/>
          <w:sz w:val="24"/>
          <w:szCs w:val="24"/>
        </w:rPr>
        <w:t xml:space="preserve"> </w:t>
      </w:r>
      <w:r w:rsidR="00B97EE6">
        <w:rPr>
          <w:rFonts w:ascii="Times New Roman" w:eastAsia="Times New Roman" w:hAnsi="Times New Roman" w:cs="Times New Roman"/>
          <w:color w:val="000000"/>
          <w:sz w:val="24"/>
          <w:szCs w:val="24"/>
        </w:rPr>
        <w:t>Young children</w:t>
      </w:r>
      <w:r w:rsidRPr="00F752C8">
        <w:rPr>
          <w:rFonts w:ascii="Times New Roman" w:eastAsia="Times New Roman" w:hAnsi="Times New Roman" w:cs="Times New Roman"/>
          <w:color w:val="000000"/>
          <w:sz w:val="24"/>
          <w:szCs w:val="24"/>
        </w:rPr>
        <w:t xml:space="preserve"> </w:t>
      </w:r>
      <w:r w:rsidR="00DF4543">
        <w:rPr>
          <w:rFonts w:ascii="Times New Roman" w:eastAsia="Times New Roman" w:hAnsi="Times New Roman" w:cs="Times New Roman"/>
          <w:color w:val="000000"/>
          <w:sz w:val="24"/>
          <w:szCs w:val="24"/>
        </w:rPr>
        <w:t xml:space="preserve">also </w:t>
      </w:r>
      <w:r w:rsidRPr="00F752C8">
        <w:rPr>
          <w:rFonts w:ascii="Times New Roman" w:eastAsia="Times New Roman" w:hAnsi="Times New Roman" w:cs="Times New Roman"/>
          <w:color w:val="000000"/>
          <w:sz w:val="24"/>
          <w:szCs w:val="24"/>
        </w:rPr>
        <w:t xml:space="preserve">hunger for big undertakings, like digging a hole to China or building a ladder to the moon which, actually, is just above the tree in the backyard. Huxley’s Grandpa </w:t>
      </w:r>
      <w:r w:rsidR="00422EA7">
        <w:rPr>
          <w:rFonts w:ascii="Times New Roman" w:eastAsia="Times New Roman" w:hAnsi="Times New Roman" w:cs="Times New Roman"/>
          <w:i/>
          <w:iCs/>
          <w:color w:val="000000"/>
          <w:sz w:val="24"/>
          <w:szCs w:val="24"/>
        </w:rPr>
        <w:t>i</w:t>
      </w:r>
      <w:r w:rsidRPr="00DB493B">
        <w:rPr>
          <w:rFonts w:ascii="Times New Roman" w:eastAsia="Times New Roman" w:hAnsi="Times New Roman" w:cs="Times New Roman"/>
          <w:i/>
          <w:iCs/>
          <w:color w:val="000000"/>
          <w:sz w:val="24"/>
          <w:szCs w:val="24"/>
        </w:rPr>
        <w:t>s</w:t>
      </w:r>
      <w:r w:rsidRPr="00F752C8">
        <w:rPr>
          <w:rFonts w:ascii="Times New Roman" w:eastAsia="Times New Roman" w:hAnsi="Times New Roman" w:cs="Times New Roman"/>
          <w:color w:val="000000"/>
          <w:sz w:val="24"/>
          <w:szCs w:val="24"/>
        </w:rPr>
        <w:t xml:space="preserve"> unusual</w:t>
      </w:r>
      <w:r w:rsidR="00422EA7">
        <w:rPr>
          <w:rFonts w:ascii="Times New Roman" w:eastAsia="Times New Roman" w:hAnsi="Times New Roman" w:cs="Times New Roman"/>
          <w:color w:val="000000"/>
          <w:sz w:val="24"/>
          <w:szCs w:val="24"/>
        </w:rPr>
        <w:t xml:space="preserve">: </w:t>
      </w:r>
      <w:r w:rsidR="00DB493B">
        <w:rPr>
          <w:rFonts w:ascii="Times New Roman" w:eastAsia="Times New Roman" w:hAnsi="Times New Roman" w:cs="Times New Roman"/>
          <w:color w:val="000000"/>
          <w:sz w:val="24"/>
          <w:szCs w:val="24"/>
        </w:rPr>
        <w:t>H</w:t>
      </w:r>
      <w:r w:rsidRPr="00F752C8">
        <w:rPr>
          <w:rFonts w:ascii="Times New Roman" w:eastAsia="Times New Roman" w:hAnsi="Times New Roman" w:cs="Times New Roman"/>
          <w:color w:val="000000"/>
          <w:sz w:val="24"/>
          <w:szCs w:val="24"/>
        </w:rPr>
        <w:t>e listened</w:t>
      </w:r>
      <w:r w:rsidR="009843EF">
        <w:rPr>
          <w:rFonts w:ascii="Times New Roman" w:eastAsia="Times New Roman" w:hAnsi="Times New Roman" w:cs="Times New Roman"/>
          <w:color w:val="000000"/>
          <w:sz w:val="24"/>
          <w:szCs w:val="24"/>
        </w:rPr>
        <w:t>,</w:t>
      </w:r>
      <w:r w:rsidRPr="00F752C8">
        <w:rPr>
          <w:rFonts w:ascii="Times New Roman" w:eastAsia="Times New Roman" w:hAnsi="Times New Roman" w:cs="Times New Roman"/>
          <w:color w:val="000000"/>
          <w:sz w:val="24"/>
          <w:szCs w:val="24"/>
        </w:rPr>
        <w:t xml:space="preserve"> fed the hunger</w:t>
      </w:r>
      <w:r w:rsidR="009843EF">
        <w:rPr>
          <w:rFonts w:ascii="Times New Roman" w:eastAsia="Times New Roman" w:hAnsi="Times New Roman" w:cs="Times New Roman"/>
          <w:color w:val="000000"/>
          <w:sz w:val="24"/>
          <w:szCs w:val="24"/>
        </w:rPr>
        <w:t>, and with Huxley tried to reach the moon</w:t>
      </w:r>
      <w:r w:rsidRPr="00F752C8">
        <w:rPr>
          <w:rFonts w:ascii="Times New Roman" w:eastAsia="Times New Roman" w:hAnsi="Times New Roman" w:cs="Times New Roman"/>
          <w:color w:val="000000"/>
          <w:sz w:val="24"/>
          <w:szCs w:val="24"/>
        </w:rPr>
        <w:t>.</w:t>
      </w:r>
    </w:p>
    <w:p w14:paraId="7F884359" w14:textId="09FA0795" w:rsidR="00A17C70" w:rsidRDefault="00A17C70" w:rsidP="00A17C70">
      <w:pPr>
        <w:rPr>
          <w:rFonts w:ascii="Times New Roman" w:eastAsia="Times New Roman" w:hAnsi="Times New Roman" w:cs="Times New Roman"/>
          <w:color w:val="000000"/>
          <w:sz w:val="20"/>
          <w:szCs w:val="20"/>
        </w:rPr>
      </w:pPr>
      <w:r w:rsidRPr="00A17C70">
        <w:rPr>
          <w:rFonts w:ascii="Times New Roman" w:eastAsia="Times New Roman" w:hAnsi="Times New Roman" w:cs="Times New Roman"/>
          <w:color w:val="000000"/>
          <w:sz w:val="20"/>
          <w:szCs w:val="20"/>
        </w:rPr>
        <w:t>*Fact confirmed in Ref. 1</w:t>
      </w:r>
    </w:p>
    <w:p w14:paraId="58018C3C" w14:textId="4E6DC0F9" w:rsidR="00E70D07" w:rsidRDefault="00E70D07" w:rsidP="00A17C70">
      <w:pPr>
        <w:rPr>
          <w:rFonts w:ascii="Times New Roman" w:eastAsia="Times New Roman" w:hAnsi="Times New Roman" w:cs="Times New Roman"/>
          <w:color w:val="000000"/>
          <w:sz w:val="20"/>
          <w:szCs w:val="20"/>
        </w:rPr>
      </w:pPr>
    </w:p>
    <w:p w14:paraId="6390EEDD" w14:textId="30CB087D" w:rsidR="00E70D07" w:rsidRDefault="00E70D07" w:rsidP="00A17C7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This chapter has </w:t>
      </w:r>
      <w:r w:rsidR="00CD2F05">
        <w:rPr>
          <w:rFonts w:ascii="Times New Roman" w:eastAsia="Times New Roman" w:hAnsi="Times New Roman" w:cs="Times New Roman"/>
          <w:color w:val="000000"/>
          <w:sz w:val="24"/>
          <w:szCs w:val="24"/>
        </w:rPr>
        <w:t>three</w:t>
      </w:r>
      <w:r>
        <w:rPr>
          <w:rFonts w:ascii="Times New Roman" w:eastAsia="Times New Roman" w:hAnsi="Times New Roman" w:cs="Times New Roman"/>
          <w:color w:val="000000"/>
          <w:sz w:val="24"/>
          <w:szCs w:val="24"/>
        </w:rPr>
        <w:t xml:space="preserve"> parts: </w:t>
      </w:r>
      <w:r w:rsidRPr="00BF3E6C">
        <w:rPr>
          <w:rFonts w:ascii="Times New Roman" w:eastAsia="Times New Roman" w:hAnsi="Times New Roman" w:cs="Times New Roman"/>
          <w:b/>
          <w:bCs/>
          <w:color w:val="000000"/>
          <w:sz w:val="24"/>
          <w:szCs w:val="24"/>
        </w:rPr>
        <w:t>Part 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What evolution is, How to teach it, Why, and Research that </w:t>
      </w:r>
      <w:r w:rsidR="000853FE">
        <w:rPr>
          <w:rFonts w:ascii="Times New Roman" w:eastAsia="Times New Roman" w:hAnsi="Times New Roman" w:cs="Times New Roman"/>
          <w:i/>
          <w:iCs/>
          <w:color w:val="000000"/>
          <w:sz w:val="24"/>
          <w:szCs w:val="24"/>
        </w:rPr>
        <w:t>paved the way to</w:t>
      </w:r>
      <w:r>
        <w:rPr>
          <w:rFonts w:ascii="Times New Roman" w:eastAsia="Times New Roman" w:hAnsi="Times New Roman" w:cs="Times New Roman"/>
          <w:i/>
          <w:iCs/>
          <w:color w:val="000000"/>
          <w:sz w:val="24"/>
          <w:szCs w:val="24"/>
        </w:rPr>
        <w:t xml:space="preserve"> understand evolution. </w:t>
      </w:r>
      <w:r w:rsidR="00CF77AC" w:rsidRPr="00BF3E6C">
        <w:rPr>
          <w:rFonts w:ascii="Times New Roman" w:eastAsia="Times New Roman" w:hAnsi="Times New Roman" w:cs="Times New Roman"/>
          <w:b/>
          <w:bCs/>
          <w:color w:val="000000"/>
          <w:sz w:val="24"/>
          <w:szCs w:val="24"/>
        </w:rPr>
        <w:t>Part II</w:t>
      </w:r>
      <w:r w:rsidR="00CF77A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T</w:t>
      </w:r>
      <w:r w:rsidR="00CF77AC">
        <w:rPr>
          <w:rFonts w:ascii="Times New Roman" w:eastAsia="Times New Roman" w:hAnsi="Times New Roman" w:cs="Times New Roman"/>
          <w:color w:val="000000"/>
          <w:sz w:val="24"/>
          <w:szCs w:val="24"/>
        </w:rPr>
        <w:t xml:space="preserve">he </w:t>
      </w:r>
      <w:r w:rsidR="000853FE">
        <w:rPr>
          <w:rFonts w:ascii="Times New Roman" w:eastAsia="Times New Roman" w:hAnsi="Times New Roman" w:cs="Times New Roman"/>
          <w:color w:val="000000"/>
          <w:sz w:val="24"/>
          <w:szCs w:val="24"/>
        </w:rPr>
        <w:t>story</w:t>
      </w:r>
      <w:r w:rsidR="00CF77AC">
        <w:rPr>
          <w:rFonts w:ascii="Times New Roman" w:eastAsia="Times New Roman" w:hAnsi="Times New Roman" w:cs="Times New Roman"/>
          <w:color w:val="000000"/>
          <w:sz w:val="24"/>
          <w:szCs w:val="24"/>
        </w:rPr>
        <w:t xml:space="preserve"> of two great </w:t>
      </w:r>
      <w:r w:rsidR="00D847C1">
        <w:rPr>
          <w:rFonts w:ascii="Times New Roman" w:eastAsia="Times New Roman" w:hAnsi="Times New Roman" w:cs="Times New Roman"/>
          <w:color w:val="000000"/>
          <w:sz w:val="24"/>
          <w:szCs w:val="24"/>
        </w:rPr>
        <w:t xml:space="preserve">fossil </w:t>
      </w:r>
      <w:r w:rsidR="00CF77AC">
        <w:rPr>
          <w:rFonts w:ascii="Times New Roman" w:eastAsia="Times New Roman" w:hAnsi="Times New Roman" w:cs="Times New Roman"/>
          <w:color w:val="000000"/>
          <w:sz w:val="24"/>
          <w:szCs w:val="24"/>
        </w:rPr>
        <w:t>hunts</w:t>
      </w:r>
      <w:r w:rsidR="000853FE">
        <w:rPr>
          <w:rFonts w:ascii="Times New Roman" w:eastAsia="Times New Roman" w:hAnsi="Times New Roman" w:cs="Times New Roman"/>
          <w:color w:val="000000"/>
          <w:sz w:val="24"/>
          <w:szCs w:val="24"/>
        </w:rPr>
        <w:t xml:space="preserve"> e</w:t>
      </w:r>
      <w:r w:rsidR="00BF3E6C">
        <w:rPr>
          <w:rFonts w:ascii="Times New Roman" w:eastAsia="Times New Roman" w:hAnsi="Times New Roman" w:cs="Times New Roman"/>
          <w:color w:val="000000"/>
          <w:sz w:val="24"/>
          <w:szCs w:val="24"/>
        </w:rPr>
        <w:t>ach</w:t>
      </w:r>
      <w:r w:rsidR="00CF77AC">
        <w:rPr>
          <w:rFonts w:ascii="Times New Roman" w:eastAsia="Times New Roman" w:hAnsi="Times New Roman" w:cs="Times New Roman"/>
          <w:color w:val="000000"/>
          <w:sz w:val="24"/>
          <w:szCs w:val="24"/>
        </w:rPr>
        <w:t xml:space="preserve"> unearth</w:t>
      </w:r>
      <w:r w:rsidR="000853FE">
        <w:rPr>
          <w:rFonts w:ascii="Times New Roman" w:eastAsia="Times New Roman" w:hAnsi="Times New Roman" w:cs="Times New Roman"/>
          <w:color w:val="000000"/>
          <w:sz w:val="24"/>
          <w:szCs w:val="24"/>
        </w:rPr>
        <w:t>ing an extinct</w:t>
      </w:r>
      <w:r w:rsidR="00BF3E6C">
        <w:rPr>
          <w:rFonts w:ascii="Times New Roman" w:eastAsia="Times New Roman" w:hAnsi="Times New Roman" w:cs="Times New Roman"/>
          <w:color w:val="000000"/>
          <w:sz w:val="24"/>
          <w:szCs w:val="24"/>
        </w:rPr>
        <w:t xml:space="preserve"> </w:t>
      </w:r>
      <w:r w:rsidR="00F851E6">
        <w:rPr>
          <w:rFonts w:ascii="Times New Roman" w:eastAsia="Times New Roman" w:hAnsi="Times New Roman" w:cs="Times New Roman"/>
          <w:color w:val="000000"/>
          <w:sz w:val="24"/>
          <w:szCs w:val="24"/>
        </w:rPr>
        <w:t xml:space="preserve">life-form from which </w:t>
      </w:r>
      <w:r w:rsidR="00CF77AC">
        <w:rPr>
          <w:rFonts w:ascii="Times New Roman" w:eastAsia="Times New Roman" w:hAnsi="Times New Roman" w:cs="Times New Roman"/>
          <w:color w:val="000000"/>
          <w:sz w:val="24"/>
          <w:szCs w:val="24"/>
        </w:rPr>
        <w:t>human ancestors</w:t>
      </w:r>
      <w:r w:rsidR="00F851E6">
        <w:rPr>
          <w:rFonts w:ascii="Times New Roman" w:eastAsia="Times New Roman" w:hAnsi="Times New Roman" w:cs="Times New Roman"/>
          <w:color w:val="000000"/>
          <w:sz w:val="24"/>
          <w:szCs w:val="24"/>
        </w:rPr>
        <w:t xml:space="preserve"> </w:t>
      </w:r>
      <w:r w:rsidR="00BF3E6C">
        <w:rPr>
          <w:rFonts w:ascii="Times New Roman" w:eastAsia="Times New Roman" w:hAnsi="Times New Roman" w:cs="Times New Roman"/>
          <w:color w:val="000000"/>
          <w:sz w:val="24"/>
          <w:szCs w:val="24"/>
        </w:rPr>
        <w:t xml:space="preserve">would </w:t>
      </w:r>
      <w:r w:rsidR="00F851E6">
        <w:rPr>
          <w:rFonts w:ascii="Times New Roman" w:eastAsia="Times New Roman" w:hAnsi="Times New Roman" w:cs="Times New Roman"/>
          <w:color w:val="000000"/>
          <w:sz w:val="24"/>
          <w:szCs w:val="24"/>
        </w:rPr>
        <w:t>descend</w:t>
      </w:r>
      <w:r w:rsidR="000853FE">
        <w:rPr>
          <w:rFonts w:ascii="Times New Roman" w:eastAsia="Times New Roman" w:hAnsi="Times New Roman" w:cs="Times New Roman"/>
          <w:color w:val="000000"/>
          <w:sz w:val="24"/>
          <w:szCs w:val="24"/>
        </w:rPr>
        <w:t>.</w:t>
      </w:r>
      <w:r w:rsidR="00CF77AC">
        <w:rPr>
          <w:rFonts w:ascii="Times New Roman" w:eastAsia="Times New Roman" w:hAnsi="Times New Roman" w:cs="Times New Roman"/>
          <w:color w:val="000000"/>
          <w:sz w:val="24"/>
          <w:szCs w:val="24"/>
        </w:rPr>
        <w:t xml:space="preserve"> </w:t>
      </w:r>
      <w:r w:rsidR="00CD2F05">
        <w:rPr>
          <w:rFonts w:ascii="Times New Roman" w:eastAsia="Times New Roman" w:hAnsi="Times New Roman" w:cs="Times New Roman"/>
          <w:b/>
          <w:bCs/>
          <w:color w:val="000000"/>
          <w:sz w:val="24"/>
          <w:szCs w:val="24"/>
        </w:rPr>
        <w:t>Part III</w:t>
      </w:r>
      <w:r w:rsidR="00BF3E6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is</w:t>
      </w:r>
      <w:r w:rsidR="00BF3E6C">
        <w:rPr>
          <w:rFonts w:ascii="Times New Roman" w:eastAsia="Times New Roman" w:hAnsi="Times New Roman" w:cs="Times New Roman"/>
          <w:color w:val="000000"/>
          <w:sz w:val="24"/>
          <w:szCs w:val="24"/>
        </w:rPr>
        <w:t xml:space="preserve"> a </w:t>
      </w:r>
      <w:r w:rsidR="00BF3E6C" w:rsidRPr="00BF3E6C">
        <w:rPr>
          <w:rFonts w:ascii="Times New Roman" w:eastAsia="Times New Roman" w:hAnsi="Times New Roman" w:cs="Times New Roman"/>
          <w:b/>
          <w:bCs/>
          <w:color w:val="000000"/>
          <w:sz w:val="24"/>
          <w:szCs w:val="24"/>
        </w:rPr>
        <w:t>Scenario</w:t>
      </w:r>
      <w:r w:rsidR="00BF3E6C">
        <w:rPr>
          <w:rFonts w:ascii="Times New Roman" w:eastAsia="Times New Roman" w:hAnsi="Times New Roman" w:cs="Times New Roman"/>
          <w:color w:val="000000"/>
          <w:sz w:val="24"/>
          <w:szCs w:val="24"/>
        </w:rPr>
        <w:t xml:space="preserve"> </w:t>
      </w:r>
      <w:r w:rsidR="000853FE">
        <w:rPr>
          <w:rFonts w:ascii="Times New Roman" w:eastAsia="Times New Roman" w:hAnsi="Times New Roman" w:cs="Times New Roman"/>
          <w:color w:val="000000"/>
          <w:sz w:val="24"/>
          <w:szCs w:val="24"/>
        </w:rPr>
        <w:t>of</w:t>
      </w:r>
      <w:r w:rsidR="00BF3E6C">
        <w:rPr>
          <w:rFonts w:ascii="Times New Roman" w:eastAsia="Times New Roman" w:hAnsi="Times New Roman" w:cs="Times New Roman"/>
          <w:color w:val="000000"/>
          <w:sz w:val="24"/>
          <w:szCs w:val="24"/>
        </w:rPr>
        <w:t xml:space="preserve"> two teachers learn</w:t>
      </w:r>
      <w:r w:rsidR="000853FE">
        <w:rPr>
          <w:rFonts w:ascii="Times New Roman" w:eastAsia="Times New Roman" w:hAnsi="Times New Roman" w:cs="Times New Roman"/>
          <w:color w:val="000000"/>
          <w:sz w:val="24"/>
          <w:szCs w:val="24"/>
        </w:rPr>
        <w:t>ing</w:t>
      </w:r>
      <w:r w:rsidR="00BF3E6C">
        <w:rPr>
          <w:rFonts w:ascii="Times New Roman" w:eastAsia="Times New Roman" w:hAnsi="Times New Roman" w:cs="Times New Roman"/>
          <w:color w:val="000000"/>
          <w:sz w:val="24"/>
          <w:szCs w:val="24"/>
        </w:rPr>
        <w:t xml:space="preserve"> how to introduce evolution to children age 5 to 8.</w:t>
      </w:r>
    </w:p>
    <w:p w14:paraId="3679A8A5" w14:textId="74478560" w:rsidR="003A20A5" w:rsidRDefault="003A20A5" w:rsidP="00A17C70">
      <w:pPr>
        <w:rPr>
          <w:rFonts w:ascii="Times New Roman" w:eastAsia="Times New Roman" w:hAnsi="Times New Roman" w:cs="Times New Roman"/>
          <w:color w:val="000000"/>
          <w:sz w:val="24"/>
          <w:szCs w:val="24"/>
        </w:rPr>
      </w:pPr>
    </w:p>
    <w:p w14:paraId="4DDF93DE" w14:textId="09F390AE" w:rsidR="00FB4BAB" w:rsidRDefault="003A20A5" w:rsidP="000E47A2">
      <w:pPr>
        <w:rPr>
          <w:rFonts w:ascii="Times New Roman" w:hAnsi="Times New Roman" w:cs="Times New Roman"/>
          <w:b/>
          <w:bCs/>
          <w:color w:val="231F20"/>
          <w:sz w:val="24"/>
          <w:szCs w:val="24"/>
        </w:rPr>
      </w:pPr>
      <w:r>
        <w:rPr>
          <w:rFonts w:ascii="Times New Roman" w:eastAsia="Times New Roman" w:hAnsi="Times New Roman" w:cs="Times New Roman"/>
          <w:color w:val="000000"/>
          <w:sz w:val="24"/>
          <w:szCs w:val="24"/>
        </w:rPr>
        <w:tab/>
      </w:r>
      <w:r w:rsidR="00FA37E3">
        <w:rPr>
          <w:rFonts w:ascii="Times New Roman" w:eastAsia="Times New Roman" w:hAnsi="Times New Roman" w:cs="Times New Roman"/>
          <w:color w:val="000000"/>
          <w:sz w:val="24"/>
          <w:szCs w:val="24"/>
        </w:rPr>
        <w:tab/>
      </w:r>
      <w:r w:rsidR="00083DD6">
        <w:rPr>
          <w:rFonts w:ascii="Times New Roman" w:eastAsia="Times New Roman" w:hAnsi="Times New Roman" w:cs="Times New Roman"/>
          <w:color w:val="000000"/>
          <w:sz w:val="24"/>
          <w:szCs w:val="24"/>
        </w:rPr>
        <w:t xml:space="preserve"> </w:t>
      </w:r>
      <w:r w:rsidR="00051BF8">
        <w:rPr>
          <w:rFonts w:ascii="Times New Roman" w:hAnsi="Times New Roman" w:cs="Times New Roman"/>
          <w:b/>
          <w:bCs/>
          <w:color w:val="231F20"/>
          <w:sz w:val="24"/>
          <w:szCs w:val="24"/>
        </w:rPr>
        <w:t>PART ONE</w:t>
      </w:r>
      <w:r w:rsidR="007E1D82">
        <w:rPr>
          <w:rFonts w:ascii="Times New Roman" w:hAnsi="Times New Roman" w:cs="Times New Roman"/>
          <w:b/>
          <w:bCs/>
          <w:color w:val="231F20"/>
          <w:sz w:val="24"/>
          <w:szCs w:val="24"/>
        </w:rPr>
        <w:t xml:space="preserve">: </w:t>
      </w:r>
      <w:r w:rsidR="00FB4BAB">
        <w:rPr>
          <w:rFonts w:ascii="Times New Roman" w:hAnsi="Times New Roman" w:cs="Times New Roman"/>
          <w:b/>
          <w:bCs/>
          <w:color w:val="231F20"/>
          <w:sz w:val="24"/>
          <w:szCs w:val="24"/>
        </w:rPr>
        <w:t>WHAT EVOLUTION IS AND WHY</w:t>
      </w:r>
      <w:r>
        <w:rPr>
          <w:rFonts w:ascii="Times New Roman" w:hAnsi="Times New Roman" w:cs="Times New Roman"/>
          <w:b/>
          <w:bCs/>
          <w:color w:val="231F20"/>
          <w:sz w:val="24"/>
          <w:szCs w:val="24"/>
        </w:rPr>
        <w:t xml:space="preserve"> WE</w:t>
      </w:r>
      <w:r w:rsidR="00FB4BAB">
        <w:rPr>
          <w:rFonts w:ascii="Times New Roman" w:hAnsi="Times New Roman" w:cs="Times New Roman"/>
          <w:b/>
          <w:bCs/>
          <w:color w:val="231F20"/>
          <w:sz w:val="24"/>
          <w:szCs w:val="24"/>
        </w:rPr>
        <w:t xml:space="preserve"> TEACH IT</w:t>
      </w:r>
    </w:p>
    <w:p w14:paraId="55BD81AF" w14:textId="77777777" w:rsidR="00051BF8" w:rsidRDefault="00051BF8" w:rsidP="00DB493B">
      <w:pPr>
        <w:jc w:val="center"/>
        <w:rPr>
          <w:rFonts w:ascii="Times New Roman" w:hAnsi="Times New Roman" w:cs="Times New Roman"/>
          <w:b/>
          <w:bCs/>
          <w:color w:val="231F20"/>
          <w:sz w:val="24"/>
          <w:szCs w:val="24"/>
        </w:rPr>
      </w:pPr>
    </w:p>
    <w:p w14:paraId="0B08B0C7" w14:textId="408E4976" w:rsidR="00DB493B" w:rsidRDefault="00DB493B" w:rsidP="00DB493B">
      <w:pPr>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Where </w:t>
      </w:r>
      <w:r w:rsidR="00786D6D">
        <w:rPr>
          <w:rFonts w:ascii="Times New Roman" w:hAnsi="Times New Roman" w:cs="Times New Roman"/>
          <w:b/>
          <w:bCs/>
          <w:color w:val="231F20"/>
          <w:sz w:val="24"/>
          <w:szCs w:val="24"/>
        </w:rPr>
        <w:t>the Teaching</w:t>
      </w:r>
      <w:r>
        <w:rPr>
          <w:rFonts w:ascii="Times New Roman" w:hAnsi="Times New Roman" w:cs="Times New Roman"/>
          <w:b/>
          <w:bCs/>
          <w:color w:val="231F20"/>
          <w:sz w:val="24"/>
          <w:szCs w:val="24"/>
        </w:rPr>
        <w:t xml:space="preserve"> Begins</w:t>
      </w:r>
    </w:p>
    <w:p w14:paraId="3ED6BD39" w14:textId="77777777" w:rsidR="00DB493B" w:rsidRPr="00DB493B" w:rsidRDefault="00DB493B" w:rsidP="00DB493B">
      <w:pPr>
        <w:jc w:val="center"/>
        <w:rPr>
          <w:rFonts w:ascii="Times New Roman" w:hAnsi="Times New Roman" w:cs="Times New Roman"/>
          <w:b/>
          <w:bCs/>
          <w:color w:val="231F20"/>
          <w:sz w:val="24"/>
          <w:szCs w:val="24"/>
        </w:rPr>
      </w:pPr>
    </w:p>
    <w:p w14:paraId="162979C8" w14:textId="51EABB08" w:rsidR="00741BFD" w:rsidRDefault="0051499F" w:rsidP="00741BFD">
      <w:pPr>
        <w:ind w:firstLine="720"/>
        <w:rPr>
          <w:rFonts w:ascii="Times New Roman" w:hAnsi="Times New Roman" w:cs="Times New Roman"/>
          <w:color w:val="000000"/>
          <w:sz w:val="24"/>
          <w:szCs w:val="24"/>
          <w:shd w:val="clear" w:color="auto" w:fill="FAFAFA"/>
        </w:rPr>
      </w:pPr>
      <w:r w:rsidRPr="007A1039">
        <w:rPr>
          <w:rFonts w:ascii="Times New Roman" w:hAnsi="Times New Roman" w:cs="Times New Roman"/>
          <w:color w:val="231F20"/>
          <w:sz w:val="24"/>
          <w:szCs w:val="24"/>
        </w:rPr>
        <w:t>Evolution</w:t>
      </w:r>
      <w:r w:rsidR="00D040F4">
        <w:rPr>
          <w:rFonts w:ascii="Times New Roman" w:hAnsi="Times New Roman" w:cs="Times New Roman"/>
          <w:color w:val="231F20"/>
          <w:sz w:val="24"/>
          <w:szCs w:val="24"/>
        </w:rPr>
        <w:t xml:space="preserve"> </w:t>
      </w:r>
      <w:r w:rsidR="00D040F4" w:rsidRPr="003A7CCC">
        <w:rPr>
          <w:rFonts w:ascii="Times New Roman" w:hAnsi="Times New Roman" w:cs="Times New Roman"/>
          <w:sz w:val="24"/>
          <w:szCs w:val="24"/>
        </w:rPr>
        <w:t>means change over time</w:t>
      </w:r>
      <w:r w:rsidR="000853F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 </w:t>
      </w:r>
      <w:r w:rsidRPr="007A1039">
        <w:rPr>
          <w:rFonts w:ascii="Times New Roman" w:hAnsi="Times New Roman" w:cs="Times New Roman"/>
          <w:i/>
          <w:color w:val="231F20"/>
          <w:sz w:val="24"/>
          <w:szCs w:val="24"/>
        </w:rPr>
        <w:t xml:space="preserve">long </w:t>
      </w:r>
      <w:r w:rsidRPr="007A1039">
        <w:rPr>
          <w:rFonts w:ascii="Times New Roman" w:hAnsi="Times New Roman" w:cs="Times New Roman"/>
          <w:color w:val="231F20"/>
          <w:sz w:val="24"/>
          <w:szCs w:val="24"/>
        </w:rPr>
        <w:t>story</w:t>
      </w:r>
      <w:r w:rsidR="00D040F4">
        <w:rPr>
          <w:rFonts w:ascii="Times New Roman" w:hAnsi="Times New Roman" w:cs="Times New Roman"/>
          <w:color w:val="231F20"/>
          <w:sz w:val="24"/>
          <w:szCs w:val="24"/>
        </w:rPr>
        <w:t xml:space="preserve"> that </w:t>
      </w:r>
      <w:r w:rsidRPr="007A1039">
        <w:rPr>
          <w:rFonts w:ascii="Times New Roman" w:hAnsi="Times New Roman" w:cs="Times New Roman"/>
          <w:color w:val="231F20"/>
          <w:sz w:val="24"/>
          <w:szCs w:val="24"/>
        </w:rPr>
        <w:t>start</w:t>
      </w:r>
      <w:r w:rsidR="00D040F4">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as life began</w:t>
      </w:r>
      <w:r w:rsidR="00D040F4">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will continue as long as</w:t>
      </w:r>
      <w:r w:rsidR="00A4206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Earth exist</w:t>
      </w:r>
      <w:r w:rsidR="00D040F4">
        <w:rPr>
          <w:rFonts w:ascii="Times New Roman" w:hAnsi="Times New Roman" w:cs="Times New Roman"/>
          <w:color w:val="231F20"/>
          <w:sz w:val="24"/>
          <w:szCs w:val="24"/>
        </w:rPr>
        <w:t>s</w:t>
      </w:r>
      <w:r w:rsidR="00741BFD" w:rsidRPr="003A7CCC">
        <w:rPr>
          <w:rFonts w:ascii="Times New Roman" w:hAnsi="Times New Roman" w:cs="Times New Roman"/>
          <w:sz w:val="24"/>
          <w:szCs w:val="24"/>
        </w:rPr>
        <w:t xml:space="preserve">. </w:t>
      </w:r>
      <w:r w:rsidR="009A579C">
        <w:rPr>
          <w:rFonts w:ascii="Times New Roman" w:hAnsi="Times New Roman" w:cs="Times New Roman"/>
          <w:sz w:val="24"/>
          <w:szCs w:val="24"/>
        </w:rPr>
        <w:t>In prior chapters, you s</w:t>
      </w:r>
      <w:r w:rsidR="00D040F4">
        <w:rPr>
          <w:rFonts w:ascii="Times New Roman" w:hAnsi="Times New Roman" w:cs="Times New Roman"/>
          <w:sz w:val="24"/>
          <w:szCs w:val="24"/>
        </w:rPr>
        <w:t>aw</w:t>
      </w:r>
      <w:r w:rsidR="00741BFD" w:rsidRPr="003A7CCC">
        <w:rPr>
          <w:rFonts w:ascii="Times New Roman" w:hAnsi="Times New Roman" w:cs="Times New Roman"/>
          <w:sz w:val="24"/>
          <w:szCs w:val="24"/>
        </w:rPr>
        <w:t xml:space="preserve"> children chang</w:t>
      </w:r>
      <w:r w:rsidR="00D040F4">
        <w:rPr>
          <w:rFonts w:ascii="Times New Roman" w:hAnsi="Times New Roman" w:cs="Times New Roman"/>
          <w:sz w:val="24"/>
          <w:szCs w:val="24"/>
        </w:rPr>
        <w:t>e</w:t>
      </w:r>
      <w:r w:rsidR="00741BFD" w:rsidRPr="003A7CCC">
        <w:rPr>
          <w:rFonts w:ascii="Times New Roman" w:hAnsi="Times New Roman" w:cs="Times New Roman"/>
          <w:sz w:val="24"/>
          <w:szCs w:val="24"/>
        </w:rPr>
        <w:t xml:space="preserve"> over time</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infants and toddlers</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Chapters 1 and 2</w:t>
      </w:r>
      <w:r w:rsidR="009A579C">
        <w:rPr>
          <w:rFonts w:ascii="Times New Roman" w:hAnsi="Times New Roman" w:cs="Times New Roman"/>
          <w:sz w:val="24"/>
          <w:szCs w:val="24"/>
        </w:rPr>
        <w:t>,</w:t>
      </w:r>
      <w:r w:rsidR="00741BFD" w:rsidRPr="003A7CCC">
        <w:rPr>
          <w:rFonts w:ascii="Times New Roman" w:hAnsi="Times New Roman" w:cs="Times New Roman"/>
          <w:sz w:val="24"/>
          <w:szCs w:val="24"/>
        </w:rPr>
        <w:t xml:space="preserve"> </w:t>
      </w:r>
      <w:r w:rsidR="00741BFD">
        <w:rPr>
          <w:rFonts w:ascii="Times New Roman" w:hAnsi="Times New Roman" w:cs="Times New Roman"/>
          <w:sz w:val="24"/>
          <w:szCs w:val="24"/>
        </w:rPr>
        <w:t>becoming</w:t>
      </w:r>
      <w:r w:rsidR="00741BFD" w:rsidRPr="003A7CCC">
        <w:rPr>
          <w:rFonts w:ascii="Times New Roman" w:hAnsi="Times New Roman" w:cs="Times New Roman"/>
          <w:sz w:val="24"/>
          <w:szCs w:val="24"/>
        </w:rPr>
        <w:t xml:space="preserve"> preschoolers</w:t>
      </w:r>
      <w:r w:rsidR="00F752C8">
        <w:rPr>
          <w:rFonts w:ascii="Times New Roman" w:hAnsi="Times New Roman" w:cs="Times New Roman"/>
          <w:sz w:val="24"/>
          <w:szCs w:val="24"/>
        </w:rPr>
        <w:t xml:space="preserve"> whose i</w:t>
      </w:r>
      <w:r w:rsidR="00741BFD" w:rsidRPr="003A7CCC">
        <w:rPr>
          <w:rFonts w:ascii="Times New Roman" w:hAnsi="Times New Roman" w:cs="Times New Roman"/>
          <w:sz w:val="24"/>
          <w:szCs w:val="24"/>
        </w:rPr>
        <w:t>nsatiable curiosity leads</w:t>
      </w:r>
      <w:r w:rsidR="009A579C">
        <w:rPr>
          <w:rFonts w:ascii="Times New Roman" w:hAnsi="Times New Roman" w:cs="Times New Roman"/>
          <w:sz w:val="24"/>
          <w:szCs w:val="24"/>
        </w:rPr>
        <w:t>,</w:t>
      </w:r>
      <w:r w:rsidR="00970BC8">
        <w:rPr>
          <w:rFonts w:ascii="Times New Roman" w:hAnsi="Times New Roman" w:cs="Times New Roman"/>
          <w:sz w:val="24"/>
          <w:szCs w:val="24"/>
        </w:rPr>
        <w:t xml:space="preserve"> </w:t>
      </w:r>
      <w:r w:rsidR="00741BFD" w:rsidRPr="003A7CCC">
        <w:rPr>
          <w:rFonts w:ascii="Times New Roman" w:hAnsi="Times New Roman" w:cs="Times New Roman"/>
          <w:sz w:val="24"/>
          <w:szCs w:val="24"/>
        </w:rPr>
        <w:t>literally, anywhere</w:t>
      </w:r>
      <w:r w:rsidR="00970BC8">
        <w:rPr>
          <w:rFonts w:ascii="Times New Roman" w:hAnsi="Times New Roman" w:cs="Times New Roman"/>
          <w:sz w:val="24"/>
          <w:szCs w:val="24"/>
        </w:rPr>
        <w:t>. E</w:t>
      </w:r>
      <w:r w:rsidR="00741BFD" w:rsidRPr="003A7CCC">
        <w:rPr>
          <w:rFonts w:ascii="Times New Roman" w:hAnsi="Times New Roman" w:cs="Times New Roman"/>
          <w:sz w:val="24"/>
          <w:szCs w:val="24"/>
        </w:rPr>
        <w:t xml:space="preserve">xpanding competencies enable them to undertake </w:t>
      </w:r>
      <w:r w:rsidR="00741BFD">
        <w:rPr>
          <w:rFonts w:ascii="Times New Roman" w:hAnsi="Times New Roman" w:cs="Times New Roman"/>
          <w:sz w:val="24"/>
          <w:szCs w:val="24"/>
        </w:rPr>
        <w:t xml:space="preserve">complex, ambitious </w:t>
      </w:r>
      <w:r w:rsidR="00741BFD" w:rsidRPr="003A7CCC">
        <w:rPr>
          <w:rFonts w:ascii="Times New Roman" w:hAnsi="Times New Roman" w:cs="Times New Roman"/>
          <w:sz w:val="24"/>
          <w:szCs w:val="24"/>
        </w:rPr>
        <w:t>projects</w:t>
      </w:r>
      <w:r w:rsidR="00741BFD">
        <w:rPr>
          <w:rFonts w:ascii="Times New Roman" w:hAnsi="Times New Roman" w:cs="Times New Roman"/>
          <w:sz w:val="24"/>
          <w:szCs w:val="24"/>
        </w:rPr>
        <w:t>.</w:t>
      </w:r>
      <w:r w:rsidR="00741BFD" w:rsidRPr="003A7CCC">
        <w:rPr>
          <w:rFonts w:ascii="Times New Roman" w:hAnsi="Times New Roman" w:cs="Times New Roman"/>
          <w:sz w:val="24"/>
          <w:szCs w:val="24"/>
        </w:rPr>
        <w:t xml:space="preserve"> As </w:t>
      </w:r>
      <w:r w:rsidR="00D040F4">
        <w:rPr>
          <w:rFonts w:ascii="Times New Roman" w:hAnsi="Times New Roman" w:cs="Times New Roman"/>
          <w:sz w:val="24"/>
          <w:szCs w:val="24"/>
        </w:rPr>
        <w:t xml:space="preserve"> </w:t>
      </w:r>
      <w:r w:rsidR="00741BFD">
        <w:rPr>
          <w:rFonts w:ascii="Times New Roman" w:hAnsi="Times New Roman" w:cs="Times New Roman"/>
          <w:sz w:val="24"/>
          <w:szCs w:val="24"/>
        </w:rPr>
        <w:t>renowned</w:t>
      </w:r>
      <w:r w:rsidR="00741BFD" w:rsidRPr="003A7CCC">
        <w:rPr>
          <w:rFonts w:ascii="Times New Roman" w:hAnsi="Times New Roman" w:cs="Times New Roman"/>
          <w:sz w:val="24"/>
          <w:szCs w:val="24"/>
        </w:rPr>
        <w:t xml:space="preserve"> psychologist </w:t>
      </w:r>
      <w:r w:rsidR="00741BFD" w:rsidRPr="00502AEF">
        <w:rPr>
          <w:rFonts w:ascii="Times New Roman" w:hAnsi="Times New Roman" w:cs="Times New Roman"/>
          <w:b/>
          <w:bCs/>
          <w:sz w:val="24"/>
          <w:szCs w:val="24"/>
        </w:rPr>
        <w:t>Jerome Bruner</w:t>
      </w:r>
      <w:r w:rsidR="00741BFD" w:rsidRPr="003A7CCC">
        <w:rPr>
          <w:rFonts w:ascii="Times New Roman" w:hAnsi="Times New Roman" w:cs="Times New Roman"/>
          <w:sz w:val="24"/>
          <w:szCs w:val="24"/>
        </w:rPr>
        <w:t xml:space="preserve"> </w:t>
      </w:r>
      <w:r w:rsidR="00B04A27">
        <w:rPr>
          <w:rFonts w:ascii="Times New Roman" w:hAnsi="Times New Roman" w:cs="Times New Roman"/>
          <w:sz w:val="24"/>
          <w:szCs w:val="24"/>
        </w:rPr>
        <w:t xml:space="preserve">(1915-2016) </w:t>
      </w:r>
      <w:r w:rsidR="00741BFD" w:rsidRPr="003A7CCC">
        <w:rPr>
          <w:rFonts w:ascii="Times New Roman" w:hAnsi="Times New Roman" w:cs="Times New Roman"/>
          <w:sz w:val="24"/>
          <w:szCs w:val="24"/>
        </w:rPr>
        <w:t>famously said,</w:t>
      </w:r>
      <w:r w:rsidR="00741BFD" w:rsidRPr="00094041">
        <w:rPr>
          <w:sz w:val="24"/>
          <w:szCs w:val="24"/>
        </w:rPr>
        <w:t xml:space="preserve"> </w:t>
      </w:r>
      <w:r w:rsidR="00DB493B">
        <w:rPr>
          <w:sz w:val="24"/>
          <w:szCs w:val="24"/>
        </w:rPr>
        <w:t>“</w:t>
      </w:r>
      <w:r w:rsidR="00741BFD" w:rsidRPr="00094041">
        <w:rPr>
          <w:rFonts w:ascii="Times New Roman" w:hAnsi="Times New Roman" w:cs="Times New Roman"/>
          <w:color w:val="000000"/>
          <w:sz w:val="24"/>
          <w:szCs w:val="24"/>
          <w:shd w:val="clear" w:color="auto" w:fill="FAFAFA"/>
        </w:rPr>
        <w:t>We begin with the hypothesis that any subject can be taught effectively in some intellectually honest form to any child at any stage of development.</w:t>
      </w:r>
      <w:r w:rsidR="00741BFD">
        <w:rPr>
          <w:rFonts w:ascii="Times New Roman" w:hAnsi="Times New Roman" w:cs="Times New Roman"/>
          <w:color w:val="000000"/>
          <w:sz w:val="24"/>
          <w:szCs w:val="24"/>
          <w:shd w:val="clear" w:color="auto" w:fill="FAFAFA"/>
        </w:rPr>
        <w:t>”</w:t>
      </w:r>
      <w:r w:rsidR="0019270E">
        <w:rPr>
          <w:rFonts w:ascii="Times New Roman" w:hAnsi="Times New Roman" w:cs="Times New Roman"/>
          <w:color w:val="000000"/>
          <w:sz w:val="24"/>
          <w:szCs w:val="24"/>
          <w:shd w:val="clear" w:color="auto" w:fill="FAFAFA"/>
        </w:rPr>
        <w:t xml:space="preserve"> [Lecture]</w:t>
      </w:r>
    </w:p>
    <w:p w14:paraId="5031B5A9" w14:textId="3B236706" w:rsidR="00741BFD"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 xml:space="preserve">In prior chapters you also read of enormous changes in Earth itself over geologic time, from the birth of our solar system through its first </w:t>
      </w:r>
      <w:r w:rsidR="00970BC8">
        <w:rPr>
          <w:rFonts w:ascii="Times New Roman" w:hAnsi="Times New Roman" w:cs="Times New Roman"/>
          <w:color w:val="000000"/>
          <w:sz w:val="24"/>
          <w:szCs w:val="24"/>
          <w:shd w:val="clear" w:color="auto" w:fill="FAFAFA"/>
        </w:rPr>
        <w:t>2</w:t>
      </w:r>
      <w:r>
        <w:rPr>
          <w:rFonts w:ascii="Times New Roman" w:hAnsi="Times New Roman" w:cs="Times New Roman"/>
          <w:color w:val="000000"/>
          <w:sz w:val="24"/>
          <w:szCs w:val="24"/>
          <w:shd w:val="clear" w:color="auto" w:fill="FAFAFA"/>
        </w:rPr>
        <w:t xml:space="preserve"> billion or more years when life-forms were microscopic and lived only in water</w:t>
      </w:r>
      <w:r w:rsidR="00873171">
        <w:rPr>
          <w:rFonts w:ascii="Times New Roman" w:hAnsi="Times New Roman" w:cs="Times New Roman"/>
          <w:color w:val="000000"/>
          <w:sz w:val="24"/>
          <w:szCs w:val="24"/>
          <w:shd w:val="clear" w:color="auto" w:fill="FAFAFA"/>
        </w:rPr>
        <w:t xml:space="preserve"> (Chapters 6 and 9)</w:t>
      </w:r>
      <w:r>
        <w:rPr>
          <w:rFonts w:ascii="Times New Roman" w:hAnsi="Times New Roman" w:cs="Times New Roman"/>
          <w:color w:val="000000"/>
          <w:sz w:val="24"/>
          <w:szCs w:val="24"/>
          <w:shd w:val="clear" w:color="auto" w:fill="FAFAFA"/>
        </w:rPr>
        <w:t xml:space="preserve">. You </w:t>
      </w:r>
      <w:r w:rsidR="005556AD">
        <w:rPr>
          <w:rFonts w:ascii="Times New Roman" w:hAnsi="Times New Roman" w:cs="Times New Roman"/>
          <w:color w:val="000000"/>
          <w:sz w:val="24"/>
          <w:szCs w:val="24"/>
          <w:shd w:val="clear" w:color="auto" w:fill="FAFAFA"/>
        </w:rPr>
        <w:t xml:space="preserve">saw “firsts” </w:t>
      </w:r>
      <w:r w:rsidR="00D040F4">
        <w:rPr>
          <w:rFonts w:ascii="Times New Roman" w:hAnsi="Times New Roman" w:cs="Times New Roman"/>
          <w:color w:val="000000"/>
          <w:sz w:val="24"/>
          <w:szCs w:val="24"/>
          <w:shd w:val="clear" w:color="auto" w:fill="FAFAFA"/>
        </w:rPr>
        <w:t>as life</w:t>
      </w:r>
      <w:r w:rsidR="005556AD">
        <w:rPr>
          <w:rFonts w:ascii="Times New Roman" w:hAnsi="Times New Roman" w:cs="Times New Roman"/>
          <w:color w:val="000000"/>
          <w:sz w:val="24"/>
          <w:szCs w:val="24"/>
          <w:shd w:val="clear" w:color="auto" w:fill="FAFAFA"/>
        </w:rPr>
        <w:t xml:space="preserve"> </w:t>
      </w:r>
      <w:r w:rsidR="00FE7095">
        <w:rPr>
          <w:rFonts w:ascii="Times New Roman" w:hAnsi="Times New Roman" w:cs="Times New Roman"/>
          <w:color w:val="000000"/>
          <w:sz w:val="24"/>
          <w:szCs w:val="24"/>
          <w:shd w:val="clear" w:color="auto" w:fill="FAFAFA"/>
        </w:rPr>
        <w:t>evolved</w:t>
      </w:r>
      <w:r w:rsidR="005556AD">
        <w:rPr>
          <w:rFonts w:ascii="Times New Roman" w:hAnsi="Times New Roman" w:cs="Times New Roman"/>
          <w:color w:val="000000"/>
          <w:sz w:val="24"/>
          <w:szCs w:val="24"/>
          <w:shd w:val="clear" w:color="auto" w:fill="FAFAFA"/>
        </w:rPr>
        <w:t xml:space="preserve"> and exciting changes </w:t>
      </w:r>
      <w:r w:rsidR="00D040F4">
        <w:rPr>
          <w:rFonts w:ascii="Times New Roman" w:hAnsi="Times New Roman" w:cs="Times New Roman"/>
          <w:color w:val="000000"/>
          <w:sz w:val="24"/>
          <w:szCs w:val="24"/>
          <w:shd w:val="clear" w:color="auto" w:fill="FAFAFA"/>
        </w:rPr>
        <w:t>like</w:t>
      </w:r>
      <w:r>
        <w:rPr>
          <w:rFonts w:ascii="Times New Roman" w:hAnsi="Times New Roman" w:cs="Times New Roman"/>
          <w:color w:val="000000"/>
          <w:sz w:val="24"/>
          <w:szCs w:val="24"/>
          <w:shd w:val="clear" w:color="auto" w:fill="FAFAFA"/>
        </w:rPr>
        <w:t xml:space="preserve"> an eyespot</w:t>
      </w:r>
      <w:r w:rsidR="00D040F4">
        <w:rPr>
          <w:rFonts w:ascii="Times New Roman" w:hAnsi="Times New Roman" w:cs="Times New Roman"/>
          <w:color w:val="000000"/>
          <w:sz w:val="24"/>
          <w:szCs w:val="24"/>
          <w:shd w:val="clear" w:color="auto" w:fill="FAFAFA"/>
        </w:rPr>
        <w:t xml:space="preserve"> which</w:t>
      </w:r>
      <w:r>
        <w:rPr>
          <w:rFonts w:ascii="Times New Roman" w:hAnsi="Times New Roman" w:cs="Times New Roman"/>
          <w:color w:val="000000"/>
          <w:sz w:val="24"/>
          <w:szCs w:val="24"/>
          <w:shd w:val="clear" w:color="auto" w:fill="FAFAFA"/>
        </w:rPr>
        <w:t xml:space="preserve"> </w:t>
      </w:r>
      <w:r w:rsidR="00E948CD">
        <w:rPr>
          <w:rFonts w:ascii="Times New Roman" w:hAnsi="Times New Roman" w:cs="Times New Roman"/>
          <w:color w:val="000000"/>
          <w:sz w:val="24"/>
          <w:szCs w:val="24"/>
          <w:shd w:val="clear" w:color="auto" w:fill="FAFAFA"/>
        </w:rPr>
        <w:t>evolved from seeing the</w:t>
      </w:r>
      <w:r>
        <w:rPr>
          <w:rFonts w:ascii="Times New Roman" w:hAnsi="Times New Roman" w:cs="Times New Roman"/>
          <w:color w:val="000000"/>
          <w:sz w:val="24"/>
          <w:szCs w:val="24"/>
          <w:shd w:val="clear" w:color="auto" w:fill="FAFAFA"/>
        </w:rPr>
        <w:t xml:space="preserve"> world as a blur</w:t>
      </w:r>
      <w:r w:rsidR="00E948CD">
        <w:rPr>
          <w:rFonts w:ascii="Times New Roman" w:hAnsi="Times New Roman" w:cs="Times New Roman"/>
          <w:color w:val="000000"/>
          <w:sz w:val="24"/>
          <w:szCs w:val="24"/>
          <w:shd w:val="clear" w:color="auto" w:fill="FAFAFA"/>
        </w:rPr>
        <w:t xml:space="preserve"> to</w:t>
      </w:r>
      <w:r>
        <w:rPr>
          <w:rFonts w:ascii="Times New Roman" w:hAnsi="Times New Roman" w:cs="Times New Roman"/>
          <w:color w:val="000000"/>
          <w:sz w:val="24"/>
          <w:szCs w:val="24"/>
          <w:shd w:val="clear" w:color="auto" w:fill="FAFAFA"/>
        </w:rPr>
        <w:t xml:space="preserve"> compound eyes with thousands of light detectors </w:t>
      </w:r>
      <w:r w:rsidR="008B1F82">
        <w:rPr>
          <w:rFonts w:ascii="Times New Roman" w:hAnsi="Times New Roman" w:cs="Times New Roman"/>
          <w:color w:val="000000"/>
          <w:sz w:val="24"/>
          <w:szCs w:val="24"/>
          <w:shd w:val="clear" w:color="auto" w:fill="FAFAFA"/>
        </w:rPr>
        <w:t xml:space="preserve">and wide angles </w:t>
      </w:r>
      <w:r>
        <w:rPr>
          <w:rFonts w:ascii="Times New Roman" w:hAnsi="Times New Roman" w:cs="Times New Roman"/>
          <w:color w:val="000000"/>
          <w:sz w:val="24"/>
          <w:szCs w:val="24"/>
          <w:shd w:val="clear" w:color="auto" w:fill="FAFAFA"/>
        </w:rPr>
        <w:t>t</w:t>
      </w:r>
      <w:r w:rsidR="00D040F4">
        <w:rPr>
          <w:rFonts w:ascii="Times New Roman" w:hAnsi="Times New Roman" w:cs="Times New Roman"/>
          <w:color w:val="000000"/>
          <w:sz w:val="24"/>
          <w:szCs w:val="24"/>
          <w:shd w:val="clear" w:color="auto" w:fill="FAFAFA"/>
        </w:rPr>
        <w:t>o</w:t>
      </w:r>
      <w:r>
        <w:rPr>
          <w:rFonts w:ascii="Times New Roman" w:hAnsi="Times New Roman" w:cs="Times New Roman"/>
          <w:color w:val="000000"/>
          <w:sz w:val="24"/>
          <w:szCs w:val="24"/>
          <w:shd w:val="clear" w:color="auto" w:fill="FAFAFA"/>
        </w:rPr>
        <w:t xml:space="preserve"> see fast movements </w:t>
      </w:r>
      <w:r w:rsidR="00970BC8">
        <w:rPr>
          <w:rFonts w:ascii="Times New Roman" w:hAnsi="Times New Roman" w:cs="Times New Roman"/>
          <w:color w:val="000000"/>
          <w:sz w:val="24"/>
          <w:szCs w:val="24"/>
          <w:shd w:val="clear" w:color="auto" w:fill="FAFAFA"/>
        </w:rPr>
        <w:t>(Chapter 10)</w:t>
      </w:r>
      <w:r w:rsidR="00D040F4">
        <w:rPr>
          <w:rFonts w:ascii="Times New Roman" w:hAnsi="Times New Roman" w:cs="Times New Roman"/>
          <w:color w:val="000000"/>
          <w:sz w:val="24"/>
          <w:szCs w:val="24"/>
          <w:shd w:val="clear" w:color="auto" w:fill="FAFAFA"/>
        </w:rPr>
        <w:t>.</w:t>
      </w:r>
      <w:r w:rsidR="00970BC8">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 xml:space="preserve">You observed that Chordates (all life-forms with skeletons) evolved five sense organs and a brain </w:t>
      </w:r>
      <w:r w:rsidR="00FE7095">
        <w:rPr>
          <w:rFonts w:ascii="Times New Roman" w:hAnsi="Times New Roman" w:cs="Times New Roman"/>
          <w:color w:val="000000"/>
          <w:sz w:val="24"/>
          <w:szCs w:val="24"/>
          <w:shd w:val="clear" w:color="auto" w:fill="FAFAFA"/>
        </w:rPr>
        <w:t>to</w:t>
      </w:r>
      <w:r>
        <w:rPr>
          <w:rFonts w:ascii="Times New Roman" w:hAnsi="Times New Roman" w:cs="Times New Roman"/>
          <w:color w:val="000000"/>
          <w:sz w:val="24"/>
          <w:szCs w:val="24"/>
          <w:shd w:val="clear" w:color="auto" w:fill="FAFAFA"/>
        </w:rPr>
        <w:t xml:space="preserve"> interpret sight, smell, sound, taste, and touch. You saw Tiktaalic crawl </w:t>
      </w:r>
      <w:r w:rsidR="00FE7095">
        <w:rPr>
          <w:rFonts w:ascii="Times New Roman" w:hAnsi="Times New Roman" w:cs="Times New Roman"/>
          <w:color w:val="000000"/>
          <w:sz w:val="24"/>
          <w:szCs w:val="24"/>
          <w:shd w:val="clear" w:color="auto" w:fill="FAFAFA"/>
        </w:rPr>
        <w:t>from</w:t>
      </w:r>
      <w:r>
        <w:rPr>
          <w:rFonts w:ascii="Times New Roman" w:hAnsi="Times New Roman" w:cs="Times New Roman"/>
          <w:color w:val="000000"/>
          <w:sz w:val="24"/>
          <w:szCs w:val="24"/>
          <w:shd w:val="clear" w:color="auto" w:fill="FAFAFA"/>
        </w:rPr>
        <w:t xml:space="preserve"> the sea and onto land as fins </w:t>
      </w:r>
      <w:r w:rsidR="00405B7C">
        <w:rPr>
          <w:rFonts w:ascii="Times New Roman" w:hAnsi="Times New Roman" w:cs="Times New Roman"/>
          <w:color w:val="000000"/>
          <w:sz w:val="24"/>
          <w:szCs w:val="24"/>
          <w:shd w:val="clear" w:color="auto" w:fill="FAFAFA"/>
        </w:rPr>
        <w:t>evolved</w:t>
      </w:r>
      <w:r>
        <w:rPr>
          <w:rFonts w:ascii="Times New Roman" w:hAnsi="Times New Roman" w:cs="Times New Roman"/>
          <w:color w:val="000000"/>
          <w:sz w:val="24"/>
          <w:szCs w:val="24"/>
          <w:shd w:val="clear" w:color="auto" w:fill="FAFAFA"/>
        </w:rPr>
        <w:t xml:space="preserve"> into </w:t>
      </w:r>
      <w:r w:rsidR="00FE7095">
        <w:rPr>
          <w:rFonts w:ascii="Times New Roman" w:hAnsi="Times New Roman" w:cs="Times New Roman"/>
          <w:color w:val="000000"/>
          <w:sz w:val="24"/>
          <w:szCs w:val="24"/>
          <w:shd w:val="clear" w:color="auto" w:fill="FAFAFA"/>
        </w:rPr>
        <w:t>feet. O</w:t>
      </w:r>
      <w:r>
        <w:rPr>
          <w:rFonts w:ascii="Times New Roman" w:hAnsi="Times New Roman" w:cs="Times New Roman"/>
          <w:color w:val="000000"/>
          <w:sz w:val="24"/>
          <w:szCs w:val="24"/>
          <w:shd w:val="clear" w:color="auto" w:fill="FAFAFA"/>
        </w:rPr>
        <w:t xml:space="preserve">ver </w:t>
      </w:r>
      <w:r w:rsidR="00970BC8">
        <w:rPr>
          <w:rFonts w:ascii="Times New Roman" w:hAnsi="Times New Roman" w:cs="Times New Roman"/>
          <w:color w:val="000000"/>
          <w:sz w:val="24"/>
          <w:szCs w:val="24"/>
          <w:shd w:val="clear" w:color="auto" w:fill="FAFAFA"/>
        </w:rPr>
        <w:t>100s</w:t>
      </w:r>
      <w:r>
        <w:rPr>
          <w:rFonts w:ascii="Times New Roman" w:hAnsi="Times New Roman" w:cs="Times New Roman"/>
          <w:color w:val="000000"/>
          <w:sz w:val="24"/>
          <w:szCs w:val="24"/>
          <w:shd w:val="clear" w:color="auto" w:fill="FAFAFA"/>
        </w:rPr>
        <w:t xml:space="preserve"> of millions of years, </w:t>
      </w:r>
      <w:r w:rsidR="0034397E">
        <w:rPr>
          <w:rFonts w:ascii="Times New Roman" w:hAnsi="Times New Roman" w:cs="Times New Roman"/>
          <w:color w:val="000000"/>
          <w:sz w:val="24"/>
          <w:szCs w:val="24"/>
          <w:shd w:val="clear" w:color="auto" w:fill="FAFAFA"/>
        </w:rPr>
        <w:t>that fin</w:t>
      </w:r>
      <w:r w:rsidR="00970BC8">
        <w:rPr>
          <w:rFonts w:ascii="Times New Roman" w:hAnsi="Times New Roman" w:cs="Times New Roman"/>
          <w:color w:val="000000"/>
          <w:sz w:val="24"/>
          <w:szCs w:val="24"/>
          <w:shd w:val="clear" w:color="auto" w:fill="FAFAFA"/>
        </w:rPr>
        <w:t xml:space="preserve"> </w:t>
      </w:r>
      <w:r w:rsidR="00E6414D">
        <w:rPr>
          <w:rFonts w:ascii="Times New Roman" w:hAnsi="Times New Roman" w:cs="Times New Roman"/>
          <w:color w:val="000000"/>
          <w:sz w:val="24"/>
          <w:szCs w:val="24"/>
          <w:shd w:val="clear" w:color="auto" w:fill="FAFAFA"/>
        </w:rPr>
        <w:t>would</w:t>
      </w:r>
      <w:r w:rsidR="00FE7095">
        <w:rPr>
          <w:rFonts w:ascii="Times New Roman" w:hAnsi="Times New Roman" w:cs="Times New Roman"/>
          <w:color w:val="000000"/>
          <w:sz w:val="24"/>
          <w:szCs w:val="24"/>
          <w:shd w:val="clear" w:color="auto" w:fill="FAFAFA"/>
        </w:rPr>
        <w:t xml:space="preserve"> </w:t>
      </w:r>
      <w:r>
        <w:rPr>
          <w:rFonts w:ascii="Times New Roman" w:hAnsi="Times New Roman" w:cs="Times New Roman"/>
          <w:color w:val="000000"/>
          <w:sz w:val="24"/>
          <w:szCs w:val="24"/>
          <w:shd w:val="clear" w:color="auto" w:fill="FAFAFA"/>
        </w:rPr>
        <w:t xml:space="preserve">d evolve into a foot </w:t>
      </w:r>
      <w:r w:rsidR="00FE7095">
        <w:rPr>
          <w:rFonts w:ascii="Times New Roman" w:hAnsi="Times New Roman" w:cs="Times New Roman"/>
          <w:color w:val="000000"/>
          <w:sz w:val="24"/>
          <w:szCs w:val="24"/>
          <w:shd w:val="clear" w:color="auto" w:fill="FAFAFA"/>
        </w:rPr>
        <w:t>to</w:t>
      </w:r>
      <w:r>
        <w:rPr>
          <w:rFonts w:ascii="Times New Roman" w:hAnsi="Times New Roman" w:cs="Times New Roman"/>
          <w:color w:val="000000"/>
          <w:sz w:val="24"/>
          <w:szCs w:val="24"/>
          <w:shd w:val="clear" w:color="auto" w:fill="FAFAFA"/>
        </w:rPr>
        <w:t xml:space="preserve"> walk on land, climb trees, and grasp twigs to use as tools. </w:t>
      </w:r>
      <w:r w:rsidR="00970BC8">
        <w:rPr>
          <w:rFonts w:ascii="Times New Roman" w:hAnsi="Times New Roman" w:cs="Times New Roman"/>
          <w:color w:val="000000"/>
          <w:sz w:val="24"/>
          <w:szCs w:val="24"/>
          <w:shd w:val="clear" w:color="auto" w:fill="FAFAFA"/>
        </w:rPr>
        <w:t xml:space="preserve">(Chapter 11) </w:t>
      </w:r>
      <w:r>
        <w:rPr>
          <w:rFonts w:ascii="Times New Roman" w:hAnsi="Times New Roman" w:cs="Times New Roman"/>
          <w:color w:val="000000"/>
          <w:sz w:val="24"/>
          <w:szCs w:val="24"/>
          <w:shd w:val="clear" w:color="auto" w:fill="FAFAFA"/>
        </w:rPr>
        <w:t>And, you probably felt challenged</w:t>
      </w:r>
      <w:r w:rsidR="007F1056">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trying to comprehend the enormity of the eons over which these changes occurred. </w:t>
      </w:r>
    </w:p>
    <w:p w14:paraId="73DF96D6" w14:textId="4D337492" w:rsidR="007F1056" w:rsidRPr="007F1056" w:rsidRDefault="007F1056" w:rsidP="00741BFD">
      <w:pPr>
        <w:rPr>
          <w:rFonts w:ascii="Times New Roman" w:hAnsi="Times New Roman" w:cs="Times New Roman"/>
          <w:color w:val="000000"/>
          <w:sz w:val="20"/>
          <w:szCs w:val="20"/>
          <w:shd w:val="clear" w:color="auto" w:fill="FAFAFA"/>
        </w:rPr>
      </w:pPr>
      <w:r w:rsidRPr="007F1056">
        <w:rPr>
          <w:rFonts w:ascii="Times New Roman" w:hAnsi="Times New Roman" w:cs="Times New Roman"/>
          <w:color w:val="000000"/>
          <w:sz w:val="20"/>
          <w:szCs w:val="20"/>
          <w:shd w:val="clear" w:color="auto" w:fill="FAFAFA"/>
        </w:rPr>
        <w:t>*</w:t>
      </w:r>
      <w:r>
        <w:rPr>
          <w:rFonts w:ascii="Times New Roman" w:hAnsi="Times New Roman" w:cs="Times New Roman"/>
          <w:color w:val="000000"/>
          <w:sz w:val="20"/>
          <w:szCs w:val="20"/>
          <w:shd w:val="clear" w:color="auto" w:fill="FAFAFA"/>
        </w:rPr>
        <w:t>For help, study</w:t>
      </w:r>
      <w:r w:rsidRPr="007F1056">
        <w:rPr>
          <w:rFonts w:ascii="Times New Roman" w:hAnsi="Times New Roman" w:cs="Times New Roman"/>
          <w:color w:val="000000"/>
          <w:sz w:val="20"/>
          <w:szCs w:val="20"/>
          <w:shd w:val="clear" w:color="auto" w:fill="FAFAFA"/>
        </w:rPr>
        <w:t xml:space="preserve"> the </w:t>
      </w:r>
      <w:r>
        <w:rPr>
          <w:rFonts w:ascii="Times New Roman" w:hAnsi="Times New Roman" w:cs="Times New Roman"/>
          <w:color w:val="000000"/>
          <w:sz w:val="20"/>
          <w:szCs w:val="20"/>
          <w:shd w:val="clear" w:color="auto" w:fill="FAFAFA"/>
        </w:rPr>
        <w:t>T</w:t>
      </w:r>
      <w:r w:rsidRPr="007F1056">
        <w:rPr>
          <w:rFonts w:ascii="Times New Roman" w:hAnsi="Times New Roman" w:cs="Times New Roman"/>
          <w:color w:val="000000"/>
          <w:sz w:val="20"/>
          <w:szCs w:val="20"/>
          <w:shd w:val="clear" w:color="auto" w:fill="FAFAFA"/>
        </w:rPr>
        <w:t>imelines, Figs. 9.1, 10.14 and 11.11</w:t>
      </w:r>
      <w:r>
        <w:rPr>
          <w:rFonts w:ascii="Times New Roman" w:hAnsi="Times New Roman" w:cs="Times New Roman"/>
          <w:color w:val="000000"/>
          <w:sz w:val="20"/>
          <w:szCs w:val="20"/>
          <w:shd w:val="clear" w:color="auto" w:fill="FAFAFA"/>
        </w:rPr>
        <w:t xml:space="preserve">, </w:t>
      </w:r>
      <w:r w:rsidRPr="007F1056">
        <w:rPr>
          <w:rFonts w:ascii="Times New Roman" w:hAnsi="Times New Roman" w:cs="Times New Roman"/>
          <w:color w:val="000000"/>
          <w:sz w:val="20"/>
          <w:szCs w:val="20"/>
          <w:shd w:val="clear" w:color="auto" w:fill="FAFAFA"/>
        </w:rPr>
        <w:t>and the Geologic Time Scale Fig.10.1</w:t>
      </w:r>
    </w:p>
    <w:p w14:paraId="1E130397" w14:textId="49CB1393" w:rsidR="00741BFD" w:rsidRPr="0053246B" w:rsidRDefault="00741BFD" w:rsidP="00741BFD">
      <w:pPr>
        <w:rPr>
          <w:rFonts w:ascii="Times New Roman" w:hAnsi="Times New Roman" w:cs="Times New Roman"/>
          <w:color w:val="000000"/>
          <w:sz w:val="24"/>
          <w:szCs w:val="24"/>
          <w:shd w:val="clear" w:color="auto" w:fill="FAFAFA"/>
        </w:rPr>
      </w:pPr>
      <w:r>
        <w:rPr>
          <w:rFonts w:ascii="Times New Roman" w:hAnsi="Times New Roman" w:cs="Times New Roman"/>
          <w:color w:val="000000"/>
          <w:sz w:val="24"/>
          <w:szCs w:val="24"/>
          <w:shd w:val="clear" w:color="auto" w:fill="FAFAFA"/>
        </w:rPr>
        <w:tab/>
        <w:t xml:space="preserve">So, you might ask, why teach </w:t>
      </w:r>
      <w:r w:rsidR="00FE7095">
        <w:rPr>
          <w:rFonts w:ascii="Times New Roman" w:hAnsi="Times New Roman" w:cs="Times New Roman"/>
          <w:color w:val="000000"/>
          <w:sz w:val="24"/>
          <w:szCs w:val="24"/>
          <w:shd w:val="clear" w:color="auto" w:fill="FAFAFA"/>
        </w:rPr>
        <w:t>young children about</w:t>
      </w:r>
      <w:r>
        <w:rPr>
          <w:rFonts w:ascii="Times New Roman" w:hAnsi="Times New Roman" w:cs="Times New Roman"/>
          <w:color w:val="000000"/>
          <w:sz w:val="24"/>
          <w:szCs w:val="24"/>
          <w:shd w:val="clear" w:color="auto" w:fill="FAFAFA"/>
        </w:rPr>
        <w:t xml:space="preserve"> evolution? First, </w:t>
      </w:r>
      <w:r w:rsidR="00FE7095">
        <w:rPr>
          <w:rFonts w:ascii="Times New Roman" w:hAnsi="Times New Roman" w:cs="Times New Roman"/>
          <w:color w:val="000000"/>
          <w:sz w:val="24"/>
          <w:szCs w:val="24"/>
          <w:shd w:val="clear" w:color="auto" w:fill="FAFAFA"/>
        </w:rPr>
        <w:t>consider</w:t>
      </w:r>
      <w:r>
        <w:rPr>
          <w:rFonts w:ascii="Times New Roman" w:hAnsi="Times New Roman" w:cs="Times New Roman"/>
          <w:color w:val="000000"/>
          <w:sz w:val="24"/>
          <w:szCs w:val="24"/>
          <w:shd w:val="clear" w:color="auto" w:fill="FAFAFA"/>
        </w:rPr>
        <w:t xml:space="preserve"> the delicate dance implicit in the word “teach</w:t>
      </w:r>
      <w:r w:rsidR="00FE7095">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a combination of your own curiosity</w:t>
      </w:r>
      <w:r w:rsidR="000960F0">
        <w:rPr>
          <w:rFonts w:ascii="Times New Roman" w:hAnsi="Times New Roman" w:cs="Times New Roman"/>
          <w:color w:val="000000"/>
          <w:sz w:val="24"/>
          <w:szCs w:val="24"/>
          <w:shd w:val="clear" w:color="auto" w:fill="FAFAFA"/>
        </w:rPr>
        <w:t>,</w:t>
      </w:r>
      <w:r>
        <w:rPr>
          <w:rFonts w:ascii="Times New Roman" w:hAnsi="Times New Roman" w:cs="Times New Roman"/>
          <w:color w:val="000000"/>
          <w:sz w:val="24"/>
          <w:szCs w:val="24"/>
          <w:shd w:val="clear" w:color="auto" w:fill="FAFAFA"/>
        </w:rPr>
        <w:t xml:space="preserve"> your respect for </w:t>
      </w:r>
      <w:r w:rsidR="00FE7095">
        <w:rPr>
          <w:rFonts w:ascii="Times New Roman" w:hAnsi="Times New Roman" w:cs="Times New Roman"/>
          <w:color w:val="000000"/>
          <w:sz w:val="24"/>
          <w:szCs w:val="24"/>
          <w:shd w:val="clear" w:color="auto" w:fill="FAFAFA"/>
        </w:rPr>
        <w:t>children’s</w:t>
      </w:r>
      <w:r>
        <w:rPr>
          <w:rFonts w:ascii="Times New Roman" w:hAnsi="Times New Roman" w:cs="Times New Roman"/>
          <w:color w:val="000000"/>
          <w:sz w:val="24"/>
          <w:szCs w:val="24"/>
          <w:shd w:val="clear" w:color="auto" w:fill="FAFAFA"/>
        </w:rPr>
        <w:t xml:space="preserve"> deep intelligence</w:t>
      </w:r>
      <w:r w:rsidR="002B0BD1">
        <w:rPr>
          <w:rFonts w:ascii="Times New Roman" w:hAnsi="Times New Roman" w:cs="Times New Roman"/>
          <w:color w:val="000000"/>
          <w:sz w:val="24"/>
          <w:szCs w:val="24"/>
          <w:shd w:val="clear" w:color="auto" w:fill="FAFAFA"/>
        </w:rPr>
        <w:t xml:space="preserve"> from birth </w:t>
      </w:r>
      <w:r w:rsidR="00B5662A">
        <w:rPr>
          <w:rFonts w:ascii="Times New Roman" w:hAnsi="Times New Roman" w:cs="Times New Roman"/>
          <w:color w:val="000000"/>
          <w:sz w:val="24"/>
          <w:szCs w:val="24"/>
          <w:shd w:val="clear" w:color="auto" w:fill="FAFAFA"/>
        </w:rPr>
        <w:t>and beyond</w:t>
      </w:r>
      <w:r w:rsidR="000960F0">
        <w:rPr>
          <w:rFonts w:ascii="Times New Roman" w:hAnsi="Times New Roman" w:cs="Times New Roman"/>
          <w:color w:val="000000"/>
          <w:sz w:val="24"/>
          <w:szCs w:val="24"/>
          <w:shd w:val="clear" w:color="auto" w:fill="FAFAFA"/>
        </w:rPr>
        <w:t>, and your willingness to follow a child’s lead.</w:t>
      </w:r>
      <w:r w:rsidR="00E91408">
        <w:rPr>
          <w:rFonts w:ascii="Times New Roman" w:hAnsi="Times New Roman" w:cs="Times New Roman"/>
          <w:color w:val="000000"/>
          <w:sz w:val="24"/>
          <w:szCs w:val="24"/>
          <w:shd w:val="clear" w:color="auto" w:fill="FAFAFA"/>
        </w:rPr>
        <w:t xml:space="preserve"> </w:t>
      </w:r>
      <w:r w:rsidR="00FE7095" w:rsidRPr="00FE7095">
        <w:rPr>
          <w:rFonts w:ascii="Times New Roman" w:hAnsi="Times New Roman" w:cs="Times New Roman"/>
          <w:i/>
          <w:iCs/>
          <w:color w:val="000000"/>
          <w:sz w:val="24"/>
          <w:szCs w:val="24"/>
          <w:shd w:val="clear" w:color="auto" w:fill="FAFAFA"/>
        </w:rPr>
        <w:t>A</w:t>
      </w:r>
      <w:r w:rsidR="00502AEF" w:rsidRPr="00FE7095">
        <w:rPr>
          <w:rFonts w:ascii="Times New Roman" w:hAnsi="Times New Roman" w:cs="Times New Roman"/>
          <w:i/>
          <w:iCs/>
          <w:color w:val="000000"/>
          <w:sz w:val="24"/>
          <w:szCs w:val="24"/>
          <w:shd w:val="clear" w:color="auto" w:fill="FAFAFA"/>
        </w:rPr>
        <w:t xml:space="preserve"> young child</w:t>
      </w:r>
      <w:r w:rsidR="00FE7095" w:rsidRPr="00FE7095">
        <w:rPr>
          <w:rFonts w:ascii="Times New Roman" w:hAnsi="Times New Roman" w:cs="Times New Roman"/>
          <w:i/>
          <w:iCs/>
          <w:color w:val="000000"/>
          <w:sz w:val="24"/>
          <w:szCs w:val="24"/>
          <w:shd w:val="clear" w:color="auto" w:fill="FAFAFA"/>
        </w:rPr>
        <w:t>’s</w:t>
      </w:r>
      <w:r w:rsidR="00502AEF">
        <w:rPr>
          <w:rFonts w:ascii="Times New Roman" w:hAnsi="Times New Roman" w:cs="Times New Roman"/>
          <w:color w:val="000000"/>
          <w:sz w:val="24"/>
          <w:szCs w:val="24"/>
          <w:shd w:val="clear" w:color="auto" w:fill="FAFAFA"/>
        </w:rPr>
        <w:t xml:space="preserve"> </w:t>
      </w:r>
      <w:r w:rsidR="00502AEF" w:rsidRPr="00502AEF">
        <w:rPr>
          <w:rFonts w:ascii="Times New Roman" w:hAnsi="Times New Roman" w:cs="Times New Roman"/>
          <w:i/>
          <w:iCs/>
          <w:color w:val="000000"/>
          <w:sz w:val="24"/>
          <w:szCs w:val="24"/>
          <w:shd w:val="clear" w:color="auto" w:fill="FAFAFA"/>
        </w:rPr>
        <w:t>interest is the key to learning</w:t>
      </w:r>
      <w:r w:rsidR="00B5662A">
        <w:rPr>
          <w:rFonts w:ascii="Times New Roman" w:hAnsi="Times New Roman" w:cs="Times New Roman"/>
          <w:color w:val="000000"/>
          <w:sz w:val="24"/>
          <w:szCs w:val="24"/>
          <w:shd w:val="clear" w:color="auto" w:fill="FAFAFA"/>
        </w:rPr>
        <w:t>; their</w:t>
      </w:r>
      <w:r>
        <w:rPr>
          <w:rFonts w:ascii="Times New Roman" w:hAnsi="Times New Roman" w:cs="Times New Roman"/>
          <w:color w:val="000000"/>
          <w:sz w:val="24"/>
          <w:szCs w:val="24"/>
          <w:shd w:val="clear" w:color="auto" w:fill="FAFAFA"/>
        </w:rPr>
        <w:t xml:space="preserve"> words and actions a</w:t>
      </w:r>
      <w:r w:rsidR="00B5662A">
        <w:rPr>
          <w:rFonts w:ascii="Times New Roman" w:hAnsi="Times New Roman" w:cs="Times New Roman"/>
          <w:color w:val="000000"/>
          <w:sz w:val="24"/>
          <w:szCs w:val="24"/>
          <w:shd w:val="clear" w:color="auto" w:fill="FAFAFA"/>
        </w:rPr>
        <w:t>re</w:t>
      </w:r>
      <w:r>
        <w:rPr>
          <w:rFonts w:ascii="Times New Roman" w:hAnsi="Times New Roman" w:cs="Times New Roman"/>
          <w:color w:val="000000"/>
          <w:sz w:val="24"/>
          <w:szCs w:val="24"/>
          <w:shd w:val="clear" w:color="auto" w:fill="FAFAFA"/>
        </w:rPr>
        <w:t xml:space="preserve"> clues to their interests. Bruner also said, “</w:t>
      </w:r>
      <w:r w:rsidRPr="0053246B">
        <w:rPr>
          <w:rFonts w:ascii="Times New Roman" w:hAnsi="Times New Roman" w:cs="Times New Roman"/>
          <w:color w:val="000000"/>
          <w:sz w:val="24"/>
          <w:szCs w:val="24"/>
          <w:shd w:val="clear" w:color="auto" w:fill="FAFAFA"/>
        </w:rPr>
        <w:t xml:space="preserve">We carry with us habits of thought and taste fostered in some nearly forgotten </w:t>
      </w:r>
      <w:r w:rsidR="001D0012">
        <w:rPr>
          <w:rFonts w:ascii="Times New Roman" w:hAnsi="Times New Roman" w:cs="Times New Roman"/>
          <w:color w:val="000000"/>
          <w:sz w:val="24"/>
          <w:szCs w:val="24"/>
          <w:shd w:val="clear" w:color="auto" w:fill="FAFAFA"/>
        </w:rPr>
        <w:t xml:space="preserve"> </w:t>
      </w:r>
      <w:r w:rsidR="000960F0">
        <w:rPr>
          <w:rFonts w:ascii="Times New Roman" w:hAnsi="Times New Roman" w:cs="Times New Roman"/>
          <w:color w:val="000000"/>
          <w:sz w:val="24"/>
          <w:szCs w:val="24"/>
          <w:shd w:val="clear" w:color="auto" w:fill="FAFAFA"/>
        </w:rPr>
        <w:t>member, or friend.</w:t>
      </w:r>
    </w:p>
    <w:p w14:paraId="40975D8A" w14:textId="652F8DA7" w:rsidR="00C01289" w:rsidRDefault="00741BFD" w:rsidP="00D56DF4">
      <w:pPr>
        <w:pStyle w:val="NormalWeb"/>
        <w:shd w:val="clear" w:color="auto" w:fill="FFFFFF"/>
        <w:spacing w:before="0" w:beforeAutospacing="0" w:after="0" w:afterAutospacing="0"/>
        <w:ind w:firstLine="720"/>
        <w:rPr>
          <w:color w:val="231F20"/>
        </w:rPr>
      </w:pPr>
      <w:r>
        <w:rPr>
          <w:color w:val="000000"/>
          <w:shd w:val="clear" w:color="auto" w:fill="FAFAFA"/>
        </w:rPr>
        <w:t xml:space="preserve">I propose that children are intrinsically interested in evolution. </w:t>
      </w:r>
      <w:r w:rsidR="00FE7095">
        <w:rPr>
          <w:color w:val="000000"/>
          <w:shd w:val="clear" w:color="auto" w:fill="FAFAFA"/>
        </w:rPr>
        <w:t>S</w:t>
      </w:r>
      <w:r>
        <w:rPr>
          <w:color w:val="231F20"/>
        </w:rPr>
        <w:t>ome love dinosaurs, others are intrigued by fossils, most are fascinated by things tiny and equally by things humongous. M</w:t>
      </w:r>
      <w:r w:rsidR="00FE7095">
        <w:rPr>
          <w:color w:val="231F20"/>
        </w:rPr>
        <w:t>any</w:t>
      </w:r>
      <w:r>
        <w:rPr>
          <w:color w:val="231F20"/>
        </w:rPr>
        <w:t xml:space="preserve"> are mesmerized by life-size museum dioramas, some </w:t>
      </w:r>
      <w:r w:rsidR="00B70CE8">
        <w:rPr>
          <w:color w:val="231F20"/>
        </w:rPr>
        <w:t>of which</w:t>
      </w:r>
      <w:r>
        <w:rPr>
          <w:color w:val="231F20"/>
        </w:rPr>
        <w:t xml:space="preserve"> </w:t>
      </w:r>
      <w:r w:rsidR="00FE7095">
        <w:rPr>
          <w:color w:val="231F20"/>
        </w:rPr>
        <w:t>are</w:t>
      </w:r>
      <w:r>
        <w:rPr>
          <w:color w:val="231F20"/>
        </w:rPr>
        <w:t xml:space="preserve"> </w:t>
      </w:r>
      <w:r w:rsidR="00B70CE8">
        <w:rPr>
          <w:color w:val="231F20"/>
        </w:rPr>
        <w:t>film</w:t>
      </w:r>
      <w:r w:rsidR="00FE7095">
        <w:rPr>
          <w:color w:val="231F20"/>
        </w:rPr>
        <w:t>ed</w:t>
      </w:r>
      <w:r w:rsidR="00B70CE8">
        <w:rPr>
          <w:color w:val="231F20"/>
        </w:rPr>
        <w:t xml:space="preserve"> </w:t>
      </w:r>
      <w:r>
        <w:rPr>
          <w:color w:val="231F20"/>
        </w:rPr>
        <w:t>and on the web. (Enter: natural history museum dioramas evolution images.)</w:t>
      </w:r>
      <w:r w:rsidR="00C01289">
        <w:rPr>
          <w:color w:val="231F20"/>
        </w:rPr>
        <w:t xml:space="preserve"> </w:t>
      </w:r>
    </w:p>
    <w:p w14:paraId="659D4423" w14:textId="2FC4CCE8" w:rsidR="00D56DF4" w:rsidRDefault="002B0BD1" w:rsidP="00D56DF4">
      <w:pPr>
        <w:pStyle w:val="NormalWeb"/>
        <w:shd w:val="clear" w:color="auto" w:fill="FFFFFF"/>
        <w:spacing w:before="0" w:beforeAutospacing="0" w:after="0" w:afterAutospacing="0"/>
        <w:ind w:firstLine="720"/>
        <w:rPr>
          <w:color w:val="231F20"/>
        </w:rPr>
      </w:pPr>
      <w:r>
        <w:rPr>
          <w:color w:val="231F20"/>
        </w:rPr>
        <w:t>Intrigued</w:t>
      </w:r>
      <w:r w:rsidR="00741BFD">
        <w:rPr>
          <w:color w:val="231F20"/>
        </w:rPr>
        <w:t xml:space="preserve">, children dwell on artists’ interpretations of </w:t>
      </w:r>
      <w:r w:rsidR="00642638">
        <w:rPr>
          <w:color w:val="231F20"/>
        </w:rPr>
        <w:t xml:space="preserve">Earth’s </w:t>
      </w:r>
      <w:r w:rsidR="00741BFD">
        <w:rPr>
          <w:color w:val="231F20"/>
        </w:rPr>
        <w:t xml:space="preserve">past </w:t>
      </w:r>
      <w:r>
        <w:rPr>
          <w:color w:val="231F20"/>
        </w:rPr>
        <w:t>events and</w:t>
      </w:r>
      <w:r w:rsidR="00104179">
        <w:rPr>
          <w:color w:val="231F20"/>
        </w:rPr>
        <w:t xml:space="preserve"> fantastical</w:t>
      </w:r>
      <w:r>
        <w:rPr>
          <w:color w:val="231F20"/>
        </w:rPr>
        <w:t xml:space="preserve"> </w:t>
      </w:r>
      <w:r w:rsidR="00741BFD">
        <w:rPr>
          <w:color w:val="231F20"/>
        </w:rPr>
        <w:t>species</w:t>
      </w:r>
      <w:r>
        <w:rPr>
          <w:color w:val="231F20"/>
        </w:rPr>
        <w:t xml:space="preserve"> like Silurian and Devonian fish</w:t>
      </w:r>
      <w:r w:rsidR="00422EA7">
        <w:rPr>
          <w:color w:val="231F20"/>
        </w:rPr>
        <w:t xml:space="preserve">. </w:t>
      </w:r>
      <w:r>
        <w:rPr>
          <w:color w:val="231F20"/>
        </w:rPr>
        <w:t>(Chapter 11)</w:t>
      </w:r>
      <w:r w:rsidR="00422EA7">
        <w:rPr>
          <w:color w:val="231F20"/>
        </w:rPr>
        <w:t xml:space="preserve"> </w:t>
      </w:r>
      <w:r w:rsidR="00642638">
        <w:rPr>
          <w:color w:val="231F20"/>
        </w:rPr>
        <w:t>C</w:t>
      </w:r>
      <w:r w:rsidR="00741BFD">
        <w:rPr>
          <w:color w:val="231F20"/>
        </w:rPr>
        <w:t xml:space="preserve">hildren stare with rapt attention at drawings </w:t>
      </w:r>
      <w:r w:rsidR="00A019B8">
        <w:rPr>
          <w:color w:val="231F20"/>
        </w:rPr>
        <w:t>of extinct creatures</w:t>
      </w:r>
      <w:r w:rsidR="00741BFD">
        <w:rPr>
          <w:color w:val="231F20"/>
        </w:rPr>
        <w:t>. (</w:t>
      </w:r>
      <w:r w:rsidR="000960F0">
        <w:rPr>
          <w:color w:val="231F20"/>
        </w:rPr>
        <w:t>Book lists</w:t>
      </w:r>
      <w:r w:rsidR="001D0012">
        <w:rPr>
          <w:color w:val="231F20"/>
        </w:rPr>
        <w:t>, organized by chapter,</w:t>
      </w:r>
      <w:r w:rsidR="000960F0">
        <w:rPr>
          <w:color w:val="231F20"/>
        </w:rPr>
        <w:t xml:space="preserve"> are</w:t>
      </w:r>
      <w:r w:rsidR="00422EA7">
        <w:rPr>
          <w:color w:val="231F20"/>
        </w:rPr>
        <w:t xml:space="preserve"> online at FILL IN LINK</w:t>
      </w:r>
      <w:r w:rsidR="00741BFD">
        <w:rPr>
          <w:color w:val="231F20"/>
        </w:rPr>
        <w:t xml:space="preserve">.) Children’s </w:t>
      </w:r>
      <w:r w:rsidR="00FB1A28">
        <w:rPr>
          <w:color w:val="231F20"/>
        </w:rPr>
        <w:t xml:space="preserve">vast </w:t>
      </w:r>
      <w:r w:rsidR="00741BFD">
        <w:rPr>
          <w:color w:val="231F20"/>
        </w:rPr>
        <w:t>experiences a</w:t>
      </w:r>
      <w:r w:rsidR="00FB1A28">
        <w:rPr>
          <w:color w:val="231F20"/>
        </w:rPr>
        <w:t>nd</w:t>
      </w:r>
      <w:r w:rsidR="00741BFD">
        <w:rPr>
          <w:color w:val="231F20"/>
        </w:rPr>
        <w:t xml:space="preserve"> the </w:t>
      </w:r>
      <w:r w:rsidR="00144E2A">
        <w:rPr>
          <w:color w:val="231F20"/>
        </w:rPr>
        <w:t xml:space="preserve">image </w:t>
      </w:r>
      <w:r w:rsidR="00741BFD">
        <w:rPr>
          <w:color w:val="231F20"/>
        </w:rPr>
        <w:t xml:space="preserve">bank in their </w:t>
      </w:r>
      <w:r w:rsidR="00144E2A">
        <w:rPr>
          <w:color w:val="231F20"/>
        </w:rPr>
        <w:t>brain</w:t>
      </w:r>
      <w:r w:rsidR="00642638">
        <w:rPr>
          <w:color w:val="231F20"/>
        </w:rPr>
        <w:t xml:space="preserve"> </w:t>
      </w:r>
      <w:r w:rsidR="00741BFD">
        <w:rPr>
          <w:color w:val="231F20"/>
        </w:rPr>
        <w:t xml:space="preserve">predispose children to </w:t>
      </w:r>
      <w:r w:rsidR="00A019B8">
        <w:rPr>
          <w:color w:val="231F20"/>
        </w:rPr>
        <w:t>be interested in</w:t>
      </w:r>
      <w:r w:rsidR="00741BFD">
        <w:rPr>
          <w:color w:val="231F20"/>
        </w:rPr>
        <w:t xml:space="preserve"> evolution. </w:t>
      </w:r>
    </w:p>
    <w:p w14:paraId="7A903C72" w14:textId="68516F58" w:rsidR="0097170C" w:rsidRDefault="00FF627C" w:rsidP="00D56DF4">
      <w:pPr>
        <w:pStyle w:val="NormalWeb"/>
        <w:shd w:val="clear" w:color="auto" w:fill="FFFFFF"/>
        <w:spacing w:before="0" w:beforeAutospacing="0" w:after="0" w:afterAutospacing="0"/>
        <w:ind w:firstLine="720"/>
        <w:rPr>
          <w:color w:val="231F20"/>
        </w:rPr>
      </w:pPr>
      <w:r>
        <w:rPr>
          <w:color w:val="000000"/>
          <w:shd w:val="clear" w:color="auto" w:fill="FAFAFA"/>
        </w:rPr>
        <w:t>“</w:t>
      </w:r>
      <w:r w:rsidR="00741BFD">
        <w:rPr>
          <w:color w:val="000000"/>
          <w:shd w:val="clear" w:color="auto" w:fill="FAFAFA"/>
        </w:rPr>
        <w:t>Yet,</w:t>
      </w:r>
      <w:r>
        <w:rPr>
          <w:color w:val="000000"/>
          <w:shd w:val="clear" w:color="auto" w:fill="FAFAFA"/>
        </w:rPr>
        <w:t>”</w:t>
      </w:r>
      <w:r w:rsidR="00741BFD">
        <w:rPr>
          <w:color w:val="000000"/>
          <w:shd w:val="clear" w:color="auto" w:fill="FAFAFA"/>
        </w:rPr>
        <w:t xml:space="preserve"> Bruner also said</w:t>
      </w:r>
      <w:r>
        <w:rPr>
          <w:color w:val="000000"/>
          <w:shd w:val="clear" w:color="auto" w:fill="FAFAFA"/>
        </w:rPr>
        <w:t>,</w:t>
      </w:r>
      <w:r w:rsidR="00741BFD" w:rsidRPr="0017358F">
        <w:rPr>
          <w:color w:val="000000"/>
          <w:shd w:val="clear" w:color="auto" w:fill="FAFAFA"/>
        </w:rPr>
        <w:t xml:space="preserve"> “</w:t>
      </w:r>
      <w:r>
        <w:rPr>
          <w:color w:val="000000"/>
          <w:shd w:val="clear" w:color="auto" w:fill="FAFAFA"/>
        </w:rPr>
        <w:t>i</w:t>
      </w:r>
      <w:r w:rsidR="00741BFD" w:rsidRPr="0017358F">
        <w:rPr>
          <w:color w:val="000000"/>
          <w:shd w:val="clear" w:color="auto" w:fill="FAFAFA"/>
        </w:rPr>
        <w:t>t is sentiment</w:t>
      </w:r>
      <w:r w:rsidR="00741BFD" w:rsidRPr="00DD624E">
        <w:rPr>
          <w:color w:val="000000"/>
          <w:shd w:val="clear" w:color="auto" w:fill="FAFAFA"/>
        </w:rPr>
        <w:t xml:space="preserve">alism to assume that the teaching of life can always be fitted to the child's interests, just as it is empty formalism to force the child to parrot the formulas of adult society. </w:t>
      </w:r>
      <w:r w:rsidR="00741BFD" w:rsidRPr="00144E2A">
        <w:rPr>
          <w:i/>
          <w:iCs/>
          <w:color w:val="000000"/>
          <w:shd w:val="clear" w:color="auto" w:fill="FAFAFA"/>
        </w:rPr>
        <w:t>Interests can be created and stimulated</w:t>
      </w:r>
      <w:r w:rsidR="00741BFD" w:rsidRPr="00DD624E">
        <w:rPr>
          <w:color w:val="000000"/>
          <w:shd w:val="clear" w:color="auto" w:fill="FAFAFA"/>
        </w:rPr>
        <w:t>.</w:t>
      </w:r>
      <w:r w:rsidR="00741BFD">
        <w:rPr>
          <w:color w:val="000000"/>
          <w:shd w:val="clear" w:color="auto" w:fill="FAFAFA"/>
        </w:rPr>
        <w:t xml:space="preserve">” </w:t>
      </w:r>
      <w:r w:rsidR="0019270E">
        <w:rPr>
          <w:color w:val="000000"/>
          <w:shd w:val="clear" w:color="auto" w:fill="FAFAFA"/>
        </w:rPr>
        <w:t xml:space="preserve">[Lecture] </w:t>
      </w:r>
      <w:r w:rsidR="00741BFD" w:rsidRPr="00706F03">
        <w:rPr>
          <w:color w:val="231F20"/>
        </w:rPr>
        <w:t xml:space="preserve">Your role is to </w:t>
      </w:r>
      <w:r w:rsidR="000960F0">
        <w:rPr>
          <w:color w:val="231F20"/>
        </w:rPr>
        <w:t xml:space="preserve">create </w:t>
      </w:r>
      <w:r w:rsidR="00786D6D">
        <w:rPr>
          <w:color w:val="231F20"/>
        </w:rPr>
        <w:t>interest</w:t>
      </w:r>
      <w:r w:rsidR="000960F0">
        <w:rPr>
          <w:color w:val="231F20"/>
        </w:rPr>
        <w:t xml:space="preserve"> with a story or an image, to </w:t>
      </w:r>
      <w:r w:rsidR="003A0CD4">
        <w:rPr>
          <w:color w:val="231F20"/>
        </w:rPr>
        <w:t xml:space="preserve">further </w:t>
      </w:r>
      <w:r w:rsidR="00786D6D">
        <w:rPr>
          <w:color w:val="231F20"/>
        </w:rPr>
        <w:t>interest</w:t>
      </w:r>
      <w:r w:rsidR="004E087B">
        <w:rPr>
          <w:color w:val="231F20"/>
        </w:rPr>
        <w:t>s</w:t>
      </w:r>
      <w:r w:rsidR="00786D6D">
        <w:rPr>
          <w:color w:val="231F20"/>
        </w:rPr>
        <w:t xml:space="preserve"> </w:t>
      </w:r>
      <w:r w:rsidR="00D56DF4">
        <w:rPr>
          <w:color w:val="231F20"/>
        </w:rPr>
        <w:t>so th</w:t>
      </w:r>
      <w:r w:rsidR="00642638">
        <w:rPr>
          <w:color w:val="231F20"/>
        </w:rPr>
        <w:t>ey</w:t>
      </w:r>
      <w:r w:rsidR="00741BFD">
        <w:rPr>
          <w:color w:val="231F20"/>
        </w:rPr>
        <w:t xml:space="preserve"> develop</w:t>
      </w:r>
      <w:r w:rsidR="007408FE">
        <w:rPr>
          <w:color w:val="231F20"/>
        </w:rPr>
        <w:t>,</w:t>
      </w:r>
      <w:r w:rsidR="00D56DF4">
        <w:rPr>
          <w:color w:val="231F20"/>
        </w:rPr>
        <w:t xml:space="preserve"> perhaps</w:t>
      </w:r>
      <w:r w:rsidR="003A0CD4">
        <w:rPr>
          <w:color w:val="231F20"/>
        </w:rPr>
        <w:t>,</w:t>
      </w:r>
      <w:r w:rsidR="00D56DF4">
        <w:rPr>
          <w:color w:val="231F20"/>
        </w:rPr>
        <w:t xml:space="preserve"> </w:t>
      </w:r>
      <w:r w:rsidR="00751F29">
        <w:rPr>
          <w:color w:val="231F20"/>
        </w:rPr>
        <w:t>in</w:t>
      </w:r>
      <w:r w:rsidR="00D56DF4">
        <w:rPr>
          <w:color w:val="231F20"/>
        </w:rPr>
        <w:t>to life-long passion</w:t>
      </w:r>
      <w:r w:rsidR="00642638">
        <w:rPr>
          <w:color w:val="231F20"/>
        </w:rPr>
        <w:t>s</w:t>
      </w:r>
      <w:r w:rsidR="00741BFD">
        <w:rPr>
          <w:color w:val="231F20"/>
        </w:rPr>
        <w:t>. You</w:t>
      </w:r>
      <w:r w:rsidR="007408FE">
        <w:rPr>
          <w:color w:val="231F20"/>
        </w:rPr>
        <w:t>r</w:t>
      </w:r>
      <w:r w:rsidR="00741BFD">
        <w:rPr>
          <w:color w:val="231F20"/>
        </w:rPr>
        <w:t xml:space="preserve"> </w:t>
      </w:r>
      <w:r w:rsidR="007408FE" w:rsidRPr="00706F03">
        <w:rPr>
          <w:color w:val="231F20"/>
        </w:rPr>
        <w:t>well-timed questions</w:t>
      </w:r>
      <w:r w:rsidR="00741BFD">
        <w:rPr>
          <w:color w:val="231F20"/>
        </w:rPr>
        <w:t xml:space="preserve"> create interest</w:t>
      </w:r>
      <w:r w:rsidR="00741BFD" w:rsidRPr="00706F03">
        <w:rPr>
          <w:color w:val="231F20"/>
        </w:rPr>
        <w:t xml:space="preserve">: </w:t>
      </w:r>
      <w:r w:rsidR="00741BFD" w:rsidRPr="00706F03">
        <w:rPr>
          <w:i/>
          <w:iCs/>
          <w:color w:val="231F20"/>
        </w:rPr>
        <w:t>How</w:t>
      </w:r>
      <w:r w:rsidR="00741BFD" w:rsidRPr="00706F03">
        <w:rPr>
          <w:color w:val="231F20"/>
        </w:rPr>
        <w:t xml:space="preserve"> do we know about dinosaurs? </w:t>
      </w:r>
      <w:r w:rsidR="00642638">
        <w:rPr>
          <w:color w:val="231F20"/>
        </w:rPr>
        <w:t>T</w:t>
      </w:r>
      <w:r w:rsidR="00741BFD" w:rsidRPr="00706F03">
        <w:rPr>
          <w:color w:val="231F20"/>
        </w:rPr>
        <w:t xml:space="preserve">here are no dinosaurs at the zoo! </w:t>
      </w:r>
      <w:r w:rsidR="00741BFD" w:rsidRPr="00706F03">
        <w:rPr>
          <w:i/>
          <w:iCs/>
          <w:color w:val="231F20"/>
        </w:rPr>
        <w:t>Who</w:t>
      </w:r>
      <w:r w:rsidR="00741BFD" w:rsidRPr="00706F03">
        <w:rPr>
          <w:color w:val="231F20"/>
        </w:rPr>
        <w:t xml:space="preserve"> discover</w:t>
      </w:r>
      <w:r w:rsidR="00741BFD">
        <w:rPr>
          <w:color w:val="231F20"/>
        </w:rPr>
        <w:t>ed</w:t>
      </w:r>
      <w:r w:rsidR="00741BFD" w:rsidRPr="00706F03">
        <w:rPr>
          <w:color w:val="231F20"/>
        </w:rPr>
        <w:t xml:space="preserve"> </w:t>
      </w:r>
      <w:r w:rsidR="00642638">
        <w:rPr>
          <w:color w:val="231F20"/>
        </w:rPr>
        <w:t>them a</w:t>
      </w:r>
      <w:r w:rsidR="00741BFD">
        <w:rPr>
          <w:color w:val="231F20"/>
        </w:rPr>
        <w:t xml:space="preserve">nd </w:t>
      </w:r>
      <w:r w:rsidR="00741BFD" w:rsidRPr="00B04A27">
        <w:rPr>
          <w:i/>
          <w:iCs/>
          <w:color w:val="231F20"/>
        </w:rPr>
        <w:t>why</w:t>
      </w:r>
      <w:r w:rsidR="00741BFD">
        <w:rPr>
          <w:color w:val="231F20"/>
        </w:rPr>
        <w:t xml:space="preserve"> can’t we find any? </w:t>
      </w:r>
      <w:r w:rsidR="00741BFD">
        <w:rPr>
          <w:i/>
          <w:iCs/>
          <w:color w:val="231F20"/>
        </w:rPr>
        <w:t xml:space="preserve">Where </w:t>
      </w:r>
      <w:r w:rsidR="00741BFD">
        <w:rPr>
          <w:color w:val="231F20"/>
        </w:rPr>
        <w:t xml:space="preserve">do </w:t>
      </w:r>
      <w:r w:rsidR="00B04A27">
        <w:rPr>
          <w:color w:val="231F20"/>
        </w:rPr>
        <w:t>paleontologists</w:t>
      </w:r>
      <w:r w:rsidR="00741BFD">
        <w:rPr>
          <w:color w:val="231F20"/>
        </w:rPr>
        <w:t xml:space="preserve"> find fossils? </w:t>
      </w:r>
      <w:r w:rsidR="00741BFD" w:rsidRPr="00706F03">
        <w:rPr>
          <w:i/>
          <w:iCs/>
          <w:color w:val="231F20"/>
        </w:rPr>
        <w:t>What</w:t>
      </w:r>
      <w:r w:rsidR="00741BFD" w:rsidRPr="00706F03">
        <w:rPr>
          <w:color w:val="231F20"/>
        </w:rPr>
        <w:t xml:space="preserve"> </w:t>
      </w:r>
      <w:r w:rsidR="00D0753B">
        <w:rPr>
          <w:color w:val="231F20"/>
        </w:rPr>
        <w:t xml:space="preserve">do </w:t>
      </w:r>
      <w:r w:rsidR="000960F0">
        <w:rPr>
          <w:color w:val="231F20"/>
        </w:rPr>
        <w:t>p</w:t>
      </w:r>
      <w:r w:rsidR="00D0753B">
        <w:rPr>
          <w:color w:val="231F20"/>
        </w:rPr>
        <w:t>aleo</w:t>
      </w:r>
      <w:r w:rsidR="00B04A27">
        <w:rPr>
          <w:color w:val="231F20"/>
        </w:rPr>
        <w:t>anthropol</w:t>
      </w:r>
      <w:r w:rsidR="00D0753B">
        <w:rPr>
          <w:color w:val="231F20"/>
        </w:rPr>
        <w:t>ogist</w:t>
      </w:r>
      <w:r w:rsidR="00642638">
        <w:rPr>
          <w:color w:val="231F20"/>
        </w:rPr>
        <w:t>s</w:t>
      </w:r>
      <w:r w:rsidR="00D0753B">
        <w:rPr>
          <w:color w:val="231F20"/>
        </w:rPr>
        <w:t xml:space="preserve"> do</w:t>
      </w:r>
      <w:r w:rsidR="00741BFD" w:rsidRPr="00706F03">
        <w:rPr>
          <w:color w:val="231F20"/>
        </w:rPr>
        <w:t xml:space="preserve">? </w:t>
      </w:r>
    </w:p>
    <w:p w14:paraId="1BBBC8D3" w14:textId="57BD50A8" w:rsidR="00741BFD" w:rsidRDefault="00741BFD" w:rsidP="00D56DF4">
      <w:pPr>
        <w:pStyle w:val="NormalWeb"/>
        <w:shd w:val="clear" w:color="auto" w:fill="FFFFFF"/>
        <w:spacing w:before="0" w:beforeAutospacing="0" w:after="0" w:afterAutospacing="0"/>
        <w:ind w:firstLine="720"/>
        <w:rPr>
          <w:color w:val="231F20"/>
        </w:rPr>
      </w:pPr>
      <w:r w:rsidRPr="00706F03">
        <w:rPr>
          <w:color w:val="231F20"/>
        </w:rPr>
        <w:t xml:space="preserve">Rudyard Kipling, author of such classics as </w:t>
      </w:r>
      <w:r w:rsidRPr="00706F03">
        <w:rPr>
          <w:i/>
          <w:iCs/>
          <w:color w:val="231F20"/>
        </w:rPr>
        <w:t>The Jungle Book</w:t>
      </w:r>
      <w:r w:rsidRPr="00706F03">
        <w:rPr>
          <w:color w:val="231F20"/>
        </w:rPr>
        <w:t xml:space="preserve"> and </w:t>
      </w:r>
      <w:r w:rsidRPr="00706F03">
        <w:rPr>
          <w:i/>
          <w:iCs/>
          <w:color w:val="231F20"/>
        </w:rPr>
        <w:t>Just So Stories,</w:t>
      </w:r>
      <w:r w:rsidRPr="00706F03">
        <w:rPr>
          <w:color w:val="231F20"/>
        </w:rPr>
        <w:t xml:space="preserve"> said, </w:t>
      </w:r>
    </w:p>
    <w:p w14:paraId="0E140C90" w14:textId="77777777" w:rsidR="00741BFD" w:rsidRPr="00706F03" w:rsidRDefault="00741BFD" w:rsidP="00741BFD">
      <w:pPr>
        <w:ind w:firstLine="720"/>
        <w:rPr>
          <w:rFonts w:ascii="Times New Roman" w:hAnsi="Times New Roman" w:cs="Times New Roman"/>
          <w:color w:val="231F20"/>
          <w:sz w:val="24"/>
          <w:szCs w:val="24"/>
        </w:rPr>
      </w:pPr>
    </w:p>
    <w:p w14:paraId="3232B5D9" w14:textId="77777777" w:rsidR="00741BFD" w:rsidRDefault="00741BFD" w:rsidP="00741BFD">
      <w:pPr>
        <w:pStyle w:val="NormalWeb"/>
        <w:shd w:val="clear" w:color="auto" w:fill="FFFFFF"/>
        <w:spacing w:before="0" w:beforeAutospacing="0" w:after="0" w:afterAutospacing="0"/>
        <w:ind w:firstLine="720"/>
        <w:rPr>
          <w:color w:val="231F20"/>
        </w:rPr>
      </w:pPr>
      <w:r w:rsidRPr="00706F03">
        <w:rPr>
          <w:color w:val="231F20"/>
        </w:rPr>
        <w:t>“I keep six honest serving men. (They taught me all I knew.</w:t>
      </w:r>
      <w:r>
        <w:rPr>
          <w:color w:val="231F20"/>
        </w:rPr>
        <w:t>)</w:t>
      </w:r>
    </w:p>
    <w:p w14:paraId="5E770EE3" w14:textId="77777777" w:rsidR="00741BFD" w:rsidRDefault="00741BFD" w:rsidP="00741BFD">
      <w:pPr>
        <w:pStyle w:val="NormalWeb"/>
        <w:shd w:val="clear" w:color="auto" w:fill="FFFFFF"/>
        <w:spacing w:before="0" w:beforeAutospacing="0" w:after="0" w:afterAutospacing="0"/>
        <w:ind w:firstLine="720"/>
        <w:rPr>
          <w:color w:val="231F20"/>
        </w:rPr>
      </w:pPr>
      <w:r>
        <w:rPr>
          <w:color w:val="231F20"/>
        </w:rPr>
        <w:t>Their names are What and Why and When and How and Where and Who.”</w:t>
      </w:r>
    </w:p>
    <w:p w14:paraId="1882F821" w14:textId="77777777" w:rsidR="00741BFD" w:rsidRDefault="00741BFD" w:rsidP="00741BFD">
      <w:pPr>
        <w:pStyle w:val="NormalWeb"/>
        <w:shd w:val="clear" w:color="auto" w:fill="FFFFFF"/>
        <w:spacing w:before="0" w:beforeAutospacing="0" w:after="0" w:afterAutospacing="0"/>
        <w:ind w:firstLine="720"/>
        <w:rPr>
          <w:color w:val="231F20"/>
        </w:rPr>
      </w:pPr>
    </w:p>
    <w:p w14:paraId="7375BF69" w14:textId="1B966F23" w:rsidR="00741BFD" w:rsidRDefault="00F15D23" w:rsidP="00741BFD">
      <w:pPr>
        <w:pStyle w:val="NormalWeb"/>
        <w:shd w:val="clear" w:color="auto" w:fill="FFFFFF"/>
        <w:spacing w:before="0" w:beforeAutospacing="0" w:after="0" w:afterAutospacing="0"/>
        <w:rPr>
          <w:color w:val="231F20"/>
        </w:rPr>
      </w:pPr>
      <w:r>
        <w:rPr>
          <w:color w:val="231F20"/>
        </w:rPr>
        <w:t>C</w:t>
      </w:r>
      <w:r w:rsidR="002D4D27">
        <w:rPr>
          <w:color w:val="231F20"/>
        </w:rPr>
        <w:t>hildren’s innate interests, your own curiosity</w:t>
      </w:r>
      <w:r w:rsidR="00EF1FDC">
        <w:rPr>
          <w:color w:val="231F20"/>
        </w:rPr>
        <w:t>,</w:t>
      </w:r>
      <w:r w:rsidR="002D4D27">
        <w:rPr>
          <w:color w:val="231F20"/>
        </w:rPr>
        <w:t xml:space="preserve"> and th</w:t>
      </w:r>
      <w:r>
        <w:rPr>
          <w:color w:val="231F20"/>
        </w:rPr>
        <w:t>is</w:t>
      </w:r>
      <w:r w:rsidR="002D4D27">
        <w:rPr>
          <w:color w:val="231F20"/>
        </w:rPr>
        <w:t xml:space="preserve"> chapter’s information</w:t>
      </w:r>
      <w:r>
        <w:rPr>
          <w:color w:val="231F20"/>
        </w:rPr>
        <w:t xml:space="preserve"> are</w:t>
      </w:r>
      <w:r w:rsidR="00741BFD">
        <w:rPr>
          <w:color w:val="231F20"/>
        </w:rPr>
        <w:t xml:space="preserve"> “serving men</w:t>
      </w:r>
      <w:r>
        <w:rPr>
          <w:color w:val="231F20"/>
        </w:rPr>
        <w:t>,</w:t>
      </w:r>
      <w:r w:rsidR="00741BFD">
        <w:rPr>
          <w:color w:val="231F20"/>
        </w:rPr>
        <w:t>”</w:t>
      </w:r>
      <w:r w:rsidR="00E96445">
        <w:rPr>
          <w:color w:val="231F20"/>
        </w:rPr>
        <w:t xml:space="preserve"> entry points to </w:t>
      </w:r>
      <w:r w:rsidR="00642638">
        <w:rPr>
          <w:color w:val="231F20"/>
        </w:rPr>
        <w:t>learn about</w:t>
      </w:r>
      <w:r w:rsidR="00E96445">
        <w:rPr>
          <w:color w:val="231F20"/>
        </w:rPr>
        <w:t xml:space="preserve"> evolution</w:t>
      </w:r>
      <w:r w:rsidR="00741BFD">
        <w:rPr>
          <w:color w:val="231F20"/>
        </w:rPr>
        <w:t xml:space="preserve">. </w:t>
      </w:r>
      <w:r w:rsidR="00B04A27">
        <w:rPr>
          <w:color w:val="231F20"/>
        </w:rPr>
        <w:t>V</w:t>
      </w:r>
      <w:r w:rsidR="00E96445">
        <w:rPr>
          <w:color w:val="231F20"/>
        </w:rPr>
        <w:t>ignettes</w:t>
      </w:r>
      <w:r w:rsidR="00B04A27">
        <w:rPr>
          <w:color w:val="231F20"/>
        </w:rPr>
        <w:t xml:space="preserve"> </w:t>
      </w:r>
      <w:r w:rsidR="00F87430">
        <w:rPr>
          <w:color w:val="231F20"/>
        </w:rPr>
        <w:t>show</w:t>
      </w:r>
      <w:r w:rsidR="00741BFD">
        <w:rPr>
          <w:color w:val="231F20"/>
        </w:rPr>
        <w:t xml:space="preserve"> games </w:t>
      </w:r>
      <w:r w:rsidR="00642638">
        <w:rPr>
          <w:color w:val="231F20"/>
        </w:rPr>
        <w:t>t</w:t>
      </w:r>
      <w:r w:rsidR="00F87430">
        <w:rPr>
          <w:color w:val="231F20"/>
        </w:rPr>
        <w:t>hat</w:t>
      </w:r>
      <w:r w:rsidR="00741BFD">
        <w:rPr>
          <w:color w:val="231F20"/>
        </w:rPr>
        <w:t xml:space="preserve"> introduce what billions and millions are, what Deep Time mean</w:t>
      </w:r>
      <w:r w:rsidR="00381454">
        <w:rPr>
          <w:color w:val="231F20"/>
        </w:rPr>
        <w:t>s</w:t>
      </w:r>
      <w:r w:rsidR="00741BFD">
        <w:rPr>
          <w:color w:val="231F20"/>
        </w:rPr>
        <w:t xml:space="preserve">, </w:t>
      </w:r>
      <w:r w:rsidR="00381454">
        <w:rPr>
          <w:color w:val="231F20"/>
        </w:rPr>
        <w:t>w</w:t>
      </w:r>
      <w:r w:rsidR="00741BFD">
        <w:rPr>
          <w:color w:val="231F20"/>
        </w:rPr>
        <w:t xml:space="preserve">hat </w:t>
      </w:r>
      <w:r w:rsidR="00E96445">
        <w:rPr>
          <w:color w:val="231F20"/>
        </w:rPr>
        <w:t>“</w:t>
      </w:r>
      <w:r w:rsidR="00741BFD">
        <w:rPr>
          <w:color w:val="231F20"/>
        </w:rPr>
        <w:t>random change</w:t>
      </w:r>
      <w:r w:rsidR="00E96445">
        <w:rPr>
          <w:color w:val="231F20"/>
        </w:rPr>
        <w:t>”</w:t>
      </w:r>
      <w:r w:rsidR="00741BFD">
        <w:rPr>
          <w:color w:val="231F20"/>
        </w:rPr>
        <w:t xml:space="preserve"> is. </w:t>
      </w:r>
      <w:r w:rsidR="00A76082">
        <w:rPr>
          <w:color w:val="231F20"/>
        </w:rPr>
        <w:t>In Part III, a</w:t>
      </w:r>
      <w:r w:rsidR="001F2010">
        <w:rPr>
          <w:color w:val="231F20"/>
        </w:rPr>
        <w:t xml:space="preserve"> </w:t>
      </w:r>
      <w:r w:rsidR="00B04A27">
        <w:rPr>
          <w:color w:val="231F20"/>
        </w:rPr>
        <w:t>S</w:t>
      </w:r>
      <w:r w:rsidR="00741BFD">
        <w:rPr>
          <w:color w:val="231F20"/>
        </w:rPr>
        <w:t xml:space="preserve">cenario </w:t>
      </w:r>
      <w:r w:rsidR="00931E9B">
        <w:rPr>
          <w:color w:val="231F20"/>
        </w:rPr>
        <w:t>shows</w:t>
      </w:r>
      <w:r w:rsidR="00741BFD">
        <w:rPr>
          <w:color w:val="231F20"/>
        </w:rPr>
        <w:t xml:space="preserve"> two teachers figur</w:t>
      </w:r>
      <w:r w:rsidR="00944B5A">
        <w:rPr>
          <w:color w:val="231F20"/>
        </w:rPr>
        <w:t>ing</w:t>
      </w:r>
      <w:r w:rsidR="00741BFD">
        <w:rPr>
          <w:color w:val="231F20"/>
        </w:rPr>
        <w:t xml:space="preserve"> out how to teach evolution.</w:t>
      </w:r>
    </w:p>
    <w:p w14:paraId="0CAFB385" w14:textId="77777777" w:rsidR="004A6EF5" w:rsidRDefault="004A6EF5" w:rsidP="00926F65">
      <w:pPr>
        <w:pStyle w:val="Heading3"/>
        <w:tabs>
          <w:tab w:val="left" w:pos="0"/>
        </w:tabs>
        <w:ind w:left="0" w:right="-180" w:hanging="720"/>
        <w:jc w:val="center"/>
        <w:rPr>
          <w:rFonts w:ascii="Times New Roman" w:hAnsi="Times New Roman" w:cs="Times New Roman"/>
          <w:color w:val="231F20"/>
          <w:sz w:val="24"/>
          <w:szCs w:val="24"/>
        </w:rPr>
      </w:pPr>
    </w:p>
    <w:p w14:paraId="5918B4B6" w14:textId="74748D42" w:rsidR="00926F65" w:rsidRPr="00926F65" w:rsidRDefault="000960F0" w:rsidP="000960F0">
      <w:pPr>
        <w:pStyle w:val="Heading3"/>
        <w:tabs>
          <w:tab w:val="left" w:pos="0"/>
        </w:tabs>
        <w:ind w:left="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ab/>
      </w:r>
      <w:r w:rsidR="00926F65" w:rsidRPr="00926F65">
        <w:rPr>
          <w:rFonts w:ascii="Times New Roman" w:hAnsi="Times New Roman" w:cs="Times New Roman"/>
          <w:color w:val="231F20"/>
          <w:sz w:val="24"/>
          <w:szCs w:val="24"/>
        </w:rPr>
        <w:t>Evolution: The Facts of Life</w:t>
      </w:r>
    </w:p>
    <w:p w14:paraId="42E8ED1C" w14:textId="7CDD1427" w:rsidR="00926F65" w:rsidRDefault="00926F65" w:rsidP="00926F65">
      <w:pPr>
        <w:pStyle w:val="Heading3"/>
        <w:tabs>
          <w:tab w:val="left" w:pos="0"/>
        </w:tabs>
        <w:ind w:left="0" w:right="-180" w:hanging="720"/>
        <w:jc w:val="center"/>
        <w:rPr>
          <w:rFonts w:ascii="Times New Roman" w:hAnsi="Times New Roman" w:cs="Times New Roman"/>
          <w:color w:val="231F20"/>
          <w:w w:val="95"/>
          <w:sz w:val="24"/>
          <w:szCs w:val="24"/>
        </w:rPr>
      </w:pPr>
    </w:p>
    <w:p w14:paraId="485B09DD" w14:textId="1A9650BF" w:rsidR="00926F65" w:rsidRPr="00816A01" w:rsidRDefault="00926F65" w:rsidP="00926F65">
      <w:pPr>
        <w:pStyle w:val="Heading3"/>
        <w:tabs>
          <w:tab w:val="left" w:pos="0"/>
        </w:tabs>
        <w:ind w:left="0" w:right="-180" w:hanging="720"/>
        <w:rPr>
          <w:rFonts w:ascii="Times New Roman" w:hAnsi="Times New Roman" w:cs="Times New Roman"/>
          <w:b w:val="0"/>
          <w:bCs w:val="0"/>
          <w:color w:val="231F20"/>
          <w:sz w:val="24"/>
          <w:szCs w:val="24"/>
        </w:rPr>
      </w:pPr>
      <w:r>
        <w:rPr>
          <w:rFonts w:ascii="Times New Roman" w:hAnsi="Times New Roman" w:cs="Times New Roman"/>
          <w:color w:val="231F20"/>
          <w:w w:val="95"/>
          <w:sz w:val="24"/>
          <w:szCs w:val="24"/>
        </w:rPr>
        <w:tab/>
      </w:r>
      <w:r w:rsidR="00816A01">
        <w:rPr>
          <w:rFonts w:ascii="Times New Roman" w:hAnsi="Times New Roman" w:cs="Times New Roman"/>
          <w:color w:val="231F20"/>
          <w:w w:val="95"/>
          <w:sz w:val="24"/>
          <w:szCs w:val="24"/>
        </w:rPr>
        <w:tab/>
      </w:r>
      <w:r w:rsidRPr="00816A01">
        <w:rPr>
          <w:rFonts w:ascii="Times New Roman" w:hAnsi="Times New Roman" w:cs="Times New Roman"/>
          <w:b w:val="0"/>
          <w:bCs w:val="0"/>
          <w:color w:val="231F20"/>
          <w:sz w:val="24"/>
          <w:szCs w:val="24"/>
        </w:rPr>
        <w:t xml:space="preserve">Where did we come from? </w:t>
      </w:r>
      <w:r w:rsidR="00816A01" w:rsidRPr="00816A01">
        <w:rPr>
          <w:rFonts w:ascii="Times New Roman" w:hAnsi="Times New Roman" w:cs="Times New Roman"/>
          <w:b w:val="0"/>
          <w:bCs w:val="0"/>
          <w:color w:val="231F20"/>
          <w:sz w:val="24"/>
          <w:szCs w:val="24"/>
        </w:rPr>
        <w:t xml:space="preserve">Who are we? What makes us look </w:t>
      </w:r>
      <w:r w:rsidR="00EE48DC">
        <w:rPr>
          <w:rFonts w:ascii="Times New Roman" w:hAnsi="Times New Roman" w:cs="Times New Roman"/>
          <w:b w:val="0"/>
          <w:bCs w:val="0"/>
          <w:color w:val="231F20"/>
          <w:sz w:val="24"/>
          <w:szCs w:val="24"/>
        </w:rPr>
        <w:t>and</w:t>
      </w:r>
      <w:r w:rsidR="00816A01" w:rsidRPr="00816A01">
        <w:rPr>
          <w:rFonts w:ascii="Times New Roman" w:hAnsi="Times New Roman" w:cs="Times New Roman"/>
          <w:b w:val="0"/>
          <w:bCs w:val="0"/>
          <w:color w:val="231F20"/>
          <w:sz w:val="24"/>
          <w:szCs w:val="24"/>
        </w:rPr>
        <w:t xml:space="preserve"> behave like we </w:t>
      </w:r>
      <w:r w:rsidR="00EE48DC">
        <w:rPr>
          <w:rFonts w:ascii="Times New Roman" w:hAnsi="Times New Roman" w:cs="Times New Roman"/>
          <w:b w:val="0"/>
          <w:bCs w:val="0"/>
          <w:color w:val="231F20"/>
          <w:sz w:val="24"/>
          <w:szCs w:val="24"/>
        </w:rPr>
        <w:t>do</w:t>
      </w:r>
      <w:r w:rsidR="00816A01" w:rsidRPr="00816A01">
        <w:rPr>
          <w:rFonts w:ascii="Times New Roman" w:hAnsi="Times New Roman" w:cs="Times New Roman"/>
          <w:b w:val="0"/>
          <w:bCs w:val="0"/>
          <w:color w:val="231F20"/>
          <w:sz w:val="24"/>
          <w:szCs w:val="24"/>
        </w:rPr>
        <w:t xml:space="preserve">? What were we like long ago? </w:t>
      </w:r>
      <w:r w:rsidR="001F2010">
        <w:rPr>
          <w:rFonts w:ascii="Times New Roman" w:hAnsi="Times New Roman" w:cs="Times New Roman"/>
          <w:b w:val="0"/>
          <w:bCs w:val="0"/>
          <w:color w:val="231F20"/>
          <w:sz w:val="24"/>
          <w:szCs w:val="24"/>
        </w:rPr>
        <w:t xml:space="preserve">How have we changed? </w:t>
      </w:r>
      <w:r w:rsidR="001F2010">
        <w:rPr>
          <w:rFonts w:ascii="Times New Roman" w:hAnsi="Times New Roman" w:cs="Times New Roman"/>
          <w:b w:val="0"/>
          <w:bCs w:val="0"/>
          <w:i/>
          <w:iCs/>
          <w:color w:val="231F20"/>
          <w:sz w:val="24"/>
          <w:szCs w:val="24"/>
        </w:rPr>
        <w:t xml:space="preserve">Why </w:t>
      </w:r>
      <w:r w:rsidR="001F2010">
        <w:rPr>
          <w:rFonts w:ascii="Times New Roman" w:hAnsi="Times New Roman" w:cs="Times New Roman"/>
          <w:b w:val="0"/>
          <w:bCs w:val="0"/>
          <w:color w:val="231F20"/>
          <w:sz w:val="24"/>
          <w:szCs w:val="24"/>
        </w:rPr>
        <w:t xml:space="preserve">did we change? </w:t>
      </w:r>
      <w:r w:rsidR="00816A01" w:rsidRPr="00816A01">
        <w:rPr>
          <w:rFonts w:ascii="Times New Roman" w:hAnsi="Times New Roman" w:cs="Times New Roman"/>
          <w:b w:val="0"/>
          <w:bCs w:val="0"/>
          <w:color w:val="231F20"/>
          <w:sz w:val="24"/>
          <w:szCs w:val="24"/>
        </w:rPr>
        <w:t xml:space="preserve">Why was </w:t>
      </w:r>
      <w:r w:rsidR="008D0DFF">
        <w:rPr>
          <w:rFonts w:ascii="Times New Roman" w:hAnsi="Times New Roman" w:cs="Times New Roman"/>
          <w:b w:val="0"/>
          <w:bCs w:val="0"/>
          <w:color w:val="231F20"/>
          <w:sz w:val="24"/>
          <w:szCs w:val="24"/>
        </w:rPr>
        <w:t>life on Earth for</w:t>
      </w:r>
      <w:r w:rsidR="002D4D27">
        <w:rPr>
          <w:rFonts w:ascii="Times New Roman" w:hAnsi="Times New Roman" w:cs="Times New Roman"/>
          <w:b w:val="0"/>
          <w:bCs w:val="0"/>
          <w:color w:val="231F20"/>
          <w:sz w:val="24"/>
          <w:szCs w:val="24"/>
        </w:rPr>
        <w:t xml:space="preserve"> eons</w:t>
      </w:r>
      <w:r w:rsidR="00816A01" w:rsidRPr="00816A01">
        <w:rPr>
          <w:rFonts w:ascii="Times New Roman" w:hAnsi="Times New Roman" w:cs="Times New Roman"/>
          <w:b w:val="0"/>
          <w:bCs w:val="0"/>
          <w:color w:val="231F20"/>
          <w:sz w:val="24"/>
          <w:szCs w:val="24"/>
        </w:rPr>
        <w:t xml:space="preserve"> before humans e</w:t>
      </w:r>
      <w:r w:rsidR="008D0DFF">
        <w:rPr>
          <w:rFonts w:ascii="Times New Roman" w:hAnsi="Times New Roman" w:cs="Times New Roman"/>
          <w:b w:val="0"/>
          <w:bCs w:val="0"/>
          <w:color w:val="231F20"/>
          <w:sz w:val="24"/>
          <w:szCs w:val="24"/>
        </w:rPr>
        <w:t>volv</w:t>
      </w:r>
      <w:r w:rsidR="00816A01" w:rsidRPr="00816A01">
        <w:rPr>
          <w:rFonts w:ascii="Times New Roman" w:hAnsi="Times New Roman" w:cs="Times New Roman"/>
          <w:b w:val="0"/>
          <w:bCs w:val="0"/>
          <w:color w:val="231F20"/>
          <w:sz w:val="24"/>
          <w:szCs w:val="24"/>
        </w:rPr>
        <w:t xml:space="preserve">ed? </w:t>
      </w:r>
      <w:r w:rsidR="00944B5A">
        <w:rPr>
          <w:rFonts w:ascii="Times New Roman" w:hAnsi="Times New Roman" w:cs="Times New Roman"/>
          <w:b w:val="0"/>
          <w:bCs w:val="0"/>
          <w:color w:val="231F20"/>
          <w:sz w:val="24"/>
          <w:szCs w:val="24"/>
        </w:rPr>
        <w:t>E</w:t>
      </w:r>
      <w:r w:rsidR="00816A01" w:rsidRPr="00816A01">
        <w:rPr>
          <w:rFonts w:ascii="Times New Roman" w:hAnsi="Times New Roman" w:cs="Times New Roman"/>
          <w:b w:val="0"/>
          <w:bCs w:val="0"/>
          <w:color w:val="231F20"/>
          <w:sz w:val="24"/>
          <w:szCs w:val="24"/>
        </w:rPr>
        <w:t>volution addresses</w:t>
      </w:r>
      <w:r w:rsidR="00E96445">
        <w:rPr>
          <w:rFonts w:ascii="Times New Roman" w:hAnsi="Times New Roman" w:cs="Times New Roman"/>
          <w:b w:val="0"/>
          <w:bCs w:val="0"/>
          <w:color w:val="231F20"/>
          <w:sz w:val="24"/>
          <w:szCs w:val="24"/>
        </w:rPr>
        <w:t xml:space="preserve"> </w:t>
      </w:r>
      <w:r w:rsidR="002E609C">
        <w:rPr>
          <w:rFonts w:ascii="Times New Roman" w:hAnsi="Times New Roman" w:cs="Times New Roman"/>
          <w:b w:val="0"/>
          <w:bCs w:val="0"/>
          <w:color w:val="231F20"/>
          <w:sz w:val="24"/>
          <w:szCs w:val="24"/>
        </w:rPr>
        <w:t xml:space="preserve">such </w:t>
      </w:r>
      <w:r w:rsidR="00E96445">
        <w:rPr>
          <w:rFonts w:ascii="Times New Roman" w:hAnsi="Times New Roman" w:cs="Times New Roman"/>
          <w:b w:val="0"/>
          <w:bCs w:val="0"/>
          <w:color w:val="231F20"/>
          <w:sz w:val="24"/>
          <w:szCs w:val="24"/>
        </w:rPr>
        <w:t>questions.</w:t>
      </w:r>
    </w:p>
    <w:p w14:paraId="1ECBDACE" w14:textId="77777777" w:rsidR="00926F65" w:rsidRDefault="00926F65" w:rsidP="00926F65">
      <w:pPr>
        <w:pStyle w:val="Heading3"/>
        <w:tabs>
          <w:tab w:val="left" w:pos="0"/>
        </w:tabs>
        <w:ind w:left="0" w:right="-180" w:hanging="720"/>
        <w:rPr>
          <w:rFonts w:ascii="Times New Roman" w:hAnsi="Times New Roman" w:cs="Times New Roman"/>
          <w:color w:val="231F20"/>
          <w:sz w:val="24"/>
          <w:szCs w:val="24"/>
        </w:rPr>
      </w:pPr>
    </w:p>
    <w:p w14:paraId="001A5B54" w14:textId="77777777" w:rsidR="0004309F" w:rsidRDefault="00816A01" w:rsidP="00343FD4">
      <w:pPr>
        <w:pStyle w:val="Heading3"/>
        <w:tabs>
          <w:tab w:val="left" w:pos="0"/>
        </w:tabs>
        <w:ind w:left="0" w:right="-180" w:hanging="720"/>
        <w:rPr>
          <w:rFonts w:ascii="Times New Roman" w:hAnsi="Times New Roman" w:cs="Times New Roman"/>
          <w:b w:val="0"/>
          <w:bCs w:val="0"/>
          <w:color w:val="231F20"/>
          <w:sz w:val="24"/>
          <w:szCs w:val="24"/>
        </w:rPr>
      </w:pPr>
      <w:r>
        <w:rPr>
          <w:rFonts w:ascii="Times New Roman" w:hAnsi="Times New Roman" w:cs="Times New Roman"/>
          <w:color w:val="231F20"/>
          <w:sz w:val="24"/>
          <w:szCs w:val="24"/>
        </w:rPr>
        <w:tab/>
      </w:r>
      <w:r w:rsidR="00786D6D">
        <w:rPr>
          <w:rFonts w:ascii="Times New Roman" w:hAnsi="Times New Roman" w:cs="Times New Roman"/>
          <w:color w:val="231F20"/>
          <w:sz w:val="24"/>
          <w:szCs w:val="24"/>
        </w:rPr>
        <w:tab/>
      </w:r>
      <w:r w:rsidR="00875228" w:rsidRPr="003E31A5">
        <w:rPr>
          <w:rFonts w:ascii="Times New Roman" w:hAnsi="Times New Roman" w:cs="Times New Roman"/>
          <w:color w:val="231F20"/>
          <w:sz w:val="24"/>
          <w:szCs w:val="24"/>
        </w:rPr>
        <w:t>Where Did Humans Come From?</w:t>
      </w:r>
      <w:r w:rsidR="00786D6D">
        <w:rPr>
          <w:rFonts w:ascii="Times New Roman" w:hAnsi="Times New Roman" w:cs="Times New Roman"/>
          <w:color w:val="231F20"/>
          <w:sz w:val="24"/>
          <w:szCs w:val="24"/>
        </w:rPr>
        <w:t xml:space="preserve"> </w:t>
      </w:r>
      <w:r w:rsidR="0051499F" w:rsidRPr="00786D6D">
        <w:rPr>
          <w:rFonts w:ascii="Times New Roman" w:hAnsi="Times New Roman" w:cs="Times New Roman"/>
          <w:b w:val="0"/>
          <w:bCs w:val="0"/>
          <w:color w:val="231F20"/>
          <w:sz w:val="24"/>
          <w:szCs w:val="24"/>
        </w:rPr>
        <w:t xml:space="preserve">A question as </w:t>
      </w:r>
      <w:r w:rsidR="0051499F" w:rsidRPr="00786D6D">
        <w:rPr>
          <w:rFonts w:ascii="Times New Roman" w:hAnsi="Times New Roman" w:cs="Times New Roman"/>
          <w:b w:val="0"/>
          <w:bCs w:val="0"/>
          <w:color w:val="231F20"/>
          <w:spacing w:val="-3"/>
          <w:sz w:val="24"/>
          <w:szCs w:val="24"/>
        </w:rPr>
        <w:t xml:space="preserve">old </w:t>
      </w:r>
      <w:r w:rsidR="0051499F" w:rsidRPr="00786D6D">
        <w:rPr>
          <w:rFonts w:ascii="Times New Roman" w:hAnsi="Times New Roman" w:cs="Times New Roman"/>
          <w:b w:val="0"/>
          <w:bCs w:val="0"/>
          <w:color w:val="231F20"/>
          <w:sz w:val="24"/>
          <w:szCs w:val="24"/>
        </w:rPr>
        <w:t xml:space="preserve">as humans themselves, among many explanations </w:t>
      </w:r>
      <w:r w:rsidR="0051499F" w:rsidRPr="00786D6D">
        <w:rPr>
          <w:rFonts w:ascii="Times New Roman" w:hAnsi="Times New Roman" w:cs="Times New Roman"/>
          <w:b w:val="0"/>
          <w:bCs w:val="0"/>
          <w:i/>
          <w:color w:val="231F20"/>
          <w:sz w:val="24"/>
          <w:szCs w:val="24"/>
        </w:rPr>
        <w:t>only</w:t>
      </w:r>
      <w:r w:rsidR="0051499F" w:rsidRPr="00786D6D">
        <w:rPr>
          <w:rFonts w:ascii="Times New Roman" w:hAnsi="Times New Roman" w:cs="Times New Roman"/>
          <w:b w:val="0"/>
          <w:bCs w:val="0"/>
          <w:i/>
          <w:color w:val="231F20"/>
          <w:spacing w:val="-10"/>
          <w:sz w:val="24"/>
          <w:szCs w:val="24"/>
        </w:rPr>
        <w:t xml:space="preserve"> </w:t>
      </w:r>
      <w:r w:rsidR="0051499F" w:rsidRPr="00786D6D">
        <w:rPr>
          <w:rFonts w:ascii="Times New Roman" w:hAnsi="Times New Roman" w:cs="Times New Roman"/>
          <w:b w:val="0"/>
          <w:bCs w:val="0"/>
          <w:i/>
          <w:color w:val="231F20"/>
          <w:sz w:val="24"/>
          <w:szCs w:val="24"/>
        </w:rPr>
        <w:t>one</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is</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scientific</w:t>
      </w:r>
      <w:r w:rsidR="0051499F" w:rsidRPr="00786D6D">
        <w:rPr>
          <w:rFonts w:ascii="Times New Roman" w:hAnsi="Times New Roman" w:cs="Times New Roman"/>
          <w:b w:val="0"/>
          <w:bCs w:val="0"/>
          <w:i/>
          <w:color w:val="231F20"/>
          <w:spacing w:val="-9"/>
          <w:sz w:val="24"/>
          <w:szCs w:val="24"/>
        </w:rPr>
        <w:t xml:space="preserve"> </w:t>
      </w:r>
      <w:r w:rsidR="0051499F" w:rsidRPr="00786D6D">
        <w:rPr>
          <w:rFonts w:ascii="Times New Roman" w:hAnsi="Times New Roman" w:cs="Times New Roman"/>
          <w:b w:val="0"/>
          <w:bCs w:val="0"/>
          <w:i/>
          <w:color w:val="231F20"/>
          <w:sz w:val="24"/>
          <w:szCs w:val="24"/>
        </w:rPr>
        <w:t>fact</w:t>
      </w:r>
      <w:r w:rsidR="0051499F" w:rsidRPr="00786D6D">
        <w:rPr>
          <w:rFonts w:ascii="Times New Roman" w:hAnsi="Times New Roman" w:cs="Times New Roman"/>
          <w:b w:val="0"/>
          <w:bCs w:val="0"/>
          <w:color w:val="231F20"/>
          <w:sz w:val="24"/>
          <w:szCs w:val="24"/>
        </w:rPr>
        <w:t>:</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Humans</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are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a</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chance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occurrence</w:t>
      </w:r>
      <w:r w:rsidR="0051499F" w:rsidRPr="00786D6D">
        <w:rPr>
          <w:rFonts w:ascii="Times New Roman" w:hAnsi="Times New Roman" w:cs="Times New Roman"/>
          <w:b w:val="0"/>
          <w:bCs w:val="0"/>
          <w:color w:val="231F20"/>
          <w:spacing w:val="-10"/>
          <w:sz w:val="24"/>
          <w:szCs w:val="24"/>
        </w:rPr>
        <w:t xml:space="preserve"> </w:t>
      </w:r>
      <w:r w:rsidR="0051499F" w:rsidRPr="00786D6D">
        <w:rPr>
          <w:rFonts w:ascii="Times New Roman" w:hAnsi="Times New Roman" w:cs="Times New Roman"/>
          <w:b w:val="0"/>
          <w:bCs w:val="0"/>
          <w:color w:val="231F20"/>
          <w:sz w:val="24"/>
          <w:szCs w:val="24"/>
        </w:rPr>
        <w:t>in</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the</w:t>
      </w:r>
      <w:r w:rsidR="0051499F" w:rsidRPr="00786D6D">
        <w:rPr>
          <w:rFonts w:ascii="Times New Roman" w:hAnsi="Times New Roman" w:cs="Times New Roman"/>
          <w:b w:val="0"/>
          <w:bCs w:val="0"/>
          <w:color w:val="231F20"/>
          <w:spacing w:val="-9"/>
          <w:sz w:val="24"/>
          <w:szCs w:val="24"/>
        </w:rPr>
        <w:t xml:space="preserve"> </w:t>
      </w:r>
      <w:r w:rsidR="0051499F" w:rsidRPr="00786D6D">
        <w:rPr>
          <w:rFonts w:ascii="Times New Roman" w:hAnsi="Times New Roman" w:cs="Times New Roman"/>
          <w:b w:val="0"/>
          <w:bCs w:val="0"/>
          <w:color w:val="231F20"/>
          <w:sz w:val="24"/>
          <w:szCs w:val="24"/>
        </w:rPr>
        <w:t>process of evolution</w:t>
      </w:r>
      <w:r w:rsidR="00EF1C17" w:rsidRPr="00786D6D">
        <w:rPr>
          <w:rFonts w:ascii="Times New Roman" w:hAnsi="Times New Roman" w:cs="Times New Roman"/>
          <w:b w:val="0"/>
          <w:bCs w:val="0"/>
          <w:color w:val="231F20"/>
          <w:sz w:val="24"/>
          <w:szCs w:val="24"/>
        </w:rPr>
        <w:t xml:space="preserve">. </w:t>
      </w:r>
      <w:r w:rsidR="0051499F" w:rsidRPr="00786D6D">
        <w:rPr>
          <w:rFonts w:ascii="Times New Roman" w:hAnsi="Times New Roman" w:cs="Times New Roman"/>
          <w:b w:val="0"/>
          <w:bCs w:val="0"/>
          <w:color w:val="231F20"/>
          <w:sz w:val="24"/>
          <w:szCs w:val="24"/>
        </w:rPr>
        <w:t xml:space="preserve"> In that process, </w:t>
      </w:r>
      <w:r w:rsidR="0051499F" w:rsidRPr="00786D6D">
        <w:rPr>
          <w:rFonts w:ascii="Times New Roman" w:hAnsi="Times New Roman" w:cs="Times New Roman"/>
          <w:b w:val="0"/>
          <w:bCs w:val="0"/>
          <w:color w:val="231F20"/>
          <w:spacing w:val="-3"/>
          <w:sz w:val="24"/>
          <w:szCs w:val="24"/>
        </w:rPr>
        <w:t xml:space="preserve">260 </w:t>
      </w:r>
      <w:r w:rsidR="0051499F" w:rsidRPr="00786D6D">
        <w:rPr>
          <w:rFonts w:ascii="Times New Roman" w:hAnsi="Times New Roman" w:cs="Times New Roman"/>
          <w:b w:val="0"/>
          <w:bCs w:val="0"/>
          <w:color w:val="231F20"/>
          <w:sz w:val="24"/>
          <w:szCs w:val="24"/>
        </w:rPr>
        <w:t>trillion or so</w:t>
      </w:r>
      <w:r w:rsidR="008D0DFF">
        <w:rPr>
          <w:rFonts w:ascii="Times New Roman" w:hAnsi="Times New Roman" w:cs="Times New Roman"/>
          <w:b w:val="0"/>
          <w:bCs w:val="0"/>
          <w:color w:val="231F20"/>
          <w:sz w:val="24"/>
          <w:szCs w:val="24"/>
        </w:rPr>
        <w:t xml:space="preserve"> random</w:t>
      </w:r>
      <w:r w:rsidR="0051499F" w:rsidRPr="00786D6D">
        <w:rPr>
          <w:rFonts w:ascii="Times New Roman" w:hAnsi="Times New Roman" w:cs="Times New Roman"/>
          <w:b w:val="0"/>
          <w:bCs w:val="0"/>
          <w:color w:val="231F20"/>
          <w:sz w:val="24"/>
          <w:szCs w:val="24"/>
        </w:rPr>
        <w:t xml:space="preserve"> events accumulated, each contingent on preced</w:t>
      </w:r>
      <w:r w:rsidR="000E5D63">
        <w:rPr>
          <w:rFonts w:ascii="Times New Roman" w:hAnsi="Times New Roman" w:cs="Times New Roman"/>
          <w:b w:val="0"/>
          <w:bCs w:val="0"/>
          <w:color w:val="231F20"/>
          <w:sz w:val="24"/>
          <w:szCs w:val="24"/>
        </w:rPr>
        <w:t>ing events</w:t>
      </w:r>
      <w:r w:rsidR="0051499F" w:rsidRPr="00786D6D">
        <w:rPr>
          <w:rFonts w:ascii="Times New Roman" w:hAnsi="Times New Roman" w:cs="Times New Roman"/>
          <w:b w:val="0"/>
          <w:bCs w:val="0"/>
          <w:color w:val="231F20"/>
          <w:sz w:val="24"/>
          <w:szCs w:val="24"/>
        </w:rPr>
        <w:t xml:space="preserve">. </w:t>
      </w:r>
      <w:r w:rsidR="00190BF0" w:rsidRPr="00786D6D">
        <w:rPr>
          <w:rFonts w:ascii="Times New Roman" w:hAnsi="Times New Roman" w:cs="Times New Roman"/>
          <w:b w:val="0"/>
          <w:bCs w:val="0"/>
          <w:color w:val="231F20"/>
          <w:sz w:val="24"/>
          <w:szCs w:val="24"/>
        </w:rPr>
        <w:t>The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French</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naturalist</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Jean-Baptiste</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Lamarck</w:t>
      </w:r>
      <w:r w:rsidR="00190BF0" w:rsidRPr="00786D6D">
        <w:rPr>
          <w:rFonts w:ascii="Times New Roman" w:hAnsi="Times New Roman" w:cs="Times New Roman"/>
          <w:b w:val="0"/>
          <w:bCs w:val="0"/>
          <w:color w:val="231F20"/>
          <w:spacing w:val="-11"/>
          <w:sz w:val="24"/>
          <w:szCs w:val="24"/>
        </w:rPr>
        <w:t xml:space="preserve"> </w:t>
      </w:r>
      <w:r w:rsidR="00190BF0" w:rsidRPr="00786D6D">
        <w:rPr>
          <w:rFonts w:ascii="Times New Roman" w:hAnsi="Times New Roman" w:cs="Times New Roman"/>
          <w:b w:val="0"/>
          <w:bCs w:val="0"/>
          <w:color w:val="231F20"/>
          <w:sz w:val="24"/>
          <w:szCs w:val="24"/>
        </w:rPr>
        <w:t>(1744–1829), a pioneering biologist, known among other things for classifying plants and certain animals</w:t>
      </w:r>
      <w:r w:rsidR="00D84D14">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pacing w:val="-12"/>
          <w:sz w:val="24"/>
          <w:szCs w:val="24"/>
        </w:rPr>
        <w:t xml:space="preserve"> </w:t>
      </w:r>
      <w:r w:rsidR="00190BF0" w:rsidRPr="00786D6D">
        <w:rPr>
          <w:rFonts w:ascii="Times New Roman" w:hAnsi="Times New Roman" w:cs="Times New Roman"/>
          <w:b w:val="0"/>
          <w:bCs w:val="0"/>
          <w:color w:val="231F20"/>
          <w:sz w:val="24"/>
          <w:szCs w:val="24"/>
        </w:rPr>
        <w:t>suggested</w:t>
      </w:r>
      <w:r w:rsidR="00633E5F">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xml:space="preserve"> </w:t>
      </w:r>
      <w:r w:rsidR="00633E5F">
        <w:rPr>
          <w:rFonts w:ascii="Times New Roman" w:hAnsi="Times New Roman" w:cs="Times New Roman"/>
          <w:b w:val="0"/>
          <w:bCs w:val="0"/>
          <w:color w:val="231F20"/>
          <w:sz w:val="24"/>
          <w:szCs w:val="24"/>
        </w:rPr>
        <w:t>L</w:t>
      </w:r>
      <w:r w:rsidR="00190BF0" w:rsidRPr="00786D6D">
        <w:rPr>
          <w:rFonts w:ascii="Times New Roman" w:hAnsi="Times New Roman" w:cs="Times New Roman"/>
          <w:b w:val="0"/>
          <w:bCs w:val="0"/>
          <w:color w:val="231F20"/>
          <w:sz w:val="24"/>
          <w:szCs w:val="24"/>
        </w:rPr>
        <w:t>ife-forms “transform” in order to adapt to their surroundings</w:t>
      </w:r>
      <w:r w:rsidR="00633E5F">
        <w:rPr>
          <w:rFonts w:ascii="Times New Roman" w:hAnsi="Times New Roman" w:cs="Times New Roman"/>
          <w:b w:val="0"/>
          <w:bCs w:val="0"/>
          <w:color w:val="231F20"/>
          <w:sz w:val="24"/>
          <w:szCs w:val="24"/>
        </w:rPr>
        <w:t>. H</w:t>
      </w:r>
      <w:r w:rsidR="00190BF0" w:rsidRPr="00786D6D">
        <w:rPr>
          <w:rFonts w:ascii="Times New Roman" w:hAnsi="Times New Roman" w:cs="Times New Roman"/>
          <w:b w:val="0"/>
          <w:bCs w:val="0"/>
          <w:color w:val="231F20"/>
          <w:sz w:val="24"/>
          <w:szCs w:val="24"/>
        </w:rPr>
        <w:t>e used birds as an example</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xml:space="preserve"> “legs elongating, claws hooking, feet webbing</w:t>
      </w:r>
      <w:r w:rsidR="00D420EA" w:rsidRPr="00786D6D">
        <w:rPr>
          <w:rFonts w:ascii="Times New Roman" w:hAnsi="Times New Roman" w:cs="Times New Roman"/>
          <w:b w:val="0"/>
          <w:bCs w:val="0"/>
          <w:color w:val="231F20"/>
          <w:sz w:val="24"/>
          <w:szCs w:val="24"/>
        </w:rPr>
        <w:t>.</w:t>
      </w:r>
      <w:r w:rsidR="00190BF0" w:rsidRPr="00786D6D">
        <w:rPr>
          <w:rFonts w:ascii="Times New Roman" w:hAnsi="Times New Roman" w:cs="Times New Roman"/>
          <w:b w:val="0"/>
          <w:bCs w:val="0"/>
          <w:color w:val="231F20"/>
          <w:sz w:val="24"/>
          <w:szCs w:val="24"/>
        </w:rPr>
        <w:t>” [</w:t>
      </w:r>
      <w:r w:rsidR="007A4D6D">
        <w:rPr>
          <w:rFonts w:ascii="Times New Roman" w:hAnsi="Times New Roman" w:cs="Times New Roman"/>
          <w:b w:val="0"/>
          <w:bCs w:val="0"/>
          <w:color w:val="231F20"/>
          <w:sz w:val="24"/>
          <w:szCs w:val="24"/>
        </w:rPr>
        <w:t>2</w:t>
      </w:r>
      <w:r w:rsidR="00103280">
        <w:rPr>
          <w:rFonts w:ascii="Times New Roman" w:hAnsi="Times New Roman" w:cs="Times New Roman"/>
          <w:b w:val="0"/>
          <w:bCs w:val="0"/>
          <w:color w:val="231F20"/>
          <w:sz w:val="24"/>
          <w:szCs w:val="24"/>
        </w:rPr>
        <w:t>, p.189</w:t>
      </w:r>
      <w:r w:rsidR="00190BF0" w:rsidRPr="00786D6D">
        <w:rPr>
          <w:rFonts w:ascii="Times New Roman" w:hAnsi="Times New Roman" w:cs="Times New Roman"/>
          <w:b w:val="0"/>
          <w:bCs w:val="0"/>
          <w:color w:val="231F20"/>
          <w:sz w:val="24"/>
          <w:szCs w:val="24"/>
        </w:rPr>
        <w:t>]  NO! Not how evolution</w:t>
      </w:r>
      <w:r w:rsidR="00190BF0" w:rsidRPr="00786D6D">
        <w:rPr>
          <w:rFonts w:ascii="Times New Roman" w:hAnsi="Times New Roman" w:cs="Times New Roman"/>
          <w:b w:val="0"/>
          <w:bCs w:val="0"/>
          <w:color w:val="231F20"/>
          <w:spacing w:val="-1"/>
          <w:sz w:val="24"/>
          <w:szCs w:val="24"/>
        </w:rPr>
        <w:t xml:space="preserve"> </w:t>
      </w:r>
      <w:r w:rsidR="00190BF0" w:rsidRPr="00786D6D">
        <w:rPr>
          <w:rFonts w:ascii="Times New Roman" w:hAnsi="Times New Roman" w:cs="Times New Roman"/>
          <w:b w:val="0"/>
          <w:bCs w:val="0"/>
          <w:color w:val="231F20"/>
          <w:sz w:val="24"/>
          <w:szCs w:val="24"/>
        </w:rPr>
        <w:t>happens!</w:t>
      </w:r>
      <w:r w:rsidR="00AB4EAB" w:rsidRPr="00786D6D">
        <w:rPr>
          <w:rFonts w:ascii="Times New Roman" w:hAnsi="Times New Roman" w:cs="Times New Roman"/>
          <w:b w:val="0"/>
          <w:bCs w:val="0"/>
          <w:color w:val="231F20"/>
          <w:sz w:val="24"/>
          <w:szCs w:val="24"/>
        </w:rPr>
        <w:t xml:space="preserve"> </w:t>
      </w:r>
      <w:r w:rsidR="00D0753B" w:rsidRPr="0004309F">
        <w:rPr>
          <w:rFonts w:ascii="Times New Roman" w:hAnsi="Times New Roman" w:cs="Times New Roman"/>
          <w:b w:val="0"/>
          <w:bCs w:val="0"/>
          <w:color w:val="231F20"/>
          <w:sz w:val="24"/>
          <w:szCs w:val="24"/>
        </w:rPr>
        <w:t>The first f</w:t>
      </w:r>
      <w:r w:rsidR="0051499F" w:rsidRPr="0004309F">
        <w:rPr>
          <w:rFonts w:ascii="Times New Roman" w:hAnsi="Times New Roman" w:cs="Times New Roman"/>
          <w:b w:val="0"/>
          <w:bCs w:val="0"/>
          <w:color w:val="231F20"/>
          <w:sz w:val="24"/>
          <w:szCs w:val="24"/>
        </w:rPr>
        <w:t xml:space="preserve">acts </w:t>
      </w:r>
      <w:r w:rsidR="00190BF0" w:rsidRPr="0004309F">
        <w:rPr>
          <w:rFonts w:ascii="Times New Roman" w:hAnsi="Times New Roman" w:cs="Times New Roman"/>
          <w:b w:val="0"/>
          <w:bCs w:val="0"/>
          <w:color w:val="231F20"/>
          <w:sz w:val="24"/>
          <w:szCs w:val="24"/>
        </w:rPr>
        <w:t xml:space="preserve">about evolution </w:t>
      </w:r>
      <w:r w:rsidR="0051499F" w:rsidRPr="0004309F">
        <w:rPr>
          <w:rFonts w:ascii="Times New Roman" w:hAnsi="Times New Roman" w:cs="Times New Roman"/>
          <w:b w:val="0"/>
          <w:bCs w:val="0"/>
          <w:color w:val="231F20"/>
          <w:sz w:val="24"/>
          <w:szCs w:val="24"/>
        </w:rPr>
        <w:t>c</w:t>
      </w:r>
      <w:r w:rsidR="00D0753B" w:rsidRPr="0004309F">
        <w:rPr>
          <w:rFonts w:ascii="Times New Roman" w:hAnsi="Times New Roman" w:cs="Times New Roman"/>
          <w:b w:val="0"/>
          <w:bCs w:val="0"/>
          <w:color w:val="231F20"/>
          <w:sz w:val="24"/>
          <w:szCs w:val="24"/>
        </w:rPr>
        <w:t>a</w:t>
      </w:r>
      <w:r w:rsidR="0051499F" w:rsidRPr="0004309F">
        <w:rPr>
          <w:rFonts w:ascii="Times New Roman" w:hAnsi="Times New Roman" w:cs="Times New Roman"/>
          <w:b w:val="0"/>
          <w:bCs w:val="0"/>
          <w:color w:val="231F20"/>
          <w:sz w:val="24"/>
          <w:szCs w:val="24"/>
        </w:rPr>
        <w:t xml:space="preserve">me from </w:t>
      </w:r>
      <w:r w:rsidR="00285789" w:rsidRPr="0004309F">
        <w:rPr>
          <w:rFonts w:ascii="Times New Roman" w:hAnsi="Times New Roman" w:cs="Times New Roman"/>
          <w:b w:val="0"/>
          <w:bCs w:val="0"/>
          <w:color w:val="231F20"/>
          <w:sz w:val="24"/>
          <w:szCs w:val="24"/>
        </w:rPr>
        <w:t>two men</w:t>
      </w:r>
      <w:r w:rsidR="00343FD4" w:rsidRPr="0004309F">
        <w:rPr>
          <w:rFonts w:ascii="Times New Roman" w:hAnsi="Times New Roman" w:cs="Times New Roman"/>
          <w:b w:val="0"/>
          <w:bCs w:val="0"/>
          <w:color w:val="231F20"/>
          <w:sz w:val="24"/>
          <w:szCs w:val="24"/>
        </w:rPr>
        <w:t>.</w:t>
      </w:r>
      <w:r w:rsidR="00285789" w:rsidRPr="0004309F">
        <w:rPr>
          <w:rFonts w:ascii="Times New Roman" w:hAnsi="Times New Roman" w:cs="Times New Roman"/>
          <w:b w:val="0"/>
          <w:bCs w:val="0"/>
          <w:color w:val="231F20"/>
          <w:sz w:val="24"/>
          <w:szCs w:val="24"/>
        </w:rPr>
        <w:t xml:space="preserve"> </w:t>
      </w:r>
    </w:p>
    <w:p w14:paraId="083E7088" w14:textId="798DCE65" w:rsidR="00314B7B" w:rsidRPr="0004309F" w:rsidRDefault="0004309F" w:rsidP="00343FD4">
      <w:pPr>
        <w:pStyle w:val="Heading3"/>
        <w:tabs>
          <w:tab w:val="left" w:pos="0"/>
        </w:tabs>
        <w:ind w:left="0" w:right="-180" w:hanging="720"/>
        <w:rPr>
          <w:rFonts w:ascii="Times New Roman" w:hAnsi="Times New Roman" w:cs="Times New Roman"/>
          <w:b w:val="0"/>
          <w:bCs w:val="0"/>
          <w:color w:val="231F20"/>
          <w:sz w:val="24"/>
          <w:szCs w:val="24"/>
        </w:rPr>
      </w:pPr>
      <w:r>
        <w:rPr>
          <w:rFonts w:ascii="Times New Roman" w:hAnsi="Times New Roman" w:cs="Times New Roman"/>
          <w:b w:val="0"/>
          <w:bCs w:val="0"/>
          <w:color w:val="231F20"/>
          <w:sz w:val="24"/>
          <w:szCs w:val="24"/>
        </w:rPr>
        <w:tab/>
      </w:r>
      <w:r>
        <w:rPr>
          <w:rFonts w:ascii="Times New Roman" w:hAnsi="Times New Roman" w:cs="Times New Roman"/>
          <w:b w:val="0"/>
          <w:bCs w:val="0"/>
          <w:color w:val="231F20"/>
          <w:sz w:val="24"/>
          <w:szCs w:val="24"/>
        </w:rPr>
        <w:tab/>
      </w:r>
      <w:r w:rsidR="0051499F" w:rsidRPr="00E06206">
        <w:rPr>
          <w:rFonts w:ascii="Times New Roman" w:hAnsi="Times New Roman" w:cs="Times New Roman"/>
          <w:color w:val="231F20"/>
          <w:sz w:val="24"/>
          <w:szCs w:val="24"/>
        </w:rPr>
        <w:t>Charles Darwin</w:t>
      </w:r>
      <w:r w:rsidR="0051499F" w:rsidRPr="0004309F">
        <w:rPr>
          <w:rFonts w:ascii="Times New Roman" w:hAnsi="Times New Roman" w:cs="Times New Roman"/>
          <w:b w:val="0"/>
          <w:bCs w:val="0"/>
          <w:color w:val="231F20"/>
          <w:sz w:val="24"/>
          <w:szCs w:val="24"/>
        </w:rPr>
        <w:t xml:space="preserve"> </w:t>
      </w:r>
      <w:r w:rsidR="0051499F" w:rsidRPr="0004309F">
        <w:rPr>
          <w:rFonts w:ascii="Times New Roman" w:hAnsi="Times New Roman" w:cs="Times New Roman"/>
          <w:b w:val="0"/>
          <w:bCs w:val="0"/>
          <w:color w:val="231F20"/>
          <w:spacing w:val="-3"/>
          <w:sz w:val="24"/>
          <w:szCs w:val="24"/>
        </w:rPr>
        <w:t xml:space="preserve">developed </w:t>
      </w:r>
      <w:r w:rsidR="0051499F" w:rsidRPr="0004309F">
        <w:rPr>
          <w:rFonts w:ascii="Times New Roman" w:hAnsi="Times New Roman" w:cs="Times New Roman"/>
          <w:b w:val="0"/>
          <w:bCs w:val="0"/>
          <w:color w:val="231F20"/>
          <w:sz w:val="24"/>
          <w:szCs w:val="24"/>
        </w:rPr>
        <w:t>the theory of evolution-by-natural-selection</w:t>
      </w:r>
      <w:r w:rsidR="00456DE0" w:rsidRPr="0004309F">
        <w:rPr>
          <w:rFonts w:ascii="Times New Roman" w:hAnsi="Times New Roman" w:cs="Times New Roman"/>
          <w:b w:val="0"/>
          <w:bCs w:val="0"/>
          <w:color w:val="231F20"/>
          <w:sz w:val="24"/>
          <w:szCs w:val="24"/>
        </w:rPr>
        <w:t>. Natural selection means that</w:t>
      </w:r>
      <w:r w:rsidR="000E5D63" w:rsidRPr="0004309F">
        <w:rPr>
          <w:rFonts w:ascii="Times New Roman" w:hAnsi="Times New Roman" w:cs="Times New Roman"/>
          <w:b w:val="0"/>
          <w:bCs w:val="0"/>
          <w:color w:val="231F20"/>
          <w:sz w:val="24"/>
          <w:szCs w:val="24"/>
        </w:rPr>
        <w:t>, over time,</w:t>
      </w:r>
      <w:r w:rsidR="00456DE0" w:rsidRPr="0004309F">
        <w:rPr>
          <w:rFonts w:ascii="Times New Roman" w:hAnsi="Times New Roman" w:cs="Times New Roman"/>
          <w:b w:val="0"/>
          <w:bCs w:val="0"/>
          <w:color w:val="231F20"/>
          <w:sz w:val="24"/>
          <w:szCs w:val="24"/>
        </w:rPr>
        <w:t xml:space="preserve"> </w:t>
      </w:r>
      <w:r w:rsidR="00311F43" w:rsidRPr="0004309F">
        <w:rPr>
          <w:rFonts w:ascii="Times New Roman" w:hAnsi="Times New Roman" w:cs="Times New Roman"/>
          <w:b w:val="0"/>
          <w:bCs w:val="0"/>
          <w:color w:val="231F20"/>
          <w:sz w:val="24"/>
          <w:szCs w:val="24"/>
        </w:rPr>
        <w:t xml:space="preserve">random changes in </w:t>
      </w:r>
      <w:r w:rsidR="00456DE0" w:rsidRPr="0004309F">
        <w:rPr>
          <w:rFonts w:ascii="Times New Roman" w:hAnsi="Times New Roman" w:cs="Times New Roman"/>
          <w:b w:val="0"/>
          <w:bCs w:val="0"/>
          <w:color w:val="231F20"/>
          <w:sz w:val="24"/>
          <w:szCs w:val="24"/>
        </w:rPr>
        <w:t>gen</w:t>
      </w:r>
      <w:r w:rsidR="00311F43" w:rsidRPr="0004309F">
        <w:rPr>
          <w:rFonts w:ascii="Times New Roman" w:hAnsi="Times New Roman" w:cs="Times New Roman"/>
          <w:b w:val="0"/>
          <w:bCs w:val="0"/>
          <w:color w:val="231F20"/>
          <w:sz w:val="24"/>
          <w:szCs w:val="24"/>
        </w:rPr>
        <w:t>es</w:t>
      </w:r>
      <w:r w:rsidR="002E609C" w:rsidRPr="0004309F">
        <w:rPr>
          <w:rFonts w:ascii="Times New Roman" w:hAnsi="Times New Roman" w:cs="Times New Roman"/>
          <w:b w:val="0"/>
          <w:bCs w:val="0"/>
          <w:color w:val="231F20"/>
          <w:sz w:val="24"/>
          <w:szCs w:val="24"/>
        </w:rPr>
        <w:t xml:space="preserve"> </w:t>
      </w:r>
      <w:r w:rsidR="00715069" w:rsidRPr="0004309F">
        <w:rPr>
          <w:rFonts w:ascii="Times New Roman" w:hAnsi="Times New Roman" w:cs="Times New Roman"/>
          <w:b w:val="0"/>
          <w:bCs w:val="0"/>
          <w:color w:val="231F20"/>
          <w:sz w:val="24"/>
          <w:szCs w:val="24"/>
        </w:rPr>
        <w:t>spread through a population</w:t>
      </w:r>
      <w:r w:rsidR="000E5D63" w:rsidRPr="0004309F">
        <w:rPr>
          <w:rFonts w:ascii="Times New Roman" w:hAnsi="Times New Roman" w:cs="Times New Roman"/>
          <w:b w:val="0"/>
          <w:bCs w:val="0"/>
          <w:color w:val="231F20"/>
          <w:sz w:val="24"/>
          <w:szCs w:val="24"/>
        </w:rPr>
        <w:t>; some</w:t>
      </w:r>
      <w:r w:rsidR="00715069" w:rsidRPr="0004309F">
        <w:rPr>
          <w:rFonts w:ascii="Times New Roman" w:hAnsi="Times New Roman" w:cs="Times New Roman"/>
          <w:b w:val="0"/>
          <w:bCs w:val="0"/>
          <w:color w:val="231F20"/>
          <w:sz w:val="24"/>
          <w:szCs w:val="24"/>
        </w:rPr>
        <w:t xml:space="preserve"> might</w:t>
      </w:r>
      <w:r w:rsidR="00456DE0" w:rsidRPr="0004309F">
        <w:rPr>
          <w:rFonts w:ascii="Times New Roman" w:hAnsi="Times New Roman" w:cs="Times New Roman"/>
          <w:b w:val="0"/>
          <w:bCs w:val="0"/>
          <w:color w:val="231F20"/>
          <w:sz w:val="24"/>
          <w:szCs w:val="24"/>
        </w:rPr>
        <w:t xml:space="preserve"> enabl</w:t>
      </w:r>
      <w:r w:rsidR="00311F43" w:rsidRPr="0004309F">
        <w:rPr>
          <w:rFonts w:ascii="Times New Roman" w:hAnsi="Times New Roman" w:cs="Times New Roman"/>
          <w:b w:val="0"/>
          <w:bCs w:val="0"/>
          <w:color w:val="231F20"/>
          <w:sz w:val="24"/>
          <w:szCs w:val="24"/>
        </w:rPr>
        <w:t>e</w:t>
      </w:r>
      <w:r w:rsidR="00456DE0" w:rsidRPr="0004309F">
        <w:rPr>
          <w:rFonts w:ascii="Times New Roman" w:hAnsi="Times New Roman" w:cs="Times New Roman"/>
          <w:b w:val="0"/>
          <w:bCs w:val="0"/>
          <w:color w:val="231F20"/>
          <w:sz w:val="24"/>
          <w:szCs w:val="24"/>
        </w:rPr>
        <w:t xml:space="preserve"> a species to survive</w:t>
      </w:r>
      <w:r w:rsidR="00715069" w:rsidRPr="0004309F">
        <w:rPr>
          <w:rFonts w:ascii="Times New Roman" w:hAnsi="Times New Roman" w:cs="Times New Roman"/>
          <w:b w:val="0"/>
          <w:bCs w:val="0"/>
          <w:color w:val="231F20"/>
          <w:sz w:val="24"/>
          <w:szCs w:val="24"/>
        </w:rPr>
        <w:t>. Survival could mean overcoming</w:t>
      </w:r>
      <w:r w:rsidR="00311F43" w:rsidRPr="0004309F">
        <w:rPr>
          <w:rFonts w:ascii="Times New Roman" w:hAnsi="Times New Roman" w:cs="Times New Roman"/>
          <w:b w:val="0"/>
          <w:bCs w:val="0"/>
          <w:color w:val="231F20"/>
          <w:sz w:val="24"/>
          <w:szCs w:val="24"/>
        </w:rPr>
        <w:t xml:space="preserve"> </w:t>
      </w:r>
      <w:r w:rsidR="00456DE0" w:rsidRPr="0004309F">
        <w:rPr>
          <w:rFonts w:ascii="Times New Roman" w:hAnsi="Times New Roman" w:cs="Times New Roman"/>
          <w:b w:val="0"/>
          <w:bCs w:val="0"/>
          <w:color w:val="231F20"/>
          <w:sz w:val="24"/>
          <w:szCs w:val="24"/>
        </w:rPr>
        <w:t xml:space="preserve">invasion by new predators, </w:t>
      </w:r>
      <w:r w:rsidR="00715069" w:rsidRPr="0004309F">
        <w:rPr>
          <w:rFonts w:ascii="Times New Roman" w:hAnsi="Times New Roman" w:cs="Times New Roman"/>
          <w:b w:val="0"/>
          <w:bCs w:val="0"/>
          <w:color w:val="231F20"/>
          <w:sz w:val="24"/>
          <w:szCs w:val="24"/>
        </w:rPr>
        <w:t xml:space="preserve">resisting </w:t>
      </w:r>
      <w:r w:rsidR="00456DE0" w:rsidRPr="0004309F">
        <w:rPr>
          <w:rFonts w:ascii="Times New Roman" w:hAnsi="Times New Roman" w:cs="Times New Roman"/>
          <w:b w:val="0"/>
          <w:bCs w:val="0"/>
          <w:color w:val="231F20"/>
          <w:sz w:val="24"/>
          <w:szCs w:val="24"/>
        </w:rPr>
        <w:t xml:space="preserve">new viral infections, </w:t>
      </w:r>
      <w:r w:rsidR="00D163F5" w:rsidRPr="0004309F">
        <w:rPr>
          <w:rFonts w:ascii="Times New Roman" w:hAnsi="Times New Roman" w:cs="Times New Roman"/>
          <w:b w:val="0"/>
          <w:bCs w:val="0"/>
          <w:color w:val="231F20"/>
          <w:sz w:val="24"/>
          <w:szCs w:val="24"/>
        </w:rPr>
        <w:t xml:space="preserve">replacing a food source that has </w:t>
      </w:r>
      <w:r w:rsidR="00456DE0" w:rsidRPr="0004309F">
        <w:rPr>
          <w:rFonts w:ascii="Times New Roman" w:hAnsi="Times New Roman" w:cs="Times New Roman"/>
          <w:b w:val="0"/>
          <w:bCs w:val="0"/>
          <w:color w:val="231F20"/>
          <w:sz w:val="24"/>
          <w:szCs w:val="24"/>
        </w:rPr>
        <w:t>disappeare</w:t>
      </w:r>
      <w:r w:rsidR="00D163F5" w:rsidRPr="0004309F">
        <w:rPr>
          <w:rFonts w:ascii="Times New Roman" w:hAnsi="Times New Roman" w:cs="Times New Roman"/>
          <w:b w:val="0"/>
          <w:bCs w:val="0"/>
          <w:color w:val="231F20"/>
          <w:sz w:val="24"/>
          <w:szCs w:val="24"/>
        </w:rPr>
        <w:t>d</w:t>
      </w:r>
      <w:r w:rsidR="002E609C" w:rsidRPr="0004309F">
        <w:rPr>
          <w:rFonts w:ascii="Times New Roman" w:hAnsi="Times New Roman" w:cs="Times New Roman"/>
          <w:b w:val="0"/>
          <w:bCs w:val="0"/>
          <w:color w:val="231F20"/>
          <w:sz w:val="24"/>
          <w:szCs w:val="24"/>
        </w:rPr>
        <w:t xml:space="preserve"> – m</w:t>
      </w:r>
      <w:r w:rsidR="009C2DA7" w:rsidRPr="0004309F">
        <w:rPr>
          <w:rFonts w:ascii="Times New Roman" w:hAnsi="Times New Roman" w:cs="Times New Roman"/>
          <w:b w:val="0"/>
          <w:bCs w:val="0"/>
          <w:color w:val="231F20"/>
          <w:sz w:val="24"/>
          <w:szCs w:val="24"/>
        </w:rPr>
        <w:t xml:space="preserve">erely </w:t>
      </w:r>
      <w:r w:rsidR="00D163F5" w:rsidRPr="0004309F">
        <w:rPr>
          <w:rFonts w:ascii="Times New Roman" w:hAnsi="Times New Roman" w:cs="Times New Roman"/>
          <w:b w:val="0"/>
          <w:bCs w:val="0"/>
          <w:color w:val="231F20"/>
          <w:sz w:val="24"/>
          <w:szCs w:val="24"/>
        </w:rPr>
        <w:t>three</w:t>
      </w:r>
      <w:r w:rsidR="00456DE0" w:rsidRPr="0004309F">
        <w:rPr>
          <w:rFonts w:ascii="Times New Roman" w:hAnsi="Times New Roman" w:cs="Times New Roman"/>
          <w:b w:val="0"/>
          <w:bCs w:val="0"/>
          <w:color w:val="231F20"/>
          <w:sz w:val="24"/>
          <w:szCs w:val="24"/>
        </w:rPr>
        <w:t xml:space="preserve"> of an infinite number of chance events that </w:t>
      </w:r>
      <w:r w:rsidR="00260210">
        <w:rPr>
          <w:rFonts w:ascii="Times New Roman" w:hAnsi="Times New Roman" w:cs="Times New Roman"/>
          <w:b w:val="0"/>
          <w:bCs w:val="0"/>
          <w:color w:val="231F20"/>
          <w:sz w:val="24"/>
          <w:szCs w:val="24"/>
        </w:rPr>
        <w:t xml:space="preserve">enable </w:t>
      </w:r>
      <w:r w:rsidR="00AD1F78" w:rsidRPr="0004309F">
        <w:rPr>
          <w:rFonts w:ascii="Times New Roman" w:hAnsi="Times New Roman" w:cs="Times New Roman"/>
          <w:b w:val="0"/>
          <w:bCs w:val="0"/>
          <w:color w:val="231F20"/>
          <w:sz w:val="24"/>
          <w:szCs w:val="24"/>
        </w:rPr>
        <w:t xml:space="preserve">species </w:t>
      </w:r>
      <w:r w:rsidR="00260210">
        <w:rPr>
          <w:rFonts w:ascii="Times New Roman" w:hAnsi="Times New Roman" w:cs="Times New Roman"/>
          <w:b w:val="0"/>
          <w:bCs w:val="0"/>
          <w:color w:val="231F20"/>
          <w:sz w:val="24"/>
          <w:szCs w:val="24"/>
        </w:rPr>
        <w:t xml:space="preserve">to </w:t>
      </w:r>
      <w:r w:rsidR="00AD1F78" w:rsidRPr="0004309F">
        <w:rPr>
          <w:rFonts w:ascii="Times New Roman" w:hAnsi="Times New Roman" w:cs="Times New Roman"/>
          <w:b w:val="0"/>
          <w:bCs w:val="0"/>
          <w:color w:val="231F20"/>
          <w:sz w:val="24"/>
          <w:szCs w:val="24"/>
        </w:rPr>
        <w:t>survive</w:t>
      </w:r>
      <w:r w:rsidR="005E5E44" w:rsidRPr="0004309F">
        <w:rPr>
          <w:rFonts w:ascii="Times New Roman" w:hAnsi="Times New Roman" w:cs="Times New Roman"/>
          <w:b w:val="0"/>
          <w:bCs w:val="0"/>
          <w:color w:val="231F20"/>
          <w:sz w:val="24"/>
          <w:szCs w:val="24"/>
        </w:rPr>
        <w:t xml:space="preserve"> because of random genetic change</w:t>
      </w:r>
      <w:r w:rsidR="00AD1F78" w:rsidRPr="0004309F">
        <w:rPr>
          <w:rFonts w:ascii="Times New Roman" w:hAnsi="Times New Roman" w:cs="Times New Roman"/>
          <w:b w:val="0"/>
          <w:bCs w:val="0"/>
          <w:color w:val="231F20"/>
          <w:sz w:val="24"/>
          <w:szCs w:val="24"/>
        </w:rPr>
        <w:t>.</w:t>
      </w:r>
      <w:r w:rsidR="00456DE0" w:rsidRPr="0004309F">
        <w:rPr>
          <w:rFonts w:ascii="Times New Roman" w:hAnsi="Times New Roman" w:cs="Times New Roman"/>
          <w:b w:val="0"/>
          <w:bCs w:val="0"/>
          <w:color w:val="231F20"/>
          <w:sz w:val="24"/>
          <w:szCs w:val="24"/>
        </w:rPr>
        <w:t xml:space="preserve"> </w:t>
      </w:r>
    </w:p>
    <w:p w14:paraId="27DDEE24" w14:textId="18AD97FF" w:rsidR="00756814" w:rsidRPr="00756814" w:rsidRDefault="0051499F" w:rsidP="00164478">
      <w:pPr>
        <w:widowControl/>
        <w:shd w:val="clear" w:color="auto" w:fill="FFFFFF"/>
        <w:autoSpaceDE/>
        <w:autoSpaceDN/>
        <w:ind w:firstLine="720"/>
        <w:rPr>
          <w:rFonts w:ascii="Roboto" w:eastAsia="Times New Roman" w:hAnsi="Roboto" w:cs="Times New Roman"/>
          <w:color w:val="4D5156"/>
          <w:sz w:val="21"/>
          <w:szCs w:val="21"/>
        </w:rPr>
      </w:pPr>
      <w:r w:rsidRPr="004004F4">
        <w:rPr>
          <w:rFonts w:ascii="Times New Roman" w:hAnsi="Times New Roman" w:cs="Times New Roman"/>
          <w:b/>
          <w:bCs/>
          <w:color w:val="231F20"/>
          <w:spacing w:val="-3"/>
          <w:sz w:val="24"/>
          <w:szCs w:val="24"/>
        </w:rPr>
        <w:t>Gregor Mend</w:t>
      </w:r>
      <w:r w:rsidR="004755A2" w:rsidRPr="004004F4">
        <w:rPr>
          <w:rFonts w:ascii="Times New Roman" w:hAnsi="Times New Roman" w:cs="Times New Roman"/>
          <w:b/>
          <w:bCs/>
          <w:color w:val="231F20"/>
          <w:spacing w:val="-3"/>
          <w:sz w:val="24"/>
          <w:szCs w:val="24"/>
        </w:rPr>
        <w:t>el</w:t>
      </w:r>
      <w:r w:rsidR="00E755FA">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deduced</w:t>
      </w:r>
      <w:r w:rsidR="00855A0B">
        <w:rPr>
          <w:rFonts w:ascii="Times New Roman" w:hAnsi="Times New Roman" w:cs="Times New Roman"/>
          <w:color w:val="231F20"/>
          <w:sz w:val="24"/>
          <w:szCs w:val="24"/>
        </w:rPr>
        <w:t xml:space="preserve"> </w:t>
      </w:r>
      <w:r w:rsidR="00695AE1">
        <w:rPr>
          <w:rFonts w:ascii="Times New Roman" w:hAnsi="Times New Roman" w:cs="Times New Roman"/>
          <w:color w:val="231F20"/>
          <w:sz w:val="24"/>
          <w:szCs w:val="24"/>
        </w:rPr>
        <w:t>that</w:t>
      </w:r>
      <w:r w:rsidR="00855A0B">
        <w:rPr>
          <w:rFonts w:ascii="Times New Roman" w:hAnsi="Times New Roman" w:cs="Times New Roman"/>
          <w:color w:val="231F20"/>
          <w:sz w:val="24"/>
          <w:szCs w:val="24"/>
        </w:rPr>
        <w:t xml:space="preserve"> traits </w:t>
      </w:r>
      <w:r w:rsidR="00D75D43">
        <w:rPr>
          <w:rFonts w:ascii="Times New Roman" w:hAnsi="Times New Roman" w:cs="Times New Roman"/>
          <w:color w:val="231F20"/>
          <w:sz w:val="24"/>
          <w:szCs w:val="24"/>
        </w:rPr>
        <w:t xml:space="preserve">in our genes </w:t>
      </w:r>
      <w:r w:rsidR="00855A0B">
        <w:rPr>
          <w:rFonts w:ascii="Times New Roman" w:hAnsi="Times New Roman" w:cs="Times New Roman"/>
          <w:color w:val="231F20"/>
          <w:sz w:val="24"/>
          <w:szCs w:val="24"/>
        </w:rPr>
        <w:t>pass from one generation to the next</w:t>
      </w:r>
      <w:r w:rsidR="00C05CBC">
        <w:rPr>
          <w:rFonts w:ascii="Times New Roman" w:hAnsi="Times New Roman" w:cs="Times New Roman"/>
          <w:color w:val="231F20"/>
          <w:sz w:val="24"/>
          <w:szCs w:val="24"/>
        </w:rPr>
        <w:t xml:space="preserve"> according to a pattern</w:t>
      </w:r>
      <w:r w:rsidR="00806770">
        <w:rPr>
          <w:rFonts w:ascii="Times New Roman" w:hAnsi="Times New Roman" w:cs="Times New Roman"/>
          <w:color w:val="231F20"/>
          <w:sz w:val="24"/>
          <w:szCs w:val="24"/>
        </w:rPr>
        <w:t xml:space="preserve"> </w:t>
      </w:r>
      <w:r w:rsidR="00C05CBC">
        <w:rPr>
          <w:rFonts w:ascii="Times New Roman" w:hAnsi="Times New Roman" w:cs="Times New Roman"/>
          <w:color w:val="231F20"/>
          <w:sz w:val="24"/>
          <w:szCs w:val="24"/>
        </w:rPr>
        <w:t xml:space="preserve">. </w:t>
      </w:r>
      <w:r w:rsidR="00CD5E5E">
        <w:rPr>
          <w:rFonts w:ascii="Times New Roman" w:hAnsi="Times New Roman" w:cs="Times New Roman"/>
          <w:color w:val="231F20"/>
          <w:sz w:val="24"/>
          <w:szCs w:val="24"/>
        </w:rPr>
        <w:t>Some traits dominate, others are recessive</w:t>
      </w:r>
      <w:r w:rsidR="00855A0B">
        <w:rPr>
          <w:rFonts w:ascii="Times New Roman" w:hAnsi="Times New Roman" w:cs="Times New Roman"/>
          <w:color w:val="231F20"/>
          <w:sz w:val="24"/>
          <w:szCs w:val="24"/>
        </w:rPr>
        <w:t xml:space="preserve">. </w:t>
      </w:r>
      <w:r w:rsidR="0000088C">
        <w:rPr>
          <w:rFonts w:ascii="Times New Roman" w:hAnsi="Times New Roman" w:cs="Times New Roman"/>
          <w:color w:val="231F20"/>
          <w:sz w:val="24"/>
          <w:szCs w:val="24"/>
        </w:rPr>
        <w:t xml:space="preserve">Traits pass from parents to children </w:t>
      </w:r>
      <w:r w:rsidR="00806770">
        <w:rPr>
          <w:rFonts w:ascii="Times New Roman" w:hAnsi="Times New Roman" w:cs="Times New Roman"/>
          <w:color w:val="231F20"/>
          <w:sz w:val="24"/>
          <w:szCs w:val="24"/>
        </w:rPr>
        <w:t>according to a pattern (Fig.16.5)</w:t>
      </w:r>
      <w:r w:rsidR="00EC61D9">
        <w:rPr>
          <w:rFonts w:ascii="Times New Roman" w:hAnsi="Times New Roman" w:cs="Times New Roman"/>
          <w:color w:val="231F20"/>
          <w:sz w:val="24"/>
          <w:szCs w:val="24"/>
        </w:rPr>
        <w:t xml:space="preserve">. </w:t>
      </w:r>
      <w:r w:rsidR="00C51DCD">
        <w:rPr>
          <w:rFonts w:ascii="Times New Roman" w:hAnsi="Times New Roman" w:cs="Times New Roman"/>
          <w:color w:val="231F20"/>
          <w:sz w:val="24"/>
          <w:szCs w:val="24"/>
        </w:rPr>
        <w:t>T</w:t>
      </w:r>
      <w:r w:rsidR="00986B18">
        <w:rPr>
          <w:rFonts w:ascii="Times New Roman" w:hAnsi="Times New Roman" w:cs="Times New Roman"/>
          <w:color w:val="231F20"/>
          <w:sz w:val="24"/>
          <w:szCs w:val="24"/>
        </w:rPr>
        <w:t xml:space="preserve">he Genetic Revolution </w:t>
      </w:r>
      <w:r w:rsidR="00314B7B">
        <w:rPr>
          <w:rFonts w:ascii="Times New Roman" w:hAnsi="Times New Roman" w:cs="Times New Roman"/>
          <w:color w:val="231F20"/>
          <w:sz w:val="24"/>
          <w:szCs w:val="24"/>
        </w:rPr>
        <w:t>beg</w:t>
      </w:r>
      <w:r w:rsidR="00C51DCD">
        <w:rPr>
          <w:rFonts w:ascii="Times New Roman" w:hAnsi="Times New Roman" w:cs="Times New Roman"/>
          <w:color w:val="231F20"/>
          <w:sz w:val="24"/>
          <w:szCs w:val="24"/>
        </w:rPr>
        <w:t>a</w:t>
      </w:r>
      <w:r w:rsidR="00314B7B">
        <w:rPr>
          <w:rFonts w:ascii="Times New Roman" w:hAnsi="Times New Roman" w:cs="Times New Roman"/>
          <w:color w:val="231F20"/>
          <w:sz w:val="24"/>
          <w:szCs w:val="24"/>
        </w:rPr>
        <w:t>n</w:t>
      </w:r>
      <w:r w:rsidR="00C51DCD">
        <w:rPr>
          <w:rFonts w:ascii="Times New Roman" w:hAnsi="Times New Roman" w:cs="Times New Roman"/>
          <w:color w:val="231F20"/>
          <w:sz w:val="24"/>
          <w:szCs w:val="24"/>
        </w:rPr>
        <w:t xml:space="preserve"> in the 1970s but was revolutionized in 2012 when</w:t>
      </w:r>
      <w:r w:rsidR="00800566">
        <w:rPr>
          <w:rFonts w:ascii="Times New Roman" w:hAnsi="Times New Roman" w:cs="Times New Roman"/>
          <w:color w:val="231F20"/>
          <w:sz w:val="24"/>
          <w:szCs w:val="24"/>
        </w:rPr>
        <w:t xml:space="preserve"> gene editing</w:t>
      </w:r>
      <w:r w:rsidR="00C51DCD">
        <w:rPr>
          <w:rFonts w:ascii="Times New Roman" w:hAnsi="Times New Roman" w:cs="Times New Roman"/>
          <w:color w:val="231F20"/>
          <w:sz w:val="24"/>
          <w:szCs w:val="24"/>
        </w:rPr>
        <w:t xml:space="preserve">, called </w:t>
      </w:r>
      <w:r w:rsidR="00151C8D">
        <w:rPr>
          <w:rFonts w:ascii="Times New Roman" w:hAnsi="Times New Roman" w:cs="Times New Roman"/>
          <w:color w:val="231F20"/>
          <w:sz w:val="24"/>
          <w:szCs w:val="24"/>
        </w:rPr>
        <w:t>CRISPR-Cas9</w:t>
      </w:r>
      <w:r w:rsidR="00806770">
        <w:rPr>
          <w:rFonts w:ascii="Times New Roman" w:hAnsi="Times New Roman" w:cs="Times New Roman"/>
          <w:color w:val="231F20"/>
          <w:sz w:val="24"/>
          <w:szCs w:val="24"/>
        </w:rPr>
        <w:t>,</w:t>
      </w:r>
      <w:r w:rsidR="00C51DCD">
        <w:rPr>
          <w:rFonts w:ascii="Times New Roman" w:hAnsi="Times New Roman" w:cs="Times New Roman"/>
          <w:color w:val="231F20"/>
          <w:sz w:val="24"/>
          <w:szCs w:val="24"/>
        </w:rPr>
        <w:t xml:space="preserve"> began.</w:t>
      </w:r>
      <w:r w:rsidR="00800566">
        <w:rPr>
          <w:rFonts w:ascii="Times New Roman" w:hAnsi="Times New Roman" w:cs="Times New Roman"/>
          <w:color w:val="231F20"/>
          <w:sz w:val="24"/>
          <w:szCs w:val="24"/>
        </w:rPr>
        <w:t xml:space="preserve"> </w:t>
      </w:r>
      <w:r w:rsidR="00C51DCD">
        <w:rPr>
          <w:rFonts w:ascii="Times New Roman" w:hAnsi="Times New Roman" w:cs="Times New Roman"/>
          <w:color w:val="231F20"/>
          <w:sz w:val="24"/>
          <w:szCs w:val="24"/>
        </w:rPr>
        <w:t>(</w:t>
      </w:r>
      <w:r w:rsidR="00800566">
        <w:rPr>
          <w:rFonts w:ascii="Times New Roman" w:hAnsi="Times New Roman" w:cs="Times New Roman"/>
          <w:color w:val="231F20"/>
          <w:sz w:val="24"/>
          <w:szCs w:val="24"/>
        </w:rPr>
        <w:t xml:space="preserve">Ch.17, </w:t>
      </w:r>
      <w:r w:rsidR="00B70A88">
        <w:rPr>
          <w:rFonts w:ascii="Times New Roman" w:hAnsi="Times New Roman" w:cs="Times New Roman"/>
          <w:color w:val="231F20"/>
          <w:sz w:val="24"/>
          <w:szCs w:val="24"/>
        </w:rPr>
        <w:t>PP. x-x</w:t>
      </w:r>
      <w:r w:rsidR="00800566">
        <w:rPr>
          <w:rFonts w:ascii="Times New Roman" w:hAnsi="Times New Roman" w:cs="Times New Roman"/>
          <w:color w:val="231F20"/>
          <w:sz w:val="24"/>
          <w:szCs w:val="24"/>
        </w:rPr>
        <w:t>)</w:t>
      </w:r>
      <w:r w:rsidR="00C51DCD">
        <w:rPr>
          <w:rFonts w:ascii="Times New Roman" w:hAnsi="Times New Roman" w:cs="Times New Roman"/>
          <w:color w:val="231F20"/>
          <w:sz w:val="24"/>
          <w:szCs w:val="24"/>
        </w:rPr>
        <w:t>. Who knows where it</w:t>
      </w:r>
      <w:r w:rsidR="00756814">
        <w:rPr>
          <w:rFonts w:ascii="Times New Roman" w:hAnsi="Times New Roman" w:cs="Times New Roman"/>
          <w:color w:val="231F20"/>
          <w:sz w:val="24"/>
          <w:szCs w:val="24"/>
        </w:rPr>
        <w:t xml:space="preserve"> will lead? </w:t>
      </w:r>
      <w:r w:rsidR="00F400ED">
        <w:rPr>
          <w:rFonts w:ascii="Times New Roman" w:hAnsi="Times New Roman" w:cs="Times New Roman"/>
          <w:color w:val="231F20"/>
          <w:sz w:val="24"/>
          <w:szCs w:val="24"/>
        </w:rPr>
        <w:t>o</w:t>
      </w:r>
      <w:r w:rsidR="00067E65">
        <w:rPr>
          <w:rFonts w:ascii="Times New Roman" w:hAnsi="Times New Roman" w:cs="Times New Roman"/>
          <w:color w:val="231F20"/>
          <w:sz w:val="24"/>
          <w:szCs w:val="24"/>
        </w:rPr>
        <w:t>r what</w:t>
      </w:r>
      <w:r w:rsidR="00756814">
        <w:rPr>
          <w:rFonts w:ascii="Times New Roman" w:hAnsi="Times New Roman" w:cs="Times New Roman"/>
          <w:color w:val="231F20"/>
          <w:sz w:val="24"/>
          <w:szCs w:val="24"/>
        </w:rPr>
        <w:t xml:space="preserve"> the outcome</w:t>
      </w:r>
      <w:r w:rsidR="00480592">
        <w:rPr>
          <w:rFonts w:ascii="Times New Roman" w:hAnsi="Times New Roman" w:cs="Times New Roman"/>
          <w:color w:val="231F20"/>
          <w:sz w:val="24"/>
          <w:szCs w:val="24"/>
        </w:rPr>
        <w:t>s</w:t>
      </w:r>
      <w:r w:rsidR="00756814">
        <w:rPr>
          <w:rFonts w:ascii="Times New Roman" w:hAnsi="Times New Roman" w:cs="Times New Roman"/>
          <w:color w:val="231F20"/>
          <w:sz w:val="24"/>
          <w:szCs w:val="24"/>
        </w:rPr>
        <w:t xml:space="preserve"> </w:t>
      </w:r>
      <w:r w:rsidR="00067E65">
        <w:rPr>
          <w:rFonts w:ascii="Times New Roman" w:hAnsi="Times New Roman" w:cs="Times New Roman"/>
          <w:color w:val="231F20"/>
          <w:sz w:val="24"/>
          <w:szCs w:val="24"/>
        </w:rPr>
        <w:t>will be from</w:t>
      </w:r>
      <w:r w:rsidR="00756814">
        <w:rPr>
          <w:rFonts w:ascii="Times New Roman" w:hAnsi="Times New Roman" w:cs="Times New Roman"/>
          <w:color w:val="231F20"/>
          <w:sz w:val="24"/>
          <w:szCs w:val="24"/>
        </w:rPr>
        <w:t xml:space="preserve"> research in Evo-Devo,</w:t>
      </w:r>
      <w:r w:rsidR="00756814" w:rsidRPr="00756814">
        <w:rPr>
          <w:rFonts w:ascii="Times New Roman" w:hAnsi="Times New Roman" w:cs="Times New Roman"/>
          <w:color w:val="231F20"/>
          <w:sz w:val="24"/>
          <w:szCs w:val="24"/>
        </w:rPr>
        <w:t xml:space="preserve"> a new branch o</w:t>
      </w:r>
      <w:r w:rsidR="00756814" w:rsidRPr="00756814">
        <w:rPr>
          <w:rFonts w:ascii="Times New Roman" w:eastAsia="Times New Roman" w:hAnsi="Times New Roman" w:cs="Times New Roman"/>
          <w:color w:val="4D5156"/>
          <w:sz w:val="24"/>
          <w:szCs w:val="24"/>
        </w:rPr>
        <w:t xml:space="preserve">f biology </w:t>
      </w:r>
      <w:r w:rsidR="00254DC2">
        <w:rPr>
          <w:rFonts w:ascii="Times New Roman" w:eastAsia="Times New Roman" w:hAnsi="Times New Roman" w:cs="Times New Roman"/>
          <w:color w:val="4D5156"/>
          <w:sz w:val="24"/>
          <w:szCs w:val="24"/>
        </w:rPr>
        <w:t>w</w:t>
      </w:r>
      <w:r w:rsidR="008B14D9">
        <w:rPr>
          <w:rFonts w:ascii="Times New Roman" w:eastAsia="Times New Roman" w:hAnsi="Times New Roman" w:cs="Times New Roman"/>
          <w:color w:val="4D5156"/>
          <w:sz w:val="24"/>
          <w:szCs w:val="24"/>
        </w:rPr>
        <w:t>hich</w:t>
      </w:r>
      <w:r w:rsidR="00C8463B">
        <w:rPr>
          <w:rFonts w:ascii="Times New Roman" w:eastAsia="Times New Roman" w:hAnsi="Times New Roman" w:cs="Times New Roman"/>
          <w:color w:val="4D5156"/>
          <w:sz w:val="24"/>
          <w:szCs w:val="24"/>
        </w:rPr>
        <w:t xml:space="preserve"> </w:t>
      </w:r>
      <w:r w:rsidR="00756814">
        <w:rPr>
          <w:rFonts w:ascii="Times New Roman" w:eastAsia="Times New Roman" w:hAnsi="Times New Roman" w:cs="Times New Roman"/>
          <w:color w:val="4D5156"/>
          <w:sz w:val="24"/>
          <w:szCs w:val="24"/>
        </w:rPr>
        <w:t>stud</w:t>
      </w:r>
      <w:r w:rsidR="00254DC2">
        <w:rPr>
          <w:rFonts w:ascii="Times New Roman" w:eastAsia="Times New Roman" w:hAnsi="Times New Roman" w:cs="Times New Roman"/>
          <w:color w:val="4D5156"/>
          <w:sz w:val="24"/>
          <w:szCs w:val="24"/>
        </w:rPr>
        <w:t xml:space="preserve">ies </w:t>
      </w:r>
      <w:r w:rsidR="00756814" w:rsidRPr="00756814">
        <w:rPr>
          <w:rFonts w:ascii="Times New Roman" w:eastAsia="Times New Roman" w:hAnsi="Times New Roman" w:cs="Times New Roman"/>
          <w:color w:val="4D5156"/>
          <w:sz w:val="24"/>
          <w:szCs w:val="24"/>
        </w:rPr>
        <w:t xml:space="preserve">how </w:t>
      </w:r>
      <w:r w:rsidR="00736949">
        <w:rPr>
          <w:rFonts w:ascii="Times New Roman" w:eastAsia="Times New Roman" w:hAnsi="Times New Roman" w:cs="Times New Roman"/>
          <w:color w:val="4D5156"/>
          <w:sz w:val="24"/>
          <w:szCs w:val="24"/>
        </w:rPr>
        <w:t xml:space="preserve">genetic </w:t>
      </w:r>
      <w:r w:rsidR="00756814" w:rsidRPr="00756814">
        <w:rPr>
          <w:rFonts w:ascii="Times New Roman" w:eastAsia="Times New Roman" w:hAnsi="Times New Roman" w:cs="Times New Roman"/>
          <w:color w:val="4D5156"/>
          <w:sz w:val="24"/>
          <w:szCs w:val="24"/>
        </w:rPr>
        <w:t xml:space="preserve">changes in </w:t>
      </w:r>
      <w:r w:rsidR="00254DC2">
        <w:rPr>
          <w:rFonts w:ascii="Times New Roman" w:eastAsia="Times New Roman" w:hAnsi="Times New Roman" w:cs="Times New Roman"/>
          <w:color w:val="4D5156"/>
          <w:sz w:val="24"/>
          <w:szCs w:val="24"/>
        </w:rPr>
        <w:t xml:space="preserve">an embryo’s </w:t>
      </w:r>
      <w:r w:rsidR="00C8463B">
        <w:rPr>
          <w:rFonts w:ascii="Times New Roman" w:eastAsia="Times New Roman" w:hAnsi="Times New Roman" w:cs="Times New Roman"/>
          <w:color w:val="4D5156"/>
          <w:sz w:val="24"/>
          <w:szCs w:val="24"/>
        </w:rPr>
        <w:t xml:space="preserve">development </w:t>
      </w:r>
      <w:r w:rsidR="00756814" w:rsidRPr="00756814">
        <w:rPr>
          <w:rFonts w:ascii="Times New Roman" w:eastAsia="Times New Roman" w:hAnsi="Times New Roman" w:cs="Times New Roman"/>
          <w:color w:val="4D5156"/>
          <w:sz w:val="24"/>
          <w:szCs w:val="24"/>
        </w:rPr>
        <w:t xml:space="preserve">impact </w:t>
      </w:r>
      <w:r w:rsidR="00164478">
        <w:rPr>
          <w:rFonts w:ascii="Times New Roman" w:eastAsia="Times New Roman" w:hAnsi="Times New Roman" w:cs="Times New Roman"/>
          <w:color w:val="4D5156"/>
          <w:sz w:val="24"/>
          <w:szCs w:val="24"/>
        </w:rPr>
        <w:t>all stages of a species’</w:t>
      </w:r>
      <w:r w:rsidR="00756814" w:rsidRPr="00756814">
        <w:rPr>
          <w:rFonts w:ascii="Times New Roman" w:eastAsia="Times New Roman" w:hAnsi="Times New Roman" w:cs="Times New Roman"/>
          <w:color w:val="4D5156"/>
          <w:sz w:val="24"/>
          <w:szCs w:val="24"/>
        </w:rPr>
        <w:t xml:space="preserve"> life </w:t>
      </w:r>
      <w:r w:rsidR="00756814">
        <w:rPr>
          <w:rFonts w:ascii="Times New Roman" w:eastAsia="Times New Roman" w:hAnsi="Times New Roman" w:cs="Times New Roman"/>
          <w:color w:val="4D5156"/>
          <w:sz w:val="24"/>
          <w:szCs w:val="24"/>
        </w:rPr>
        <w:t>(</w:t>
      </w:r>
      <w:r w:rsidR="00480592" w:rsidRPr="008B14D9">
        <w:rPr>
          <w:rFonts w:ascii="Times New Roman" w:eastAsia="Times New Roman" w:hAnsi="Times New Roman" w:cs="Times New Roman"/>
          <w:i/>
          <w:iCs/>
          <w:color w:val="4D5156"/>
          <w:sz w:val="24"/>
          <w:szCs w:val="24"/>
        </w:rPr>
        <w:t>Oikopleura</w:t>
      </w:r>
      <w:r w:rsidR="00480592">
        <w:rPr>
          <w:rFonts w:ascii="Times New Roman" w:eastAsia="Times New Roman" w:hAnsi="Times New Roman" w:cs="Times New Roman"/>
          <w:color w:val="4D5156"/>
          <w:sz w:val="24"/>
          <w:szCs w:val="24"/>
        </w:rPr>
        <w:t xml:space="preserve"> </w:t>
      </w:r>
      <w:r w:rsidR="00480592" w:rsidRPr="008B14D9">
        <w:rPr>
          <w:rFonts w:ascii="Times New Roman" w:eastAsia="Times New Roman" w:hAnsi="Times New Roman" w:cs="Times New Roman"/>
          <w:i/>
          <w:iCs/>
          <w:color w:val="4D5156"/>
          <w:sz w:val="24"/>
          <w:szCs w:val="24"/>
        </w:rPr>
        <w:t>dioica</w:t>
      </w:r>
      <w:r w:rsidR="00480592">
        <w:rPr>
          <w:rFonts w:ascii="Times New Roman" w:eastAsia="Times New Roman" w:hAnsi="Times New Roman" w:cs="Times New Roman"/>
          <w:color w:val="4D5156"/>
          <w:sz w:val="24"/>
          <w:szCs w:val="24"/>
        </w:rPr>
        <w:t>, Ch.16 pp.x-x)?</w:t>
      </w:r>
    </w:p>
    <w:p w14:paraId="376EEACE" w14:textId="74D0F27D" w:rsidR="0051499F" w:rsidRDefault="00480592" w:rsidP="008D6F78">
      <w:pPr>
        <w:widowControl/>
        <w:shd w:val="clear" w:color="auto" w:fill="FFFFFF"/>
        <w:autoSpaceDE/>
        <w:autoSpaceDN/>
        <w:ind w:firstLine="720"/>
        <w:rPr>
          <w:rFonts w:ascii="Times New Roman" w:hAnsi="Times New Roman" w:cs="Times New Roman"/>
          <w:color w:val="231F20"/>
          <w:sz w:val="24"/>
          <w:szCs w:val="24"/>
        </w:rPr>
      </w:pPr>
      <w:r>
        <w:rPr>
          <w:rFonts w:ascii="Times New Roman" w:hAnsi="Times New Roman" w:cs="Times New Roman"/>
          <w:color w:val="231F20"/>
          <w:sz w:val="24"/>
          <w:szCs w:val="24"/>
        </w:rPr>
        <w:t>T</w:t>
      </w:r>
      <w:r w:rsidR="00456DE0">
        <w:rPr>
          <w:rFonts w:ascii="Times New Roman" w:hAnsi="Times New Roman" w:cs="Times New Roman"/>
          <w:color w:val="231F20"/>
          <w:sz w:val="24"/>
          <w:szCs w:val="24"/>
        </w:rPr>
        <w:t>he word</w:t>
      </w:r>
      <w:r w:rsidR="00254DC2">
        <w:rPr>
          <w:rFonts w:ascii="Times New Roman" w:hAnsi="Times New Roman" w:cs="Times New Roman"/>
          <w:color w:val="231F20"/>
          <w:sz w:val="24"/>
          <w:szCs w:val="24"/>
        </w:rPr>
        <w:t xml:space="preserve"> </w:t>
      </w:r>
      <w:r w:rsidR="00BE24AD">
        <w:rPr>
          <w:rFonts w:ascii="Times New Roman" w:hAnsi="Times New Roman" w:cs="Times New Roman"/>
          <w:color w:val="231F20"/>
          <w:sz w:val="24"/>
          <w:szCs w:val="24"/>
        </w:rPr>
        <w:t xml:space="preserve">“gene” </w:t>
      </w:r>
      <w:r w:rsidR="00254DC2">
        <w:rPr>
          <w:rFonts w:ascii="Times New Roman" w:hAnsi="Times New Roman" w:cs="Times New Roman"/>
          <w:color w:val="231F20"/>
          <w:sz w:val="24"/>
          <w:szCs w:val="24"/>
        </w:rPr>
        <w:t xml:space="preserve">was </w:t>
      </w:r>
      <w:r w:rsidR="00556667">
        <w:rPr>
          <w:rFonts w:ascii="Times New Roman" w:hAnsi="Times New Roman" w:cs="Times New Roman"/>
          <w:color w:val="231F20"/>
          <w:sz w:val="24"/>
          <w:szCs w:val="24"/>
        </w:rPr>
        <w:t>invented</w:t>
      </w:r>
      <w:r w:rsidR="00E755FA">
        <w:rPr>
          <w:rFonts w:ascii="Times New Roman" w:hAnsi="Times New Roman" w:cs="Times New Roman"/>
          <w:color w:val="231F20"/>
          <w:sz w:val="24"/>
          <w:szCs w:val="24"/>
        </w:rPr>
        <w:t xml:space="preserve"> </w:t>
      </w:r>
      <w:r w:rsidR="00556667">
        <w:rPr>
          <w:rFonts w:ascii="Times New Roman" w:hAnsi="Times New Roman" w:cs="Times New Roman"/>
          <w:color w:val="231F20"/>
          <w:sz w:val="24"/>
          <w:szCs w:val="24"/>
        </w:rPr>
        <w:t>25 years after Mendel died</w:t>
      </w:r>
      <w:r w:rsidR="002C322D">
        <w:rPr>
          <w:rFonts w:ascii="Times New Roman" w:hAnsi="Times New Roman" w:cs="Times New Roman"/>
          <w:color w:val="231F20"/>
          <w:sz w:val="24"/>
          <w:szCs w:val="24"/>
        </w:rPr>
        <w:t>,</w:t>
      </w:r>
      <w:r w:rsidR="00254DC2">
        <w:rPr>
          <w:rFonts w:ascii="Times New Roman" w:hAnsi="Times New Roman" w:cs="Times New Roman"/>
          <w:color w:val="231F20"/>
          <w:sz w:val="24"/>
          <w:szCs w:val="24"/>
        </w:rPr>
        <w:t xml:space="preserve"> </w:t>
      </w:r>
      <w:r w:rsidR="00AD5483" w:rsidRPr="00AD5483">
        <w:rPr>
          <w:rFonts w:ascii="Times New Roman" w:hAnsi="Times New Roman" w:cs="Times New Roman"/>
          <w:bCs/>
          <w:color w:val="231F20"/>
          <w:sz w:val="24"/>
          <w:szCs w:val="24"/>
        </w:rPr>
        <w:t>derived from Greek or Sanskrit</w:t>
      </w:r>
      <w:r w:rsidR="00164478">
        <w:rPr>
          <w:rFonts w:ascii="Times New Roman" w:hAnsi="Times New Roman" w:cs="Times New Roman"/>
          <w:bCs/>
          <w:color w:val="231F20"/>
          <w:sz w:val="24"/>
          <w:szCs w:val="24"/>
        </w:rPr>
        <w:t xml:space="preserve"> </w:t>
      </w:r>
      <w:r w:rsidR="00254DC2">
        <w:rPr>
          <w:rFonts w:ascii="Times New Roman" w:hAnsi="Times New Roman" w:cs="Times New Roman"/>
          <w:bCs/>
          <w:color w:val="231F20"/>
          <w:sz w:val="24"/>
          <w:szCs w:val="24"/>
        </w:rPr>
        <w:t>meaning</w:t>
      </w:r>
      <w:r w:rsidR="00AD5483" w:rsidRPr="00AD5483">
        <w:rPr>
          <w:rFonts w:ascii="Times New Roman" w:hAnsi="Times New Roman" w:cs="Times New Roman"/>
          <w:bCs/>
          <w:color w:val="231F20"/>
          <w:sz w:val="24"/>
          <w:szCs w:val="24"/>
        </w:rPr>
        <w:t xml:space="preserve"> “to beget</w:t>
      </w:r>
      <w:r w:rsidR="004F4CF9">
        <w:rPr>
          <w:rFonts w:ascii="Times New Roman" w:hAnsi="Times New Roman" w:cs="Times New Roman"/>
          <w:bCs/>
          <w:color w:val="231F20"/>
          <w:sz w:val="24"/>
          <w:szCs w:val="24"/>
        </w:rPr>
        <w:t>.</w:t>
      </w:r>
      <w:r w:rsidR="00AD5483" w:rsidRPr="00AD5483">
        <w:rPr>
          <w:rFonts w:ascii="Times New Roman" w:hAnsi="Times New Roman" w:cs="Times New Roman"/>
          <w:bCs/>
          <w:color w:val="231F20"/>
          <w:sz w:val="24"/>
          <w:szCs w:val="24"/>
        </w:rPr>
        <w:t>”</w:t>
      </w:r>
      <w:r w:rsidR="00F8505C">
        <w:rPr>
          <w:rFonts w:ascii="Times New Roman" w:hAnsi="Times New Roman" w:cs="Times New Roman"/>
          <w:bCs/>
          <w:color w:val="231F20"/>
          <w:sz w:val="24"/>
          <w:szCs w:val="24"/>
        </w:rPr>
        <w:t xml:space="preserve"> </w:t>
      </w:r>
      <w:r w:rsidR="00855A0B">
        <w:rPr>
          <w:rFonts w:ascii="Times New Roman" w:hAnsi="Times New Roman" w:cs="Times New Roman"/>
          <w:bCs/>
          <w:color w:val="231F20"/>
          <w:sz w:val="24"/>
          <w:szCs w:val="24"/>
        </w:rPr>
        <w:t>F</w:t>
      </w:r>
      <w:r w:rsidR="00950B2D">
        <w:rPr>
          <w:rFonts w:ascii="Times New Roman" w:hAnsi="Times New Roman" w:cs="Times New Roman"/>
          <w:bCs/>
          <w:color w:val="231F20"/>
          <w:sz w:val="24"/>
          <w:szCs w:val="24"/>
        </w:rPr>
        <w:t xml:space="preserve">irst </w:t>
      </w:r>
      <w:r w:rsidR="001121A1">
        <w:rPr>
          <w:rFonts w:ascii="Times New Roman" w:hAnsi="Times New Roman" w:cs="Times New Roman"/>
          <w:bCs/>
          <w:color w:val="231F20"/>
          <w:sz w:val="24"/>
          <w:szCs w:val="24"/>
        </w:rPr>
        <w:t xml:space="preserve">used </w:t>
      </w:r>
      <w:r w:rsidR="002948A5">
        <w:rPr>
          <w:rFonts w:ascii="Times New Roman" w:hAnsi="Times New Roman" w:cs="Times New Roman"/>
          <w:bCs/>
          <w:color w:val="231F20"/>
          <w:sz w:val="24"/>
          <w:szCs w:val="24"/>
        </w:rPr>
        <w:t xml:space="preserve">in 1909 </w:t>
      </w:r>
      <w:r w:rsidR="00AD5483">
        <w:rPr>
          <w:rFonts w:ascii="Times New Roman" w:hAnsi="Times New Roman" w:cs="Times New Roman"/>
          <w:bCs/>
          <w:color w:val="231F20"/>
          <w:sz w:val="24"/>
          <w:szCs w:val="24"/>
        </w:rPr>
        <w:t xml:space="preserve">by </w:t>
      </w:r>
      <w:r w:rsidR="001121A1">
        <w:rPr>
          <w:rFonts w:ascii="Times New Roman" w:hAnsi="Times New Roman" w:cs="Times New Roman"/>
          <w:bCs/>
          <w:color w:val="231F20"/>
          <w:sz w:val="24"/>
          <w:szCs w:val="24"/>
        </w:rPr>
        <w:t xml:space="preserve">the Danish biologist </w:t>
      </w:r>
      <w:r w:rsidR="00AD5483">
        <w:rPr>
          <w:rFonts w:ascii="Times New Roman" w:hAnsi="Times New Roman" w:cs="Times New Roman"/>
          <w:bCs/>
          <w:color w:val="231F20"/>
          <w:sz w:val="24"/>
          <w:szCs w:val="24"/>
        </w:rPr>
        <w:t>Wilhelm Johannsen</w:t>
      </w:r>
      <w:r w:rsidR="002948A5">
        <w:rPr>
          <w:rFonts w:ascii="Times New Roman" w:hAnsi="Times New Roman" w:cs="Times New Roman"/>
          <w:bCs/>
          <w:color w:val="231F20"/>
          <w:sz w:val="24"/>
          <w:szCs w:val="24"/>
        </w:rPr>
        <w:t>,</w:t>
      </w:r>
      <w:r w:rsidR="00855A0B">
        <w:rPr>
          <w:rFonts w:ascii="Times New Roman" w:hAnsi="Times New Roman" w:cs="Times New Roman"/>
          <w:bCs/>
          <w:color w:val="231F20"/>
          <w:sz w:val="24"/>
          <w:szCs w:val="24"/>
        </w:rPr>
        <w:t xml:space="preserve"> </w:t>
      </w:r>
      <w:r w:rsidR="008D6F78">
        <w:rPr>
          <w:rFonts w:ascii="Times New Roman" w:hAnsi="Times New Roman" w:cs="Times New Roman"/>
          <w:bCs/>
          <w:color w:val="231F20"/>
          <w:sz w:val="24"/>
          <w:szCs w:val="24"/>
        </w:rPr>
        <w:t>“gene” refers to</w:t>
      </w:r>
      <w:r w:rsidR="00AD5483">
        <w:rPr>
          <w:rFonts w:ascii="Times New Roman" w:hAnsi="Times New Roman" w:cs="Times New Roman"/>
          <w:bCs/>
          <w:color w:val="231F20"/>
          <w:sz w:val="24"/>
          <w:szCs w:val="24"/>
        </w:rPr>
        <w:t xml:space="preserve"> Mendel’s</w:t>
      </w:r>
      <w:r w:rsidR="008C5C60">
        <w:rPr>
          <w:rFonts w:ascii="Times New Roman" w:hAnsi="Times New Roman" w:cs="Times New Roman"/>
          <w:color w:val="231F20"/>
          <w:sz w:val="24"/>
          <w:szCs w:val="24"/>
        </w:rPr>
        <w:t xml:space="preserve"> basic unit of heredity.</w:t>
      </w:r>
      <w:r w:rsidR="00CE554F">
        <w:rPr>
          <w:rFonts w:ascii="Times New Roman" w:hAnsi="Times New Roman" w:cs="Times New Roman"/>
          <w:color w:val="231F20"/>
          <w:sz w:val="24"/>
          <w:szCs w:val="24"/>
        </w:rPr>
        <w:t xml:space="preserve"> </w:t>
      </w:r>
      <w:r w:rsidR="008C5C60">
        <w:rPr>
          <w:rFonts w:ascii="Times New Roman" w:hAnsi="Times New Roman" w:cs="Times New Roman"/>
          <w:color w:val="231F20"/>
          <w:sz w:val="24"/>
          <w:szCs w:val="24"/>
        </w:rPr>
        <w:t>Darwin</w:t>
      </w:r>
      <w:r w:rsidR="00254DC2">
        <w:rPr>
          <w:rFonts w:ascii="Times New Roman" w:hAnsi="Times New Roman" w:cs="Times New Roman"/>
          <w:color w:val="231F20"/>
          <w:sz w:val="24"/>
          <w:szCs w:val="24"/>
        </w:rPr>
        <w:t>’s</w:t>
      </w:r>
      <w:r w:rsidR="008C5C60">
        <w:rPr>
          <w:rFonts w:ascii="Times New Roman" w:hAnsi="Times New Roman" w:cs="Times New Roman"/>
          <w:color w:val="231F20"/>
          <w:sz w:val="24"/>
          <w:szCs w:val="24"/>
        </w:rPr>
        <w:t xml:space="preserve"> and Mendel</w:t>
      </w:r>
      <w:r w:rsidR="00254DC2">
        <w:rPr>
          <w:rFonts w:ascii="Times New Roman" w:hAnsi="Times New Roman" w:cs="Times New Roman"/>
          <w:color w:val="231F20"/>
          <w:sz w:val="24"/>
          <w:szCs w:val="24"/>
        </w:rPr>
        <w:t>’s work</w:t>
      </w:r>
      <w:r w:rsidR="0051499F" w:rsidRPr="007A1039">
        <w:rPr>
          <w:rFonts w:ascii="Times New Roman" w:hAnsi="Times New Roman" w:cs="Times New Roman"/>
          <w:color w:val="231F20"/>
          <w:sz w:val="24"/>
          <w:szCs w:val="24"/>
        </w:rPr>
        <w:t xml:space="preserve"> support</w:t>
      </w:r>
      <w:r w:rsidR="00CE554F">
        <w:rPr>
          <w:rFonts w:ascii="Times New Roman" w:hAnsi="Times New Roman" w:cs="Times New Roman"/>
          <w:color w:val="231F20"/>
          <w:sz w:val="24"/>
          <w:szCs w:val="24"/>
        </w:rPr>
        <w:t>s</w:t>
      </w:r>
      <w:r w:rsidR="0051499F" w:rsidRPr="007A1039">
        <w:rPr>
          <w:rFonts w:ascii="Times New Roman" w:hAnsi="Times New Roman" w:cs="Times New Roman"/>
          <w:color w:val="231F20"/>
          <w:spacing w:val="17"/>
          <w:sz w:val="24"/>
          <w:szCs w:val="24"/>
        </w:rPr>
        <w:t xml:space="preserve"> </w:t>
      </w:r>
      <w:r w:rsidR="004755A2">
        <w:rPr>
          <w:rFonts w:ascii="Times New Roman" w:hAnsi="Times New Roman" w:cs="Times New Roman"/>
          <w:color w:val="231F20"/>
          <w:sz w:val="24"/>
          <w:szCs w:val="24"/>
        </w:rPr>
        <w:t>today</w:t>
      </w:r>
      <w:r w:rsidR="00254DC2">
        <w:rPr>
          <w:rFonts w:ascii="Times New Roman" w:hAnsi="Times New Roman" w:cs="Times New Roman"/>
          <w:color w:val="231F20"/>
          <w:sz w:val="24"/>
          <w:szCs w:val="24"/>
        </w:rPr>
        <w:t>’s</w:t>
      </w:r>
      <w:r w:rsidR="00C63600">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 xml:space="preserve">accepted </w:t>
      </w:r>
      <w:r w:rsidR="0051499F" w:rsidRPr="007A1039">
        <w:rPr>
          <w:rFonts w:ascii="Times New Roman" w:hAnsi="Times New Roman" w:cs="Times New Roman"/>
          <w:color w:val="231F20"/>
          <w:sz w:val="24"/>
          <w:szCs w:val="24"/>
        </w:rPr>
        <w:t>theories</w:t>
      </w:r>
      <w:r w:rsidR="006E6550">
        <w:rPr>
          <w:rFonts w:ascii="Times New Roman" w:hAnsi="Times New Roman" w:cs="Times New Roman"/>
          <w:color w:val="231F20"/>
          <w:sz w:val="24"/>
          <w:szCs w:val="24"/>
        </w:rPr>
        <w:t xml:space="preserve"> of evolution and genetics</w:t>
      </w:r>
      <w:r w:rsidR="00254DC2">
        <w:rPr>
          <w:rFonts w:ascii="Times New Roman" w:hAnsi="Times New Roman" w:cs="Times New Roman"/>
          <w:color w:val="231F20"/>
          <w:sz w:val="24"/>
          <w:szCs w:val="24"/>
        </w:rPr>
        <w:t>, fields</w:t>
      </w:r>
      <w:r w:rsidR="002C322D">
        <w:rPr>
          <w:rFonts w:ascii="Times New Roman" w:hAnsi="Times New Roman" w:cs="Times New Roman"/>
          <w:color w:val="231F20"/>
          <w:sz w:val="24"/>
          <w:szCs w:val="24"/>
        </w:rPr>
        <w:t xml:space="preserve"> that </w:t>
      </w:r>
      <w:r w:rsidR="00254DC2">
        <w:rPr>
          <w:rFonts w:ascii="Times New Roman" w:hAnsi="Times New Roman" w:cs="Times New Roman"/>
          <w:color w:val="231F20"/>
          <w:sz w:val="24"/>
          <w:szCs w:val="24"/>
        </w:rPr>
        <w:t>are</w:t>
      </w:r>
      <w:r w:rsidR="002C322D">
        <w:rPr>
          <w:rFonts w:ascii="Times New Roman" w:hAnsi="Times New Roman" w:cs="Times New Roman"/>
          <w:color w:val="231F20"/>
          <w:sz w:val="24"/>
          <w:szCs w:val="24"/>
        </w:rPr>
        <w:t xml:space="preserve"> at the forefront of understanding how life function</w:t>
      </w:r>
      <w:r w:rsidR="00CE554F">
        <w:rPr>
          <w:rFonts w:ascii="Times New Roman" w:hAnsi="Times New Roman" w:cs="Times New Roman"/>
          <w:color w:val="231F20"/>
          <w:sz w:val="24"/>
          <w:szCs w:val="24"/>
        </w:rPr>
        <w:t>s</w:t>
      </w:r>
      <w:r w:rsidR="002C322D">
        <w:rPr>
          <w:rFonts w:ascii="Times New Roman" w:hAnsi="Times New Roman" w:cs="Times New Roman"/>
          <w:color w:val="231F20"/>
          <w:sz w:val="24"/>
          <w:szCs w:val="24"/>
        </w:rPr>
        <w:t>. These</w:t>
      </w:r>
      <w:r w:rsidR="00855A0B">
        <w:rPr>
          <w:rFonts w:ascii="Times New Roman" w:hAnsi="Times New Roman" w:cs="Times New Roman"/>
          <w:color w:val="231F20"/>
          <w:sz w:val="24"/>
          <w:szCs w:val="24"/>
        </w:rPr>
        <w:t xml:space="preserve"> interlocking sciences </w:t>
      </w:r>
      <w:r w:rsidR="00632F1B">
        <w:rPr>
          <w:rFonts w:ascii="Times New Roman" w:hAnsi="Times New Roman" w:cs="Times New Roman"/>
          <w:color w:val="231F20"/>
          <w:sz w:val="24"/>
          <w:szCs w:val="24"/>
        </w:rPr>
        <w:t xml:space="preserve">are </w:t>
      </w:r>
      <w:r w:rsidR="002C322D">
        <w:rPr>
          <w:rFonts w:ascii="Times New Roman" w:hAnsi="Times New Roman" w:cs="Times New Roman"/>
          <w:color w:val="231F20"/>
          <w:sz w:val="24"/>
          <w:szCs w:val="24"/>
        </w:rPr>
        <w:t>discussed</w:t>
      </w:r>
      <w:r w:rsidR="00855A0B">
        <w:rPr>
          <w:rFonts w:ascii="Times New Roman" w:hAnsi="Times New Roman" w:cs="Times New Roman"/>
          <w:color w:val="231F20"/>
          <w:sz w:val="24"/>
          <w:szCs w:val="24"/>
        </w:rPr>
        <w:t xml:space="preserve"> in </w:t>
      </w:r>
      <w:r w:rsidR="00AE610E">
        <w:rPr>
          <w:rFonts w:ascii="Times New Roman" w:hAnsi="Times New Roman" w:cs="Times New Roman"/>
          <w:color w:val="231F20"/>
          <w:sz w:val="24"/>
          <w:szCs w:val="24"/>
        </w:rPr>
        <w:t>Chapter</w:t>
      </w:r>
      <w:r w:rsidR="00582058">
        <w:rPr>
          <w:rFonts w:ascii="Times New Roman" w:hAnsi="Times New Roman" w:cs="Times New Roman"/>
          <w:color w:val="231F20"/>
          <w:sz w:val="24"/>
          <w:szCs w:val="24"/>
        </w:rPr>
        <w:t>s</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DA0B9E">
        <w:rPr>
          <w:rFonts w:ascii="Times New Roman" w:hAnsi="Times New Roman" w:cs="Times New Roman"/>
          <w:color w:val="231F20"/>
          <w:sz w:val="24"/>
          <w:szCs w:val="24"/>
        </w:rPr>
        <w:t>6</w:t>
      </w:r>
      <w:r w:rsidR="00AE610E">
        <w:rPr>
          <w:rFonts w:ascii="Times New Roman" w:hAnsi="Times New Roman" w:cs="Times New Roman"/>
          <w:color w:val="231F20"/>
          <w:sz w:val="24"/>
          <w:szCs w:val="24"/>
        </w:rPr>
        <w:t xml:space="preserve"> through</w:t>
      </w:r>
      <w:r w:rsidR="00826176">
        <w:rPr>
          <w:rFonts w:ascii="Times New Roman" w:hAnsi="Times New Roman" w:cs="Times New Roman"/>
          <w:color w:val="231F20"/>
          <w:sz w:val="24"/>
          <w:szCs w:val="24"/>
        </w:rPr>
        <w:t xml:space="preserve"> </w:t>
      </w:r>
      <w:r w:rsidR="00AE610E">
        <w:rPr>
          <w:rFonts w:ascii="Times New Roman" w:hAnsi="Times New Roman" w:cs="Times New Roman"/>
          <w:color w:val="231F20"/>
          <w:sz w:val="24"/>
          <w:szCs w:val="24"/>
        </w:rPr>
        <w:t>1</w:t>
      </w:r>
      <w:r w:rsidR="008657D5">
        <w:rPr>
          <w:rFonts w:ascii="Times New Roman" w:hAnsi="Times New Roman" w:cs="Times New Roman"/>
          <w:color w:val="231F20"/>
          <w:sz w:val="24"/>
          <w:szCs w:val="24"/>
        </w:rPr>
        <w:t>8</w:t>
      </w:r>
      <w:r w:rsidR="00855A0B">
        <w:rPr>
          <w:rFonts w:ascii="Times New Roman" w:hAnsi="Times New Roman" w:cs="Times New Roman"/>
          <w:color w:val="231F20"/>
          <w:sz w:val="24"/>
          <w:szCs w:val="24"/>
        </w:rPr>
        <w:t>.</w:t>
      </w:r>
    </w:p>
    <w:p w14:paraId="1722F57C" w14:textId="33304999" w:rsidR="00E51BB7" w:rsidRDefault="00E51BB7" w:rsidP="00E51BB7">
      <w:pPr>
        <w:pStyle w:val="BodyText"/>
        <w:tabs>
          <w:tab w:val="left" w:pos="0"/>
        </w:tabs>
        <w:spacing w:line="228" w:lineRule="auto"/>
        <w:ind w:right="-180"/>
        <w:rPr>
          <w:rFonts w:ascii="Times New Roman" w:hAnsi="Times New Roman" w:cs="Times New Roman"/>
          <w:color w:val="231F20"/>
          <w:sz w:val="24"/>
          <w:szCs w:val="24"/>
        </w:rPr>
      </w:pPr>
    </w:p>
    <w:p w14:paraId="2385BAE8" w14:textId="6F9A17BD" w:rsidR="00BB0D0B" w:rsidRDefault="00786D6D"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0D15E2">
        <w:rPr>
          <w:rFonts w:ascii="Times New Roman" w:hAnsi="Times New Roman" w:cs="Times New Roman"/>
          <w:b/>
          <w:bCs/>
          <w:color w:val="231F20"/>
          <w:sz w:val="24"/>
          <w:szCs w:val="24"/>
        </w:rPr>
        <w:t>The Importan</w:t>
      </w:r>
      <w:r w:rsidR="00BF4B29">
        <w:rPr>
          <w:rFonts w:ascii="Times New Roman" w:hAnsi="Times New Roman" w:cs="Times New Roman"/>
          <w:b/>
          <w:bCs/>
          <w:color w:val="231F20"/>
          <w:sz w:val="24"/>
          <w:szCs w:val="24"/>
        </w:rPr>
        <w:t>t</w:t>
      </w:r>
      <w:r w:rsidR="00E51BB7">
        <w:rPr>
          <w:rFonts w:ascii="Times New Roman" w:hAnsi="Times New Roman" w:cs="Times New Roman"/>
          <w:b/>
          <w:bCs/>
          <w:color w:val="231F20"/>
          <w:sz w:val="24"/>
          <w:szCs w:val="24"/>
        </w:rPr>
        <w:t xml:space="preserve"> </w:t>
      </w:r>
      <w:r w:rsidR="00BF4B29">
        <w:rPr>
          <w:rFonts w:ascii="Times New Roman" w:hAnsi="Times New Roman" w:cs="Times New Roman"/>
          <w:b/>
          <w:bCs/>
          <w:color w:val="231F20"/>
          <w:sz w:val="24"/>
          <w:szCs w:val="24"/>
        </w:rPr>
        <w:t>Role</w:t>
      </w:r>
      <w:r w:rsidR="000D15E2">
        <w:rPr>
          <w:rFonts w:ascii="Times New Roman" w:hAnsi="Times New Roman" w:cs="Times New Roman"/>
          <w:b/>
          <w:bCs/>
          <w:color w:val="231F20"/>
          <w:sz w:val="24"/>
          <w:szCs w:val="24"/>
        </w:rPr>
        <w:t xml:space="preserve"> of</w:t>
      </w:r>
      <w:r w:rsidR="00DA0B9E">
        <w:rPr>
          <w:rFonts w:ascii="Times New Roman" w:hAnsi="Times New Roman" w:cs="Times New Roman"/>
          <w:b/>
          <w:bCs/>
          <w:color w:val="231F20"/>
          <w:sz w:val="24"/>
          <w:szCs w:val="24"/>
        </w:rPr>
        <w:t xml:space="preserve"> Genes</w:t>
      </w:r>
      <w:r>
        <w:rPr>
          <w:rFonts w:ascii="Times New Roman" w:hAnsi="Times New Roman" w:cs="Times New Roman"/>
          <w:b/>
          <w:bCs/>
          <w:color w:val="231F20"/>
          <w:sz w:val="24"/>
          <w:szCs w:val="24"/>
        </w:rPr>
        <w:t xml:space="preserve">. </w:t>
      </w:r>
      <w:r w:rsidR="001615F3">
        <w:rPr>
          <w:rFonts w:ascii="Times New Roman" w:hAnsi="Times New Roman" w:cs="Times New Roman"/>
          <w:color w:val="231F20"/>
          <w:sz w:val="24"/>
          <w:szCs w:val="24"/>
        </w:rPr>
        <w:t>G</w:t>
      </w:r>
      <w:r w:rsidR="001615F3" w:rsidRPr="007A1039">
        <w:rPr>
          <w:rFonts w:ascii="Times New Roman" w:hAnsi="Times New Roman" w:cs="Times New Roman"/>
          <w:color w:val="231F20"/>
          <w:sz w:val="24"/>
          <w:szCs w:val="24"/>
        </w:rPr>
        <w:t>enes</w:t>
      </w:r>
      <w:r w:rsidR="00412CAE">
        <w:rPr>
          <w:rFonts w:ascii="Times New Roman" w:hAnsi="Times New Roman" w:cs="Times New Roman"/>
          <w:color w:val="231F20"/>
          <w:sz w:val="24"/>
          <w:szCs w:val="24"/>
        </w:rPr>
        <w:t xml:space="preserve"> contain </w:t>
      </w:r>
      <w:r w:rsidR="004755A2">
        <w:rPr>
          <w:rFonts w:ascii="Times New Roman" w:hAnsi="Times New Roman" w:cs="Times New Roman"/>
          <w:color w:val="231F20"/>
          <w:sz w:val="24"/>
          <w:szCs w:val="24"/>
        </w:rPr>
        <w:t xml:space="preserve">the </w:t>
      </w:r>
      <w:r w:rsidR="00412CAE">
        <w:rPr>
          <w:rFonts w:ascii="Times New Roman" w:hAnsi="Times New Roman" w:cs="Times New Roman"/>
          <w:color w:val="231F20"/>
          <w:sz w:val="24"/>
          <w:szCs w:val="24"/>
        </w:rPr>
        <w:t xml:space="preserve">instructions for how a life-form will develop, instructions </w:t>
      </w:r>
      <w:r w:rsidR="007F36DB">
        <w:rPr>
          <w:rFonts w:ascii="Times New Roman" w:hAnsi="Times New Roman" w:cs="Times New Roman"/>
          <w:color w:val="231F20"/>
          <w:sz w:val="24"/>
          <w:szCs w:val="24"/>
        </w:rPr>
        <w:t xml:space="preserve">about an individual’s traits </w:t>
      </w:r>
      <w:r w:rsidR="00412CAE">
        <w:rPr>
          <w:rFonts w:ascii="Times New Roman" w:hAnsi="Times New Roman" w:cs="Times New Roman"/>
          <w:color w:val="231F20"/>
          <w:sz w:val="24"/>
          <w:szCs w:val="24"/>
        </w:rPr>
        <w:t>that</w:t>
      </w:r>
      <w:r w:rsidR="001615F3" w:rsidRPr="007A1039">
        <w:rPr>
          <w:rFonts w:ascii="Times New Roman" w:hAnsi="Times New Roman" w:cs="Times New Roman"/>
          <w:color w:val="231F20"/>
          <w:sz w:val="24"/>
          <w:szCs w:val="24"/>
        </w:rPr>
        <w:t xml:space="preserve"> pass </w:t>
      </w:r>
      <w:r w:rsidR="00412CAE">
        <w:rPr>
          <w:rFonts w:ascii="Times New Roman" w:hAnsi="Times New Roman" w:cs="Times New Roman"/>
          <w:color w:val="231F20"/>
          <w:sz w:val="24"/>
          <w:szCs w:val="24"/>
        </w:rPr>
        <w:t>from gener</w:t>
      </w:r>
      <w:r w:rsidR="001615F3" w:rsidRPr="007A1039">
        <w:rPr>
          <w:rFonts w:ascii="Times New Roman" w:hAnsi="Times New Roman" w:cs="Times New Roman"/>
          <w:color w:val="231F20"/>
          <w:sz w:val="24"/>
          <w:szCs w:val="24"/>
        </w:rPr>
        <w:t>ation to generation: Do offspring hibernate?</w:t>
      </w:r>
      <w:r w:rsidR="001615F3">
        <w:rPr>
          <w:rFonts w:ascii="Times New Roman" w:hAnsi="Times New Roman" w:cs="Times New Roman"/>
          <w:color w:val="231F20"/>
          <w:sz w:val="24"/>
          <w:szCs w:val="24"/>
        </w:rPr>
        <w:t xml:space="preserve"> </w:t>
      </w:r>
      <w:r w:rsidR="004755A2">
        <w:rPr>
          <w:rFonts w:ascii="Times New Roman" w:hAnsi="Times New Roman" w:cs="Times New Roman"/>
          <w:color w:val="231F20"/>
          <w:sz w:val="24"/>
          <w:szCs w:val="24"/>
        </w:rPr>
        <w:t>l</w:t>
      </w:r>
      <w:r w:rsidR="001615F3" w:rsidRPr="007A1039">
        <w:rPr>
          <w:rFonts w:ascii="Times New Roman" w:hAnsi="Times New Roman" w:cs="Times New Roman"/>
          <w:color w:val="231F20"/>
          <w:sz w:val="24"/>
          <w:szCs w:val="24"/>
        </w:rPr>
        <w:t>ive on ocean bottoms?</w:t>
      </w:r>
      <w:r w:rsidR="00A0671C">
        <w:rPr>
          <w:rFonts w:ascii="Times New Roman" w:hAnsi="Times New Roman" w:cs="Times New Roman"/>
          <w:color w:val="231F20"/>
          <w:sz w:val="24"/>
          <w:szCs w:val="24"/>
        </w:rPr>
        <w:t xml:space="preserve"> build hives</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r w:rsidR="003F46A9">
        <w:rPr>
          <w:rFonts w:ascii="Times New Roman" w:hAnsi="Times New Roman" w:cs="Times New Roman"/>
          <w:color w:val="231F20"/>
          <w:sz w:val="24"/>
          <w:szCs w:val="24"/>
        </w:rPr>
        <w:t>h</w:t>
      </w:r>
      <w:r w:rsidR="001615F3" w:rsidRPr="007A1039">
        <w:rPr>
          <w:rFonts w:ascii="Times New Roman" w:hAnsi="Times New Roman" w:cs="Times New Roman"/>
          <w:color w:val="231F20"/>
          <w:sz w:val="24"/>
          <w:szCs w:val="24"/>
        </w:rPr>
        <w:t xml:space="preserve">ave straight hair? </w:t>
      </w:r>
      <w:r w:rsidR="00C5420E">
        <w:rPr>
          <w:rFonts w:ascii="Times New Roman" w:hAnsi="Times New Roman" w:cs="Times New Roman"/>
          <w:color w:val="231F20"/>
          <w:sz w:val="24"/>
          <w:szCs w:val="24"/>
        </w:rPr>
        <w:t>have over</w:t>
      </w:r>
      <w:r w:rsidR="001615F3" w:rsidRPr="007A1039">
        <w:rPr>
          <w:rFonts w:ascii="Times New Roman" w:hAnsi="Times New Roman" w:cs="Times New Roman"/>
          <w:color w:val="231F20"/>
          <w:sz w:val="24"/>
          <w:szCs w:val="24"/>
        </w:rPr>
        <w:t>size</w:t>
      </w:r>
      <w:r w:rsidR="00C5420E">
        <w:rPr>
          <w:rFonts w:ascii="Times New Roman" w:hAnsi="Times New Roman" w:cs="Times New Roman"/>
          <w:color w:val="231F20"/>
          <w:sz w:val="24"/>
          <w:szCs w:val="24"/>
        </w:rPr>
        <w:t xml:space="preserve"> feet</w:t>
      </w:r>
      <w:r w:rsidR="001615F3" w:rsidRPr="007A1039">
        <w:rPr>
          <w:rFonts w:ascii="Times New Roman" w:hAnsi="Times New Roman" w:cs="Times New Roman"/>
          <w:color w:val="231F20"/>
          <w:sz w:val="24"/>
          <w:szCs w:val="24"/>
        </w:rPr>
        <w:t>?</w:t>
      </w:r>
      <w:r w:rsidR="001615F3">
        <w:rPr>
          <w:rFonts w:ascii="Times New Roman" w:hAnsi="Times New Roman" w:cs="Times New Roman"/>
          <w:color w:val="231F20"/>
          <w:sz w:val="24"/>
          <w:szCs w:val="24"/>
        </w:rPr>
        <w:t xml:space="preserve"> </w:t>
      </w:r>
    </w:p>
    <w:p w14:paraId="1F7525CC" w14:textId="63A8893C" w:rsidR="00412CAE" w:rsidRDefault="00BB0D0B" w:rsidP="00BE362E">
      <w:pPr>
        <w:pStyle w:val="BodyText"/>
        <w:tabs>
          <w:tab w:val="left" w:pos="0"/>
        </w:tabs>
        <w:spacing w:before="3"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1615F3">
        <w:rPr>
          <w:rFonts w:ascii="Times New Roman" w:hAnsi="Times New Roman" w:cs="Times New Roman"/>
          <w:color w:val="231F20"/>
          <w:sz w:val="24"/>
          <w:szCs w:val="24"/>
        </w:rPr>
        <w:t xml:space="preserve">Genes </w:t>
      </w:r>
      <w:r w:rsidR="00BF4B29" w:rsidRPr="007A1039">
        <w:rPr>
          <w:rFonts w:ascii="Times New Roman" w:hAnsi="Times New Roman" w:cs="Times New Roman"/>
          <w:color w:val="231F20"/>
          <w:sz w:val="24"/>
          <w:szCs w:val="24"/>
        </w:rPr>
        <w:t xml:space="preserve">are made of chemicals </w:t>
      </w:r>
      <w:r w:rsidR="004755A2">
        <w:rPr>
          <w:rFonts w:ascii="Times New Roman" w:hAnsi="Times New Roman" w:cs="Times New Roman"/>
          <w:color w:val="231F20"/>
          <w:sz w:val="24"/>
          <w:szCs w:val="24"/>
        </w:rPr>
        <w:t xml:space="preserve">that are </w:t>
      </w:r>
      <w:r w:rsidR="00BF4B29" w:rsidRPr="007A1039">
        <w:rPr>
          <w:rFonts w:ascii="Times New Roman" w:hAnsi="Times New Roman" w:cs="Times New Roman"/>
          <w:color w:val="231F20"/>
          <w:sz w:val="24"/>
          <w:szCs w:val="24"/>
        </w:rPr>
        <w:t>in every living cell of all life-forms</w:t>
      </w:r>
      <w:r w:rsidR="0058777A">
        <w:rPr>
          <w:rFonts w:ascii="Times New Roman" w:hAnsi="Times New Roman" w:cs="Times New Roman"/>
          <w:color w:val="231F20"/>
          <w:sz w:val="24"/>
          <w:szCs w:val="24"/>
        </w:rPr>
        <w:t>. I</w:t>
      </w:r>
      <w:r w:rsidR="00C63600">
        <w:rPr>
          <w:rFonts w:ascii="Times New Roman" w:hAnsi="Times New Roman" w:cs="Times New Roman"/>
          <w:color w:val="231F20"/>
          <w:sz w:val="24"/>
          <w:szCs w:val="24"/>
        </w:rPr>
        <w:t>n addition to providing instructions,</w:t>
      </w:r>
      <w:r w:rsidR="00BF4B29">
        <w:rPr>
          <w:rFonts w:ascii="Times New Roman" w:hAnsi="Times New Roman" w:cs="Times New Roman"/>
          <w:color w:val="231F20"/>
          <w:sz w:val="24"/>
          <w:szCs w:val="24"/>
        </w:rPr>
        <w:t xml:space="preserve"> </w:t>
      </w:r>
      <w:r w:rsidR="0058777A">
        <w:rPr>
          <w:rFonts w:ascii="Times New Roman" w:hAnsi="Times New Roman" w:cs="Times New Roman"/>
          <w:color w:val="231F20"/>
          <w:sz w:val="24"/>
          <w:szCs w:val="24"/>
        </w:rPr>
        <w:t xml:space="preserve">genes </w:t>
      </w:r>
      <w:r w:rsidR="001615F3">
        <w:rPr>
          <w:rFonts w:ascii="Times New Roman" w:hAnsi="Times New Roman" w:cs="Times New Roman"/>
          <w:color w:val="231F20"/>
          <w:sz w:val="24"/>
          <w:szCs w:val="24"/>
        </w:rPr>
        <w:t xml:space="preserve">determine </w:t>
      </w:r>
      <w:r w:rsidR="0058777A">
        <w:rPr>
          <w:rFonts w:ascii="Times New Roman" w:hAnsi="Times New Roman" w:cs="Times New Roman"/>
          <w:color w:val="231F20"/>
          <w:sz w:val="24"/>
          <w:szCs w:val="24"/>
        </w:rPr>
        <w:t>which</w:t>
      </w:r>
      <w:r w:rsidR="001615F3">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random changes in </w:t>
      </w:r>
      <w:r w:rsidR="0058777A">
        <w:rPr>
          <w:rFonts w:ascii="Times New Roman" w:hAnsi="Times New Roman" w:cs="Times New Roman"/>
          <w:color w:val="231F20"/>
          <w:sz w:val="24"/>
          <w:szCs w:val="24"/>
        </w:rPr>
        <w:t xml:space="preserve">a </w:t>
      </w:r>
      <w:r w:rsidR="001615F3">
        <w:rPr>
          <w:rFonts w:ascii="Times New Roman" w:hAnsi="Times New Roman" w:cs="Times New Roman"/>
          <w:color w:val="231F20"/>
          <w:sz w:val="24"/>
          <w:szCs w:val="24"/>
        </w:rPr>
        <w:t>life-form</w:t>
      </w:r>
      <w:r w:rsidR="0058777A">
        <w:rPr>
          <w:rFonts w:ascii="Times New Roman" w:hAnsi="Times New Roman" w:cs="Times New Roman"/>
          <w:color w:val="231F20"/>
          <w:sz w:val="24"/>
          <w:szCs w:val="24"/>
        </w:rPr>
        <w:t xml:space="preserve"> will pass on to its offspring</w:t>
      </w:r>
      <w:r w:rsidR="002012F2">
        <w:rPr>
          <w:rFonts w:ascii="Times New Roman" w:hAnsi="Times New Roman" w:cs="Times New Roman"/>
          <w:color w:val="231F20"/>
          <w:sz w:val="24"/>
          <w:szCs w:val="24"/>
        </w:rPr>
        <w:t>.  Changes take place</w:t>
      </w:r>
      <w:r w:rsidR="0051499F" w:rsidRPr="007A1039">
        <w:rPr>
          <w:rFonts w:ascii="Times New Roman" w:hAnsi="Times New Roman" w:cs="Times New Roman"/>
          <w:color w:val="231F20"/>
          <w:sz w:val="24"/>
          <w:szCs w:val="24"/>
        </w:rPr>
        <w:t xml:space="preserve"> over </w:t>
      </w:r>
      <w:r w:rsidR="008C5C60">
        <w:rPr>
          <w:rFonts w:ascii="Times New Roman" w:hAnsi="Times New Roman" w:cs="Times New Roman"/>
          <w:color w:val="231F20"/>
          <w:sz w:val="24"/>
          <w:szCs w:val="24"/>
        </w:rPr>
        <w:t>time</w:t>
      </w:r>
      <w:r w:rsidR="000A15CA">
        <w:rPr>
          <w:rFonts w:ascii="Times New Roman" w:hAnsi="Times New Roman" w:cs="Times New Roman"/>
          <w:color w:val="231F20"/>
          <w:sz w:val="24"/>
          <w:szCs w:val="24"/>
        </w:rPr>
        <w:t>,</w:t>
      </w:r>
      <w:r w:rsidR="00412CAE">
        <w:rPr>
          <w:rFonts w:ascii="Times New Roman" w:hAnsi="Times New Roman" w:cs="Times New Roman"/>
          <w:color w:val="231F20"/>
          <w:sz w:val="24"/>
          <w:szCs w:val="24"/>
        </w:rPr>
        <w:t xml:space="preserve"> s</w:t>
      </w:r>
      <w:r w:rsidR="008C5C60">
        <w:rPr>
          <w:rFonts w:ascii="Times New Roman" w:hAnsi="Times New Roman" w:cs="Times New Roman"/>
          <w:color w:val="231F20"/>
          <w:sz w:val="24"/>
          <w:szCs w:val="24"/>
        </w:rPr>
        <w:t xml:space="preserve">hort, as in the </w:t>
      </w:r>
      <w:r w:rsidR="00412CAE">
        <w:rPr>
          <w:rFonts w:ascii="Times New Roman" w:hAnsi="Times New Roman" w:cs="Times New Roman"/>
          <w:color w:val="231F20"/>
          <w:sz w:val="24"/>
          <w:szCs w:val="24"/>
        </w:rPr>
        <w:t>Grants</w:t>
      </w:r>
      <w:r w:rsidR="008C5C60">
        <w:rPr>
          <w:rFonts w:ascii="Times New Roman" w:hAnsi="Times New Roman" w:cs="Times New Roman"/>
          <w:color w:val="231F20"/>
          <w:sz w:val="24"/>
          <w:szCs w:val="24"/>
        </w:rPr>
        <w:t xml:space="preserve">’ study </w:t>
      </w:r>
      <w:r w:rsidR="002012F2">
        <w:rPr>
          <w:rFonts w:ascii="Times New Roman" w:hAnsi="Times New Roman" w:cs="Times New Roman"/>
          <w:color w:val="231F20"/>
          <w:sz w:val="24"/>
          <w:szCs w:val="24"/>
        </w:rPr>
        <w:t xml:space="preserve">of finches </w:t>
      </w:r>
      <w:r w:rsidR="00412CAE">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Chapter </w:t>
      </w:r>
      <w:r w:rsidR="00241315">
        <w:rPr>
          <w:rFonts w:ascii="Times New Roman" w:hAnsi="Times New Roman" w:cs="Times New Roman"/>
          <w:color w:val="231F20"/>
          <w:sz w:val="24"/>
          <w:szCs w:val="24"/>
        </w:rPr>
        <w:t>1</w:t>
      </w:r>
      <w:r w:rsidR="00C5420E">
        <w:rPr>
          <w:rFonts w:ascii="Times New Roman" w:hAnsi="Times New Roman" w:cs="Times New Roman"/>
          <w:color w:val="231F20"/>
          <w:sz w:val="24"/>
          <w:szCs w:val="24"/>
        </w:rPr>
        <w:t>8)</w:t>
      </w:r>
      <w:r w:rsidR="009A122B">
        <w:rPr>
          <w:rFonts w:ascii="Times New Roman" w:hAnsi="Times New Roman" w:cs="Times New Roman"/>
          <w:color w:val="231F20"/>
          <w:sz w:val="24"/>
          <w:szCs w:val="24"/>
        </w:rPr>
        <w:t>,</w:t>
      </w:r>
      <w:r w:rsidR="008C5C60">
        <w:rPr>
          <w:rFonts w:ascii="Times New Roman" w:hAnsi="Times New Roman" w:cs="Times New Roman"/>
          <w:color w:val="231F20"/>
          <w:sz w:val="24"/>
          <w:szCs w:val="24"/>
        </w:rPr>
        <w:t xml:space="preserve"> or</w:t>
      </w:r>
      <w:r w:rsidR="003009FD">
        <w:rPr>
          <w:rFonts w:ascii="Times New Roman" w:hAnsi="Times New Roman" w:cs="Times New Roman"/>
          <w:color w:val="231F20"/>
          <w:sz w:val="24"/>
          <w:szCs w:val="24"/>
        </w:rPr>
        <w:t xml:space="preserve"> long</w:t>
      </w:r>
      <w:r w:rsidR="00412CAE">
        <w:rPr>
          <w:rFonts w:ascii="Times New Roman" w:hAnsi="Times New Roman" w:cs="Times New Roman"/>
          <w:color w:val="231F20"/>
          <w:sz w:val="24"/>
          <w:szCs w:val="24"/>
        </w:rPr>
        <w:t xml:space="preserve">, as </w:t>
      </w:r>
      <w:r w:rsidR="00254DC2">
        <w:rPr>
          <w:rFonts w:ascii="Times New Roman" w:hAnsi="Times New Roman" w:cs="Times New Roman"/>
          <w:color w:val="231F20"/>
          <w:sz w:val="24"/>
          <w:szCs w:val="24"/>
        </w:rPr>
        <w:t>in</w:t>
      </w:r>
      <w:r w:rsidR="00412CAE">
        <w:rPr>
          <w:rFonts w:ascii="Times New Roman" w:hAnsi="Times New Roman" w:cs="Times New Roman"/>
          <w:color w:val="231F20"/>
          <w:sz w:val="24"/>
          <w:szCs w:val="24"/>
        </w:rPr>
        <w:t xml:space="preserve"> dinosaur species’ 200 million years on Earth</w:t>
      </w:r>
      <w:r w:rsidR="002012F2">
        <w:rPr>
          <w:rFonts w:ascii="Times New Roman" w:hAnsi="Times New Roman" w:cs="Times New Roman"/>
          <w:color w:val="231F20"/>
          <w:sz w:val="24"/>
          <w:szCs w:val="24"/>
        </w:rPr>
        <w:t xml:space="preserve">. </w:t>
      </w:r>
      <w:r w:rsidR="00C63600">
        <w:rPr>
          <w:rFonts w:ascii="Times New Roman" w:hAnsi="Times New Roman" w:cs="Times New Roman"/>
          <w:color w:val="231F20"/>
          <w:sz w:val="24"/>
          <w:szCs w:val="24"/>
        </w:rPr>
        <w:t>(</w:t>
      </w:r>
      <w:r w:rsidR="00E7176A">
        <w:rPr>
          <w:rFonts w:ascii="Times New Roman" w:hAnsi="Times New Roman" w:cs="Times New Roman"/>
          <w:color w:val="231F20"/>
          <w:sz w:val="24"/>
          <w:szCs w:val="24"/>
        </w:rPr>
        <w:t>See c</w:t>
      </w:r>
      <w:r w:rsidR="00967B10">
        <w:rPr>
          <w:rFonts w:ascii="Times New Roman" w:hAnsi="Times New Roman" w:cs="Times New Roman"/>
          <w:color w:val="231F20"/>
          <w:sz w:val="24"/>
          <w:szCs w:val="24"/>
        </w:rPr>
        <w:t>hart</w:t>
      </w:r>
      <w:r w:rsidR="00084583">
        <w:rPr>
          <w:rFonts w:ascii="Times New Roman" w:hAnsi="Times New Roman" w:cs="Times New Roman"/>
          <w:color w:val="231F20"/>
          <w:sz w:val="24"/>
          <w:szCs w:val="24"/>
        </w:rPr>
        <w:t>s</w:t>
      </w:r>
      <w:r w:rsidR="00966B67">
        <w:rPr>
          <w:rFonts w:ascii="Times New Roman" w:hAnsi="Times New Roman" w:cs="Times New Roman"/>
          <w:color w:val="231F20"/>
          <w:sz w:val="24"/>
          <w:szCs w:val="24"/>
        </w:rPr>
        <w:t xml:space="preserve"> 10.0 p.x &amp;</w:t>
      </w:r>
      <w:r w:rsidR="00967B10">
        <w:rPr>
          <w:rFonts w:ascii="Times New Roman" w:hAnsi="Times New Roman" w:cs="Times New Roman"/>
          <w:color w:val="231F20"/>
          <w:sz w:val="24"/>
          <w:szCs w:val="24"/>
        </w:rPr>
        <w:t xml:space="preserve"> 10.6 p.x; timelines </w:t>
      </w:r>
      <w:r w:rsidR="00B75B28">
        <w:rPr>
          <w:rFonts w:ascii="Times New Roman" w:hAnsi="Times New Roman" w:cs="Times New Roman"/>
          <w:color w:val="231F20"/>
          <w:sz w:val="24"/>
          <w:szCs w:val="24"/>
        </w:rPr>
        <w:t xml:space="preserve">10.13 and </w:t>
      </w:r>
      <w:r w:rsidR="00300A41">
        <w:rPr>
          <w:rFonts w:ascii="Times New Roman" w:hAnsi="Times New Roman" w:cs="Times New Roman"/>
          <w:color w:val="231F20"/>
          <w:sz w:val="24"/>
          <w:szCs w:val="24"/>
        </w:rPr>
        <w:t>11.11</w:t>
      </w:r>
      <w:r w:rsidR="00967B10">
        <w:rPr>
          <w:rFonts w:ascii="Times New Roman" w:hAnsi="Times New Roman" w:cs="Times New Roman"/>
          <w:color w:val="231F20"/>
          <w:sz w:val="24"/>
          <w:szCs w:val="24"/>
        </w:rPr>
        <w:t xml:space="preserve"> p.x</w:t>
      </w:r>
      <w:r w:rsidR="00B75B28">
        <w:rPr>
          <w:rFonts w:ascii="Times New Roman" w:hAnsi="Times New Roman" w:cs="Times New Roman"/>
          <w:color w:val="231F20"/>
          <w:sz w:val="24"/>
          <w:szCs w:val="24"/>
        </w:rPr>
        <w:t>)</w:t>
      </w:r>
      <w:r w:rsidR="00D34E07">
        <w:rPr>
          <w:rFonts w:ascii="Times New Roman" w:hAnsi="Times New Roman" w:cs="Times New Roman"/>
          <w:color w:val="231F20"/>
          <w:sz w:val="24"/>
          <w:szCs w:val="24"/>
        </w:rPr>
        <w:t xml:space="preserve"> </w:t>
      </w:r>
      <w:r w:rsidR="00786D6D">
        <w:rPr>
          <w:rFonts w:ascii="Times New Roman" w:hAnsi="Times New Roman" w:cs="Times New Roman"/>
          <w:color w:val="231F20"/>
          <w:sz w:val="24"/>
          <w:szCs w:val="24"/>
        </w:rPr>
        <w:t xml:space="preserve"> </w:t>
      </w:r>
      <w:r w:rsidR="00300A41">
        <w:rPr>
          <w:rFonts w:ascii="Times New Roman" w:hAnsi="Times New Roman" w:cs="Times New Roman"/>
          <w:color w:val="231F20"/>
          <w:sz w:val="24"/>
          <w:szCs w:val="24"/>
        </w:rPr>
        <w:t xml:space="preserve"> </w:t>
      </w:r>
      <w:r w:rsidR="00412CAE">
        <w:rPr>
          <w:rFonts w:ascii="Times New Roman" w:hAnsi="Times New Roman" w:cs="Times New Roman"/>
          <w:color w:val="231F20"/>
          <w:sz w:val="24"/>
          <w:szCs w:val="24"/>
        </w:rPr>
        <w:t xml:space="preserve">Changes in genes </w:t>
      </w:r>
      <w:r w:rsidR="00F42131">
        <w:rPr>
          <w:rFonts w:ascii="Times New Roman" w:hAnsi="Times New Roman" w:cs="Times New Roman"/>
          <w:color w:val="231F20"/>
          <w:sz w:val="24"/>
          <w:szCs w:val="24"/>
        </w:rPr>
        <w:t xml:space="preserve">can </w:t>
      </w:r>
      <w:r w:rsidR="00412CA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 xml:space="preserve">ield traits </w:t>
      </w:r>
      <w:r w:rsidR="0051499F" w:rsidRPr="007A1039">
        <w:rPr>
          <w:rFonts w:ascii="Times New Roman" w:hAnsi="Times New Roman" w:cs="Times New Roman"/>
          <w:i/>
          <w:color w:val="231F20"/>
          <w:spacing w:val="-7"/>
          <w:sz w:val="24"/>
          <w:szCs w:val="24"/>
        </w:rPr>
        <w:t xml:space="preserve">that </w:t>
      </w:r>
      <w:r w:rsidR="0051499F" w:rsidRPr="007A1039">
        <w:rPr>
          <w:rFonts w:ascii="Times New Roman" w:hAnsi="Times New Roman" w:cs="Times New Roman"/>
          <w:i/>
          <w:color w:val="231F20"/>
          <w:sz w:val="24"/>
          <w:szCs w:val="24"/>
        </w:rPr>
        <w:t>enhance the ability to survive</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2164FDB4" w14:textId="70E1F2E4" w:rsidR="00A452D4" w:rsidRDefault="00A452D4" w:rsidP="00972D1C">
      <w:pPr>
        <w:pStyle w:val="BodyText"/>
        <w:tabs>
          <w:tab w:val="left" w:pos="0"/>
          <w:tab w:val="left" w:pos="6300"/>
          <w:tab w:val="left" w:pos="6570"/>
        </w:tabs>
        <w:spacing w:line="228" w:lineRule="auto"/>
        <w:ind w:right="-180" w:firstLine="720"/>
        <w:rPr>
          <w:rFonts w:ascii="Times New Roman" w:hAnsi="Times New Roman" w:cs="Times New Roman"/>
          <w:color w:val="231F20"/>
          <w:sz w:val="24"/>
          <w:szCs w:val="24"/>
        </w:rPr>
      </w:pPr>
    </w:p>
    <w:p w14:paraId="531B353B" w14:textId="4859D8A5" w:rsidR="00972D1C" w:rsidRDefault="00972D1C" w:rsidP="00972D1C">
      <w:pPr>
        <w:pStyle w:val="BodyText"/>
        <w:tabs>
          <w:tab w:val="left" w:pos="180"/>
          <w:tab w:val="left" w:pos="6300"/>
          <w:tab w:val="left" w:pos="6570"/>
        </w:tabs>
        <w:spacing w:line="228" w:lineRule="auto"/>
        <w:ind w:left="720"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Genetic recombination can spruce up ancient organs and turn them into elegant, innovative machines: Bird feathers? Old thermal regulators converted into aerodynamic flaps. Reptilian and mammalian legs? Antediluvian fins. Evolution is a great tinkerer . . .: </w:t>
      </w:r>
      <w:r w:rsidR="00D0753B">
        <w:rPr>
          <w:rFonts w:ascii="Times New Roman" w:hAnsi="Times New Roman" w:cs="Times New Roman"/>
          <w:color w:val="231F20"/>
          <w:sz w:val="24"/>
          <w:szCs w:val="24"/>
        </w:rPr>
        <w:t xml:space="preserve">In </w:t>
      </w:r>
      <w:r>
        <w:rPr>
          <w:rFonts w:ascii="Times New Roman" w:hAnsi="Times New Roman" w:cs="Times New Roman"/>
          <w:color w:val="231F20"/>
          <w:sz w:val="24"/>
          <w:szCs w:val="24"/>
        </w:rPr>
        <w:t>its workshop, lungs convert into floating organs, an old piece of the reptilian jaw becomes the inner ear, and even the sneer of hungry carnivore</w:t>
      </w:r>
      <w:r w:rsidR="002B14A0">
        <w:rPr>
          <w:rFonts w:ascii="Times New Roman" w:hAnsi="Times New Roman" w:cs="Times New Roman"/>
          <w:color w:val="231F20"/>
          <w:sz w:val="24"/>
          <w:szCs w:val="24"/>
        </w:rPr>
        <w:t>s</w:t>
      </w:r>
      <w:r>
        <w:rPr>
          <w:rFonts w:ascii="Times New Roman" w:hAnsi="Times New Roman" w:cs="Times New Roman"/>
          <w:color w:val="231F20"/>
          <w:sz w:val="24"/>
          <w:szCs w:val="24"/>
        </w:rPr>
        <w:t xml:space="preserve"> turns into Mona Lisa’s delicate smile. </w:t>
      </w:r>
      <w:r w:rsidR="00F2513A">
        <w:rPr>
          <w:rFonts w:ascii="Times New Roman" w:hAnsi="Times New Roman" w:cs="Times New Roman"/>
          <w:color w:val="231F20"/>
          <w:sz w:val="24"/>
          <w:szCs w:val="24"/>
        </w:rPr>
        <w:t xml:space="preserve">[3, pp.122-123] </w:t>
      </w:r>
    </w:p>
    <w:p w14:paraId="2B5A9462" w14:textId="24DA9FE9" w:rsidR="00786D6D" w:rsidRDefault="00786D6D" w:rsidP="00F43737">
      <w:pPr>
        <w:pStyle w:val="BodyText"/>
        <w:tabs>
          <w:tab w:val="left" w:pos="0"/>
        </w:tabs>
        <w:spacing w:before="3" w:line="228" w:lineRule="auto"/>
        <w:ind w:right="-180"/>
        <w:rPr>
          <w:rFonts w:ascii="Times New Roman" w:hAnsi="Times New Roman" w:cs="Times New Roman"/>
          <w:color w:val="231F20"/>
          <w:sz w:val="24"/>
          <w:szCs w:val="24"/>
        </w:rPr>
      </w:pPr>
    </w:p>
    <w:p w14:paraId="4884E923" w14:textId="4BB5EDDB" w:rsidR="00A452D4" w:rsidRDefault="00A452D4" w:rsidP="00A452D4">
      <w:pPr>
        <w:pStyle w:val="BodyText"/>
        <w:tabs>
          <w:tab w:val="left" w:pos="180"/>
          <w:tab w:val="left" w:pos="6300"/>
          <w:tab w:val="left" w:pos="657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Billions of years of evolution have determined the shape, size, and behavior of every </w:t>
      </w:r>
      <w:r w:rsidR="006A58C2">
        <w:rPr>
          <w:rFonts w:ascii="Times New Roman" w:hAnsi="Times New Roman" w:cs="Times New Roman"/>
          <w:color w:val="231F20"/>
          <w:sz w:val="24"/>
          <w:szCs w:val="24"/>
        </w:rPr>
        <w:t>s</w:t>
      </w:r>
      <w:r>
        <w:rPr>
          <w:rFonts w:ascii="Times New Roman" w:hAnsi="Times New Roman" w:cs="Times New Roman"/>
          <w:color w:val="231F20"/>
          <w:sz w:val="24"/>
          <w:szCs w:val="24"/>
        </w:rPr>
        <w:t xml:space="preserve">pecies. In human infants, “the nascent brain already </w:t>
      </w:r>
      <w:r w:rsidR="0010759D">
        <w:rPr>
          <w:rFonts w:ascii="Times New Roman" w:hAnsi="Times New Roman" w:cs="Times New Roman"/>
          <w:color w:val="231F20"/>
          <w:sz w:val="24"/>
          <w:szCs w:val="24"/>
        </w:rPr>
        <w:t>possesses</w:t>
      </w:r>
      <w:r>
        <w:rPr>
          <w:rFonts w:ascii="Times New Roman" w:hAnsi="Times New Roman" w:cs="Times New Roman"/>
          <w:color w:val="231F20"/>
          <w:sz w:val="24"/>
          <w:szCs w:val="24"/>
        </w:rPr>
        <w:t xml:space="preserve"> considerable knowledge inherited from its long evolutionary history.” </w:t>
      </w:r>
      <w:r w:rsidR="000B2186">
        <w:rPr>
          <w:rFonts w:ascii="Times New Roman" w:hAnsi="Times New Roman" w:cs="Times New Roman"/>
          <w:color w:val="231F20"/>
          <w:sz w:val="24"/>
          <w:szCs w:val="24"/>
        </w:rPr>
        <w:t>[3</w:t>
      </w:r>
      <w:r w:rsidR="00300A41">
        <w:rPr>
          <w:rFonts w:ascii="Times New Roman" w:hAnsi="Times New Roman" w:cs="Times New Roman"/>
          <w:color w:val="231F20"/>
          <w:sz w:val="24"/>
          <w:szCs w:val="24"/>
        </w:rPr>
        <w:t>,</w:t>
      </w:r>
      <w:r w:rsidR="000B2186">
        <w:rPr>
          <w:rFonts w:ascii="Times New Roman" w:hAnsi="Times New Roman" w:cs="Times New Roman"/>
          <w:color w:val="231F20"/>
          <w:sz w:val="24"/>
          <w:szCs w:val="24"/>
        </w:rPr>
        <w:t xml:space="preserve"> </w:t>
      </w:r>
      <w:r>
        <w:rPr>
          <w:rFonts w:ascii="Times New Roman" w:hAnsi="Times New Roman" w:cs="Times New Roman"/>
          <w:color w:val="231F20"/>
          <w:sz w:val="24"/>
          <w:szCs w:val="24"/>
        </w:rPr>
        <w:t>p.53</w:t>
      </w:r>
      <w:r w:rsidR="000B2186">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Every species has been shaped over millennia.</w:t>
      </w:r>
    </w:p>
    <w:p w14:paraId="4008F7B5" w14:textId="77777777" w:rsidR="00F43737" w:rsidRDefault="00F43737" w:rsidP="009A122B">
      <w:pPr>
        <w:pStyle w:val="BodyText"/>
        <w:tabs>
          <w:tab w:val="left" w:pos="0"/>
        </w:tabs>
        <w:spacing w:line="228" w:lineRule="auto"/>
        <w:ind w:right="-180" w:firstLine="720"/>
        <w:rPr>
          <w:rFonts w:ascii="Times New Roman" w:hAnsi="Times New Roman" w:cs="Times New Roman"/>
          <w:color w:val="231F20"/>
          <w:sz w:val="24"/>
          <w:szCs w:val="24"/>
        </w:rPr>
      </w:pPr>
    </w:p>
    <w:p w14:paraId="7BC26337" w14:textId="77777777" w:rsidR="00E70F13" w:rsidRDefault="00F43737" w:rsidP="009A122B">
      <w:pPr>
        <w:pStyle w:val="BodyText"/>
        <w:tabs>
          <w:tab w:val="left" w:pos="0"/>
        </w:tabs>
        <w:spacing w:line="228" w:lineRule="auto"/>
        <w:ind w:right="-180" w:firstLine="720"/>
        <w:rPr>
          <w:rFonts w:ascii="Times New Roman" w:hAnsi="Times New Roman" w:cs="Times New Roman"/>
          <w:color w:val="231F20"/>
          <w:spacing w:val="-24"/>
          <w:sz w:val="24"/>
          <w:szCs w:val="24"/>
        </w:rPr>
      </w:pPr>
      <w:r>
        <w:rPr>
          <w:rFonts w:ascii="Times New Roman" w:hAnsi="Times New Roman" w:cs="Times New Roman"/>
          <w:b/>
          <w:bCs/>
          <w:color w:val="231F20"/>
          <w:sz w:val="24"/>
          <w:szCs w:val="24"/>
        </w:rPr>
        <w:t xml:space="preserve">Evolution/Extinction, Hand in Hand. </w:t>
      </w:r>
      <w:r w:rsidR="009A122B" w:rsidRPr="007A1039">
        <w:rPr>
          <w:rFonts w:ascii="Times New Roman" w:hAnsi="Times New Roman" w:cs="Times New Roman"/>
          <w:color w:val="231F20"/>
          <w:sz w:val="24"/>
          <w:szCs w:val="24"/>
        </w:rPr>
        <w:t>Fac</w:t>
      </w:r>
      <w:r w:rsidR="00C56A12">
        <w:rPr>
          <w:rFonts w:ascii="Times New Roman" w:hAnsi="Times New Roman" w:cs="Times New Roman"/>
          <w:color w:val="231F20"/>
          <w:sz w:val="24"/>
          <w:szCs w:val="24"/>
        </w:rPr>
        <w:t>ts</w:t>
      </w:r>
      <w:r w:rsidR="009A122B" w:rsidRPr="007A1039">
        <w:rPr>
          <w:rFonts w:ascii="Times New Roman" w:hAnsi="Times New Roman" w:cs="Times New Roman"/>
          <w:color w:val="231F20"/>
          <w:sz w:val="24"/>
          <w:szCs w:val="24"/>
        </w:rPr>
        <w:t>:</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Evolution-by-natural-selection</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resulted</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from</w:t>
      </w:r>
      <w:r w:rsidR="009A122B" w:rsidRPr="007A1039">
        <w:rPr>
          <w:rFonts w:ascii="Times New Roman" w:hAnsi="Times New Roman" w:cs="Times New Roman"/>
          <w:color w:val="231F20"/>
          <w:spacing w:val="-19"/>
          <w:sz w:val="24"/>
          <w:szCs w:val="24"/>
        </w:rPr>
        <w:t xml:space="preserve"> </w:t>
      </w:r>
      <w:r w:rsidR="009A122B" w:rsidRPr="007A1039">
        <w:rPr>
          <w:rFonts w:ascii="Times New Roman" w:hAnsi="Times New Roman" w:cs="Times New Roman"/>
          <w:color w:val="231F20"/>
          <w:sz w:val="24"/>
          <w:szCs w:val="24"/>
        </w:rPr>
        <w:t>random</w:t>
      </w:r>
      <w:r w:rsidR="009A122B" w:rsidRPr="007A1039">
        <w:rPr>
          <w:rFonts w:ascii="Times New Roman" w:hAnsi="Times New Roman" w:cs="Times New Roman"/>
          <w:color w:val="231F20"/>
          <w:spacing w:val="-18"/>
          <w:sz w:val="24"/>
          <w:szCs w:val="24"/>
        </w:rPr>
        <w:t xml:space="preserve"> </w:t>
      </w:r>
      <w:r w:rsidR="009A122B" w:rsidRPr="007A1039">
        <w:rPr>
          <w:rFonts w:ascii="Times New Roman" w:hAnsi="Times New Roman" w:cs="Times New Roman"/>
          <w:color w:val="231F20"/>
          <w:sz w:val="24"/>
          <w:szCs w:val="24"/>
        </w:rPr>
        <w:t>changes, accidents, or</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“luck,”</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if you will. Humans are among </w:t>
      </w:r>
      <w:r w:rsidR="00311945">
        <w:rPr>
          <w:rFonts w:ascii="Times New Roman" w:hAnsi="Times New Roman" w:cs="Times New Roman"/>
          <w:color w:val="231F20"/>
          <w:sz w:val="24"/>
          <w:szCs w:val="24"/>
        </w:rPr>
        <w:t xml:space="preserve">an estimated </w:t>
      </w:r>
      <w:r w:rsidR="009A122B" w:rsidRPr="007A1039">
        <w:rPr>
          <w:rFonts w:ascii="Times New Roman" w:hAnsi="Times New Roman" w:cs="Times New Roman"/>
          <w:color w:val="231F20"/>
          <w:sz w:val="24"/>
          <w:szCs w:val="24"/>
        </w:rPr>
        <w:t>8.7 million</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species alive today</w:t>
      </w:r>
      <w:r w:rsidR="00FE0620">
        <w:rPr>
          <w:rFonts w:ascii="Times New Roman" w:hAnsi="Times New Roman" w:cs="Times New Roman"/>
          <w:color w:val="231F20"/>
          <w:sz w:val="24"/>
          <w:szCs w:val="24"/>
        </w:rPr>
        <w:t>. T</w:t>
      </w:r>
      <w:r w:rsidR="00FE0620" w:rsidRPr="007A1039">
        <w:rPr>
          <w:rFonts w:ascii="Times New Roman" w:hAnsi="Times New Roman" w:cs="Times New Roman"/>
          <w:color w:val="231F20"/>
          <w:sz w:val="24"/>
          <w:szCs w:val="24"/>
        </w:rPr>
        <w:t>housands</w:t>
      </w:r>
      <w:r w:rsidR="00FE0620">
        <w:rPr>
          <w:rFonts w:ascii="Times New Roman" w:hAnsi="Times New Roman" w:cs="Times New Roman"/>
          <w:color w:val="231F20"/>
          <w:sz w:val="24"/>
          <w:szCs w:val="24"/>
        </w:rPr>
        <w:t>, even millions</w:t>
      </w:r>
      <w:r w:rsidR="009A122B" w:rsidRPr="007A1039">
        <w:rPr>
          <w:rFonts w:ascii="Times New Roman" w:hAnsi="Times New Roman" w:cs="Times New Roman"/>
          <w:color w:val="231F20"/>
          <w:sz w:val="24"/>
          <w:szCs w:val="24"/>
        </w:rPr>
        <w:t xml:space="preserve"> more </w:t>
      </w:r>
      <w:r w:rsidR="009A122B">
        <w:rPr>
          <w:rFonts w:ascii="Times New Roman" w:hAnsi="Times New Roman" w:cs="Times New Roman"/>
          <w:color w:val="231F20"/>
          <w:sz w:val="24"/>
          <w:szCs w:val="24"/>
        </w:rPr>
        <w:t xml:space="preserve">species </w:t>
      </w:r>
      <w:r w:rsidR="009A122B" w:rsidRPr="007A1039">
        <w:rPr>
          <w:rFonts w:ascii="Times New Roman" w:hAnsi="Times New Roman" w:cs="Times New Roman"/>
          <w:color w:val="231F20"/>
          <w:sz w:val="24"/>
          <w:szCs w:val="24"/>
        </w:rPr>
        <w:t>have been discovered but not named</w:t>
      </w:r>
      <w:r w:rsidR="00FE0620">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 </w:t>
      </w:r>
      <w:r w:rsidR="008F6819">
        <w:rPr>
          <w:rFonts w:ascii="Times New Roman" w:hAnsi="Times New Roman" w:cs="Times New Roman"/>
          <w:color w:val="231F20"/>
          <w:sz w:val="24"/>
          <w:szCs w:val="24"/>
        </w:rPr>
        <w:t>H</w:t>
      </w:r>
      <w:r w:rsidR="009A122B">
        <w:rPr>
          <w:rFonts w:ascii="Times New Roman" w:hAnsi="Times New Roman" w:cs="Times New Roman"/>
          <w:color w:val="231F20"/>
          <w:sz w:val="24"/>
          <w:szCs w:val="24"/>
        </w:rPr>
        <w:t xml:space="preserve">undreds of </w:t>
      </w:r>
      <w:r w:rsidR="009A122B" w:rsidRPr="007A1039">
        <w:rPr>
          <w:rFonts w:ascii="Times New Roman" w:hAnsi="Times New Roman" w:cs="Times New Roman"/>
          <w:color w:val="231F20"/>
          <w:sz w:val="24"/>
          <w:szCs w:val="24"/>
        </w:rPr>
        <w:t>millions</w:t>
      </w:r>
      <w:r w:rsidR="009A122B">
        <w:rPr>
          <w:rFonts w:ascii="Times New Roman" w:hAnsi="Times New Roman" w:cs="Times New Roman"/>
          <w:color w:val="231F20"/>
          <w:sz w:val="24"/>
          <w:szCs w:val="24"/>
        </w:rPr>
        <w:t xml:space="preserve"> </w:t>
      </w:r>
      <w:r w:rsidR="00AE71D9">
        <w:rPr>
          <w:rFonts w:ascii="Times New Roman" w:hAnsi="Times New Roman" w:cs="Times New Roman"/>
          <w:color w:val="231F20"/>
          <w:sz w:val="24"/>
          <w:szCs w:val="24"/>
        </w:rPr>
        <w:t xml:space="preserve">of species </w:t>
      </w:r>
      <w:r w:rsidR="009A122B" w:rsidRPr="007A1039">
        <w:rPr>
          <w:rFonts w:ascii="Times New Roman" w:hAnsi="Times New Roman" w:cs="Times New Roman"/>
          <w:color w:val="231F20"/>
          <w:sz w:val="24"/>
          <w:szCs w:val="24"/>
        </w:rPr>
        <w:t>have not been discovered</w:t>
      </w:r>
      <w:r w:rsidR="000A15CA">
        <w:rPr>
          <w:rFonts w:ascii="Times New Roman" w:hAnsi="Times New Roman" w:cs="Times New Roman"/>
          <w:color w:val="231F20"/>
          <w:sz w:val="24"/>
          <w:szCs w:val="24"/>
        </w:rPr>
        <w:t>.</w:t>
      </w:r>
      <w:r w:rsidR="00FE0620">
        <w:rPr>
          <w:rFonts w:ascii="Times New Roman" w:hAnsi="Times New Roman" w:cs="Times New Roman"/>
          <w:color w:val="231F20"/>
          <w:sz w:val="24"/>
          <w:szCs w:val="24"/>
        </w:rPr>
        <w:t xml:space="preserve"> </w:t>
      </w:r>
      <w:r w:rsidR="00AE71D9">
        <w:rPr>
          <w:rFonts w:ascii="Times New Roman" w:hAnsi="Times New Roman" w:cs="Times New Roman"/>
          <w:color w:val="231F20"/>
          <w:sz w:val="24"/>
          <w:szCs w:val="24"/>
        </w:rPr>
        <w:t>Some we know only as fossils among which</w:t>
      </w:r>
      <w:r w:rsidR="00FE0620">
        <w:rPr>
          <w:rFonts w:ascii="Times New Roman" w:hAnsi="Times New Roman" w:cs="Times New Roman"/>
          <w:color w:val="231F20"/>
          <w:sz w:val="24"/>
          <w:szCs w:val="24"/>
        </w:rPr>
        <w:t xml:space="preserve"> 250,000 species have been identified, far fewer than are likely to have existed.</w:t>
      </w:r>
      <w:r w:rsidR="009A122B" w:rsidRPr="007A1039">
        <w:rPr>
          <w:rFonts w:ascii="Times New Roman" w:hAnsi="Times New Roman" w:cs="Times New Roman"/>
          <w:color w:val="231F20"/>
          <w:sz w:val="24"/>
          <w:szCs w:val="24"/>
        </w:rPr>
        <w:t xml:space="preserve"> [</w:t>
      </w:r>
      <w:r w:rsidR="0025652D">
        <w:rPr>
          <w:rFonts w:ascii="Times New Roman" w:hAnsi="Times New Roman" w:cs="Times New Roman"/>
          <w:color w:val="231F20"/>
          <w:sz w:val="24"/>
          <w:szCs w:val="24"/>
        </w:rPr>
        <w:t>4</w:t>
      </w:r>
      <w:r w:rsidR="009A122B" w:rsidRPr="007A1039">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 xml:space="preserve"> Some species have survived</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since</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life</w:t>
      </w:r>
      <w:r w:rsidR="009A122B">
        <w:rPr>
          <w:rFonts w:ascii="Times New Roman" w:hAnsi="Times New Roman" w:cs="Times New Roman"/>
          <w:color w:val="231F20"/>
          <w:sz w:val="24"/>
          <w:szCs w:val="24"/>
        </w:rPr>
        <w:t xml:space="preserve"> on Earth</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began</w:t>
      </w:r>
      <w:r w:rsidR="00122AE2">
        <w:rPr>
          <w:rFonts w:ascii="Times New Roman" w:hAnsi="Times New Roman" w:cs="Times New Roman"/>
          <w:color w:val="231F20"/>
          <w:sz w:val="24"/>
          <w:szCs w:val="24"/>
        </w:rPr>
        <w:t>.</w:t>
      </w:r>
      <w:r w:rsidR="009A122B" w:rsidRPr="007A1039">
        <w:rPr>
          <w:rFonts w:ascii="Times New Roman" w:hAnsi="Times New Roman" w:cs="Times New Roman"/>
          <w:color w:val="231F20"/>
          <w:spacing w:val="-24"/>
          <w:sz w:val="24"/>
          <w:szCs w:val="24"/>
        </w:rPr>
        <w:t xml:space="preserve"> </w:t>
      </w:r>
      <w:r w:rsidR="008D5AAB">
        <w:rPr>
          <w:rFonts w:ascii="Times New Roman" w:hAnsi="Times New Roman" w:cs="Times New Roman"/>
          <w:color w:val="231F20"/>
          <w:spacing w:val="-24"/>
          <w:sz w:val="24"/>
          <w:szCs w:val="24"/>
        </w:rPr>
        <w:t xml:space="preserve"> </w:t>
      </w:r>
    </w:p>
    <w:p w14:paraId="1F06AF7E" w14:textId="04CD10D8" w:rsidR="00036061" w:rsidRPr="008D5AAB" w:rsidRDefault="00FE0620"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Only </w:t>
      </w:r>
      <w:r w:rsidR="00BC0FDD">
        <w:rPr>
          <w:rFonts w:ascii="Times New Roman" w:hAnsi="Times New Roman" w:cs="Times New Roman"/>
          <w:color w:val="231F20"/>
          <w:sz w:val="24"/>
          <w:szCs w:val="24"/>
        </w:rPr>
        <w:t>a</w:t>
      </w:r>
      <w:r>
        <w:rPr>
          <w:rFonts w:ascii="Times New Roman" w:hAnsi="Times New Roman" w:cs="Times New Roman"/>
          <w:color w:val="231F20"/>
          <w:sz w:val="24"/>
          <w:szCs w:val="24"/>
        </w:rPr>
        <w:t xml:space="preserve">fter the mid-1600s did we learn </w:t>
      </w:r>
      <w:r w:rsidR="00D02C0C">
        <w:rPr>
          <w:rFonts w:ascii="Times New Roman" w:hAnsi="Times New Roman" w:cs="Times New Roman"/>
          <w:color w:val="231F20"/>
          <w:sz w:val="24"/>
          <w:szCs w:val="24"/>
        </w:rPr>
        <w:t xml:space="preserve">about </w:t>
      </w:r>
      <w:r w:rsidR="00705950">
        <w:rPr>
          <w:rFonts w:ascii="Times New Roman" w:hAnsi="Times New Roman" w:cs="Times New Roman"/>
          <w:color w:val="231F20"/>
          <w:sz w:val="24"/>
          <w:szCs w:val="24"/>
        </w:rPr>
        <w:t>the t</w:t>
      </w:r>
      <w:r w:rsidR="008D5AAB" w:rsidRPr="008D5AAB">
        <w:rPr>
          <w:rFonts w:ascii="Times New Roman" w:hAnsi="Times New Roman" w:cs="Times New Roman"/>
          <w:color w:val="231F20"/>
          <w:sz w:val="24"/>
          <w:szCs w:val="24"/>
        </w:rPr>
        <w:t>hree ancient kingdoms of life</w:t>
      </w:r>
      <w:r>
        <w:rPr>
          <w:rFonts w:ascii="Times New Roman" w:hAnsi="Times New Roman" w:cs="Times New Roman"/>
          <w:color w:val="231F20"/>
          <w:sz w:val="24"/>
          <w:szCs w:val="24"/>
        </w:rPr>
        <w:t xml:space="preserve"> </w:t>
      </w:r>
      <w:r w:rsidR="008D5AAB" w:rsidRPr="008D5AAB">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D5AAB" w:rsidRPr="008D5AAB">
        <w:rPr>
          <w:rFonts w:ascii="Times New Roman" w:hAnsi="Times New Roman" w:cs="Times New Roman"/>
          <w:color w:val="231F20"/>
          <w:sz w:val="24"/>
          <w:szCs w:val="24"/>
        </w:rPr>
        <w:t>protists, eubacteria, and archaebacteria</w:t>
      </w:r>
      <w:r>
        <w:rPr>
          <w:rFonts w:ascii="Times New Roman" w:hAnsi="Times New Roman" w:cs="Times New Roman"/>
          <w:color w:val="231F20"/>
          <w:sz w:val="24"/>
          <w:szCs w:val="24"/>
        </w:rPr>
        <w:t xml:space="preserve"> – seen by</w:t>
      </w:r>
      <w:r w:rsidR="008D5AAB">
        <w:rPr>
          <w:rFonts w:ascii="Times New Roman" w:hAnsi="Times New Roman" w:cs="Times New Roman"/>
          <w:color w:val="231F20"/>
          <w:sz w:val="24"/>
          <w:szCs w:val="24"/>
        </w:rPr>
        <w:t xml:space="preserve"> </w:t>
      </w:r>
      <w:r w:rsidR="008D5AAB" w:rsidRPr="00093AC7">
        <w:rPr>
          <w:rFonts w:ascii="Times New Roman" w:hAnsi="Times New Roman" w:cs="Times New Roman"/>
          <w:b/>
          <w:bCs/>
          <w:color w:val="231F20"/>
          <w:sz w:val="24"/>
          <w:szCs w:val="24"/>
        </w:rPr>
        <w:t>Anton</w:t>
      </w:r>
      <w:r w:rsidR="00093AC7">
        <w:rPr>
          <w:rFonts w:ascii="Times New Roman" w:hAnsi="Times New Roman" w:cs="Times New Roman"/>
          <w:b/>
          <w:bCs/>
          <w:color w:val="231F20"/>
          <w:sz w:val="24"/>
          <w:szCs w:val="24"/>
        </w:rPr>
        <w:t>ie van</w:t>
      </w:r>
      <w:r w:rsidR="008D5AAB" w:rsidRPr="00093AC7">
        <w:rPr>
          <w:rFonts w:ascii="Times New Roman" w:hAnsi="Times New Roman" w:cs="Times New Roman"/>
          <w:b/>
          <w:bCs/>
          <w:color w:val="231F20"/>
          <w:sz w:val="24"/>
          <w:szCs w:val="24"/>
        </w:rPr>
        <w:t xml:space="preserve"> Leeuwenhoek</w:t>
      </w:r>
      <w:r w:rsidR="00093AC7">
        <w:rPr>
          <w:rFonts w:ascii="Times New Roman" w:hAnsi="Times New Roman" w:cs="Times New Roman"/>
          <w:b/>
          <w:bCs/>
          <w:color w:val="231F20"/>
          <w:sz w:val="24"/>
          <w:szCs w:val="24"/>
        </w:rPr>
        <w:t xml:space="preserve"> </w:t>
      </w:r>
      <w:r w:rsidR="00093AC7">
        <w:rPr>
          <w:rFonts w:ascii="Times New Roman" w:hAnsi="Times New Roman" w:cs="Times New Roman"/>
          <w:color w:val="231F20"/>
          <w:sz w:val="24"/>
          <w:szCs w:val="24"/>
        </w:rPr>
        <w:t>(1632-1723)</w:t>
      </w:r>
      <w:r>
        <w:rPr>
          <w:rFonts w:ascii="Times New Roman" w:hAnsi="Times New Roman" w:cs="Times New Roman"/>
          <w:color w:val="231F20"/>
          <w:sz w:val="24"/>
          <w:szCs w:val="24"/>
        </w:rPr>
        <w:t>. O</w:t>
      </w:r>
      <w:r w:rsidR="008D5AAB">
        <w:rPr>
          <w:rFonts w:ascii="Times New Roman" w:hAnsi="Times New Roman" w:cs="Times New Roman"/>
          <w:color w:val="231F20"/>
          <w:sz w:val="24"/>
          <w:szCs w:val="24"/>
        </w:rPr>
        <w:t xml:space="preserve">bsessed by microscopes, </w:t>
      </w:r>
      <w:r>
        <w:rPr>
          <w:rFonts w:ascii="Times New Roman" w:hAnsi="Times New Roman" w:cs="Times New Roman"/>
          <w:color w:val="231F20"/>
          <w:sz w:val="24"/>
          <w:szCs w:val="24"/>
        </w:rPr>
        <w:t xml:space="preserve">Leeuwenhoek </w:t>
      </w:r>
      <w:r w:rsidR="008D5AAB">
        <w:rPr>
          <w:rFonts w:ascii="Times New Roman" w:hAnsi="Times New Roman" w:cs="Times New Roman"/>
          <w:color w:val="231F20"/>
          <w:sz w:val="24"/>
          <w:szCs w:val="24"/>
        </w:rPr>
        <w:t>made his own</w:t>
      </w:r>
      <w:r w:rsidR="005159C9">
        <w:rPr>
          <w:rFonts w:ascii="Times New Roman" w:hAnsi="Times New Roman" w:cs="Times New Roman"/>
          <w:color w:val="231F20"/>
          <w:sz w:val="24"/>
          <w:szCs w:val="24"/>
        </w:rPr>
        <w:t>. P</w:t>
      </w:r>
      <w:r w:rsidR="008D5AAB">
        <w:rPr>
          <w:rFonts w:ascii="Times New Roman" w:hAnsi="Times New Roman" w:cs="Times New Roman"/>
          <w:color w:val="231F20"/>
          <w:sz w:val="24"/>
          <w:szCs w:val="24"/>
        </w:rPr>
        <w:t>eer</w:t>
      </w:r>
      <w:r w:rsidR="005159C9">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through</w:t>
      </w:r>
      <w:r w:rsidR="008D5AAB">
        <w:rPr>
          <w:rFonts w:ascii="Times New Roman" w:hAnsi="Times New Roman" w:cs="Times New Roman"/>
          <w:color w:val="231F20"/>
          <w:sz w:val="24"/>
          <w:szCs w:val="24"/>
        </w:rPr>
        <w:t xml:space="preserve"> them</w:t>
      </w:r>
      <w:r w:rsidR="005159C9">
        <w:rPr>
          <w:rFonts w:ascii="Times New Roman" w:hAnsi="Times New Roman" w:cs="Times New Roman"/>
          <w:color w:val="231F20"/>
          <w:sz w:val="24"/>
          <w:szCs w:val="24"/>
        </w:rPr>
        <w:t>, he</w:t>
      </w:r>
      <w:r w:rsidR="00AB1097">
        <w:rPr>
          <w:rFonts w:ascii="Times New Roman" w:hAnsi="Times New Roman" w:cs="Times New Roman"/>
          <w:color w:val="231F20"/>
          <w:sz w:val="24"/>
          <w:szCs w:val="24"/>
        </w:rPr>
        <w:t xml:space="preserve"> </w:t>
      </w:r>
      <w:r w:rsidR="00D02C0C">
        <w:rPr>
          <w:rFonts w:ascii="Times New Roman" w:hAnsi="Times New Roman" w:cs="Times New Roman"/>
          <w:color w:val="231F20"/>
          <w:sz w:val="24"/>
          <w:szCs w:val="24"/>
        </w:rPr>
        <w:t>was the first to see</w:t>
      </w:r>
      <w:r w:rsidR="00AB1097">
        <w:rPr>
          <w:rFonts w:ascii="Times New Roman" w:hAnsi="Times New Roman" w:cs="Times New Roman"/>
          <w:color w:val="231F20"/>
          <w:sz w:val="24"/>
          <w:szCs w:val="24"/>
        </w:rPr>
        <w:t xml:space="preserve"> the world of the ultrasmall</w:t>
      </w:r>
      <w:r w:rsidR="005159C9">
        <w:rPr>
          <w:rFonts w:ascii="Times New Roman" w:hAnsi="Times New Roman" w:cs="Times New Roman"/>
          <w:color w:val="231F20"/>
          <w:sz w:val="24"/>
          <w:szCs w:val="24"/>
        </w:rPr>
        <w:t>, unknown before his time.</w:t>
      </w:r>
      <w:r w:rsidR="00AB1097">
        <w:rPr>
          <w:rFonts w:ascii="Times New Roman" w:hAnsi="Times New Roman" w:cs="Times New Roman"/>
          <w:color w:val="231F20"/>
          <w:sz w:val="24"/>
          <w:szCs w:val="24"/>
        </w:rPr>
        <w:t xml:space="preserve"> (</w:t>
      </w:r>
      <w:r w:rsidR="006953B6">
        <w:rPr>
          <w:rFonts w:ascii="Times New Roman" w:hAnsi="Times New Roman" w:cs="Times New Roman"/>
          <w:color w:val="231F20"/>
          <w:sz w:val="24"/>
          <w:szCs w:val="24"/>
        </w:rPr>
        <w:t>Fig.</w:t>
      </w:r>
      <w:r w:rsidR="00AB1097">
        <w:rPr>
          <w:rFonts w:ascii="Times New Roman" w:hAnsi="Times New Roman" w:cs="Times New Roman"/>
          <w:color w:val="231F20"/>
          <w:sz w:val="24"/>
          <w:szCs w:val="24"/>
        </w:rPr>
        <w:t>17</w:t>
      </w:r>
      <w:r w:rsidR="006953B6">
        <w:rPr>
          <w:rFonts w:ascii="Times New Roman" w:hAnsi="Times New Roman" w:cs="Times New Roman"/>
          <w:color w:val="231F20"/>
          <w:sz w:val="24"/>
          <w:szCs w:val="24"/>
        </w:rPr>
        <w:t>.7</w:t>
      </w:r>
      <w:r w:rsidR="00AB1097">
        <w:rPr>
          <w:rFonts w:ascii="Times New Roman" w:hAnsi="Times New Roman" w:cs="Times New Roman"/>
          <w:color w:val="231F20"/>
          <w:sz w:val="24"/>
          <w:szCs w:val="24"/>
        </w:rPr>
        <w:t>)</w:t>
      </w:r>
      <w:r w:rsidR="008D5AAB">
        <w:rPr>
          <w:rFonts w:ascii="Times New Roman" w:hAnsi="Times New Roman" w:cs="Times New Roman"/>
          <w:color w:val="231F20"/>
          <w:sz w:val="24"/>
          <w:szCs w:val="24"/>
        </w:rPr>
        <w:t xml:space="preserve"> </w:t>
      </w:r>
      <w:r w:rsidR="000C0A1B">
        <w:rPr>
          <w:rFonts w:ascii="Times New Roman" w:hAnsi="Times New Roman" w:cs="Times New Roman"/>
          <w:color w:val="231F20"/>
          <w:sz w:val="24"/>
          <w:szCs w:val="24"/>
        </w:rPr>
        <w:t>[5]</w:t>
      </w:r>
      <w:r w:rsidR="00835A33">
        <w:rPr>
          <w:rFonts w:ascii="Times New Roman" w:hAnsi="Times New Roman" w:cs="Times New Roman"/>
          <w:color w:val="231F20"/>
          <w:sz w:val="24"/>
          <w:szCs w:val="24"/>
        </w:rPr>
        <w:t xml:space="preserve">  </w:t>
      </w:r>
      <w:r w:rsidR="00712ED4">
        <w:rPr>
          <w:rFonts w:ascii="Times New Roman" w:hAnsi="Times New Roman" w:cs="Times New Roman"/>
          <w:color w:val="231F20"/>
          <w:sz w:val="24"/>
          <w:szCs w:val="24"/>
        </w:rPr>
        <w:t>A</w:t>
      </w:r>
      <w:r w:rsidR="005D6B1D">
        <w:rPr>
          <w:rFonts w:ascii="Times New Roman" w:hAnsi="Times New Roman" w:cs="Times New Roman"/>
          <w:color w:val="231F20"/>
          <w:sz w:val="24"/>
          <w:szCs w:val="24"/>
        </w:rPr>
        <w:t>ctivities on using microscopes are: Try This 17.6, P. X and Try This 17.9, P. X.</w:t>
      </w:r>
    </w:p>
    <w:p w14:paraId="49939CF6" w14:textId="77777777" w:rsidR="00DA2550" w:rsidRDefault="00DA2550" w:rsidP="00DA2550">
      <w:pPr>
        <w:pStyle w:val="BodyText"/>
        <w:tabs>
          <w:tab w:val="left" w:pos="0"/>
        </w:tabs>
        <w:spacing w:line="228" w:lineRule="auto"/>
        <w:ind w:right="-180"/>
        <w:rPr>
          <w:rFonts w:ascii="Times New Roman" w:hAnsi="Times New Roman" w:cs="Times New Roman"/>
          <w:b/>
          <w:bCs/>
          <w:color w:val="231F20"/>
          <w:sz w:val="24"/>
          <w:szCs w:val="24"/>
        </w:rPr>
      </w:pPr>
    </w:p>
    <w:p w14:paraId="2B6BABE8" w14:textId="77777777" w:rsidR="00566CB5" w:rsidRDefault="00E70F13"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b/>
          <w:bCs/>
          <w:color w:val="231F20"/>
          <w:sz w:val="24"/>
          <w:szCs w:val="24"/>
        </w:rPr>
        <w:t>E</w:t>
      </w:r>
      <w:r w:rsidR="009A122B" w:rsidRPr="004B7667">
        <w:rPr>
          <w:rFonts w:ascii="Times New Roman" w:hAnsi="Times New Roman" w:cs="Times New Roman"/>
          <w:b/>
          <w:bCs/>
          <w:color w:val="231F20"/>
          <w:sz w:val="24"/>
          <w:szCs w:val="24"/>
        </w:rPr>
        <w:t>xtinct</w:t>
      </w:r>
      <w:r w:rsidR="008F6819" w:rsidRPr="004B7667">
        <w:rPr>
          <w:rFonts w:ascii="Times New Roman" w:hAnsi="Times New Roman" w:cs="Times New Roman"/>
          <w:b/>
          <w:bCs/>
          <w:color w:val="231F20"/>
          <w:sz w:val="24"/>
          <w:szCs w:val="24"/>
        </w:rPr>
        <w:t>ion</w:t>
      </w:r>
      <w:r w:rsidR="008F6819">
        <w:rPr>
          <w:rFonts w:ascii="Times New Roman" w:hAnsi="Times New Roman" w:cs="Times New Roman"/>
          <w:color w:val="231F20"/>
          <w:sz w:val="24"/>
          <w:szCs w:val="24"/>
        </w:rPr>
        <w:t xml:space="preserve"> is a fact of life</w:t>
      </w:r>
      <w:r w:rsidR="00BE7BFF">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some caused by competition</w:t>
      </w:r>
      <w:r w:rsidR="00F43737">
        <w:rPr>
          <w:rFonts w:ascii="Times New Roman" w:hAnsi="Times New Roman" w:cs="Times New Roman"/>
          <w:color w:val="231F20"/>
          <w:sz w:val="24"/>
          <w:szCs w:val="24"/>
        </w:rPr>
        <w:t xml:space="preserve"> </w:t>
      </w:r>
      <w:r w:rsidR="00093AC7">
        <w:rPr>
          <w:rFonts w:ascii="Times New Roman" w:hAnsi="Times New Roman" w:cs="Times New Roman"/>
          <w:color w:val="231F20"/>
          <w:sz w:val="24"/>
          <w:szCs w:val="24"/>
        </w:rPr>
        <w:t>among</w:t>
      </w:r>
      <w:r w:rsidR="00F43737">
        <w:rPr>
          <w:rFonts w:ascii="Times New Roman" w:hAnsi="Times New Roman" w:cs="Times New Roman"/>
          <w:color w:val="231F20"/>
          <w:sz w:val="24"/>
          <w:szCs w:val="24"/>
        </w:rPr>
        <w:t xml:space="preserve"> species for food, shelter, and space.</w:t>
      </w:r>
      <w:r w:rsidR="00036061">
        <w:rPr>
          <w:rFonts w:ascii="Times New Roman" w:hAnsi="Times New Roman" w:cs="Times New Roman"/>
          <w:color w:val="231F20"/>
          <w:sz w:val="24"/>
          <w:szCs w:val="24"/>
        </w:rPr>
        <w:t xml:space="preserve"> Our ancestors’ survival depended on animals</w:t>
      </w:r>
      <w:r w:rsidR="00786D6D">
        <w:rPr>
          <w:rFonts w:ascii="Times New Roman" w:hAnsi="Times New Roman" w:cs="Times New Roman"/>
          <w:color w:val="231F20"/>
          <w:sz w:val="24"/>
          <w:szCs w:val="24"/>
        </w:rPr>
        <w:t xml:space="preserve">: </w:t>
      </w:r>
      <w:r w:rsidR="00036061">
        <w:rPr>
          <w:rFonts w:ascii="Times New Roman" w:hAnsi="Times New Roman" w:cs="Times New Roman"/>
          <w:color w:val="231F20"/>
          <w:sz w:val="24"/>
          <w:szCs w:val="24"/>
        </w:rPr>
        <w:t>skins for warmth, flesh and eggs for food, bones for weapons</w:t>
      </w:r>
      <w:r w:rsidR="00DC5858">
        <w:rPr>
          <w:rFonts w:ascii="Times New Roman" w:hAnsi="Times New Roman" w:cs="Times New Roman"/>
          <w:color w:val="231F20"/>
          <w:sz w:val="24"/>
          <w:szCs w:val="24"/>
        </w:rPr>
        <w:t xml:space="preserve"> and tools</w:t>
      </w:r>
      <w:r w:rsidR="00093AC7">
        <w:rPr>
          <w:rFonts w:ascii="Times New Roman" w:hAnsi="Times New Roman" w:cs="Times New Roman"/>
          <w:color w:val="231F20"/>
          <w:sz w:val="24"/>
          <w:szCs w:val="24"/>
        </w:rPr>
        <w:t xml:space="preserve">, dogs for </w:t>
      </w:r>
      <w:r w:rsidR="00821A5D">
        <w:rPr>
          <w:rFonts w:ascii="Times New Roman" w:hAnsi="Times New Roman" w:cs="Times New Roman"/>
          <w:color w:val="231F20"/>
          <w:sz w:val="24"/>
          <w:szCs w:val="24"/>
        </w:rPr>
        <w:t xml:space="preserve">companionship, their warning barks for </w:t>
      </w:r>
      <w:r w:rsidR="00093AC7">
        <w:rPr>
          <w:rFonts w:ascii="Times New Roman" w:hAnsi="Times New Roman" w:cs="Times New Roman"/>
          <w:color w:val="231F20"/>
          <w:sz w:val="24"/>
          <w:szCs w:val="24"/>
        </w:rPr>
        <w:t>protection</w:t>
      </w:r>
      <w:r w:rsidR="00036061">
        <w:rPr>
          <w:rFonts w:ascii="Times New Roman" w:hAnsi="Times New Roman" w:cs="Times New Roman"/>
          <w:color w:val="231F20"/>
          <w:sz w:val="24"/>
          <w:szCs w:val="24"/>
        </w:rPr>
        <w:t>.</w:t>
      </w:r>
      <w:r w:rsidR="00786D6D">
        <w:rPr>
          <w:rFonts w:ascii="Times New Roman" w:hAnsi="Times New Roman" w:cs="Times New Roman"/>
          <w:color w:val="231F20"/>
          <w:sz w:val="24"/>
          <w:szCs w:val="24"/>
        </w:rPr>
        <w:t xml:space="preserve"> And on plants: </w:t>
      </w:r>
      <w:r w:rsidR="00F43737">
        <w:rPr>
          <w:rFonts w:ascii="Times New Roman" w:hAnsi="Times New Roman" w:cs="Times New Roman"/>
          <w:color w:val="231F20"/>
          <w:sz w:val="24"/>
          <w:szCs w:val="24"/>
        </w:rPr>
        <w:t>f</w:t>
      </w:r>
      <w:r w:rsidR="00786D6D">
        <w:rPr>
          <w:rFonts w:ascii="Times New Roman" w:hAnsi="Times New Roman" w:cs="Times New Roman"/>
          <w:color w:val="231F20"/>
          <w:sz w:val="24"/>
          <w:szCs w:val="24"/>
        </w:rPr>
        <w:t xml:space="preserve">ood, clothing, shelter, </w:t>
      </w:r>
      <w:r w:rsidR="004B7667">
        <w:rPr>
          <w:rFonts w:ascii="Times New Roman" w:hAnsi="Times New Roman" w:cs="Times New Roman"/>
          <w:color w:val="231F20"/>
          <w:sz w:val="24"/>
          <w:szCs w:val="24"/>
        </w:rPr>
        <w:t>medicine, poison</w:t>
      </w:r>
      <w:r w:rsidR="00093AC7">
        <w:rPr>
          <w:rFonts w:ascii="Times New Roman" w:hAnsi="Times New Roman" w:cs="Times New Roman"/>
          <w:color w:val="231F20"/>
          <w:sz w:val="24"/>
          <w:szCs w:val="24"/>
        </w:rPr>
        <w:t>, beauty</w:t>
      </w:r>
      <w:r w:rsidR="00860BE9">
        <w:rPr>
          <w:rFonts w:ascii="Times New Roman" w:hAnsi="Times New Roman" w:cs="Times New Roman"/>
          <w:color w:val="231F20"/>
          <w:sz w:val="24"/>
          <w:szCs w:val="24"/>
        </w:rPr>
        <w:t>, aroma</w:t>
      </w:r>
      <w:r w:rsidR="004B7667">
        <w:rPr>
          <w:rFonts w:ascii="Times New Roman" w:hAnsi="Times New Roman" w:cs="Times New Roman"/>
          <w:color w:val="231F20"/>
          <w:sz w:val="24"/>
          <w:szCs w:val="24"/>
        </w:rPr>
        <w:t>.</w:t>
      </w:r>
      <w:r w:rsidR="00036061">
        <w:rPr>
          <w:rFonts w:ascii="Times New Roman" w:hAnsi="Times New Roman" w:cs="Times New Roman"/>
          <w:color w:val="231F20"/>
          <w:sz w:val="24"/>
          <w:szCs w:val="24"/>
        </w:rPr>
        <w:t xml:space="preserve"> </w:t>
      </w:r>
    </w:p>
    <w:p w14:paraId="32FC54DF" w14:textId="77777777" w:rsidR="00566CB5" w:rsidRDefault="00036061"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Today, humans cause extinctions</w:t>
      </w:r>
      <w:r w:rsidR="00566CB5">
        <w:rPr>
          <w:rFonts w:ascii="Times New Roman" w:hAnsi="Times New Roman" w:cs="Times New Roman"/>
          <w:color w:val="231F20"/>
          <w:sz w:val="24"/>
          <w:szCs w:val="24"/>
        </w:rPr>
        <w:t>:</w:t>
      </w:r>
    </w:p>
    <w:p w14:paraId="56133D26" w14:textId="77777777" w:rsidR="00566CB5" w:rsidRDefault="00DC5858" w:rsidP="00566CB5">
      <w:pPr>
        <w:pStyle w:val="BodyText"/>
        <w:numPr>
          <w:ilvl w:val="0"/>
          <w:numId w:val="46"/>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for s</w:t>
      </w:r>
      <w:r w:rsidR="00860BE9">
        <w:rPr>
          <w:rFonts w:ascii="Times New Roman" w:hAnsi="Times New Roman" w:cs="Times New Roman"/>
          <w:color w:val="231F20"/>
          <w:sz w:val="24"/>
          <w:szCs w:val="24"/>
        </w:rPr>
        <w:t>port</w:t>
      </w:r>
      <w:r w:rsidR="006C54F4">
        <w:rPr>
          <w:rFonts w:ascii="Times New Roman" w:hAnsi="Times New Roman" w:cs="Times New Roman"/>
          <w:color w:val="231F20"/>
          <w:sz w:val="24"/>
          <w:szCs w:val="24"/>
        </w:rPr>
        <w:t>–s</w:t>
      </w:r>
      <w:r w:rsidR="00036061">
        <w:rPr>
          <w:rFonts w:ascii="Times New Roman" w:hAnsi="Times New Roman" w:cs="Times New Roman"/>
          <w:color w:val="231F20"/>
          <w:sz w:val="24"/>
          <w:szCs w:val="24"/>
        </w:rPr>
        <w:t xml:space="preserve">hoot the </w:t>
      </w:r>
      <w:r w:rsidR="008D50A4" w:rsidRPr="00F018BE">
        <w:rPr>
          <w:rFonts w:ascii="Times New Roman" w:hAnsi="Times New Roman" w:cs="Times New Roman"/>
          <w:i/>
          <w:iCs/>
          <w:color w:val="231F20"/>
          <w:sz w:val="24"/>
          <w:szCs w:val="24"/>
        </w:rPr>
        <w:t>largest</w:t>
      </w:r>
      <w:r w:rsidR="008D50A4">
        <w:rPr>
          <w:rFonts w:ascii="Times New Roman" w:hAnsi="Times New Roman" w:cs="Times New Roman"/>
          <w:color w:val="231F20"/>
          <w:sz w:val="24"/>
          <w:szCs w:val="24"/>
        </w:rPr>
        <w:t xml:space="preserve"> tiger</w:t>
      </w:r>
    </w:p>
    <w:p w14:paraId="243BEA8E" w14:textId="53DDE46A" w:rsidR="00623364" w:rsidRDefault="00566CB5" w:rsidP="00566CB5">
      <w:pPr>
        <w:pStyle w:val="BodyText"/>
        <w:numPr>
          <w:ilvl w:val="0"/>
          <w:numId w:val="46"/>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for </w:t>
      </w:r>
      <w:r w:rsidR="006C54F4">
        <w:rPr>
          <w:rFonts w:ascii="Times New Roman" w:hAnsi="Times New Roman" w:cs="Times New Roman"/>
          <w:color w:val="231F20"/>
          <w:sz w:val="24"/>
          <w:szCs w:val="24"/>
        </w:rPr>
        <w:t>f</w:t>
      </w:r>
      <w:r w:rsidR="00036061">
        <w:rPr>
          <w:rFonts w:ascii="Times New Roman" w:hAnsi="Times New Roman" w:cs="Times New Roman"/>
          <w:color w:val="231F20"/>
          <w:sz w:val="24"/>
          <w:szCs w:val="24"/>
        </w:rPr>
        <w:t>ood</w:t>
      </w:r>
      <w:r w:rsidR="006C54F4">
        <w:rPr>
          <w:rFonts w:ascii="Times New Roman" w:hAnsi="Times New Roman" w:cs="Times New Roman"/>
          <w:color w:val="231F20"/>
          <w:sz w:val="24"/>
          <w:szCs w:val="24"/>
        </w:rPr>
        <w:t>–o</w:t>
      </w:r>
      <w:r w:rsidR="00036061">
        <w:rPr>
          <w:rFonts w:ascii="Times New Roman" w:hAnsi="Times New Roman" w:cs="Times New Roman"/>
          <w:color w:val="231F20"/>
          <w:sz w:val="24"/>
          <w:szCs w:val="24"/>
        </w:rPr>
        <w:t xml:space="preserve">btain </w:t>
      </w:r>
      <w:r w:rsidR="00615EED">
        <w:rPr>
          <w:rFonts w:ascii="Times New Roman" w:hAnsi="Times New Roman" w:cs="Times New Roman"/>
          <w:color w:val="231F20"/>
          <w:sz w:val="24"/>
          <w:szCs w:val="24"/>
        </w:rPr>
        <w:t>what</w:t>
      </w:r>
      <w:r w:rsidR="00036061">
        <w:rPr>
          <w:rFonts w:ascii="Times New Roman" w:hAnsi="Times New Roman" w:cs="Times New Roman"/>
          <w:color w:val="231F20"/>
          <w:sz w:val="24"/>
          <w:szCs w:val="24"/>
        </w:rPr>
        <w:t xml:space="preserve"> is </w:t>
      </w:r>
      <w:r w:rsidR="00036061" w:rsidRPr="00F018BE">
        <w:rPr>
          <w:rFonts w:ascii="Times New Roman" w:hAnsi="Times New Roman" w:cs="Times New Roman"/>
          <w:i/>
          <w:iCs/>
          <w:color w:val="231F20"/>
          <w:sz w:val="24"/>
          <w:szCs w:val="24"/>
        </w:rPr>
        <w:t>free and easy</w:t>
      </w:r>
      <w:r w:rsidR="00036061">
        <w:rPr>
          <w:rFonts w:ascii="Times New Roman" w:hAnsi="Times New Roman" w:cs="Times New Roman"/>
          <w:color w:val="231F20"/>
          <w:sz w:val="24"/>
          <w:szCs w:val="24"/>
        </w:rPr>
        <w:t xml:space="preserve"> to shoot</w:t>
      </w:r>
      <w:r w:rsidR="006C54F4">
        <w:rPr>
          <w:rFonts w:ascii="Times New Roman" w:hAnsi="Times New Roman" w:cs="Times New Roman"/>
          <w:color w:val="231F20"/>
          <w:sz w:val="24"/>
          <w:szCs w:val="24"/>
        </w:rPr>
        <w:t>,</w:t>
      </w:r>
      <w:r w:rsidR="003164E8">
        <w:rPr>
          <w:rFonts w:ascii="Times New Roman" w:hAnsi="Times New Roman" w:cs="Times New Roman"/>
          <w:color w:val="231F20"/>
          <w:sz w:val="24"/>
          <w:szCs w:val="24"/>
        </w:rPr>
        <w:t xml:space="preserve"> 3</w:t>
      </w:r>
      <w:r w:rsidR="00036061">
        <w:rPr>
          <w:rFonts w:ascii="Times New Roman" w:hAnsi="Times New Roman" w:cs="Times New Roman"/>
          <w:color w:val="231F20"/>
          <w:sz w:val="24"/>
          <w:szCs w:val="24"/>
        </w:rPr>
        <w:t xml:space="preserve">.5 to 5 billion passenger pigeons. (Pp. x-x, Ch.11) </w:t>
      </w:r>
    </w:p>
    <w:p w14:paraId="735C7D0C" w14:textId="77777777" w:rsidR="00566CB5" w:rsidRDefault="00566CB5" w:rsidP="00566CB5">
      <w:pPr>
        <w:pStyle w:val="BodyText"/>
        <w:numPr>
          <w:ilvl w:val="0"/>
          <w:numId w:val="46"/>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for b</w:t>
      </w:r>
      <w:r w:rsidR="00093AC7">
        <w:rPr>
          <w:rFonts w:ascii="Times New Roman" w:hAnsi="Times New Roman" w:cs="Times New Roman"/>
          <w:color w:val="231F20"/>
          <w:sz w:val="24"/>
          <w:szCs w:val="24"/>
        </w:rPr>
        <w:t>ragging rights</w:t>
      </w:r>
      <w:r w:rsidR="00623364">
        <w:rPr>
          <w:rFonts w:ascii="Times New Roman" w:hAnsi="Times New Roman" w:cs="Times New Roman"/>
          <w:color w:val="231F20"/>
          <w:sz w:val="24"/>
          <w:szCs w:val="24"/>
        </w:rPr>
        <w:t xml:space="preserve"> – kill the </w:t>
      </w:r>
      <w:r w:rsidR="00623364" w:rsidRPr="00F018BE">
        <w:rPr>
          <w:rFonts w:ascii="Times New Roman" w:hAnsi="Times New Roman" w:cs="Times New Roman"/>
          <w:i/>
          <w:iCs/>
          <w:color w:val="231F20"/>
          <w:sz w:val="24"/>
          <w:szCs w:val="24"/>
        </w:rPr>
        <w:t>last member</w:t>
      </w:r>
      <w:r w:rsidR="00623364">
        <w:rPr>
          <w:rFonts w:ascii="Times New Roman" w:hAnsi="Times New Roman" w:cs="Times New Roman"/>
          <w:color w:val="231F20"/>
          <w:sz w:val="24"/>
          <w:szCs w:val="24"/>
        </w:rPr>
        <w:t xml:space="preserve"> of a species</w:t>
      </w:r>
      <w:r>
        <w:rPr>
          <w:rFonts w:ascii="Times New Roman" w:hAnsi="Times New Roman" w:cs="Times New Roman"/>
          <w:color w:val="231F20"/>
          <w:sz w:val="24"/>
          <w:szCs w:val="24"/>
        </w:rPr>
        <w:t>.</w:t>
      </w:r>
    </w:p>
    <w:p w14:paraId="7010BB4F" w14:textId="3654305B" w:rsidR="004B7667" w:rsidRPr="001E4CEF" w:rsidRDefault="00566CB5" w:rsidP="00566CB5">
      <w:pPr>
        <w:pStyle w:val="BodyText"/>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Read a </w:t>
      </w:r>
      <w:r w:rsidR="00623364">
        <w:rPr>
          <w:rFonts w:ascii="Times New Roman" w:hAnsi="Times New Roman" w:cs="Times New Roman"/>
          <w:color w:val="231F20"/>
          <w:sz w:val="24"/>
          <w:szCs w:val="24"/>
        </w:rPr>
        <w:t>haunting descri</w:t>
      </w:r>
      <w:r>
        <w:rPr>
          <w:rFonts w:ascii="Times New Roman" w:hAnsi="Times New Roman" w:cs="Times New Roman"/>
          <w:color w:val="231F20"/>
          <w:sz w:val="24"/>
          <w:szCs w:val="24"/>
        </w:rPr>
        <w:t>ption of human sport killing</w:t>
      </w:r>
      <w:r w:rsidR="00623364">
        <w:rPr>
          <w:rFonts w:ascii="Times New Roman" w:hAnsi="Times New Roman" w:cs="Times New Roman"/>
          <w:color w:val="231F20"/>
          <w:sz w:val="24"/>
          <w:szCs w:val="24"/>
        </w:rPr>
        <w:t xml:space="preserve"> in Robert Twigger’s book</w:t>
      </w:r>
      <w:r>
        <w:rPr>
          <w:rFonts w:ascii="Times New Roman" w:hAnsi="Times New Roman" w:cs="Times New Roman"/>
          <w:color w:val="231F20"/>
          <w:sz w:val="24"/>
          <w:szCs w:val="24"/>
        </w:rPr>
        <w:t xml:space="preserve"> about t</w:t>
      </w:r>
      <w:r w:rsidR="00623364">
        <w:rPr>
          <w:rFonts w:ascii="Times New Roman" w:hAnsi="Times New Roman" w:cs="Times New Roman"/>
          <w:color w:val="231F20"/>
          <w:sz w:val="24"/>
          <w:szCs w:val="24"/>
        </w:rPr>
        <w:t xml:space="preserve">he Milu, an </w:t>
      </w:r>
      <w:r w:rsidR="00623364">
        <w:rPr>
          <w:rFonts w:ascii="Arial" w:hAnsi="Arial" w:cs="Arial"/>
          <w:color w:val="333333"/>
          <w:shd w:val="clear" w:color="auto" w:fill="FFFFFF"/>
        </w:rPr>
        <w:t xml:space="preserve"> </w:t>
      </w:r>
      <w:r w:rsidR="00623364" w:rsidRPr="00F371A6">
        <w:rPr>
          <w:rFonts w:ascii="Times New Roman" w:hAnsi="Times New Roman" w:cs="Times New Roman"/>
          <w:color w:val="333333"/>
          <w:sz w:val="24"/>
          <w:szCs w:val="24"/>
          <w:shd w:val="clear" w:color="auto" w:fill="FFFFFF"/>
        </w:rPr>
        <w:t xml:space="preserve">exotic </w:t>
      </w:r>
      <w:r w:rsidR="00F371A6" w:rsidRPr="00F371A6">
        <w:rPr>
          <w:rFonts w:ascii="Times New Roman" w:hAnsi="Times New Roman" w:cs="Times New Roman"/>
          <w:color w:val="333333"/>
          <w:sz w:val="24"/>
          <w:szCs w:val="24"/>
          <w:shd w:val="clear" w:color="auto" w:fill="FFFFFF"/>
        </w:rPr>
        <w:t xml:space="preserve">deer </w:t>
      </w:r>
      <w:r w:rsidR="00623364" w:rsidRPr="00F371A6">
        <w:rPr>
          <w:rFonts w:ascii="Times New Roman" w:hAnsi="Times New Roman" w:cs="Times New Roman"/>
          <w:color w:val="333333"/>
          <w:sz w:val="24"/>
          <w:szCs w:val="24"/>
          <w:shd w:val="clear" w:color="auto" w:fill="FFFFFF"/>
        </w:rPr>
        <w:t>species with the neck of a camel, horns of a stag,</w:t>
      </w:r>
      <w:r w:rsidR="00F371A6" w:rsidRPr="00F371A6">
        <w:rPr>
          <w:rFonts w:ascii="Times New Roman" w:hAnsi="Times New Roman" w:cs="Times New Roman"/>
          <w:color w:val="333333"/>
          <w:sz w:val="24"/>
          <w:szCs w:val="24"/>
          <w:shd w:val="clear" w:color="auto" w:fill="FFFFFF"/>
        </w:rPr>
        <w:t xml:space="preserve"> </w:t>
      </w:r>
      <w:r w:rsidR="00623364" w:rsidRPr="00F371A6">
        <w:rPr>
          <w:rFonts w:ascii="Times New Roman" w:hAnsi="Times New Roman" w:cs="Times New Roman"/>
          <w:color w:val="333333"/>
          <w:sz w:val="24"/>
          <w:szCs w:val="24"/>
          <w:shd w:val="clear" w:color="auto" w:fill="FFFFFF"/>
        </w:rPr>
        <w:t xml:space="preserve">feet of a cow, and tail of a donkey, </w:t>
      </w:r>
      <w:r w:rsidR="00A84AEC">
        <w:rPr>
          <w:rFonts w:ascii="Times New Roman" w:hAnsi="Times New Roman" w:cs="Times New Roman"/>
          <w:color w:val="333333"/>
          <w:sz w:val="24"/>
          <w:szCs w:val="24"/>
          <w:shd w:val="clear" w:color="auto" w:fill="FFFFFF"/>
        </w:rPr>
        <w:t>The last member</w:t>
      </w:r>
      <w:r w:rsidR="00E451C4">
        <w:rPr>
          <w:rFonts w:ascii="Times New Roman" w:hAnsi="Times New Roman" w:cs="Times New Roman"/>
          <w:color w:val="333333"/>
          <w:sz w:val="24"/>
          <w:szCs w:val="24"/>
          <w:shd w:val="clear" w:color="auto" w:fill="FFFFFF"/>
        </w:rPr>
        <w:t>s</w:t>
      </w:r>
      <w:r w:rsidR="00A84AEC">
        <w:rPr>
          <w:rFonts w:ascii="Times New Roman" w:hAnsi="Times New Roman" w:cs="Times New Roman"/>
          <w:color w:val="333333"/>
          <w:sz w:val="24"/>
          <w:szCs w:val="24"/>
          <w:shd w:val="clear" w:color="auto" w:fill="FFFFFF"/>
        </w:rPr>
        <w:t xml:space="preserve"> of the species</w:t>
      </w:r>
      <w:r w:rsidR="00F371A6" w:rsidRPr="00F371A6">
        <w:rPr>
          <w:rFonts w:ascii="Times New Roman" w:hAnsi="Times New Roman" w:cs="Times New Roman"/>
          <w:color w:val="333333"/>
          <w:sz w:val="24"/>
          <w:szCs w:val="24"/>
          <w:shd w:val="clear" w:color="auto" w:fill="FFFFFF"/>
        </w:rPr>
        <w:t xml:space="preserve"> </w:t>
      </w:r>
      <w:r w:rsidR="00623364" w:rsidRPr="00F371A6">
        <w:rPr>
          <w:rFonts w:ascii="Times New Roman" w:hAnsi="Times New Roman" w:cs="Times New Roman"/>
          <w:color w:val="333333"/>
          <w:sz w:val="24"/>
          <w:szCs w:val="24"/>
          <w:shd w:val="clear" w:color="auto" w:fill="FFFFFF"/>
        </w:rPr>
        <w:t xml:space="preserve">existed for </w:t>
      </w:r>
      <w:r w:rsidR="00E451C4">
        <w:rPr>
          <w:rFonts w:ascii="Times New Roman" w:hAnsi="Times New Roman" w:cs="Times New Roman"/>
          <w:color w:val="333333"/>
          <w:sz w:val="24"/>
          <w:szCs w:val="24"/>
          <w:shd w:val="clear" w:color="auto" w:fill="FFFFFF"/>
        </w:rPr>
        <w:t xml:space="preserve">only </w:t>
      </w:r>
      <w:r w:rsidR="00623364" w:rsidRPr="00F371A6">
        <w:rPr>
          <w:rFonts w:ascii="Times New Roman" w:hAnsi="Times New Roman" w:cs="Times New Roman"/>
          <w:color w:val="333333"/>
          <w:sz w:val="24"/>
          <w:szCs w:val="24"/>
          <w:shd w:val="clear" w:color="auto" w:fill="FFFFFF"/>
        </w:rPr>
        <w:t xml:space="preserve">1,000 years in the Chinese emperor's private park.  </w:t>
      </w:r>
      <w:r w:rsidR="00167B89">
        <w:rPr>
          <w:rFonts w:ascii="Times New Roman" w:hAnsi="Times New Roman" w:cs="Times New Roman"/>
          <w:color w:val="333333"/>
          <w:sz w:val="24"/>
          <w:szCs w:val="24"/>
          <w:shd w:val="clear" w:color="auto" w:fill="FFFFFF"/>
        </w:rPr>
        <w:t>A</w:t>
      </w:r>
      <w:r w:rsidR="00623364" w:rsidRPr="00F371A6">
        <w:rPr>
          <w:rFonts w:ascii="Times New Roman" w:hAnsi="Times New Roman" w:cs="Times New Roman"/>
          <w:color w:val="333333"/>
          <w:sz w:val="24"/>
          <w:szCs w:val="24"/>
          <w:shd w:val="clear" w:color="auto" w:fill="FFFFFF"/>
        </w:rPr>
        <w:t>round 1850, a Basque missionary, Pére David, became the first Westerner to see a Milu and risked his life to obtain a specimen which he embalmed and sent to Paris where the</w:t>
      </w:r>
      <w:r w:rsidR="00F371A6" w:rsidRPr="00F371A6">
        <w:rPr>
          <w:rFonts w:ascii="Times New Roman" w:hAnsi="Times New Roman" w:cs="Times New Roman"/>
          <w:color w:val="333333"/>
          <w:sz w:val="24"/>
          <w:szCs w:val="24"/>
          <w:shd w:val="clear" w:color="auto" w:fill="FFFFFF"/>
        </w:rPr>
        <w:t xml:space="preserve"> </w:t>
      </w:r>
      <w:r w:rsidR="00623364" w:rsidRPr="00F371A6">
        <w:rPr>
          <w:rFonts w:ascii="Times New Roman" w:hAnsi="Times New Roman" w:cs="Times New Roman"/>
          <w:color w:val="333333"/>
          <w:sz w:val="24"/>
          <w:szCs w:val="24"/>
          <w:shd w:val="clear" w:color="auto" w:fill="FFFFFF"/>
        </w:rPr>
        <w:t>preserved remains caused a stir across Europe</w:t>
      </w:r>
      <w:r w:rsidR="00F371A6" w:rsidRPr="00F371A6">
        <w:rPr>
          <w:rFonts w:ascii="Times New Roman" w:hAnsi="Times New Roman" w:cs="Times New Roman"/>
          <w:color w:val="333333"/>
          <w:sz w:val="24"/>
          <w:szCs w:val="24"/>
          <w:shd w:val="clear" w:color="auto" w:fill="FFFFFF"/>
        </w:rPr>
        <w:t>.</w:t>
      </w:r>
      <w:r w:rsidR="00623364" w:rsidRPr="00F371A6">
        <w:rPr>
          <w:rFonts w:ascii="Times New Roman" w:hAnsi="Times New Roman" w:cs="Times New Roman"/>
          <w:color w:val="333333"/>
          <w:sz w:val="24"/>
          <w:szCs w:val="24"/>
          <w:shd w:val="clear" w:color="auto" w:fill="FFFFFF"/>
        </w:rPr>
        <w:t xml:space="preserve"> Within a short time, every major </w:t>
      </w:r>
      <w:r w:rsidR="00F371A6" w:rsidRPr="00F371A6">
        <w:rPr>
          <w:rFonts w:ascii="Times New Roman" w:hAnsi="Times New Roman" w:cs="Times New Roman"/>
          <w:color w:val="333333"/>
          <w:sz w:val="24"/>
          <w:szCs w:val="24"/>
          <w:shd w:val="clear" w:color="auto" w:fill="FFFFFF"/>
        </w:rPr>
        <w:t xml:space="preserve">European </w:t>
      </w:r>
      <w:r w:rsidR="00623364" w:rsidRPr="00F371A6">
        <w:rPr>
          <w:rFonts w:ascii="Times New Roman" w:hAnsi="Times New Roman" w:cs="Times New Roman"/>
          <w:color w:val="333333"/>
          <w:sz w:val="24"/>
          <w:szCs w:val="24"/>
          <w:shd w:val="clear" w:color="auto" w:fill="FFFFFF"/>
        </w:rPr>
        <w:t xml:space="preserve">nation </w:t>
      </w:r>
      <w:r w:rsidR="003B451D">
        <w:rPr>
          <w:rFonts w:ascii="Times New Roman" w:hAnsi="Times New Roman" w:cs="Times New Roman"/>
          <w:color w:val="333333"/>
          <w:sz w:val="24"/>
          <w:szCs w:val="24"/>
          <w:shd w:val="clear" w:color="auto" w:fill="FFFFFF"/>
        </w:rPr>
        <w:t>acquired</w:t>
      </w:r>
      <w:r w:rsidR="00623364" w:rsidRPr="00F371A6">
        <w:rPr>
          <w:rFonts w:ascii="Times New Roman" w:hAnsi="Times New Roman" w:cs="Times New Roman"/>
          <w:color w:val="333333"/>
          <w:sz w:val="24"/>
          <w:szCs w:val="24"/>
          <w:shd w:val="clear" w:color="auto" w:fill="FFFFFF"/>
        </w:rPr>
        <w:t xml:space="preserve"> a Milu. </w:t>
      </w:r>
      <w:r w:rsidR="00F371A6" w:rsidRPr="00F371A6">
        <w:rPr>
          <w:rFonts w:ascii="Times New Roman" w:hAnsi="Times New Roman" w:cs="Times New Roman"/>
          <w:color w:val="333333"/>
          <w:sz w:val="24"/>
          <w:szCs w:val="24"/>
          <w:shd w:val="clear" w:color="auto" w:fill="FFFFFF"/>
        </w:rPr>
        <w:t>b</w:t>
      </w:r>
      <w:r w:rsidR="00623364" w:rsidRPr="00F371A6">
        <w:rPr>
          <w:rFonts w:ascii="Times New Roman" w:hAnsi="Times New Roman" w:cs="Times New Roman"/>
          <w:color w:val="333333"/>
          <w:sz w:val="24"/>
          <w:szCs w:val="24"/>
          <w:shd w:val="clear" w:color="auto" w:fill="FFFFFF"/>
        </w:rPr>
        <w:t>ut most died quickly in the</w:t>
      </w:r>
      <w:r w:rsidR="00F371A6" w:rsidRPr="00F371A6">
        <w:rPr>
          <w:rFonts w:ascii="Times New Roman" w:hAnsi="Times New Roman" w:cs="Times New Roman"/>
          <w:color w:val="333333"/>
          <w:sz w:val="24"/>
          <w:szCs w:val="24"/>
          <w:shd w:val="clear" w:color="auto" w:fill="FFFFFF"/>
        </w:rPr>
        <w:t xml:space="preserve"> strange habitat</w:t>
      </w:r>
      <w:r w:rsidR="00C036B3">
        <w:rPr>
          <w:rFonts w:ascii="Times New Roman" w:hAnsi="Times New Roman" w:cs="Times New Roman"/>
          <w:color w:val="333333"/>
          <w:sz w:val="24"/>
          <w:szCs w:val="24"/>
          <w:shd w:val="clear" w:color="auto" w:fill="FFFFFF"/>
        </w:rPr>
        <w:t>s</w:t>
      </w:r>
      <w:r w:rsidR="00F371A6">
        <w:rPr>
          <w:rFonts w:ascii="Times New Roman" w:hAnsi="Times New Roman" w:cs="Times New Roman"/>
          <w:color w:val="333333"/>
          <w:sz w:val="24"/>
          <w:szCs w:val="24"/>
          <w:shd w:val="clear" w:color="auto" w:fill="FFFFFF"/>
        </w:rPr>
        <w:t xml:space="preserve"> . . </w:t>
      </w:r>
      <w:r w:rsidR="00F371A6" w:rsidRPr="00F371A6">
        <w:rPr>
          <w:rFonts w:ascii="Times New Roman" w:hAnsi="Times New Roman" w:cs="Times New Roman"/>
          <w:color w:val="333333"/>
          <w:sz w:val="24"/>
          <w:szCs w:val="24"/>
          <w:shd w:val="clear" w:color="auto" w:fill="FFFFFF"/>
        </w:rPr>
        <w:t>. Read on:</w:t>
      </w:r>
      <w:r w:rsidR="00F371A6">
        <w:rPr>
          <w:rFonts w:ascii="Arial" w:hAnsi="Arial" w:cs="Arial"/>
          <w:color w:val="333333"/>
          <w:shd w:val="clear" w:color="auto" w:fill="FFFFFF"/>
        </w:rPr>
        <w:t xml:space="preserve"> </w:t>
      </w:r>
      <w:r w:rsidR="00F371A6">
        <w:rPr>
          <w:rFonts w:ascii="Times New Roman" w:hAnsi="Times New Roman" w:cs="Times New Roman"/>
          <w:i/>
          <w:iCs/>
          <w:color w:val="231F20"/>
          <w:sz w:val="24"/>
          <w:szCs w:val="24"/>
        </w:rPr>
        <w:t xml:space="preserve">The Extinction Club </w:t>
      </w:r>
      <w:r w:rsidR="00F371A6">
        <w:rPr>
          <w:rFonts w:ascii="Times New Roman" w:hAnsi="Times New Roman" w:cs="Times New Roman"/>
          <w:color w:val="231F20"/>
          <w:sz w:val="24"/>
          <w:szCs w:val="24"/>
        </w:rPr>
        <w:t>(2001, HarperCollins, used 65</w:t>
      </w:r>
      <w:r w:rsidR="00F371A6">
        <w:rPr>
          <w:rFonts w:ascii="Tahoma" w:hAnsi="Tahoma" w:cs="Tahoma"/>
          <w:color w:val="4C4C4C"/>
          <w:shd w:val="clear" w:color="auto" w:fill="FFFFFF"/>
        </w:rPr>
        <w:t>¢).</w:t>
      </w:r>
    </w:p>
    <w:p w14:paraId="0EEA1717" w14:textId="689CFCDB"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F05EB0">
        <w:rPr>
          <w:rFonts w:ascii="Times New Roman" w:hAnsi="Times New Roman" w:cs="Times New Roman"/>
          <w:color w:val="231F20"/>
          <w:sz w:val="24"/>
          <w:szCs w:val="24"/>
        </w:rPr>
        <w:t xml:space="preserve">The </w:t>
      </w:r>
      <w:r w:rsidR="0018680F">
        <w:rPr>
          <w:rFonts w:ascii="Times New Roman" w:hAnsi="Times New Roman" w:cs="Times New Roman"/>
          <w:color w:val="231F20"/>
          <w:sz w:val="24"/>
          <w:szCs w:val="24"/>
        </w:rPr>
        <w:t>Dodo</w:t>
      </w:r>
      <w:r w:rsidR="00E044A7">
        <w:rPr>
          <w:rFonts w:ascii="Times New Roman" w:hAnsi="Times New Roman" w:cs="Times New Roman"/>
          <w:color w:val="231F20"/>
          <w:sz w:val="24"/>
          <w:szCs w:val="24"/>
        </w:rPr>
        <w:t xml:space="preserve"> bird</w:t>
      </w:r>
      <w:r w:rsidR="00F05EB0">
        <w:rPr>
          <w:rFonts w:ascii="Times New Roman" w:hAnsi="Times New Roman" w:cs="Times New Roman"/>
          <w:color w:val="231F20"/>
          <w:sz w:val="24"/>
          <w:szCs w:val="24"/>
        </w:rPr>
        <w:t xml:space="preserve"> </w:t>
      </w:r>
      <w:r w:rsidR="00E044A7">
        <w:rPr>
          <w:rFonts w:ascii="Times New Roman" w:hAnsi="Times New Roman" w:cs="Times New Roman"/>
          <w:color w:val="231F20"/>
          <w:sz w:val="24"/>
          <w:szCs w:val="24"/>
        </w:rPr>
        <w:t>(</w:t>
      </w:r>
      <w:r w:rsidR="00F05EB0">
        <w:rPr>
          <w:rFonts w:ascii="Times New Roman" w:hAnsi="Times New Roman" w:cs="Times New Roman"/>
          <w:color w:val="231F20"/>
          <w:sz w:val="24"/>
          <w:szCs w:val="24"/>
        </w:rPr>
        <w:t>Figure 15.</w:t>
      </w:r>
      <w:r w:rsidR="00E044A7">
        <w:rPr>
          <w:rFonts w:ascii="Times New Roman" w:hAnsi="Times New Roman" w:cs="Times New Roman"/>
          <w:color w:val="231F20"/>
          <w:sz w:val="24"/>
          <w:szCs w:val="24"/>
        </w:rPr>
        <w:t xml:space="preserve">0) </w:t>
      </w:r>
      <w:r w:rsidR="00F05EB0">
        <w:rPr>
          <w:rFonts w:ascii="Times New Roman" w:hAnsi="Times New Roman" w:cs="Times New Roman"/>
          <w:color w:val="231F20"/>
          <w:sz w:val="24"/>
          <w:szCs w:val="24"/>
        </w:rPr>
        <w:t>became extinct for</w:t>
      </w:r>
      <w:r w:rsidR="00E044A7">
        <w:rPr>
          <w:rFonts w:ascii="Times New Roman" w:hAnsi="Times New Roman" w:cs="Times New Roman"/>
          <w:color w:val="231F20"/>
          <w:sz w:val="24"/>
          <w:szCs w:val="24"/>
        </w:rPr>
        <w:t xml:space="preserve"> various</w:t>
      </w:r>
      <w:r w:rsidR="00F05EB0">
        <w:rPr>
          <w:rFonts w:ascii="Times New Roman" w:hAnsi="Times New Roman" w:cs="Times New Roman"/>
          <w:color w:val="231F20"/>
          <w:sz w:val="24"/>
          <w:szCs w:val="24"/>
        </w:rPr>
        <w:t xml:space="preserve"> reasons:</w:t>
      </w:r>
      <w:r w:rsidR="00FA4D96">
        <w:rPr>
          <w:rFonts w:ascii="Times New Roman" w:hAnsi="Times New Roman" w:cs="Times New Roman"/>
          <w:color w:val="231F20"/>
          <w:sz w:val="24"/>
          <w:szCs w:val="24"/>
        </w:rPr>
        <w:t xml:space="preserve"> The climate changed</w:t>
      </w:r>
      <w:r>
        <w:rPr>
          <w:rFonts w:ascii="Times New Roman" w:hAnsi="Times New Roman" w:cs="Times New Roman"/>
          <w:color w:val="231F20"/>
          <w:sz w:val="24"/>
          <w:szCs w:val="24"/>
        </w:rPr>
        <w:t>;</w:t>
      </w:r>
      <w:r w:rsidR="00FA4D96">
        <w:rPr>
          <w:rFonts w:ascii="Times New Roman" w:hAnsi="Times New Roman" w:cs="Times New Roman"/>
          <w:color w:val="231F20"/>
          <w:sz w:val="24"/>
          <w:szCs w:val="24"/>
        </w:rPr>
        <w:t xml:space="preserve"> humans killed them; their environment was degraded. </w:t>
      </w:r>
      <w:r w:rsidR="00BB3EDC">
        <w:rPr>
          <w:rFonts w:ascii="Times New Roman" w:hAnsi="Times New Roman" w:cs="Times New Roman"/>
          <w:color w:val="231F20"/>
          <w:sz w:val="24"/>
          <w:szCs w:val="24"/>
        </w:rPr>
        <w:t>Figure 15.1 has</w:t>
      </w:r>
      <w:r w:rsidR="00C925FF">
        <w:rPr>
          <w:rFonts w:ascii="Times New Roman" w:hAnsi="Times New Roman" w:cs="Times New Roman"/>
          <w:color w:val="231F20"/>
          <w:sz w:val="24"/>
          <w:szCs w:val="24"/>
        </w:rPr>
        <w:t xml:space="preserve"> examples of five </w:t>
      </w:r>
      <w:r w:rsidR="001A5EE5">
        <w:rPr>
          <w:rFonts w:ascii="Times New Roman" w:hAnsi="Times New Roman" w:cs="Times New Roman"/>
          <w:color w:val="231F20"/>
          <w:sz w:val="24"/>
          <w:szCs w:val="24"/>
        </w:rPr>
        <w:t>extinct phylum classes:</w:t>
      </w:r>
      <w:r w:rsidR="00BB3EDC">
        <w:rPr>
          <w:rFonts w:ascii="Times New Roman" w:hAnsi="Times New Roman" w:cs="Times New Roman"/>
          <w:color w:val="231F20"/>
          <w:sz w:val="24"/>
          <w:szCs w:val="24"/>
        </w:rPr>
        <w:t xml:space="preserve"> </w:t>
      </w:r>
    </w:p>
    <w:p w14:paraId="063589BB" w14:textId="77777777" w:rsidR="00B30D81" w:rsidRDefault="00B30D81" w:rsidP="00B30D81">
      <w:pPr>
        <w:pStyle w:val="BodyText"/>
        <w:tabs>
          <w:tab w:val="left" w:pos="0"/>
        </w:tabs>
        <w:spacing w:line="228" w:lineRule="auto"/>
        <w:ind w:right="-180"/>
        <w:rPr>
          <w:rFonts w:ascii="Times New Roman" w:hAnsi="Times New Roman" w:cs="Times New Roman"/>
          <w:color w:val="231F20"/>
          <w:sz w:val="24"/>
          <w:szCs w:val="24"/>
        </w:rPr>
      </w:pPr>
    </w:p>
    <w:p w14:paraId="57D48E87" w14:textId="4627D146" w:rsidR="009D6720" w:rsidRPr="00AE2DBA" w:rsidRDefault="001A5EE5" w:rsidP="00B30D81">
      <w:pPr>
        <w:pStyle w:val="BodyText"/>
        <w:numPr>
          <w:ilvl w:val="0"/>
          <w:numId w:val="40"/>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Fish: </w:t>
      </w:r>
      <w:r w:rsidR="00C01AAF">
        <w:rPr>
          <w:rFonts w:ascii="Times New Roman" w:hAnsi="Times New Roman" w:cs="Times New Roman"/>
          <w:color w:val="231F20"/>
          <w:sz w:val="24"/>
          <w:szCs w:val="24"/>
        </w:rPr>
        <w:t>Smooth handfish</w:t>
      </w:r>
      <w:r w:rsidR="00AE2DBA">
        <w:rPr>
          <w:rFonts w:ascii="Times New Roman" w:hAnsi="Times New Roman" w:cs="Times New Roman"/>
          <w:color w:val="231F20"/>
          <w:sz w:val="24"/>
          <w:szCs w:val="24"/>
        </w:rPr>
        <w:t xml:space="preserve"> </w:t>
      </w:r>
      <w:r w:rsidR="00C01AAF">
        <w:rPr>
          <w:rFonts w:ascii="Times New Roman" w:hAnsi="Times New Roman" w:cs="Times New Roman"/>
          <w:color w:val="231F20"/>
          <w:sz w:val="24"/>
          <w:szCs w:val="24"/>
        </w:rPr>
        <w:t>(Fish)</w:t>
      </w:r>
      <w:r w:rsidR="00F81736">
        <w:rPr>
          <w:rFonts w:ascii="Times New Roman" w:hAnsi="Times New Roman" w:cs="Times New Roman"/>
          <w:color w:val="231F20"/>
          <w:sz w:val="24"/>
          <w:szCs w:val="24"/>
        </w:rPr>
        <w:t xml:space="preserve"> [6]</w:t>
      </w:r>
      <w:r w:rsidR="00B27C37">
        <w:rPr>
          <w:rFonts w:ascii="Times New Roman" w:hAnsi="Times New Roman" w:cs="Times New Roman"/>
          <w:color w:val="231F20"/>
          <w:sz w:val="24"/>
          <w:szCs w:val="24"/>
        </w:rPr>
        <w:t xml:space="preserve"> </w:t>
      </w:r>
    </w:p>
    <w:p w14:paraId="67B91572" w14:textId="5FCC4DFB" w:rsidR="00F05EB0" w:rsidRDefault="001A5EE5" w:rsidP="00F05EB0">
      <w:pPr>
        <w:pStyle w:val="BodyText"/>
        <w:numPr>
          <w:ilvl w:val="0"/>
          <w:numId w:val="40"/>
        </w:numPr>
        <w:tabs>
          <w:tab w:val="left" w:pos="0"/>
        </w:tabs>
        <w:spacing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Amphibian: </w:t>
      </w:r>
      <w:r w:rsidR="00C9723E">
        <w:rPr>
          <w:rFonts w:ascii="Times New Roman" w:hAnsi="Times New Roman" w:cs="Times New Roman"/>
          <w:color w:val="231F20"/>
          <w:sz w:val="24"/>
          <w:szCs w:val="24"/>
        </w:rPr>
        <w:t>Golden toad</w:t>
      </w:r>
      <w:r w:rsidR="00F81736">
        <w:rPr>
          <w:rFonts w:ascii="Times New Roman" w:hAnsi="Times New Roman" w:cs="Times New Roman"/>
          <w:color w:val="231F20"/>
          <w:sz w:val="24"/>
          <w:szCs w:val="24"/>
        </w:rPr>
        <w:t xml:space="preserve"> [7]</w:t>
      </w:r>
    </w:p>
    <w:p w14:paraId="1CF325E8" w14:textId="55141C5D" w:rsidR="006346C2" w:rsidRPr="00E179B3" w:rsidRDefault="001A5EE5"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Reptile: </w:t>
      </w:r>
      <w:r w:rsidR="006346C2" w:rsidRPr="00E22103">
        <w:rPr>
          <w:rFonts w:ascii="Times New Roman" w:hAnsi="Times New Roman" w:cs="Times New Roman"/>
          <w:color w:val="231F20"/>
          <w:sz w:val="24"/>
          <w:szCs w:val="24"/>
        </w:rPr>
        <w:t xml:space="preserve">Martinique </w:t>
      </w:r>
      <w:r w:rsidR="00C01AAF">
        <w:rPr>
          <w:rFonts w:ascii="Times New Roman" w:hAnsi="Times New Roman" w:cs="Times New Roman"/>
          <w:color w:val="231F20"/>
          <w:sz w:val="24"/>
          <w:szCs w:val="24"/>
        </w:rPr>
        <w:t>g</w:t>
      </w:r>
      <w:r w:rsidR="006346C2" w:rsidRPr="00E22103">
        <w:rPr>
          <w:rFonts w:ascii="Times New Roman" w:hAnsi="Times New Roman" w:cs="Times New Roman"/>
          <w:color w:val="231F20"/>
          <w:sz w:val="24"/>
          <w:szCs w:val="24"/>
        </w:rPr>
        <w:t>iant</w:t>
      </w:r>
      <w:r w:rsidR="00AE2DBA">
        <w:rPr>
          <w:rFonts w:ascii="Times New Roman" w:hAnsi="Times New Roman" w:cs="Times New Roman"/>
          <w:color w:val="231F20"/>
          <w:sz w:val="24"/>
          <w:szCs w:val="24"/>
        </w:rPr>
        <w:t xml:space="preserve"> </w:t>
      </w:r>
      <w:r w:rsidR="00C01AAF">
        <w:rPr>
          <w:rFonts w:ascii="Times New Roman" w:hAnsi="Times New Roman" w:cs="Times New Roman"/>
          <w:color w:val="231F20"/>
          <w:sz w:val="24"/>
          <w:szCs w:val="24"/>
        </w:rPr>
        <w:t xml:space="preserve">ameiva </w:t>
      </w:r>
      <w:r w:rsidR="00F81736">
        <w:rPr>
          <w:rFonts w:ascii="Times New Roman" w:hAnsi="Times New Roman" w:cs="Times New Roman"/>
          <w:color w:val="231F20"/>
          <w:sz w:val="24"/>
          <w:szCs w:val="24"/>
        </w:rPr>
        <w:t>[8]</w:t>
      </w:r>
    </w:p>
    <w:p w14:paraId="2153F623" w14:textId="32E0D09F" w:rsidR="00E179B3" w:rsidRPr="00B27C37" w:rsidRDefault="001A5EE5" w:rsidP="00ED416C">
      <w:pPr>
        <w:pStyle w:val="BodyText"/>
        <w:numPr>
          <w:ilvl w:val="0"/>
          <w:numId w:val="40"/>
        </w:numPr>
        <w:tabs>
          <w:tab w:val="left" w:pos="0"/>
        </w:tabs>
        <w:spacing w:line="228" w:lineRule="auto"/>
        <w:ind w:right="-18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Bird: </w:t>
      </w:r>
      <w:r w:rsidR="00C01AAF">
        <w:rPr>
          <w:rFonts w:ascii="Times New Roman" w:hAnsi="Times New Roman" w:cs="Times New Roman"/>
          <w:color w:val="231F20"/>
          <w:sz w:val="24"/>
          <w:szCs w:val="24"/>
        </w:rPr>
        <w:t>Murtha</w:t>
      </w:r>
      <w:r w:rsidR="006953B6">
        <w:rPr>
          <w:rFonts w:ascii="Times New Roman" w:hAnsi="Times New Roman" w:cs="Times New Roman"/>
          <w:color w:val="231F20"/>
          <w:sz w:val="24"/>
          <w:szCs w:val="24"/>
        </w:rPr>
        <w:t>’s</w:t>
      </w:r>
      <w:r w:rsidR="00C01AAF">
        <w:rPr>
          <w:rFonts w:ascii="Times New Roman" w:hAnsi="Times New Roman" w:cs="Times New Roman"/>
          <w:color w:val="231F20"/>
          <w:sz w:val="24"/>
          <w:szCs w:val="24"/>
        </w:rPr>
        <w:t xml:space="preserve"> penguin</w:t>
      </w:r>
      <w:r w:rsidR="00F81736">
        <w:rPr>
          <w:rFonts w:ascii="Times New Roman" w:hAnsi="Times New Roman" w:cs="Times New Roman"/>
          <w:color w:val="231F20"/>
          <w:sz w:val="24"/>
          <w:szCs w:val="24"/>
        </w:rPr>
        <w:t xml:space="preserve"> [9]</w:t>
      </w:r>
    </w:p>
    <w:p w14:paraId="4D5062A6" w14:textId="72FC3219" w:rsidR="00B27C37" w:rsidRPr="00B27C37" w:rsidRDefault="001A5EE5" w:rsidP="00B27C37">
      <w:pPr>
        <w:pStyle w:val="BodyText"/>
        <w:numPr>
          <w:ilvl w:val="0"/>
          <w:numId w:val="40"/>
        </w:numPr>
        <w:shd w:val="clear" w:color="auto" w:fill="FFFFFF"/>
        <w:tabs>
          <w:tab w:val="left" w:pos="0"/>
        </w:tabs>
        <w:ind w:right="-180"/>
        <w:rPr>
          <w:color w:val="231F20"/>
        </w:rPr>
      </w:pPr>
      <w:r>
        <w:rPr>
          <w:rFonts w:ascii="Times New Roman" w:hAnsi="Times New Roman" w:cs="Times New Roman"/>
          <w:color w:val="231F20"/>
          <w:sz w:val="24"/>
          <w:szCs w:val="24"/>
        </w:rPr>
        <w:t xml:space="preserve">Mammal: </w:t>
      </w:r>
      <w:r w:rsidR="008E66F9">
        <w:rPr>
          <w:rFonts w:ascii="Times New Roman" w:hAnsi="Times New Roman" w:cs="Times New Roman"/>
          <w:color w:val="231F20"/>
          <w:sz w:val="24"/>
          <w:szCs w:val="24"/>
        </w:rPr>
        <w:t>Smilodon</w:t>
      </w:r>
      <w:r w:rsidR="006953B6">
        <w:rPr>
          <w:rFonts w:ascii="Times New Roman" w:hAnsi="Times New Roman" w:cs="Times New Roman"/>
          <w:color w:val="231F20"/>
          <w:sz w:val="24"/>
          <w:szCs w:val="24"/>
        </w:rPr>
        <w:t xml:space="preserve">, also known as </w:t>
      </w:r>
      <w:r w:rsidR="00B370A9" w:rsidRPr="00B27C37">
        <w:rPr>
          <w:rFonts w:ascii="Times New Roman" w:hAnsi="Times New Roman" w:cs="Times New Roman"/>
          <w:color w:val="231F20"/>
          <w:sz w:val="24"/>
          <w:szCs w:val="24"/>
        </w:rPr>
        <w:t>S</w:t>
      </w:r>
      <w:r w:rsidR="00E179B3" w:rsidRPr="00B27C37">
        <w:rPr>
          <w:rFonts w:ascii="Times New Roman" w:hAnsi="Times New Roman" w:cs="Times New Roman"/>
          <w:color w:val="231F20"/>
          <w:sz w:val="24"/>
          <w:szCs w:val="24"/>
        </w:rPr>
        <w:t xml:space="preserve">aber-toothed </w:t>
      </w:r>
      <w:r w:rsidR="00C01AAF" w:rsidRPr="00B27C37">
        <w:rPr>
          <w:rFonts w:ascii="Times New Roman" w:hAnsi="Times New Roman" w:cs="Times New Roman"/>
          <w:color w:val="231F20"/>
          <w:sz w:val="24"/>
          <w:szCs w:val="24"/>
        </w:rPr>
        <w:t>cat</w:t>
      </w:r>
      <w:r w:rsidR="00F81736" w:rsidRPr="00B27C37">
        <w:rPr>
          <w:rFonts w:ascii="Times New Roman" w:hAnsi="Times New Roman" w:cs="Times New Roman"/>
          <w:color w:val="231F20"/>
          <w:sz w:val="24"/>
          <w:szCs w:val="24"/>
        </w:rPr>
        <w:t xml:space="preserve"> [10]</w:t>
      </w:r>
    </w:p>
    <w:p w14:paraId="609F27E8" w14:textId="19A094DB" w:rsidR="00B27C37" w:rsidRDefault="00B27C37" w:rsidP="00167B89">
      <w:pPr>
        <w:pStyle w:val="BodyText"/>
        <w:shd w:val="clear" w:color="auto" w:fill="FFFFFF"/>
        <w:tabs>
          <w:tab w:val="left" w:pos="0"/>
        </w:tabs>
        <w:ind w:right="-180"/>
        <w:rPr>
          <w:color w:val="231F20"/>
        </w:rPr>
      </w:pPr>
    </w:p>
    <w:p w14:paraId="32285978" w14:textId="5050F83F" w:rsidR="00E20B41" w:rsidRDefault="00F405C9" w:rsidP="00ED2A23">
      <w:pPr>
        <w:pStyle w:val="NormalWeb"/>
        <w:shd w:val="clear" w:color="auto" w:fill="FFFFFF"/>
        <w:spacing w:before="0" w:beforeAutospacing="0"/>
        <w:ind w:firstLine="720"/>
        <w:rPr>
          <w:color w:val="212438"/>
        </w:rPr>
      </w:pPr>
      <w:r>
        <w:rPr>
          <w:color w:val="231F20"/>
        </w:rPr>
        <w:t xml:space="preserve">Great numbers of </w:t>
      </w:r>
      <w:r w:rsidR="00E179B3">
        <w:rPr>
          <w:color w:val="231F20"/>
        </w:rPr>
        <w:t xml:space="preserve">Smilodon died when they stumbled into </w:t>
      </w:r>
      <w:r w:rsidR="00D94B56">
        <w:rPr>
          <w:color w:val="231F20"/>
        </w:rPr>
        <w:t xml:space="preserve">huge naturally occurring </w:t>
      </w:r>
      <w:r w:rsidR="00E179B3">
        <w:rPr>
          <w:color w:val="231F20"/>
        </w:rPr>
        <w:t xml:space="preserve">tar pits and </w:t>
      </w:r>
      <w:r w:rsidR="00D94B56">
        <w:rPr>
          <w:color w:val="231F20"/>
        </w:rPr>
        <w:t>got stuck!</w:t>
      </w:r>
      <w:r w:rsidR="00E179B3">
        <w:rPr>
          <w:color w:val="231F20"/>
        </w:rPr>
        <w:t xml:space="preserve"> </w:t>
      </w:r>
      <w:r w:rsidR="00D138D6">
        <w:rPr>
          <w:color w:val="231F20"/>
        </w:rPr>
        <w:t xml:space="preserve">Paleontologist Larisa DeSantis says: </w:t>
      </w:r>
    </w:p>
    <w:p w14:paraId="1A34517E" w14:textId="25EC668E" w:rsidR="00406A6B" w:rsidRDefault="00D138D6" w:rsidP="00406A6B">
      <w:pPr>
        <w:pStyle w:val="NormalWeb"/>
        <w:shd w:val="clear" w:color="auto" w:fill="FFFFFF"/>
        <w:spacing w:before="0" w:beforeAutospacing="0"/>
        <w:ind w:left="720"/>
        <w:rPr>
          <w:color w:val="212438"/>
        </w:rPr>
      </w:pPr>
      <w:r w:rsidRPr="00E20B41">
        <w:rPr>
          <w:color w:val="212438"/>
        </w:rPr>
        <w:t>If you're going to study Pleistocene carnivores, go to La Brea, a</w:t>
      </w:r>
      <w:r w:rsidRPr="00D138D6">
        <w:rPr>
          <w:color w:val="212438"/>
        </w:rPr>
        <w:t>n ancient tar seep in Los Angeles</w:t>
      </w:r>
      <w:r w:rsidRPr="00E20B41">
        <w:rPr>
          <w:color w:val="212438"/>
        </w:rPr>
        <w:t>. . . .</w:t>
      </w:r>
      <w:r w:rsidR="007947DC">
        <w:rPr>
          <w:color w:val="212438"/>
        </w:rPr>
        <w:t>There, o</w:t>
      </w:r>
      <w:r w:rsidR="00E20B41">
        <w:rPr>
          <w:color w:val="212438"/>
        </w:rPr>
        <w:t>ver 3.5 million fossils represent more than 600 different species.</w:t>
      </w:r>
      <w:r w:rsidRPr="00E20B41">
        <w:rPr>
          <w:color w:val="212438"/>
        </w:rPr>
        <w:t xml:space="preserve"> </w:t>
      </w:r>
      <w:r w:rsidRPr="00D138D6">
        <w:rPr>
          <w:color w:val="212438"/>
        </w:rPr>
        <w:t>Unwitting herbivores</w:t>
      </w:r>
      <w:r w:rsidR="007947DC">
        <w:rPr>
          <w:color w:val="212438"/>
        </w:rPr>
        <w:t>,</w:t>
      </w:r>
      <w:r w:rsidRPr="00D138D6">
        <w:rPr>
          <w:color w:val="212438"/>
        </w:rPr>
        <w:t xml:space="preserve"> like American bison or giant ground sloths that accidentally wandered into the sticky trap</w:t>
      </w:r>
      <w:r w:rsidR="007947DC">
        <w:rPr>
          <w:color w:val="212438"/>
        </w:rPr>
        <w:t>,</w:t>
      </w:r>
      <w:r w:rsidRPr="00D138D6">
        <w:rPr>
          <w:color w:val="212438"/>
        </w:rPr>
        <w:t xml:space="preserve"> would cry out for help, attracting the attention of predators—dire wolves, coyotes, saber-toothed cats, and the rare American lion—looking for an easy snack. Those predators would inevitably become stuck themselves.</w:t>
      </w:r>
      <w:r w:rsidR="00E20B41">
        <w:rPr>
          <w:color w:val="212438"/>
        </w:rPr>
        <w:t xml:space="preserve"> [11]</w:t>
      </w:r>
    </w:p>
    <w:p w14:paraId="6E2847B8" w14:textId="2BFBAD6A" w:rsidR="00167B89" w:rsidRPr="00B27C37" w:rsidRDefault="00167B89" w:rsidP="00167B89">
      <w:pPr>
        <w:pStyle w:val="BodyText"/>
        <w:shd w:val="clear" w:color="auto" w:fill="FFFFFF"/>
        <w:tabs>
          <w:tab w:val="left" w:pos="0"/>
        </w:tabs>
        <w:ind w:right="-180"/>
        <w:rPr>
          <w:color w:val="231F20"/>
        </w:rPr>
      </w:pPr>
      <w:r>
        <w:rPr>
          <w:rFonts w:ascii="Times New Roman" w:hAnsi="Times New Roman" w:cs="Times New Roman"/>
          <w:color w:val="231F20"/>
          <w:sz w:val="24"/>
          <w:szCs w:val="24"/>
        </w:rPr>
        <w:t xml:space="preserve">Use </w:t>
      </w:r>
      <w:r w:rsidR="00651343">
        <w:rPr>
          <w:rFonts w:ascii="Times New Roman" w:hAnsi="Times New Roman" w:cs="Times New Roman"/>
          <w:color w:val="231F20"/>
          <w:sz w:val="24"/>
          <w:szCs w:val="24"/>
        </w:rPr>
        <w:t>Figure 15.1,</w:t>
      </w:r>
      <w:r>
        <w:rPr>
          <w:rFonts w:ascii="Times New Roman" w:hAnsi="Times New Roman" w:cs="Times New Roman"/>
          <w:color w:val="231F20"/>
          <w:sz w:val="24"/>
          <w:szCs w:val="24"/>
        </w:rPr>
        <w:t xml:space="preserve"> references 6–10, </w:t>
      </w:r>
      <w:r w:rsidR="00651343">
        <w:rPr>
          <w:rFonts w:ascii="Times New Roman" w:hAnsi="Times New Roman" w:cs="Times New Roman"/>
          <w:color w:val="231F20"/>
          <w:sz w:val="24"/>
          <w:szCs w:val="24"/>
        </w:rPr>
        <w:t>and</w:t>
      </w:r>
      <w:r>
        <w:rPr>
          <w:rFonts w:ascii="Times New Roman" w:hAnsi="Times New Roman" w:cs="Times New Roman"/>
          <w:color w:val="231F20"/>
          <w:sz w:val="24"/>
          <w:szCs w:val="24"/>
        </w:rPr>
        <w:t xml:space="preserve"> comb the Web </w:t>
      </w:r>
      <w:r w:rsidR="00712720">
        <w:rPr>
          <w:rFonts w:ascii="Times New Roman" w:hAnsi="Times New Roman" w:cs="Times New Roman"/>
          <w:color w:val="231F20"/>
          <w:sz w:val="24"/>
          <w:szCs w:val="24"/>
        </w:rPr>
        <w:t>for</w:t>
      </w:r>
      <w:r>
        <w:rPr>
          <w:rFonts w:ascii="Times New Roman" w:hAnsi="Times New Roman" w:cs="Times New Roman"/>
          <w:color w:val="231F20"/>
          <w:sz w:val="24"/>
          <w:szCs w:val="24"/>
        </w:rPr>
        <w:t xml:space="preserve"> extinct species that interest you.</w:t>
      </w:r>
    </w:p>
    <w:p w14:paraId="2CDA7B76" w14:textId="77777777" w:rsidR="00167B89" w:rsidRDefault="00167B89" w:rsidP="00BC6090">
      <w:pPr>
        <w:pStyle w:val="NormalWeb"/>
        <w:shd w:val="clear" w:color="auto" w:fill="FFFFFF"/>
        <w:spacing w:before="0" w:beforeAutospacing="0"/>
        <w:rPr>
          <w:b/>
          <w:bCs/>
          <w:color w:val="212438"/>
        </w:rPr>
      </w:pPr>
    </w:p>
    <w:p w14:paraId="3461E70D" w14:textId="71AFD7A2" w:rsidR="00092303" w:rsidRDefault="00406A6B" w:rsidP="00167B89">
      <w:pPr>
        <w:pStyle w:val="NormalWeb"/>
        <w:shd w:val="clear" w:color="auto" w:fill="FFFFFF"/>
        <w:spacing w:before="0" w:beforeAutospacing="0"/>
        <w:jc w:val="center"/>
        <w:rPr>
          <w:color w:val="231F20"/>
        </w:rPr>
      </w:pPr>
      <w:r>
        <w:rPr>
          <w:b/>
          <w:bCs/>
          <w:color w:val="212438"/>
        </w:rPr>
        <w:t>Insert Figure 1</w:t>
      </w:r>
      <w:r w:rsidR="00A91F47">
        <w:rPr>
          <w:b/>
          <w:bCs/>
          <w:color w:val="212438"/>
        </w:rPr>
        <w:t>5</w:t>
      </w:r>
      <w:r>
        <w:rPr>
          <w:b/>
          <w:bCs/>
          <w:color w:val="212438"/>
        </w:rPr>
        <w:t>.1</w:t>
      </w:r>
      <w:r w:rsidR="00BC1DF2">
        <w:rPr>
          <w:b/>
          <w:bCs/>
          <w:color w:val="212438"/>
        </w:rPr>
        <w:t xml:space="preserve">a through </w:t>
      </w:r>
      <w:r w:rsidR="005C291D">
        <w:rPr>
          <w:b/>
          <w:bCs/>
          <w:color w:val="212438"/>
        </w:rPr>
        <w:t xml:space="preserve">f: </w:t>
      </w:r>
      <w:r>
        <w:rPr>
          <w:b/>
          <w:bCs/>
          <w:color w:val="212438"/>
        </w:rPr>
        <w:t>Images 5 extinct species</w:t>
      </w:r>
      <w:r w:rsidR="005C291D">
        <w:rPr>
          <w:b/>
          <w:bCs/>
          <w:color w:val="212438"/>
        </w:rPr>
        <w:t xml:space="preserve"> and </w:t>
      </w:r>
      <w:r w:rsidR="00937BCF">
        <w:rPr>
          <w:b/>
          <w:bCs/>
          <w:color w:val="212438"/>
        </w:rPr>
        <w:t xml:space="preserve">Chart </w:t>
      </w:r>
      <w:r w:rsidR="005C291D">
        <w:rPr>
          <w:b/>
          <w:bCs/>
          <w:color w:val="212438"/>
        </w:rPr>
        <w:t>(15.1f)</w:t>
      </w:r>
    </w:p>
    <w:p w14:paraId="6827466C" w14:textId="5EEE3F05" w:rsidR="00E20B41" w:rsidRDefault="00167B89" w:rsidP="009A122B">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We know e</w:t>
      </w:r>
      <w:r w:rsidR="00584CFF">
        <w:rPr>
          <w:rFonts w:ascii="Times New Roman" w:hAnsi="Times New Roman" w:cs="Times New Roman"/>
          <w:color w:val="231F20"/>
          <w:sz w:val="24"/>
          <w:szCs w:val="24"/>
        </w:rPr>
        <w:t xml:space="preserve">xtinct species </w:t>
      </w:r>
      <w:r w:rsidR="00036061">
        <w:rPr>
          <w:rFonts w:ascii="Times New Roman" w:hAnsi="Times New Roman" w:cs="Times New Roman"/>
          <w:color w:val="231F20"/>
          <w:sz w:val="24"/>
          <w:szCs w:val="24"/>
        </w:rPr>
        <w:t>fro</w:t>
      </w:r>
      <w:r w:rsidR="00172EFA">
        <w:rPr>
          <w:rFonts w:ascii="Times New Roman" w:hAnsi="Times New Roman" w:cs="Times New Roman"/>
          <w:color w:val="231F20"/>
          <w:sz w:val="24"/>
          <w:szCs w:val="24"/>
        </w:rPr>
        <w:t xml:space="preserve">m </w:t>
      </w:r>
      <w:r w:rsidR="00584CFF">
        <w:rPr>
          <w:rFonts w:ascii="Times New Roman" w:hAnsi="Times New Roman" w:cs="Times New Roman"/>
          <w:color w:val="231F20"/>
          <w:sz w:val="24"/>
          <w:szCs w:val="24"/>
        </w:rPr>
        <w:t>their fossils.</w:t>
      </w:r>
      <w:r w:rsidR="009A122B">
        <w:rPr>
          <w:rFonts w:ascii="Times New Roman" w:hAnsi="Times New Roman" w:cs="Times New Roman"/>
          <w:color w:val="231F20"/>
          <w:spacing w:val="-4"/>
          <w:sz w:val="24"/>
          <w:szCs w:val="24"/>
        </w:rPr>
        <w:t xml:space="preserve"> </w:t>
      </w:r>
      <w:r w:rsidR="004B7667">
        <w:rPr>
          <w:rFonts w:ascii="Times New Roman" w:hAnsi="Times New Roman" w:cs="Times New Roman"/>
          <w:color w:val="231F20"/>
          <w:spacing w:val="-4"/>
          <w:sz w:val="24"/>
          <w:szCs w:val="24"/>
        </w:rPr>
        <w:t>Yet, fossils have been irretrievably lost in Earth’s own evolution</w:t>
      </w:r>
      <w:r w:rsidR="00A76008">
        <w:rPr>
          <w:rFonts w:ascii="Times New Roman" w:hAnsi="Times New Roman" w:cs="Times New Roman"/>
          <w:color w:val="231F20"/>
          <w:spacing w:val="-4"/>
          <w:sz w:val="24"/>
          <w:szCs w:val="24"/>
        </w:rPr>
        <w:t xml:space="preserve"> </w:t>
      </w:r>
      <w:r w:rsidR="004B7667">
        <w:rPr>
          <w:rFonts w:ascii="Times New Roman" w:hAnsi="Times New Roman" w:cs="Times New Roman"/>
          <w:color w:val="231F20"/>
          <w:spacing w:val="-4"/>
          <w:sz w:val="24"/>
          <w:szCs w:val="24"/>
        </w:rPr>
        <w:t>–</w:t>
      </w:r>
      <w:r w:rsidR="00A76008">
        <w:rPr>
          <w:rFonts w:ascii="Times New Roman" w:hAnsi="Times New Roman" w:cs="Times New Roman"/>
          <w:color w:val="231F20"/>
          <w:spacing w:val="-4"/>
          <w:sz w:val="24"/>
          <w:szCs w:val="24"/>
        </w:rPr>
        <w:t xml:space="preserve"> </w:t>
      </w:r>
      <w:r w:rsidR="004E7663">
        <w:rPr>
          <w:rFonts w:ascii="Times New Roman" w:hAnsi="Times New Roman" w:cs="Times New Roman"/>
          <w:color w:val="231F20"/>
          <w:spacing w:val="-4"/>
          <w:sz w:val="24"/>
          <w:szCs w:val="24"/>
        </w:rPr>
        <w:t xml:space="preserve">slow </w:t>
      </w:r>
      <w:r w:rsidR="004B7667">
        <w:rPr>
          <w:rFonts w:ascii="Times New Roman" w:hAnsi="Times New Roman" w:cs="Times New Roman"/>
          <w:color w:val="231F20"/>
          <w:spacing w:val="-4"/>
          <w:sz w:val="24"/>
          <w:szCs w:val="24"/>
        </w:rPr>
        <w:t xml:space="preserve">grinding </w:t>
      </w:r>
      <w:r w:rsidR="00093AC7">
        <w:rPr>
          <w:rFonts w:ascii="Times New Roman" w:hAnsi="Times New Roman" w:cs="Times New Roman"/>
          <w:color w:val="231F20"/>
          <w:spacing w:val="-4"/>
          <w:sz w:val="24"/>
          <w:szCs w:val="24"/>
        </w:rPr>
        <w:t xml:space="preserve">and subduction </w:t>
      </w:r>
      <w:r w:rsidR="004B7667">
        <w:rPr>
          <w:rFonts w:ascii="Times New Roman" w:hAnsi="Times New Roman" w:cs="Times New Roman"/>
          <w:color w:val="231F20"/>
          <w:spacing w:val="-4"/>
          <w:sz w:val="24"/>
          <w:szCs w:val="24"/>
        </w:rPr>
        <w:t>of tectonic plates (Chapters 6 and 7)</w:t>
      </w:r>
      <w:r w:rsidR="004E7663">
        <w:rPr>
          <w:rFonts w:ascii="Times New Roman" w:hAnsi="Times New Roman" w:cs="Times New Roman"/>
          <w:color w:val="231F20"/>
          <w:spacing w:val="-4"/>
          <w:sz w:val="24"/>
          <w:szCs w:val="24"/>
        </w:rPr>
        <w:t xml:space="preserve">, </w:t>
      </w:r>
      <w:r w:rsidR="00A76008">
        <w:rPr>
          <w:rFonts w:ascii="Times New Roman" w:hAnsi="Times New Roman" w:cs="Times New Roman"/>
          <w:color w:val="231F20"/>
          <w:spacing w:val="-4"/>
          <w:sz w:val="24"/>
          <w:szCs w:val="24"/>
        </w:rPr>
        <w:t>volcanic</w:t>
      </w:r>
      <w:r w:rsidR="004E7663">
        <w:rPr>
          <w:rFonts w:ascii="Times New Roman" w:hAnsi="Times New Roman" w:cs="Times New Roman"/>
          <w:color w:val="231F20"/>
          <w:spacing w:val="-4"/>
          <w:sz w:val="24"/>
          <w:szCs w:val="24"/>
        </w:rPr>
        <w:t xml:space="preserve"> explosion</w:t>
      </w:r>
      <w:r w:rsidR="00A76008">
        <w:rPr>
          <w:rFonts w:ascii="Times New Roman" w:hAnsi="Times New Roman" w:cs="Times New Roman"/>
          <w:color w:val="231F20"/>
          <w:spacing w:val="-4"/>
          <w:sz w:val="24"/>
          <w:szCs w:val="24"/>
        </w:rPr>
        <w:t>s, floods</w:t>
      </w:r>
      <w:r w:rsidR="004B7667">
        <w:rPr>
          <w:rFonts w:ascii="Times New Roman" w:hAnsi="Times New Roman" w:cs="Times New Roman"/>
          <w:color w:val="231F20"/>
          <w:spacing w:val="-4"/>
          <w:sz w:val="24"/>
          <w:szCs w:val="24"/>
        </w:rPr>
        <w:t xml:space="preserve">. </w:t>
      </w:r>
      <w:r w:rsidR="00093AC7">
        <w:rPr>
          <w:rFonts w:ascii="Times New Roman" w:hAnsi="Times New Roman" w:cs="Times New Roman"/>
          <w:color w:val="231F20"/>
          <w:spacing w:val="-4"/>
          <w:sz w:val="24"/>
          <w:szCs w:val="24"/>
        </w:rPr>
        <w:t>When</w:t>
      </w:r>
      <w:r w:rsidR="009A122B" w:rsidRPr="007A1039">
        <w:rPr>
          <w:rFonts w:ascii="Times New Roman" w:hAnsi="Times New Roman" w:cs="Times New Roman"/>
          <w:color w:val="231F20"/>
          <w:spacing w:val="-5"/>
          <w:sz w:val="24"/>
          <w:szCs w:val="24"/>
        </w:rPr>
        <w:t xml:space="preserve"> </w:t>
      </w:r>
      <w:r w:rsidR="009A122B" w:rsidRPr="007A1039">
        <w:rPr>
          <w:rFonts w:ascii="Times New Roman" w:hAnsi="Times New Roman" w:cs="Times New Roman"/>
          <w:color w:val="231F20"/>
          <w:sz w:val="24"/>
          <w:szCs w:val="24"/>
        </w:rPr>
        <w:t>humans</w:t>
      </w:r>
      <w:r w:rsidR="009A122B" w:rsidRPr="007A1039">
        <w:rPr>
          <w:rFonts w:ascii="Times New Roman" w:hAnsi="Times New Roman" w:cs="Times New Roman"/>
          <w:color w:val="231F20"/>
          <w:spacing w:val="-24"/>
          <w:sz w:val="24"/>
          <w:szCs w:val="24"/>
        </w:rPr>
        <w:t xml:space="preserve"> </w:t>
      </w:r>
      <w:r w:rsidR="009A122B" w:rsidRPr="007A1039">
        <w:rPr>
          <w:rFonts w:ascii="Times New Roman" w:hAnsi="Times New Roman" w:cs="Times New Roman"/>
          <w:color w:val="231F20"/>
          <w:sz w:val="24"/>
          <w:szCs w:val="24"/>
        </w:rPr>
        <w:t>become extinct, who knows whether anything like us will reappear? Humans may</w:t>
      </w:r>
      <w:r w:rsidR="009A122B">
        <w:rPr>
          <w:rFonts w:ascii="Times New Roman" w:hAnsi="Times New Roman" w:cs="Times New Roman"/>
          <w:color w:val="231F20"/>
          <w:sz w:val="24"/>
          <w:szCs w:val="24"/>
        </w:rPr>
        <w:t xml:space="preserve"> </w:t>
      </w:r>
      <w:r w:rsidR="009A122B" w:rsidRPr="007A1039">
        <w:rPr>
          <w:rFonts w:ascii="Times New Roman" w:hAnsi="Times New Roman" w:cs="Times New Roman"/>
          <w:color w:val="231F20"/>
          <w:sz w:val="24"/>
          <w:szCs w:val="24"/>
        </w:rPr>
        <w:t>be</w:t>
      </w:r>
      <w:r w:rsidR="009A122B" w:rsidRPr="007A1039">
        <w:rPr>
          <w:rFonts w:ascii="Times New Roman" w:hAnsi="Times New Roman" w:cs="Times New Roman"/>
          <w:color w:val="231F20"/>
          <w:spacing w:val="2"/>
          <w:sz w:val="24"/>
          <w:szCs w:val="24"/>
        </w:rPr>
        <w:t xml:space="preserve"> </w:t>
      </w:r>
      <w:r w:rsidR="009A122B" w:rsidRPr="007A1039">
        <w:rPr>
          <w:rFonts w:ascii="Times New Roman" w:hAnsi="Times New Roman" w:cs="Times New Roman"/>
          <w:color w:val="231F20"/>
          <w:sz w:val="24"/>
          <w:szCs w:val="24"/>
        </w:rPr>
        <w:t>a</w:t>
      </w:r>
      <w:r w:rsidR="009A122B" w:rsidRPr="007A1039">
        <w:rPr>
          <w:rFonts w:ascii="Times New Roman" w:hAnsi="Times New Roman" w:cs="Times New Roman"/>
          <w:color w:val="231F20"/>
          <w:spacing w:val="-21"/>
          <w:sz w:val="24"/>
          <w:szCs w:val="24"/>
        </w:rPr>
        <w:t xml:space="preserve"> </w:t>
      </w:r>
      <w:r w:rsidR="009A122B" w:rsidRPr="007A1039">
        <w:rPr>
          <w:rFonts w:ascii="Times New Roman" w:hAnsi="Times New Roman" w:cs="Times New Roman"/>
          <w:color w:val="231F20"/>
          <w:sz w:val="24"/>
          <w:szCs w:val="24"/>
        </w:rPr>
        <w:t>one-time</w:t>
      </w:r>
      <w:r w:rsidR="009A122B" w:rsidRPr="007A1039">
        <w:rPr>
          <w:rFonts w:ascii="Times New Roman" w:hAnsi="Times New Roman" w:cs="Times New Roman"/>
          <w:color w:val="231F20"/>
          <w:spacing w:val="9"/>
          <w:sz w:val="24"/>
          <w:szCs w:val="24"/>
        </w:rPr>
        <w:t xml:space="preserve"> </w:t>
      </w:r>
      <w:r w:rsidR="009A122B" w:rsidRPr="007A1039">
        <w:rPr>
          <w:rFonts w:ascii="Times New Roman" w:hAnsi="Times New Roman" w:cs="Times New Roman"/>
          <w:color w:val="231F20"/>
          <w:sz w:val="24"/>
          <w:szCs w:val="24"/>
        </w:rPr>
        <w:t>event</w:t>
      </w:r>
      <w:r w:rsidR="009A122B" w:rsidRPr="007A1039">
        <w:rPr>
          <w:rFonts w:ascii="Times New Roman" w:hAnsi="Times New Roman" w:cs="Times New Roman"/>
          <w:color w:val="231F20"/>
          <w:spacing w:val="6"/>
          <w:sz w:val="24"/>
          <w:szCs w:val="24"/>
        </w:rPr>
        <w:t xml:space="preserve"> </w:t>
      </w:r>
      <w:r w:rsidR="009A122B" w:rsidRPr="007A1039">
        <w:rPr>
          <w:rFonts w:ascii="Times New Roman" w:hAnsi="Times New Roman" w:cs="Times New Roman"/>
          <w:color w:val="231F20"/>
          <w:sz w:val="24"/>
          <w:szCs w:val="24"/>
        </w:rPr>
        <w:t>among</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life-forms,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as</w:t>
      </w:r>
      <w:r w:rsidR="009A122B" w:rsidRPr="007A1039">
        <w:rPr>
          <w:rFonts w:ascii="Times New Roman" w:hAnsi="Times New Roman" w:cs="Times New Roman"/>
          <w:color w:val="231F20"/>
          <w:spacing w:val="-22"/>
          <w:sz w:val="24"/>
          <w:szCs w:val="24"/>
        </w:rPr>
        <w:t xml:space="preserve"> </w:t>
      </w:r>
      <w:r w:rsidR="009A122B" w:rsidRPr="007A1039">
        <w:rPr>
          <w:rFonts w:ascii="Times New Roman" w:hAnsi="Times New Roman" w:cs="Times New Roman"/>
          <w:color w:val="231F20"/>
          <w:sz w:val="24"/>
          <w:szCs w:val="24"/>
        </w:rPr>
        <w:t>were</w:t>
      </w:r>
      <w:r w:rsidR="009A122B" w:rsidRPr="005E534E">
        <w:rPr>
          <w:rFonts w:ascii="Times New Roman" w:hAnsi="Times New Roman" w:cs="Times New Roman"/>
          <w:color w:val="231F20"/>
          <w:sz w:val="24"/>
          <w:szCs w:val="24"/>
        </w:rPr>
        <w:t xml:space="preserve"> </w:t>
      </w:r>
      <w:r w:rsidR="005E534E" w:rsidRPr="005E534E">
        <w:rPr>
          <w:rFonts w:ascii="Times New Roman" w:hAnsi="Times New Roman" w:cs="Times New Roman"/>
          <w:color w:val="231F20"/>
          <w:sz w:val="24"/>
          <w:szCs w:val="24"/>
        </w:rPr>
        <w:t xml:space="preserve">the </w:t>
      </w:r>
      <w:r w:rsidR="005E534E">
        <w:rPr>
          <w:rFonts w:ascii="Times New Roman" w:hAnsi="Times New Roman" w:cs="Times New Roman"/>
          <w:color w:val="231F20"/>
          <w:spacing w:val="-22"/>
          <w:sz w:val="24"/>
          <w:szCs w:val="24"/>
        </w:rPr>
        <w:t>T</w:t>
      </w:r>
      <w:r w:rsidR="009A122B" w:rsidRPr="007A1039">
        <w:rPr>
          <w:rFonts w:ascii="Times New Roman" w:hAnsi="Times New Roman" w:cs="Times New Roman"/>
          <w:color w:val="231F20"/>
          <w:sz w:val="24"/>
          <w:szCs w:val="24"/>
        </w:rPr>
        <w:t>rilobite,</w:t>
      </w:r>
      <w:r w:rsidR="009A122B" w:rsidRPr="007A1039">
        <w:rPr>
          <w:rFonts w:ascii="Times New Roman" w:hAnsi="Times New Roman" w:cs="Times New Roman"/>
          <w:color w:val="231F20"/>
          <w:spacing w:val="7"/>
          <w:sz w:val="24"/>
          <w:szCs w:val="24"/>
        </w:rPr>
        <w:t xml:space="preserve"> </w:t>
      </w:r>
      <w:r w:rsidR="005E534E">
        <w:rPr>
          <w:rFonts w:ascii="Times New Roman" w:hAnsi="Times New Roman" w:cs="Times New Roman"/>
          <w:color w:val="231F20"/>
          <w:spacing w:val="7"/>
          <w:sz w:val="24"/>
          <w:szCs w:val="24"/>
        </w:rPr>
        <w:t>D</w:t>
      </w:r>
      <w:r w:rsidR="009A122B" w:rsidRPr="007A1039">
        <w:rPr>
          <w:rFonts w:ascii="Times New Roman" w:hAnsi="Times New Roman" w:cs="Times New Roman"/>
          <w:color w:val="231F20"/>
          <w:sz w:val="24"/>
          <w:szCs w:val="24"/>
        </w:rPr>
        <w:t>odo</w:t>
      </w:r>
      <w:r w:rsidR="009A122B" w:rsidRPr="007A1039">
        <w:rPr>
          <w:rFonts w:ascii="Times New Roman" w:hAnsi="Times New Roman" w:cs="Times New Roman"/>
          <w:color w:val="231F20"/>
          <w:spacing w:val="-8"/>
          <w:sz w:val="24"/>
          <w:szCs w:val="24"/>
        </w:rPr>
        <w:t xml:space="preserve"> </w:t>
      </w:r>
      <w:r w:rsidR="009A122B" w:rsidRPr="007A1039">
        <w:rPr>
          <w:rFonts w:ascii="Times New Roman" w:hAnsi="Times New Roman" w:cs="Times New Roman"/>
          <w:color w:val="231F20"/>
          <w:sz w:val="24"/>
          <w:szCs w:val="24"/>
        </w:rPr>
        <w:t>bird</w:t>
      </w:r>
      <w:r w:rsidR="009A122B">
        <w:rPr>
          <w:rFonts w:ascii="Times New Roman" w:hAnsi="Times New Roman" w:cs="Times New Roman"/>
          <w:color w:val="231F20"/>
          <w:sz w:val="24"/>
          <w:szCs w:val="24"/>
        </w:rPr>
        <w:t xml:space="preserve">, and </w:t>
      </w:r>
      <w:r w:rsidR="005E534E">
        <w:rPr>
          <w:rFonts w:ascii="Times New Roman" w:hAnsi="Times New Roman" w:cs="Times New Roman"/>
          <w:color w:val="231F20"/>
          <w:sz w:val="24"/>
          <w:szCs w:val="24"/>
        </w:rPr>
        <w:t>Smilodon</w:t>
      </w:r>
      <w:r w:rsidR="009A122B">
        <w:rPr>
          <w:rFonts w:ascii="Times New Roman" w:hAnsi="Times New Roman" w:cs="Times New Roman"/>
          <w:color w:val="231F20"/>
          <w:sz w:val="24"/>
          <w:szCs w:val="24"/>
        </w:rPr>
        <w:t xml:space="preserve"> </w:t>
      </w:r>
      <w:r w:rsidR="00DC7BF2">
        <w:rPr>
          <w:rFonts w:ascii="Times New Roman" w:hAnsi="Times New Roman" w:cs="Times New Roman"/>
          <w:color w:val="231F20"/>
          <w:sz w:val="24"/>
          <w:szCs w:val="24"/>
        </w:rPr>
        <w:t>(</w:t>
      </w:r>
      <w:r w:rsidR="009A122B">
        <w:rPr>
          <w:rFonts w:ascii="Times New Roman" w:hAnsi="Times New Roman" w:cs="Times New Roman"/>
          <w:color w:val="231F20"/>
          <w:sz w:val="24"/>
          <w:szCs w:val="24"/>
        </w:rPr>
        <w:t xml:space="preserve">distantly related to </w:t>
      </w:r>
      <w:r w:rsidR="005E534E">
        <w:rPr>
          <w:rFonts w:ascii="Times New Roman" w:hAnsi="Times New Roman" w:cs="Times New Roman"/>
          <w:color w:val="231F20"/>
          <w:sz w:val="24"/>
          <w:szCs w:val="24"/>
        </w:rPr>
        <w:t>the modern cat family</w:t>
      </w:r>
      <w:r w:rsidR="00DC7BF2">
        <w:rPr>
          <w:rFonts w:ascii="Times New Roman" w:hAnsi="Times New Roman" w:cs="Times New Roman"/>
          <w:color w:val="231F20"/>
          <w:sz w:val="24"/>
          <w:szCs w:val="24"/>
        </w:rPr>
        <w:t>)</w:t>
      </w:r>
      <w:r w:rsidR="009A122B" w:rsidRPr="007A1039">
        <w:rPr>
          <w:rFonts w:ascii="Times New Roman" w:hAnsi="Times New Roman" w:cs="Times New Roman"/>
          <w:color w:val="231F20"/>
          <w:sz w:val="24"/>
          <w:szCs w:val="24"/>
        </w:rPr>
        <w:t>.</w:t>
      </w:r>
      <w:r w:rsidR="00C56A12">
        <w:rPr>
          <w:rFonts w:ascii="Times New Roman" w:hAnsi="Times New Roman" w:cs="Times New Roman"/>
          <w:color w:val="231F20"/>
          <w:sz w:val="24"/>
          <w:szCs w:val="24"/>
        </w:rPr>
        <w:t xml:space="preserve"> </w:t>
      </w:r>
    </w:p>
    <w:p w14:paraId="03F1AB8F" w14:textId="024D9BD9" w:rsidR="009A122B" w:rsidRDefault="00C56A12" w:rsidP="00C96429">
      <w:pPr>
        <w:pStyle w:val="BodyText"/>
        <w:tabs>
          <w:tab w:val="left" w:pos="0"/>
        </w:tabs>
        <w:spacing w:line="228" w:lineRule="auto"/>
        <w:ind w:right="-180" w:firstLine="720"/>
        <w:rPr>
          <w:rFonts w:ascii="Times New Roman" w:hAnsi="Times New Roman" w:cs="Times New Roman"/>
          <w:color w:val="231F20"/>
          <w:sz w:val="24"/>
          <w:szCs w:val="24"/>
        </w:rPr>
      </w:pPr>
      <w:r w:rsidRPr="00281F4C">
        <w:rPr>
          <w:rFonts w:ascii="Times New Roman" w:hAnsi="Times New Roman" w:cs="Times New Roman"/>
          <w:i/>
          <w:iCs/>
          <w:color w:val="231F20"/>
          <w:sz w:val="24"/>
          <w:szCs w:val="24"/>
        </w:rPr>
        <w:t xml:space="preserve">Genes </w:t>
      </w:r>
      <w:r w:rsidR="00092303">
        <w:rPr>
          <w:rFonts w:ascii="Times New Roman" w:hAnsi="Times New Roman" w:cs="Times New Roman"/>
          <w:i/>
          <w:iCs/>
          <w:color w:val="231F20"/>
          <w:sz w:val="24"/>
          <w:szCs w:val="24"/>
        </w:rPr>
        <w:t xml:space="preserve">will rule. Genes </w:t>
      </w:r>
      <w:r w:rsidRPr="00281F4C">
        <w:rPr>
          <w:rFonts w:ascii="Times New Roman" w:hAnsi="Times New Roman" w:cs="Times New Roman"/>
          <w:i/>
          <w:iCs/>
          <w:color w:val="231F20"/>
          <w:sz w:val="24"/>
          <w:szCs w:val="24"/>
        </w:rPr>
        <w:t xml:space="preserve">are the instructions that </w:t>
      </w:r>
      <w:r w:rsidR="00E20B41">
        <w:rPr>
          <w:rFonts w:ascii="Times New Roman" w:hAnsi="Times New Roman" w:cs="Times New Roman"/>
          <w:i/>
          <w:iCs/>
          <w:color w:val="231F20"/>
          <w:sz w:val="24"/>
          <w:szCs w:val="24"/>
        </w:rPr>
        <w:t xml:space="preserve">determine </w:t>
      </w:r>
      <w:r w:rsidRPr="00281F4C">
        <w:rPr>
          <w:rFonts w:ascii="Times New Roman" w:hAnsi="Times New Roman" w:cs="Times New Roman"/>
          <w:i/>
          <w:iCs/>
          <w:color w:val="231F20"/>
          <w:sz w:val="24"/>
          <w:szCs w:val="24"/>
        </w:rPr>
        <w:t>the nature of all species that have ever lived, that are alive now, and that will develop in the future.</w:t>
      </w:r>
      <w:r w:rsidR="004B7667">
        <w:rPr>
          <w:rFonts w:ascii="Times New Roman" w:hAnsi="Times New Roman" w:cs="Times New Roman"/>
          <w:i/>
          <w:iCs/>
          <w:color w:val="231F20"/>
          <w:sz w:val="24"/>
          <w:szCs w:val="24"/>
        </w:rPr>
        <w:t xml:space="preserve"> </w:t>
      </w:r>
      <w:r w:rsidR="004B7667">
        <w:rPr>
          <w:rFonts w:ascii="Times New Roman" w:hAnsi="Times New Roman" w:cs="Times New Roman"/>
          <w:color w:val="231F20"/>
          <w:sz w:val="24"/>
          <w:szCs w:val="24"/>
        </w:rPr>
        <w:t>(</w:t>
      </w:r>
      <w:r w:rsidR="002D0606">
        <w:rPr>
          <w:rFonts w:ascii="Times New Roman" w:hAnsi="Times New Roman" w:cs="Times New Roman"/>
          <w:color w:val="231F20"/>
          <w:sz w:val="24"/>
          <w:szCs w:val="24"/>
        </w:rPr>
        <w:t>Read about genes</w:t>
      </w:r>
      <w:r w:rsidR="00E20B41">
        <w:rPr>
          <w:rFonts w:ascii="Times New Roman" w:hAnsi="Times New Roman" w:cs="Times New Roman"/>
          <w:color w:val="231F20"/>
          <w:sz w:val="24"/>
          <w:szCs w:val="24"/>
        </w:rPr>
        <w:t>,</w:t>
      </w:r>
      <w:r w:rsidR="002D0606">
        <w:rPr>
          <w:rFonts w:ascii="Times New Roman" w:hAnsi="Times New Roman" w:cs="Times New Roman"/>
          <w:color w:val="231F20"/>
          <w:sz w:val="24"/>
          <w:szCs w:val="24"/>
        </w:rPr>
        <w:t xml:space="preserve"> Ch</w:t>
      </w:r>
      <w:r w:rsidR="00167B89">
        <w:rPr>
          <w:rFonts w:ascii="Times New Roman" w:hAnsi="Times New Roman" w:cs="Times New Roman"/>
          <w:color w:val="231F20"/>
          <w:sz w:val="24"/>
          <w:szCs w:val="24"/>
        </w:rPr>
        <w:t>.</w:t>
      </w:r>
      <w:r w:rsidR="002D0606">
        <w:rPr>
          <w:rFonts w:ascii="Times New Roman" w:hAnsi="Times New Roman" w:cs="Times New Roman"/>
          <w:color w:val="231F20"/>
          <w:sz w:val="24"/>
          <w:szCs w:val="24"/>
        </w:rPr>
        <w:t>17, p</w:t>
      </w:r>
      <w:r w:rsidR="00167B89">
        <w:rPr>
          <w:rFonts w:ascii="Times New Roman" w:hAnsi="Times New Roman" w:cs="Times New Roman"/>
          <w:color w:val="231F20"/>
          <w:sz w:val="24"/>
          <w:szCs w:val="24"/>
        </w:rPr>
        <w:t>p.</w:t>
      </w:r>
      <w:r w:rsidR="00122AE2">
        <w:rPr>
          <w:rFonts w:ascii="Times New Roman" w:hAnsi="Times New Roman" w:cs="Times New Roman"/>
          <w:color w:val="231F20"/>
          <w:sz w:val="24"/>
          <w:szCs w:val="24"/>
        </w:rPr>
        <w:t>x-x</w:t>
      </w:r>
      <w:r w:rsidR="002D0606">
        <w:rPr>
          <w:rFonts w:ascii="Times New Roman" w:hAnsi="Times New Roman" w:cs="Times New Roman"/>
          <w:color w:val="231F20"/>
          <w:sz w:val="24"/>
          <w:szCs w:val="24"/>
        </w:rPr>
        <w:t>.</w:t>
      </w:r>
      <w:r w:rsidR="004B7667">
        <w:rPr>
          <w:rFonts w:ascii="Times New Roman" w:hAnsi="Times New Roman" w:cs="Times New Roman"/>
          <w:color w:val="231F20"/>
          <w:sz w:val="24"/>
          <w:szCs w:val="24"/>
        </w:rPr>
        <w:t>)</w:t>
      </w:r>
    </w:p>
    <w:p w14:paraId="01452400" w14:textId="77777777"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60EA20FB" w14:textId="503D5DEE" w:rsidR="00FF654E" w:rsidRDefault="00FF654E" w:rsidP="00143400">
      <w:pPr>
        <w:pStyle w:val="BodyText"/>
        <w:tabs>
          <w:tab w:val="left" w:pos="180"/>
          <w:tab w:val="left" w:pos="6300"/>
          <w:tab w:val="left" w:pos="6570"/>
        </w:tabs>
        <w:spacing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A5163C">
        <w:rPr>
          <w:rFonts w:ascii="Times New Roman" w:hAnsi="Times New Roman" w:cs="Times New Roman"/>
          <w:b/>
          <w:bCs/>
          <w:color w:val="231F20"/>
          <w:sz w:val="24"/>
          <w:szCs w:val="24"/>
        </w:rPr>
        <w:t xml:space="preserve">1 </w:t>
      </w:r>
      <w:r w:rsidR="00BC6090">
        <w:rPr>
          <w:rFonts w:ascii="Times New Roman" w:hAnsi="Times New Roman" w:cs="Times New Roman"/>
          <w:b/>
          <w:bCs/>
          <w:color w:val="231F20"/>
          <w:sz w:val="24"/>
          <w:szCs w:val="24"/>
        </w:rPr>
        <w:t>F</w:t>
      </w:r>
      <w:r>
        <w:rPr>
          <w:rFonts w:ascii="Times New Roman" w:hAnsi="Times New Roman" w:cs="Times New Roman"/>
          <w:b/>
          <w:bCs/>
          <w:color w:val="231F20"/>
          <w:sz w:val="24"/>
          <w:szCs w:val="24"/>
        </w:rPr>
        <w:t>ind Extinct Species</w:t>
      </w:r>
    </w:p>
    <w:p w14:paraId="5D6D5401" w14:textId="77777777" w:rsidR="00FF654E" w:rsidRPr="00FF654E" w:rsidRDefault="00FF654E" w:rsidP="00AD0613">
      <w:pPr>
        <w:pStyle w:val="BodyText"/>
        <w:tabs>
          <w:tab w:val="left" w:pos="180"/>
          <w:tab w:val="left" w:pos="6300"/>
          <w:tab w:val="left" w:pos="6570"/>
        </w:tabs>
        <w:spacing w:line="228" w:lineRule="auto"/>
        <w:ind w:right="-180"/>
        <w:rPr>
          <w:rFonts w:ascii="Times New Roman" w:hAnsi="Times New Roman" w:cs="Times New Roman"/>
          <w:b/>
          <w:bCs/>
          <w:color w:val="231F20"/>
          <w:sz w:val="24"/>
          <w:szCs w:val="24"/>
        </w:rPr>
      </w:pPr>
    </w:p>
    <w:p w14:paraId="34B70BE5" w14:textId="43A1C4D7" w:rsidR="009D52C1" w:rsidRPr="006B1EC5" w:rsidRDefault="000B50CB" w:rsidP="009D52C1">
      <w:pPr>
        <w:pStyle w:val="BodyText"/>
        <w:tabs>
          <w:tab w:val="left" w:pos="720"/>
        </w:tabs>
        <w:spacing w:line="228" w:lineRule="auto"/>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Relationships</w:t>
      </w:r>
      <w:r w:rsidR="000D15E2">
        <w:rPr>
          <w:rFonts w:ascii="Times New Roman" w:hAnsi="Times New Roman" w:cs="Times New Roman"/>
          <w:b/>
          <w:bCs/>
          <w:color w:val="231F20"/>
          <w:sz w:val="24"/>
          <w:szCs w:val="24"/>
        </w:rPr>
        <w:t xml:space="preserve">: </w:t>
      </w:r>
      <w:r w:rsidR="009D52C1">
        <w:rPr>
          <w:rFonts w:ascii="Times New Roman" w:hAnsi="Times New Roman" w:cs="Times New Roman"/>
          <w:b/>
          <w:bCs/>
          <w:color w:val="231F20"/>
          <w:sz w:val="24"/>
          <w:szCs w:val="24"/>
        </w:rPr>
        <w:t xml:space="preserve">Genes, Species, </w:t>
      </w:r>
      <w:r w:rsidR="006A7B69">
        <w:rPr>
          <w:rFonts w:ascii="Times New Roman" w:hAnsi="Times New Roman" w:cs="Times New Roman"/>
          <w:b/>
          <w:bCs/>
          <w:color w:val="231F20"/>
          <w:sz w:val="24"/>
          <w:szCs w:val="24"/>
        </w:rPr>
        <w:t xml:space="preserve">and </w:t>
      </w:r>
      <w:r w:rsidR="009D52C1">
        <w:rPr>
          <w:rFonts w:ascii="Times New Roman" w:hAnsi="Times New Roman" w:cs="Times New Roman"/>
          <w:b/>
          <w:bCs/>
          <w:color w:val="231F20"/>
          <w:sz w:val="24"/>
          <w:szCs w:val="24"/>
        </w:rPr>
        <w:t>Ecosystems</w:t>
      </w:r>
    </w:p>
    <w:p w14:paraId="6D501E57" w14:textId="4BEBC0BE" w:rsidR="009D52C1" w:rsidRDefault="00BD41EB" w:rsidP="009D52C1">
      <w:pPr>
        <w:pStyle w:val="BodyText"/>
        <w:tabs>
          <w:tab w:val="left" w:pos="72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5A8DAC1" w14:textId="5E4C5291" w:rsidR="009D52C1" w:rsidRDefault="009D52C1" w:rsidP="009D52C1">
      <w:pPr>
        <w:pStyle w:val="BodyText"/>
        <w:tabs>
          <w:tab w:val="left" w:pos="720"/>
        </w:tabs>
        <w:spacing w:line="228" w:lineRule="auto"/>
        <w:ind w:left="90" w:right="-360" w:firstLine="720"/>
        <w:rPr>
          <w:rFonts w:ascii="Times New Roman" w:hAnsi="Times New Roman" w:cs="Times New Roman"/>
          <w:color w:val="231F20"/>
          <w:sz w:val="24"/>
          <w:szCs w:val="24"/>
        </w:rPr>
      </w:pPr>
      <w:r>
        <w:rPr>
          <w:rFonts w:ascii="Times New Roman" w:hAnsi="Times New Roman" w:cs="Times New Roman"/>
          <w:b/>
          <w:color w:val="231F20"/>
          <w:sz w:val="24"/>
          <w:szCs w:val="24"/>
        </w:rPr>
        <w:t>E</w:t>
      </w:r>
      <w:r w:rsidRPr="007A1039">
        <w:rPr>
          <w:rFonts w:ascii="Times New Roman" w:hAnsi="Times New Roman" w:cs="Times New Roman"/>
          <w:b/>
          <w:color w:val="231F20"/>
          <w:sz w:val="24"/>
          <w:szCs w:val="24"/>
        </w:rPr>
        <w:t>cosystem</w:t>
      </w:r>
      <w:r>
        <w:rPr>
          <w:rFonts w:ascii="Times New Roman" w:hAnsi="Times New Roman" w:cs="Times New Roman"/>
          <w:b/>
          <w:color w:val="231F20"/>
          <w:sz w:val="24"/>
          <w:szCs w:val="24"/>
        </w:rPr>
        <w:t xml:space="preserve">s </w:t>
      </w:r>
      <w:r>
        <w:rPr>
          <w:rFonts w:ascii="Times New Roman" w:hAnsi="Times New Roman" w:cs="Times New Roman"/>
          <w:color w:val="231F20"/>
          <w:sz w:val="24"/>
          <w:szCs w:val="24"/>
        </w:rPr>
        <w:t>are</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“the </w:t>
      </w:r>
      <w:r w:rsidRPr="00703F35">
        <w:rPr>
          <w:rFonts w:ascii="Times New Roman" w:hAnsi="Times New Roman" w:cs="Times New Roman"/>
          <w:i/>
          <w:iCs/>
          <w:color w:val="231F20"/>
          <w:sz w:val="24"/>
          <w:szCs w:val="24"/>
        </w:rPr>
        <w:t>organisms</w:t>
      </w:r>
      <w:r w:rsidRPr="007A1039">
        <w:rPr>
          <w:rFonts w:ascii="Times New Roman" w:hAnsi="Times New Roman" w:cs="Times New Roman"/>
          <w:color w:val="231F20"/>
          <w:sz w:val="24"/>
          <w:szCs w:val="24"/>
        </w:rPr>
        <w:t xml:space="preserve"> living in a particular environment</w:t>
      </w:r>
      <w:r w:rsidR="001B59CD">
        <w:rPr>
          <w:rFonts w:ascii="Times New Roman" w:hAnsi="Times New Roman" w:cs="Times New Roman"/>
          <w:color w:val="231F20"/>
          <w:sz w:val="24"/>
          <w:szCs w:val="24"/>
        </w:rPr>
        <w:t xml:space="preserve"> . . . </w:t>
      </w:r>
      <w:r w:rsidRPr="007A1039">
        <w:rPr>
          <w:rFonts w:ascii="Times New Roman" w:hAnsi="Times New Roman" w:cs="Times New Roman"/>
          <w:color w:val="231F20"/>
          <w:sz w:val="24"/>
          <w:szCs w:val="24"/>
        </w:rPr>
        <w:t xml:space="preserve">and the </w:t>
      </w:r>
      <w:r w:rsidRPr="00703F35">
        <w:rPr>
          <w:rFonts w:ascii="Times New Roman" w:hAnsi="Times New Roman" w:cs="Times New Roman"/>
          <w:i/>
          <w:iCs/>
          <w:color w:val="231F20"/>
          <w:sz w:val="24"/>
          <w:szCs w:val="24"/>
        </w:rPr>
        <w:t>physical parts</w:t>
      </w:r>
      <w:r w:rsidRPr="007A1039">
        <w:rPr>
          <w:rFonts w:ascii="Times New Roman" w:hAnsi="Times New Roman" w:cs="Times New Roman"/>
          <w:color w:val="231F20"/>
          <w:sz w:val="24"/>
          <w:szCs w:val="24"/>
        </w:rPr>
        <w:t xml:space="preserve"> of the environment that impinge on them</w:t>
      </w:r>
      <w:r w:rsidR="001B59C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AB6217">
        <w:rPr>
          <w:rFonts w:ascii="Times New Roman" w:hAnsi="Times New Roman" w:cs="Times New Roman"/>
          <w:color w:val="231F20"/>
          <w:sz w:val="24"/>
          <w:szCs w:val="24"/>
        </w:rPr>
        <w:t>[12</w:t>
      </w:r>
      <w:r>
        <w:rPr>
          <w:rFonts w:ascii="Times New Roman" w:hAnsi="Times New Roman" w:cs="Times New Roman"/>
          <w:color w:val="231F20"/>
          <w:sz w:val="24"/>
          <w:szCs w:val="24"/>
        </w:rPr>
        <w:t>, p.396</w:t>
      </w:r>
      <w:r w:rsidR="00703F35">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r w:rsidR="001B59CD">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 ecosystem includes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any community</w:t>
      </w:r>
      <w:r w:rsidR="00C5212B">
        <w:rPr>
          <w:rFonts w:ascii="Times New Roman" w:hAnsi="Times New Roman" w:cs="Times New Roman"/>
          <w:color w:val="231F20"/>
          <w:sz w:val="24"/>
          <w:szCs w:val="24"/>
        </w:rPr>
        <w:t xml:space="preserve"> in which </w:t>
      </w:r>
      <w:r w:rsidRPr="00287DED">
        <w:rPr>
          <w:rFonts w:ascii="Times New Roman" w:hAnsi="Times New Roman" w:cs="Times New Roman"/>
          <w:b/>
          <w:bCs/>
          <w:color w:val="231F20"/>
          <w:sz w:val="24"/>
          <w:szCs w:val="24"/>
        </w:rPr>
        <w:t>species</w:t>
      </w:r>
      <w:r w:rsidRPr="007A1039">
        <w:rPr>
          <w:rFonts w:ascii="Times New Roman" w:hAnsi="Times New Roman" w:cs="Times New Roman"/>
          <w:color w:val="231F20"/>
          <w:sz w:val="24"/>
          <w:szCs w:val="24"/>
        </w:rPr>
        <w:t xml:space="preserve"> depend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 one another for breeding and defense</w:t>
      </w:r>
      <w:r>
        <w:rPr>
          <w:rFonts w:ascii="Times New Roman" w:hAnsi="Times New Roman" w:cs="Times New Roman"/>
          <w:color w:val="231F20"/>
          <w:sz w:val="24"/>
          <w:szCs w:val="24"/>
        </w:rPr>
        <w:t>, o</w:t>
      </w:r>
      <w:r w:rsidRPr="007A1039">
        <w:rPr>
          <w:rFonts w:ascii="Times New Roman" w:hAnsi="Times New Roman" w:cs="Times New Roman"/>
          <w:color w:val="231F20"/>
          <w:sz w:val="24"/>
          <w:szCs w:val="24"/>
        </w:rPr>
        <w:t xml:space="preserve">n nearby life-forms </w:t>
      </w:r>
      <w:r w:rsidR="00AA15E4">
        <w:rPr>
          <w:rFonts w:ascii="Times New Roman" w:hAnsi="Times New Roman" w:cs="Times New Roman"/>
          <w:color w:val="231F20"/>
          <w:sz w:val="24"/>
          <w:szCs w:val="24"/>
        </w:rPr>
        <w:t>for</w:t>
      </w:r>
      <w:r>
        <w:rPr>
          <w:rFonts w:ascii="Times New Roman" w:hAnsi="Times New Roman" w:cs="Times New Roman"/>
          <w:color w:val="231F20"/>
          <w:sz w:val="24"/>
          <w:szCs w:val="24"/>
        </w:rPr>
        <w:t xml:space="preserve"> food, and on</w:t>
      </w:r>
      <w:r w:rsidRPr="007A1039">
        <w:rPr>
          <w:rFonts w:ascii="Times New Roman" w:hAnsi="Times New Roman" w:cs="Times New Roman"/>
          <w:color w:val="231F20"/>
          <w:sz w:val="24"/>
          <w:szCs w:val="24"/>
        </w:rPr>
        <w:t xml:space="preserve"> the environment for </w:t>
      </w:r>
      <w:r w:rsidR="00930DA5">
        <w:rPr>
          <w:rFonts w:ascii="Times New Roman" w:hAnsi="Times New Roman" w:cs="Times New Roman"/>
          <w:color w:val="231F20"/>
          <w:sz w:val="24"/>
          <w:szCs w:val="24"/>
        </w:rPr>
        <w:t>nourishment</w:t>
      </w:r>
      <w:r>
        <w:rPr>
          <w:rFonts w:ascii="Times New Roman" w:hAnsi="Times New Roman" w:cs="Times New Roman"/>
          <w:color w:val="231F20"/>
          <w:sz w:val="24"/>
          <w:szCs w:val="24"/>
        </w:rPr>
        <w:t>, water,</w:t>
      </w:r>
      <w:r w:rsidRPr="007A1039">
        <w:rPr>
          <w:rFonts w:ascii="Times New Roman" w:hAnsi="Times New Roman" w:cs="Times New Roman"/>
          <w:color w:val="231F20"/>
          <w:sz w:val="24"/>
          <w:szCs w:val="24"/>
        </w:rPr>
        <w:t xml:space="preserve"> and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shelter</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Cataclysmic</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events,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like</w:t>
      </w:r>
      <w:r>
        <w:rPr>
          <w:rFonts w:ascii="Times New Roman" w:hAnsi="Times New Roman" w:cs="Times New Roman"/>
          <w:color w:val="231F20"/>
          <w:sz w:val="24"/>
          <w:szCs w:val="24"/>
        </w:rPr>
        <w:t xml:space="preserve"> the slim odds of</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comet’s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collision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Earth,</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c</w:t>
      </w:r>
      <w:r>
        <w:rPr>
          <w:rFonts w:ascii="Times New Roman" w:hAnsi="Times New Roman" w:cs="Times New Roman"/>
          <w:color w:val="231F20"/>
          <w:sz w:val="24"/>
          <w:szCs w:val="24"/>
        </w:rPr>
        <w:t>ould</w:t>
      </w:r>
      <w:r w:rsidRPr="007A1039">
        <w:rPr>
          <w:rFonts w:ascii="Times New Roman" w:hAnsi="Times New Roman" w:cs="Times New Roman"/>
          <w:color w:val="231F20"/>
          <w:sz w:val="24"/>
          <w:szCs w:val="24"/>
        </w:rPr>
        <w:t xml:space="preserve"> wipe out most of </w:t>
      </w:r>
      <w:r w:rsidRPr="007A1039">
        <w:rPr>
          <w:rFonts w:ascii="Times New Roman" w:hAnsi="Times New Roman" w:cs="Times New Roman"/>
          <w:color w:val="231F20"/>
          <w:spacing w:val="-3"/>
          <w:sz w:val="24"/>
          <w:szCs w:val="24"/>
        </w:rPr>
        <w:t>Earth’s</w:t>
      </w:r>
      <w:r w:rsidRPr="007A1039">
        <w:rPr>
          <w:rFonts w:ascii="Times New Roman" w:hAnsi="Times New Roman" w:cs="Times New Roman"/>
          <w:color w:val="231F20"/>
          <w:sz w:val="24"/>
          <w:szCs w:val="24"/>
        </w:rPr>
        <w:t xml:space="preserve"> species</w:t>
      </w:r>
      <w:r>
        <w:rPr>
          <w:rFonts w:ascii="Times New Roman" w:hAnsi="Times New Roman" w:cs="Times New Roman"/>
          <w:color w:val="231F20"/>
          <w:sz w:val="24"/>
          <w:szCs w:val="24"/>
        </w:rPr>
        <w:t xml:space="preserve"> just as an asteroid hitting Earth </w:t>
      </w:r>
      <w:r w:rsidR="00DC7BF2">
        <w:rPr>
          <w:rFonts w:ascii="Times New Roman" w:hAnsi="Times New Roman" w:cs="Times New Roman"/>
          <w:color w:val="231F20"/>
          <w:sz w:val="24"/>
          <w:szCs w:val="24"/>
        </w:rPr>
        <w:t xml:space="preserve">is thought to have caused the </w:t>
      </w:r>
      <w:r w:rsidR="004E7663">
        <w:rPr>
          <w:rFonts w:ascii="Times New Roman" w:hAnsi="Times New Roman" w:cs="Times New Roman"/>
          <w:color w:val="231F20"/>
          <w:sz w:val="24"/>
          <w:szCs w:val="24"/>
        </w:rPr>
        <w:t xml:space="preserve">extinction of the </w:t>
      </w:r>
      <w:r w:rsidR="00DC7BF2">
        <w:rPr>
          <w:rFonts w:ascii="Times New Roman" w:hAnsi="Times New Roman" w:cs="Times New Roman"/>
          <w:color w:val="231F20"/>
          <w:sz w:val="24"/>
          <w:szCs w:val="24"/>
        </w:rPr>
        <w:t>dinosaurs</w:t>
      </w:r>
      <w:r w:rsidR="004E7663">
        <w:rPr>
          <w:rFonts w:ascii="Times New Roman" w:hAnsi="Times New Roman" w:cs="Times New Roman"/>
          <w:color w:val="231F20"/>
          <w:sz w:val="24"/>
          <w:szCs w:val="24"/>
        </w:rPr>
        <w:t xml:space="preserve"> and unidentified plant and animal life-forms living with them.</w:t>
      </w:r>
      <w:r w:rsidR="007B5030">
        <w:rPr>
          <w:rFonts w:ascii="Times New Roman" w:hAnsi="Times New Roman" w:cs="Times New Roman"/>
          <w:color w:val="231F20"/>
          <w:sz w:val="24"/>
          <w:szCs w:val="24"/>
        </w:rPr>
        <w:t xml:space="preserve"> </w:t>
      </w:r>
    </w:p>
    <w:p w14:paraId="29DCEE5D" w14:textId="1C89FCFB" w:rsidR="009D52C1" w:rsidRDefault="009D52C1" w:rsidP="009D52C1">
      <w:pPr>
        <w:pStyle w:val="BodyText"/>
        <w:tabs>
          <w:tab w:val="left" w:pos="900"/>
        </w:tabs>
        <w:spacing w:before="11" w:line="223" w:lineRule="auto"/>
        <w:ind w:left="90" w:right="-360" w:firstLine="63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Species avoid extinction if a random </w:t>
      </w:r>
      <w:r w:rsidR="007D059C">
        <w:rPr>
          <w:rFonts w:ascii="Times New Roman" w:hAnsi="Times New Roman" w:cs="Times New Roman"/>
          <w:color w:val="231F20"/>
          <w:sz w:val="24"/>
          <w:szCs w:val="24"/>
        </w:rPr>
        <w:t xml:space="preserve">and “lucky” genetic </w:t>
      </w:r>
      <w:r w:rsidRPr="007A1039">
        <w:rPr>
          <w:rFonts w:ascii="Times New Roman" w:hAnsi="Times New Roman" w:cs="Times New Roman"/>
          <w:color w:val="231F20"/>
          <w:sz w:val="24"/>
          <w:szCs w:val="24"/>
        </w:rPr>
        <w:t xml:space="preserve">change makes them less susceptible to </w:t>
      </w:r>
      <w:r>
        <w:rPr>
          <w:rFonts w:ascii="Times New Roman" w:hAnsi="Times New Roman" w:cs="Times New Roman"/>
          <w:color w:val="231F20"/>
          <w:sz w:val="24"/>
          <w:szCs w:val="24"/>
        </w:rPr>
        <w:t xml:space="preserve">chance or </w:t>
      </w:r>
      <w:r w:rsidRPr="007A1039">
        <w:rPr>
          <w:rFonts w:ascii="Times New Roman" w:hAnsi="Times New Roman" w:cs="Times New Roman"/>
          <w:color w:val="231F20"/>
          <w:sz w:val="24"/>
          <w:szCs w:val="24"/>
        </w:rPr>
        <w:t>calamit</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new</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tooth</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shape</w:t>
      </w:r>
      <w:r w:rsidR="007D059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better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digestive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system</w:t>
      </w:r>
      <w:r w:rsidR="007D059C">
        <w:rPr>
          <w:rFonts w:ascii="Times New Roman" w:hAnsi="Times New Roman" w:cs="Times New Roman"/>
          <w:color w:val="231F20"/>
          <w:sz w:val="24"/>
          <w:szCs w:val="24"/>
        </w:rPr>
        <w:t>;</w:t>
      </w:r>
      <w:r w:rsidR="00A722DE">
        <w:rPr>
          <w:rFonts w:ascii="Times New Roman" w:hAnsi="Times New Roman" w:cs="Times New Roman"/>
          <w:color w:val="231F20"/>
          <w:sz w:val="24"/>
          <w:szCs w:val="24"/>
        </w:rPr>
        <w:t xml:space="preserve"> stronger fin</w:t>
      </w:r>
      <w:r w:rsidR="007D059C">
        <w:rPr>
          <w:rFonts w:ascii="Times New Roman" w:hAnsi="Times New Roman" w:cs="Times New Roman"/>
          <w:color w:val="231F20"/>
          <w:sz w:val="24"/>
          <w:szCs w:val="24"/>
        </w:rPr>
        <w:t xml:space="preserve">; </w:t>
      </w:r>
      <w:r w:rsidR="00A722DE">
        <w:rPr>
          <w:rFonts w:ascii="Times New Roman" w:hAnsi="Times New Roman" w:cs="Times New Roman"/>
          <w:color w:val="231F20"/>
          <w:sz w:val="24"/>
          <w:szCs w:val="24"/>
        </w:rPr>
        <w:t>swift runnin</w:t>
      </w:r>
      <w:r w:rsidR="007D059C">
        <w:rPr>
          <w:rFonts w:ascii="Times New Roman" w:hAnsi="Times New Roman" w:cs="Times New Roman"/>
          <w:color w:val="231F20"/>
          <w:sz w:val="24"/>
          <w:szCs w:val="24"/>
        </w:rPr>
        <w:t>g. Such luck</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can</w:t>
      </w:r>
      <w:r w:rsidRPr="007A1039">
        <w:rPr>
          <w:rFonts w:ascii="Times New Roman" w:hAnsi="Times New Roman" w:cs="Times New Roman"/>
          <w:color w:val="231F20"/>
          <w:spacing w:val="18"/>
          <w:sz w:val="24"/>
          <w:szCs w:val="24"/>
        </w:rPr>
        <w:t xml:space="preserve"> </w:t>
      </w:r>
      <w:r w:rsidRPr="007A1039">
        <w:rPr>
          <w:rFonts w:ascii="Times New Roman" w:hAnsi="Times New Roman" w:cs="Times New Roman"/>
          <w:color w:val="231F20"/>
          <w:sz w:val="24"/>
          <w:szCs w:val="24"/>
        </w:rPr>
        <w:t>enable</w:t>
      </w:r>
      <w:r w:rsidRPr="007A1039">
        <w:rPr>
          <w:rFonts w:ascii="Times New Roman" w:hAnsi="Times New Roman" w:cs="Times New Roman"/>
          <w:color w:val="231F20"/>
          <w:spacing w:val="-17"/>
          <w:sz w:val="24"/>
          <w:szCs w:val="24"/>
        </w:rPr>
        <w:t xml:space="preserve"> </w:t>
      </w:r>
      <w:r w:rsidR="006A7B69">
        <w:rPr>
          <w:rFonts w:ascii="Times New Roman" w:hAnsi="Times New Roman" w:cs="Times New Roman"/>
          <w:color w:val="231F20"/>
          <w:sz w:val="24"/>
          <w:szCs w:val="24"/>
        </w:rPr>
        <w:t>a species</w:t>
      </w:r>
      <w:r>
        <w:rPr>
          <w:rFonts w:ascii="Times New Roman" w:hAnsi="Times New Roman" w:cs="Times New Roman"/>
          <w:color w:val="231F20"/>
          <w:sz w:val="24"/>
          <w:szCs w:val="24"/>
        </w:rPr>
        <w:t xml:space="preserve"> to</w:t>
      </w:r>
      <w:r w:rsidRPr="007A1039">
        <w:rPr>
          <w:rFonts w:ascii="Times New Roman" w:hAnsi="Times New Roman" w:cs="Times New Roman"/>
          <w:color w:val="231F20"/>
          <w:sz w:val="24"/>
          <w:szCs w:val="24"/>
        </w:rPr>
        <w:t xml:space="preserve"> </w:t>
      </w:r>
      <w:r w:rsidR="007D059C">
        <w:rPr>
          <w:rFonts w:ascii="Times New Roman" w:hAnsi="Times New Roman" w:cs="Times New Roman"/>
          <w:color w:val="231F20"/>
          <w:sz w:val="24"/>
          <w:szCs w:val="24"/>
        </w:rPr>
        <w:t xml:space="preserve">find and </w:t>
      </w:r>
      <w:r w:rsidRPr="007A1039">
        <w:rPr>
          <w:rFonts w:ascii="Times New Roman" w:hAnsi="Times New Roman" w:cs="Times New Roman"/>
          <w:color w:val="231F20"/>
          <w:sz w:val="24"/>
          <w:szCs w:val="24"/>
        </w:rPr>
        <w:t xml:space="preserve">tolerate a new </w:t>
      </w:r>
      <w:r w:rsidR="00154FB0">
        <w:rPr>
          <w:rFonts w:ascii="Times New Roman" w:hAnsi="Times New Roman" w:cs="Times New Roman"/>
          <w:color w:val="231F20"/>
          <w:sz w:val="24"/>
          <w:szCs w:val="24"/>
        </w:rPr>
        <w:t xml:space="preserve">food </w:t>
      </w:r>
      <w:r w:rsidRPr="007A1039">
        <w:rPr>
          <w:rFonts w:ascii="Times New Roman" w:hAnsi="Times New Roman" w:cs="Times New Roman"/>
          <w:color w:val="231F20"/>
          <w:sz w:val="24"/>
          <w:szCs w:val="24"/>
        </w:rPr>
        <w:t>source</w:t>
      </w:r>
      <w:r w:rsidR="00154FB0">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Chance genetic change(s) (faster legs, lungs that can breathe thinner air high up a mountain, wings) may enable a small group to escape from a destroyed ecosystem. Those who survive are better adapted</w:t>
      </w:r>
      <w:r w:rsidR="00154FB0">
        <w:rPr>
          <w:rFonts w:ascii="Times New Roman" w:hAnsi="Times New Roman" w:cs="Times New Roman"/>
          <w:color w:val="231F20"/>
          <w:sz w:val="24"/>
          <w:szCs w:val="24"/>
        </w:rPr>
        <w:t xml:space="preserve"> – n</w:t>
      </w:r>
      <w:r w:rsidRPr="007A1039">
        <w:rPr>
          <w:rFonts w:ascii="Times New Roman" w:hAnsi="Times New Roman" w:cs="Times New Roman"/>
          <w:color w:val="231F20"/>
          <w:sz w:val="24"/>
          <w:szCs w:val="24"/>
        </w:rPr>
        <w:t>ot because they made a choice</w:t>
      </w:r>
      <w:r w:rsidR="00930DA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They were simply lucky!</w:t>
      </w:r>
      <w:r>
        <w:rPr>
          <w:rFonts w:ascii="Times New Roman" w:hAnsi="Times New Roman" w:cs="Times New Roman"/>
          <w:color w:val="231F20"/>
          <w:sz w:val="24"/>
          <w:szCs w:val="24"/>
        </w:rPr>
        <w:t xml:space="preserve">  (Dr. David Bisno, Personal communication)</w:t>
      </w:r>
    </w:p>
    <w:p w14:paraId="43678642" w14:textId="77777777" w:rsidR="00154FB0" w:rsidRDefault="00827586" w:rsidP="00DF41B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Today we</w:t>
      </w:r>
      <w:r w:rsidR="00350796">
        <w:rPr>
          <w:rFonts w:ascii="Times New Roman" w:hAnsi="Times New Roman" w:cs="Times New Roman"/>
          <w:color w:val="231F20"/>
          <w:sz w:val="24"/>
          <w:szCs w:val="24"/>
        </w:rPr>
        <w:t xml:space="preserve"> know</w:t>
      </w:r>
      <w:r w:rsidR="00FF654E">
        <w:rPr>
          <w:rFonts w:ascii="Times New Roman" w:hAnsi="Times New Roman" w:cs="Times New Roman"/>
          <w:color w:val="231F20"/>
          <w:sz w:val="24"/>
          <w:szCs w:val="24"/>
        </w:rPr>
        <w:t xml:space="preserve"> that c</w:t>
      </w:r>
      <w:r w:rsidR="00350796">
        <w:rPr>
          <w:rFonts w:ascii="Times New Roman" w:hAnsi="Times New Roman" w:cs="Times New Roman"/>
          <w:color w:val="231F20"/>
          <w:sz w:val="24"/>
          <w:szCs w:val="24"/>
        </w:rPr>
        <w:t xml:space="preserve">hanges in </w:t>
      </w:r>
      <w:r w:rsidR="00FF654E">
        <w:rPr>
          <w:rFonts w:ascii="Times New Roman" w:hAnsi="Times New Roman" w:cs="Times New Roman"/>
          <w:color w:val="231F20"/>
          <w:sz w:val="24"/>
          <w:szCs w:val="24"/>
        </w:rPr>
        <w:t>genes:</w:t>
      </w:r>
      <w:r w:rsidR="00350796">
        <w:rPr>
          <w:rFonts w:ascii="Times New Roman" w:hAnsi="Times New Roman" w:cs="Times New Roman"/>
          <w:color w:val="231F20"/>
          <w:sz w:val="24"/>
          <w:szCs w:val="24"/>
        </w:rPr>
        <w:t xml:space="preserve"> </w:t>
      </w:r>
    </w:p>
    <w:p w14:paraId="08EB6345" w14:textId="77777777" w:rsidR="00154FB0" w:rsidRPr="00154FB0" w:rsidRDefault="005B4355"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result from random causes</w:t>
      </w:r>
    </w:p>
    <w:p w14:paraId="6C787E21" w14:textId="77777777" w:rsidR="00154FB0" w:rsidRPr="00154FB0" w:rsidRDefault="00350796"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drive changes in species</w:t>
      </w:r>
      <w:r w:rsidR="00154FB0">
        <w:rPr>
          <w:rFonts w:ascii="Times New Roman" w:hAnsi="Times New Roman" w:cs="Times New Roman"/>
          <w:color w:val="231F20"/>
          <w:sz w:val="24"/>
          <w:szCs w:val="24"/>
        </w:rPr>
        <w:t xml:space="preserve"> </w:t>
      </w:r>
    </w:p>
    <w:p w14:paraId="6F868BEF" w14:textId="1A1D3884" w:rsidR="00154FB0" w:rsidRPr="00154FB0" w:rsidRDefault="00D877B4" w:rsidP="00154FB0">
      <w:pPr>
        <w:pStyle w:val="BodyText"/>
        <w:numPr>
          <w:ilvl w:val="0"/>
          <w:numId w:val="42"/>
        </w:numPr>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 xml:space="preserve">sometimes </w:t>
      </w:r>
      <w:r w:rsidR="007B5030">
        <w:rPr>
          <w:rFonts w:ascii="Times New Roman" w:hAnsi="Times New Roman" w:cs="Times New Roman"/>
          <w:color w:val="231F20"/>
          <w:sz w:val="24"/>
          <w:szCs w:val="24"/>
        </w:rPr>
        <w:t>happen</w:t>
      </w:r>
      <w:r w:rsidR="00FF654E">
        <w:rPr>
          <w:rFonts w:ascii="Times New Roman" w:hAnsi="Times New Roman" w:cs="Times New Roman"/>
          <w:color w:val="231F20"/>
          <w:sz w:val="24"/>
          <w:szCs w:val="24"/>
        </w:rPr>
        <w:t xml:space="preserve"> </w:t>
      </w:r>
      <w:r w:rsidR="007B5030">
        <w:rPr>
          <w:rFonts w:ascii="Times New Roman" w:hAnsi="Times New Roman" w:cs="Times New Roman"/>
          <w:color w:val="231F20"/>
          <w:sz w:val="24"/>
          <w:szCs w:val="24"/>
        </w:rPr>
        <w:t xml:space="preserve">because of </w:t>
      </w:r>
      <w:r w:rsidR="00381BC4">
        <w:rPr>
          <w:rFonts w:ascii="Times New Roman" w:hAnsi="Times New Roman" w:cs="Times New Roman"/>
          <w:color w:val="231F20"/>
          <w:sz w:val="24"/>
          <w:szCs w:val="24"/>
        </w:rPr>
        <w:t>close</w:t>
      </w:r>
      <w:r w:rsidR="007B5030">
        <w:rPr>
          <w:rFonts w:ascii="Times New Roman" w:hAnsi="Times New Roman" w:cs="Times New Roman"/>
          <w:color w:val="231F20"/>
          <w:sz w:val="24"/>
          <w:szCs w:val="24"/>
        </w:rPr>
        <w:t xml:space="preserve"> </w:t>
      </w:r>
      <w:r w:rsidR="00381BC4">
        <w:rPr>
          <w:rFonts w:ascii="Times New Roman" w:hAnsi="Times New Roman" w:cs="Times New Roman"/>
          <w:color w:val="231F20"/>
          <w:sz w:val="24"/>
          <w:szCs w:val="24"/>
        </w:rPr>
        <w:t>tie</w:t>
      </w:r>
      <w:r w:rsidR="007B5030">
        <w:rPr>
          <w:rFonts w:ascii="Times New Roman" w:hAnsi="Times New Roman" w:cs="Times New Roman"/>
          <w:color w:val="231F20"/>
          <w:sz w:val="24"/>
          <w:szCs w:val="24"/>
        </w:rPr>
        <w:t>s between</w:t>
      </w:r>
      <w:r w:rsidR="00381BC4">
        <w:rPr>
          <w:rFonts w:ascii="Times New Roman" w:hAnsi="Times New Roman" w:cs="Times New Roman"/>
          <w:color w:val="231F20"/>
          <w:sz w:val="24"/>
          <w:szCs w:val="24"/>
        </w:rPr>
        <w:t xml:space="preserve"> a species</w:t>
      </w:r>
      <w:r w:rsidR="007B5030">
        <w:rPr>
          <w:rFonts w:ascii="Times New Roman" w:hAnsi="Times New Roman" w:cs="Times New Roman"/>
          <w:color w:val="231F20"/>
          <w:sz w:val="24"/>
          <w:szCs w:val="24"/>
        </w:rPr>
        <w:t xml:space="preserve"> and its</w:t>
      </w:r>
      <w:r w:rsidR="00381BC4">
        <w:rPr>
          <w:rFonts w:ascii="Times New Roman" w:hAnsi="Times New Roman" w:cs="Times New Roman"/>
          <w:color w:val="231F20"/>
          <w:sz w:val="24"/>
          <w:szCs w:val="24"/>
        </w:rPr>
        <w:t xml:space="preserve"> environment </w:t>
      </w:r>
    </w:p>
    <w:p w14:paraId="54E11090" w14:textId="77777777" w:rsidR="00154FB0" w:rsidRDefault="00154FB0" w:rsidP="00154FB0">
      <w:pPr>
        <w:pStyle w:val="BodyText"/>
        <w:tabs>
          <w:tab w:val="left" w:pos="0"/>
        </w:tabs>
        <w:spacing w:line="228" w:lineRule="auto"/>
        <w:ind w:right="-180"/>
        <w:rPr>
          <w:rFonts w:ascii="Times New Roman" w:hAnsi="Times New Roman" w:cs="Times New Roman"/>
          <w:color w:val="231F20"/>
          <w:sz w:val="24"/>
          <w:szCs w:val="24"/>
        </w:rPr>
      </w:pPr>
    </w:p>
    <w:p w14:paraId="23CDD09C" w14:textId="460F5903" w:rsidR="00381BC4" w:rsidRPr="008213DC" w:rsidRDefault="004C69C4" w:rsidP="00154FB0">
      <w:pPr>
        <w:pStyle w:val="BodyText"/>
        <w:tabs>
          <w:tab w:val="left" w:pos="0"/>
        </w:tabs>
        <w:spacing w:line="228" w:lineRule="auto"/>
        <w:ind w:right="-180"/>
        <w:rPr>
          <w:rFonts w:ascii="Times New Roman" w:hAnsi="Times New Roman" w:cs="Times New Roman"/>
          <w:sz w:val="24"/>
          <w:szCs w:val="24"/>
        </w:rPr>
      </w:pPr>
      <w:r>
        <w:rPr>
          <w:rFonts w:ascii="Times New Roman" w:hAnsi="Times New Roman" w:cs="Times New Roman"/>
          <w:color w:val="231F20"/>
          <w:sz w:val="24"/>
          <w:szCs w:val="24"/>
        </w:rPr>
        <w:t xml:space="preserve">Chapters 14 and 18 </w:t>
      </w:r>
      <w:r w:rsidR="008213DC">
        <w:rPr>
          <w:rFonts w:ascii="Times New Roman" w:hAnsi="Times New Roman" w:cs="Times New Roman"/>
          <w:color w:val="231F20"/>
          <w:sz w:val="24"/>
          <w:szCs w:val="24"/>
        </w:rPr>
        <w:t>tell the exciting</w:t>
      </w:r>
      <w:r>
        <w:rPr>
          <w:rFonts w:ascii="Times New Roman" w:hAnsi="Times New Roman" w:cs="Times New Roman"/>
          <w:color w:val="231F20"/>
          <w:sz w:val="24"/>
          <w:szCs w:val="24"/>
        </w:rPr>
        <w:t xml:space="preserve"> stories</w:t>
      </w:r>
      <w:r w:rsidR="00892C5C">
        <w:rPr>
          <w:rFonts w:ascii="Times New Roman" w:hAnsi="Times New Roman" w:cs="Times New Roman"/>
          <w:color w:val="231F20"/>
          <w:sz w:val="24"/>
          <w:szCs w:val="24"/>
        </w:rPr>
        <w:t xml:space="preserve"> of</w:t>
      </w:r>
      <w:r w:rsidR="008213DC">
        <w:rPr>
          <w:rFonts w:ascii="Times New Roman" w:hAnsi="Times New Roman" w:cs="Times New Roman"/>
          <w:color w:val="231F20"/>
          <w:sz w:val="24"/>
          <w:szCs w:val="24"/>
        </w:rPr>
        <w:t xml:space="preserve"> </w:t>
      </w:r>
      <w:r w:rsidR="00892C5C">
        <w:rPr>
          <w:rFonts w:ascii="Times New Roman" w:hAnsi="Times New Roman" w:cs="Times New Roman"/>
          <w:color w:val="231F20"/>
          <w:sz w:val="24"/>
          <w:szCs w:val="24"/>
        </w:rPr>
        <w:t xml:space="preserve">intense studies by </w:t>
      </w:r>
      <w:r w:rsidR="008213DC">
        <w:rPr>
          <w:rFonts w:ascii="Times New Roman" w:hAnsi="Times New Roman" w:cs="Times New Roman"/>
          <w:color w:val="231F20"/>
          <w:sz w:val="24"/>
          <w:szCs w:val="24"/>
        </w:rPr>
        <w:t xml:space="preserve">evolutionary </w:t>
      </w:r>
      <w:r w:rsidR="00CD088B">
        <w:rPr>
          <w:rFonts w:ascii="Times New Roman" w:hAnsi="Times New Roman" w:cs="Times New Roman"/>
          <w:color w:val="231F20"/>
          <w:sz w:val="24"/>
          <w:szCs w:val="24"/>
        </w:rPr>
        <w:t>biologists</w:t>
      </w:r>
      <w:r w:rsidR="005D7E1D">
        <w:rPr>
          <w:rFonts w:ascii="Times New Roman" w:hAnsi="Times New Roman" w:cs="Times New Roman"/>
          <w:color w:val="231F20"/>
          <w:sz w:val="24"/>
          <w:szCs w:val="24"/>
        </w:rPr>
        <w:t xml:space="preserve"> </w:t>
      </w:r>
      <w:r w:rsidR="00F7557F">
        <w:rPr>
          <w:rFonts w:ascii="Times New Roman" w:hAnsi="Times New Roman" w:cs="Times New Roman"/>
          <w:color w:val="231F20"/>
          <w:sz w:val="24"/>
          <w:szCs w:val="24"/>
        </w:rPr>
        <w:t>who</w:t>
      </w:r>
      <w:r w:rsidR="00892C5C">
        <w:rPr>
          <w:rFonts w:ascii="Times New Roman" w:hAnsi="Times New Roman" w:cs="Times New Roman"/>
          <w:color w:val="231F20"/>
          <w:sz w:val="24"/>
          <w:szCs w:val="24"/>
        </w:rPr>
        <w:t xml:space="preserve"> investigate</w:t>
      </w:r>
      <w:r w:rsidR="008213DC">
        <w:rPr>
          <w:rFonts w:ascii="Times New Roman" w:hAnsi="Times New Roman" w:cs="Times New Roman"/>
          <w:color w:val="231F20"/>
          <w:sz w:val="24"/>
          <w:szCs w:val="24"/>
        </w:rPr>
        <w:t xml:space="preserve"> </w:t>
      </w:r>
      <w:r w:rsidR="00154FB0">
        <w:rPr>
          <w:rFonts w:ascii="Times New Roman" w:hAnsi="Times New Roman" w:cs="Times New Roman"/>
          <w:color w:val="231F20"/>
          <w:sz w:val="24"/>
          <w:szCs w:val="24"/>
        </w:rPr>
        <w:t xml:space="preserve">the relationships and </w:t>
      </w:r>
      <w:r w:rsidR="00892C5C">
        <w:rPr>
          <w:rFonts w:ascii="Times New Roman" w:hAnsi="Times New Roman" w:cs="Times New Roman"/>
          <w:color w:val="231F20"/>
          <w:sz w:val="24"/>
          <w:szCs w:val="24"/>
        </w:rPr>
        <w:t xml:space="preserve">interactions between a </w:t>
      </w:r>
      <w:r w:rsidR="008213DC">
        <w:rPr>
          <w:rFonts w:ascii="Times New Roman" w:hAnsi="Times New Roman" w:cs="Times New Roman"/>
          <w:color w:val="231F20"/>
          <w:sz w:val="24"/>
          <w:szCs w:val="24"/>
        </w:rPr>
        <w:t>species</w:t>
      </w:r>
      <w:r w:rsidR="00892C5C">
        <w:rPr>
          <w:rFonts w:ascii="Times New Roman" w:hAnsi="Times New Roman" w:cs="Times New Roman"/>
          <w:color w:val="231F20"/>
          <w:sz w:val="24"/>
          <w:szCs w:val="24"/>
        </w:rPr>
        <w:t xml:space="preserve"> and its </w:t>
      </w:r>
      <w:r w:rsidR="008213DC">
        <w:rPr>
          <w:rFonts w:ascii="Times New Roman" w:hAnsi="Times New Roman" w:cs="Times New Roman"/>
          <w:color w:val="231F20"/>
          <w:sz w:val="24"/>
          <w:szCs w:val="24"/>
        </w:rPr>
        <w:t>ecosystem</w:t>
      </w:r>
      <w:r>
        <w:rPr>
          <w:rFonts w:ascii="Times New Roman" w:hAnsi="Times New Roman" w:cs="Times New Roman"/>
          <w:color w:val="231F20"/>
          <w:sz w:val="24"/>
          <w:szCs w:val="24"/>
        </w:rPr>
        <w:t>.</w:t>
      </w:r>
      <w:r w:rsidR="008213DC">
        <w:rPr>
          <w:rFonts w:ascii="Times New Roman" w:hAnsi="Times New Roman" w:cs="Times New Roman"/>
          <w:color w:val="231F20"/>
          <w:sz w:val="24"/>
          <w:szCs w:val="24"/>
        </w:rPr>
        <w:t xml:space="preserve"> </w:t>
      </w:r>
      <w:r w:rsidR="005D7E1D">
        <w:rPr>
          <w:rFonts w:ascii="Times New Roman" w:hAnsi="Times New Roman" w:cs="Times New Roman"/>
          <w:color w:val="231F20"/>
          <w:sz w:val="24"/>
          <w:szCs w:val="24"/>
        </w:rPr>
        <w:t>Such</w:t>
      </w:r>
      <w:r w:rsidR="008213DC">
        <w:rPr>
          <w:rFonts w:ascii="Times New Roman" w:hAnsi="Times New Roman" w:cs="Times New Roman"/>
          <w:color w:val="231F20"/>
          <w:sz w:val="24"/>
          <w:szCs w:val="24"/>
        </w:rPr>
        <w:t xml:space="preserve"> studies </w:t>
      </w:r>
      <w:r w:rsidR="003173F4">
        <w:rPr>
          <w:rFonts w:ascii="Times New Roman" w:hAnsi="Times New Roman" w:cs="Times New Roman"/>
          <w:color w:val="231F20"/>
          <w:sz w:val="24"/>
          <w:szCs w:val="24"/>
        </w:rPr>
        <w:t>a</w:t>
      </w:r>
      <w:r w:rsidR="008213DC">
        <w:rPr>
          <w:rFonts w:ascii="Times New Roman" w:hAnsi="Times New Roman" w:cs="Times New Roman"/>
          <w:color w:val="231F20"/>
          <w:sz w:val="24"/>
          <w:szCs w:val="24"/>
        </w:rPr>
        <w:t>re conducted</w:t>
      </w:r>
      <w:r w:rsidR="00FF654E">
        <w:rPr>
          <w:rFonts w:ascii="Times New Roman" w:hAnsi="Times New Roman" w:cs="Times New Roman"/>
          <w:color w:val="231F20"/>
          <w:sz w:val="24"/>
          <w:szCs w:val="24"/>
        </w:rPr>
        <w:t xml:space="preserve"> by dedicated scientists who </w:t>
      </w:r>
      <w:r w:rsidR="004559C1">
        <w:rPr>
          <w:rFonts w:ascii="Times New Roman" w:hAnsi="Times New Roman" w:cs="Times New Roman"/>
          <w:color w:val="231F20"/>
          <w:sz w:val="24"/>
          <w:szCs w:val="24"/>
        </w:rPr>
        <w:t>spen</w:t>
      </w:r>
      <w:r w:rsidR="00DD20B4">
        <w:rPr>
          <w:rFonts w:ascii="Times New Roman" w:hAnsi="Times New Roman" w:cs="Times New Roman"/>
          <w:color w:val="231F20"/>
          <w:sz w:val="24"/>
          <w:szCs w:val="24"/>
        </w:rPr>
        <w:t>d</w:t>
      </w:r>
      <w:r w:rsidR="004559C1">
        <w:rPr>
          <w:rFonts w:ascii="Times New Roman" w:hAnsi="Times New Roman" w:cs="Times New Roman"/>
          <w:color w:val="231F20"/>
          <w:sz w:val="24"/>
          <w:szCs w:val="24"/>
        </w:rPr>
        <w:t xml:space="preserve"> decades doing field work because they </w:t>
      </w:r>
      <w:r w:rsidR="004958B2">
        <w:rPr>
          <w:rFonts w:ascii="Times New Roman" w:hAnsi="Times New Roman" w:cs="Times New Roman"/>
          <w:color w:val="231F20"/>
          <w:sz w:val="24"/>
          <w:szCs w:val="24"/>
        </w:rPr>
        <w:t>are</w:t>
      </w:r>
      <w:r w:rsidR="008213DC">
        <w:rPr>
          <w:rFonts w:ascii="Times New Roman" w:hAnsi="Times New Roman" w:cs="Times New Roman"/>
          <w:color w:val="231F20"/>
          <w:sz w:val="24"/>
          <w:szCs w:val="24"/>
        </w:rPr>
        <w:t xml:space="preserve"> driven to understand </w:t>
      </w:r>
      <w:r w:rsidR="004559C1">
        <w:rPr>
          <w:rFonts w:ascii="Times New Roman" w:hAnsi="Times New Roman" w:cs="Times New Roman"/>
          <w:color w:val="231F20"/>
          <w:sz w:val="24"/>
          <w:szCs w:val="24"/>
        </w:rPr>
        <w:t xml:space="preserve">and to find answers to </w:t>
      </w:r>
      <w:r w:rsidR="008213DC">
        <w:rPr>
          <w:rFonts w:ascii="Times New Roman" w:hAnsi="Times New Roman" w:cs="Times New Roman"/>
          <w:i/>
          <w:iCs/>
          <w:color w:val="231F20"/>
          <w:sz w:val="24"/>
          <w:szCs w:val="24"/>
        </w:rPr>
        <w:t>why</w:t>
      </w:r>
      <w:r w:rsidR="00892C5C">
        <w:rPr>
          <w:rFonts w:ascii="Times New Roman" w:hAnsi="Times New Roman" w:cs="Times New Roman"/>
          <w:i/>
          <w:iCs/>
          <w:color w:val="231F20"/>
          <w:sz w:val="24"/>
          <w:szCs w:val="24"/>
        </w:rPr>
        <w:t>,</w:t>
      </w:r>
      <w:r w:rsidR="008213DC">
        <w:rPr>
          <w:rFonts w:ascii="Times New Roman" w:hAnsi="Times New Roman" w:cs="Times New Roman"/>
          <w:color w:val="231F20"/>
          <w:sz w:val="24"/>
          <w:szCs w:val="24"/>
        </w:rPr>
        <w:t xml:space="preserve"> </w:t>
      </w:r>
      <w:r w:rsidR="008213DC">
        <w:rPr>
          <w:rFonts w:ascii="Times New Roman" w:hAnsi="Times New Roman" w:cs="Times New Roman"/>
          <w:i/>
          <w:iCs/>
          <w:color w:val="231F20"/>
          <w:sz w:val="24"/>
          <w:szCs w:val="24"/>
        </w:rPr>
        <w:t>how</w:t>
      </w:r>
      <w:r w:rsidR="00892C5C">
        <w:rPr>
          <w:rFonts w:ascii="Times New Roman" w:hAnsi="Times New Roman" w:cs="Times New Roman"/>
          <w:i/>
          <w:iCs/>
          <w:color w:val="231F20"/>
          <w:sz w:val="24"/>
          <w:szCs w:val="24"/>
        </w:rPr>
        <w:t xml:space="preserve">, </w:t>
      </w:r>
      <w:r w:rsidR="00892C5C">
        <w:rPr>
          <w:rFonts w:ascii="Times New Roman" w:hAnsi="Times New Roman" w:cs="Times New Roman"/>
          <w:color w:val="231F20"/>
          <w:sz w:val="24"/>
          <w:szCs w:val="24"/>
        </w:rPr>
        <w:t xml:space="preserve">and </w:t>
      </w:r>
      <w:r w:rsidR="00892C5C">
        <w:rPr>
          <w:rFonts w:ascii="Times New Roman" w:hAnsi="Times New Roman" w:cs="Times New Roman"/>
          <w:i/>
          <w:iCs/>
          <w:color w:val="231F20"/>
          <w:sz w:val="24"/>
          <w:szCs w:val="24"/>
        </w:rPr>
        <w:t>how fast</w:t>
      </w:r>
      <w:r w:rsidR="008213DC">
        <w:rPr>
          <w:rFonts w:ascii="Times New Roman" w:hAnsi="Times New Roman" w:cs="Times New Roman"/>
          <w:i/>
          <w:iCs/>
          <w:color w:val="231F20"/>
          <w:sz w:val="24"/>
          <w:szCs w:val="24"/>
        </w:rPr>
        <w:t xml:space="preserve"> </w:t>
      </w:r>
      <w:r w:rsidR="008213DC">
        <w:rPr>
          <w:rFonts w:ascii="Times New Roman" w:hAnsi="Times New Roman" w:cs="Times New Roman"/>
          <w:color w:val="231F20"/>
          <w:sz w:val="24"/>
          <w:szCs w:val="24"/>
        </w:rPr>
        <w:t>changes in species</w:t>
      </w:r>
      <w:r w:rsidR="00586FF1">
        <w:rPr>
          <w:rFonts w:ascii="Times New Roman" w:hAnsi="Times New Roman" w:cs="Times New Roman"/>
          <w:color w:val="231F20"/>
          <w:sz w:val="24"/>
          <w:szCs w:val="24"/>
        </w:rPr>
        <w:t xml:space="preserve"> occur</w:t>
      </w:r>
      <w:r w:rsidR="004559C1">
        <w:rPr>
          <w:rFonts w:ascii="Times New Roman" w:hAnsi="Times New Roman" w:cs="Times New Roman"/>
          <w:color w:val="231F20"/>
          <w:sz w:val="24"/>
          <w:szCs w:val="24"/>
        </w:rPr>
        <w:t>.</w:t>
      </w:r>
    </w:p>
    <w:p w14:paraId="5DAFAEF2" w14:textId="77777777" w:rsidR="0051499F" w:rsidRPr="007A1039" w:rsidRDefault="0051499F" w:rsidP="00DF41BE">
      <w:pPr>
        <w:pStyle w:val="BodyText"/>
        <w:tabs>
          <w:tab w:val="left" w:pos="0"/>
        </w:tabs>
        <w:spacing w:before="2"/>
        <w:ind w:right="-180" w:hanging="720"/>
        <w:rPr>
          <w:rFonts w:ascii="Times New Roman" w:hAnsi="Times New Roman" w:cs="Times New Roman"/>
          <w:sz w:val="24"/>
          <w:szCs w:val="24"/>
        </w:rPr>
      </w:pPr>
    </w:p>
    <w:p w14:paraId="37D7545A" w14:textId="5658341B" w:rsidR="0051499F" w:rsidRPr="00056AE9" w:rsidRDefault="00CB531F" w:rsidP="00DF41BE">
      <w:pPr>
        <w:pStyle w:val="Heading6"/>
        <w:tabs>
          <w:tab w:val="left" w:pos="0"/>
        </w:tabs>
        <w:spacing w:line="309" w:lineRule="exact"/>
        <w:ind w:left="0" w:right="-180" w:hanging="720"/>
        <w:rPr>
          <w:rFonts w:ascii="Times New Roman" w:hAnsi="Times New Roman" w:cs="Times New Roman"/>
          <w:color w:val="231F20"/>
          <w:sz w:val="24"/>
          <w:szCs w:val="24"/>
        </w:rPr>
      </w:pPr>
      <w:r>
        <w:rPr>
          <w:rFonts w:ascii="Times New Roman" w:hAnsi="Times New Roman" w:cs="Times New Roman"/>
          <w:color w:val="231F20"/>
          <w:w w:val="95"/>
          <w:sz w:val="24"/>
          <w:szCs w:val="24"/>
        </w:rPr>
        <w:tab/>
      </w:r>
      <w:r w:rsidR="0051499F" w:rsidRPr="00056AE9">
        <w:rPr>
          <w:rFonts w:ascii="Times New Roman" w:hAnsi="Times New Roman" w:cs="Times New Roman"/>
          <w:color w:val="231F20"/>
          <w:sz w:val="24"/>
          <w:szCs w:val="24"/>
        </w:rPr>
        <w:t>Billion</w:t>
      </w:r>
      <w:r w:rsidR="00A94836" w:rsidRPr="00056AE9">
        <w:rPr>
          <w:rFonts w:ascii="Times New Roman" w:hAnsi="Times New Roman" w:cs="Times New Roman"/>
          <w:color w:val="231F20"/>
          <w:sz w:val="24"/>
          <w:szCs w:val="24"/>
        </w:rPr>
        <w:t>s of Years of Development</w:t>
      </w:r>
    </w:p>
    <w:p w14:paraId="212FF9A1" w14:textId="77777777" w:rsidR="007F3E58" w:rsidRPr="005E449D" w:rsidRDefault="007F3E58" w:rsidP="00DF41BE">
      <w:pPr>
        <w:pStyle w:val="Heading6"/>
        <w:tabs>
          <w:tab w:val="left" w:pos="0"/>
        </w:tabs>
        <w:spacing w:line="309" w:lineRule="exact"/>
        <w:ind w:left="0" w:right="-180" w:hanging="720"/>
        <w:rPr>
          <w:rFonts w:ascii="Times New Roman" w:hAnsi="Times New Roman" w:cs="Times New Roman"/>
          <w:i/>
          <w:iCs/>
          <w:sz w:val="24"/>
          <w:szCs w:val="24"/>
        </w:rPr>
      </w:pPr>
    </w:p>
    <w:p w14:paraId="3D392672" w14:textId="2D844CDC" w:rsidR="00B02521" w:rsidRDefault="00E07C4E" w:rsidP="00895D1E">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“The origin of l</w:t>
      </w:r>
      <w:r w:rsidR="0051499F" w:rsidRPr="007A1039">
        <w:rPr>
          <w:rFonts w:ascii="Times New Roman" w:hAnsi="Times New Roman" w:cs="Times New Roman"/>
          <w:color w:val="231F20"/>
          <w:sz w:val="24"/>
          <w:szCs w:val="24"/>
        </w:rPr>
        <w:t>ife</w:t>
      </w:r>
      <w:r>
        <w:rPr>
          <w:rFonts w:ascii="Times New Roman" w:hAnsi="Times New Roman" w:cs="Times New Roman"/>
          <w:color w:val="231F20"/>
          <w:sz w:val="24"/>
          <w:szCs w:val="24"/>
        </w:rPr>
        <w:t xml:space="preserve"> itself</w:t>
      </w:r>
      <w:r w:rsidR="0051499F"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spontaneously from prebiotic organic molecules about 3.9 to 3.8 b</w:t>
      </w:r>
      <w:r w:rsidR="0051499F" w:rsidRPr="007A1039">
        <w:rPr>
          <w:rFonts w:ascii="Times New Roman" w:hAnsi="Times New Roman" w:cs="Times New Roman"/>
          <w:color w:val="231F20"/>
          <w:sz w:val="24"/>
          <w:szCs w:val="24"/>
        </w:rPr>
        <w:t>illion years ago</w:t>
      </w:r>
      <w:r>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(BYA) </w:t>
      </w:r>
      <w:r w:rsidR="00D947F3">
        <w:rPr>
          <w:rFonts w:ascii="Times New Roman" w:hAnsi="Times New Roman" w:cs="Times New Roman"/>
          <w:color w:val="231F20"/>
          <w:spacing w:val="-3"/>
          <w:sz w:val="24"/>
          <w:szCs w:val="24"/>
        </w:rPr>
        <w:t xml:space="preserve">and maybe earlier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12, p.186</w:t>
      </w:r>
      <w:r w:rsidR="0051499F" w:rsidRPr="007A1039">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w:t>
      </w:r>
      <w:r w:rsidR="00214610">
        <w:rPr>
          <w:rFonts w:ascii="Times New Roman" w:hAnsi="Times New Roman" w:cs="Times New Roman"/>
          <w:color w:val="231F20"/>
          <w:sz w:val="24"/>
          <w:szCs w:val="24"/>
        </w:rPr>
        <w:t>(See</w:t>
      </w:r>
      <w:r w:rsidR="00D947F3">
        <w:rPr>
          <w:rFonts w:ascii="Times New Roman" w:hAnsi="Times New Roman" w:cs="Times New Roman"/>
          <w:color w:val="231F20"/>
          <w:sz w:val="24"/>
          <w:szCs w:val="24"/>
        </w:rPr>
        <w:t xml:space="preserve"> timeline</w:t>
      </w:r>
      <w:r w:rsidR="00214610">
        <w:rPr>
          <w:rFonts w:ascii="Times New Roman" w:hAnsi="Times New Roman" w:cs="Times New Roman"/>
          <w:color w:val="231F20"/>
          <w:sz w:val="24"/>
          <w:szCs w:val="24"/>
        </w:rPr>
        <w:t>,</w:t>
      </w:r>
      <w:r w:rsidR="00D947F3">
        <w:rPr>
          <w:rFonts w:ascii="Times New Roman" w:hAnsi="Times New Roman" w:cs="Times New Roman"/>
          <w:color w:val="231F20"/>
          <w:sz w:val="24"/>
          <w:szCs w:val="24"/>
        </w:rPr>
        <w:t xml:space="preserve"> Fig.</w:t>
      </w:r>
      <w:r w:rsidR="00707D34">
        <w:rPr>
          <w:rFonts w:ascii="Times New Roman" w:hAnsi="Times New Roman" w:cs="Times New Roman"/>
          <w:color w:val="231F20"/>
          <w:sz w:val="24"/>
          <w:szCs w:val="24"/>
        </w:rPr>
        <w:t>1</w:t>
      </w:r>
      <w:r w:rsidR="00202A29">
        <w:rPr>
          <w:rFonts w:ascii="Times New Roman" w:hAnsi="Times New Roman" w:cs="Times New Roman"/>
          <w:color w:val="231F20"/>
          <w:sz w:val="24"/>
          <w:szCs w:val="24"/>
        </w:rPr>
        <w:t>0.</w:t>
      </w:r>
      <w:r w:rsidR="00707D34">
        <w:rPr>
          <w:rFonts w:ascii="Times New Roman" w:hAnsi="Times New Roman" w:cs="Times New Roman"/>
          <w:color w:val="231F20"/>
          <w:sz w:val="24"/>
          <w:szCs w:val="24"/>
        </w:rPr>
        <w:t>1</w:t>
      </w:r>
      <w:r w:rsidR="008E66F9">
        <w:rPr>
          <w:rFonts w:ascii="Times New Roman" w:hAnsi="Times New Roman" w:cs="Times New Roman"/>
          <w:color w:val="231F20"/>
          <w:sz w:val="24"/>
          <w:szCs w:val="24"/>
        </w:rPr>
        <w:t>3</w:t>
      </w:r>
      <w:r w:rsidR="00214610">
        <w:rPr>
          <w:rFonts w:ascii="Times New Roman" w:hAnsi="Times New Roman" w:cs="Times New Roman"/>
          <w:color w:val="231F20"/>
          <w:sz w:val="24"/>
          <w:szCs w:val="24"/>
        </w:rPr>
        <w:t>,</w:t>
      </w:r>
      <w:r w:rsidR="008E66F9">
        <w:rPr>
          <w:rFonts w:ascii="Times New Roman" w:hAnsi="Times New Roman" w:cs="Times New Roman"/>
          <w:color w:val="231F20"/>
          <w:sz w:val="24"/>
          <w:szCs w:val="24"/>
        </w:rPr>
        <w:t xml:space="preserve"> </w:t>
      </w:r>
      <w:r w:rsidR="00214610">
        <w:rPr>
          <w:rFonts w:ascii="Times New Roman" w:hAnsi="Times New Roman" w:cs="Times New Roman"/>
          <w:color w:val="231F20"/>
          <w:sz w:val="24"/>
          <w:szCs w:val="24"/>
        </w:rPr>
        <w:t>p.x)</w:t>
      </w:r>
      <w:r w:rsidR="0051499F"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w:t>
      </w:r>
      <w:r w:rsidR="00CB531F">
        <w:rPr>
          <w:rFonts w:ascii="Times New Roman" w:hAnsi="Times New Roman" w:cs="Times New Roman"/>
          <w:color w:val="231F20"/>
          <w:sz w:val="24"/>
          <w:szCs w:val="24"/>
        </w:rPr>
        <w:t>A billion is a long time and c</w:t>
      </w:r>
      <w:r w:rsidR="005E449D" w:rsidRPr="007A1039">
        <w:rPr>
          <w:rFonts w:ascii="Times New Roman" w:hAnsi="Times New Roman" w:cs="Times New Roman"/>
          <w:color w:val="231F20"/>
          <w:sz w:val="24"/>
          <w:szCs w:val="24"/>
        </w:rPr>
        <w:t>hildren acquire time concepts slowly</w:t>
      </w:r>
      <w:r w:rsidR="005E449D">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 xml:space="preserve"> B</w:t>
      </w:r>
      <w:r w:rsidR="005E449D" w:rsidRPr="007A1039">
        <w:rPr>
          <w:rFonts w:ascii="Times New Roman" w:hAnsi="Times New Roman" w:cs="Times New Roman"/>
          <w:color w:val="231F20"/>
          <w:sz w:val="24"/>
          <w:szCs w:val="24"/>
        </w:rPr>
        <w:t>efore age 7</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or 8</w:t>
      </w:r>
      <w:r w:rsidR="005E449D">
        <w:rPr>
          <w:rFonts w:ascii="Times New Roman" w:hAnsi="Times New Roman" w:cs="Times New Roman"/>
          <w:color w:val="231F20"/>
          <w:sz w:val="24"/>
          <w:szCs w:val="24"/>
        </w:rPr>
        <w:t>, n</w:t>
      </w:r>
      <w:r w:rsidR="005E449D" w:rsidRPr="007A1039">
        <w:rPr>
          <w:rFonts w:ascii="Times New Roman" w:hAnsi="Times New Roman" w:cs="Times New Roman"/>
          <w:color w:val="231F20"/>
          <w:sz w:val="24"/>
          <w:szCs w:val="24"/>
        </w:rPr>
        <w:t xml:space="preserve">ot many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 xml:space="preserve">understand hours, days, or weeks which makes </w:t>
      </w:r>
      <w:r w:rsidR="00BC0F7A">
        <w:rPr>
          <w:rFonts w:ascii="Times New Roman" w:hAnsi="Times New Roman" w:cs="Times New Roman"/>
          <w:color w:val="231F20"/>
          <w:sz w:val="24"/>
          <w:szCs w:val="24"/>
        </w:rPr>
        <w:t xml:space="preserve">calendar </w:t>
      </w:r>
      <w:r w:rsidR="005E449D" w:rsidRPr="007A1039">
        <w:rPr>
          <w:rFonts w:ascii="Times New Roman" w:hAnsi="Times New Roman" w:cs="Times New Roman"/>
          <w:color w:val="231F20"/>
          <w:sz w:val="24"/>
          <w:szCs w:val="24"/>
        </w:rPr>
        <w:t>lessons</w:t>
      </w:r>
      <w:r w:rsidR="00BC0F7A">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 xml:space="preserve">a staple in preschool and kindergarten, a waste of time. </w:t>
      </w:r>
      <w:r w:rsidR="005E449D">
        <w:rPr>
          <w:rFonts w:ascii="Times New Roman" w:hAnsi="Times New Roman" w:cs="Times New Roman"/>
          <w:color w:val="231F20"/>
          <w:sz w:val="24"/>
          <w:szCs w:val="24"/>
        </w:rPr>
        <w:t xml:space="preserve"> </w:t>
      </w:r>
      <w:r w:rsidR="005E449D" w:rsidRPr="007A1039">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 billion is unimaginably huge.</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Yet, </w:t>
      </w:r>
      <w:r w:rsidR="005E449D">
        <w:rPr>
          <w:rFonts w:ascii="Times New Roman" w:hAnsi="Times New Roman" w:cs="Times New Roman"/>
          <w:color w:val="231F20"/>
          <w:sz w:val="24"/>
          <w:szCs w:val="24"/>
        </w:rPr>
        <w:t>pr</w:t>
      </w:r>
      <w:r w:rsidR="005E449D" w:rsidRPr="007A1039">
        <w:rPr>
          <w:rFonts w:ascii="Times New Roman" w:hAnsi="Times New Roman" w:cs="Times New Roman"/>
          <w:color w:val="231F20"/>
          <w:sz w:val="24"/>
          <w:szCs w:val="24"/>
        </w:rPr>
        <w:t>eschoolers relish words like million</w:t>
      </w:r>
      <w:r w:rsidR="00E35B37">
        <w:rPr>
          <w:rFonts w:ascii="Times New Roman" w:hAnsi="Times New Roman" w:cs="Times New Roman"/>
          <w:color w:val="231F20"/>
          <w:sz w:val="24"/>
          <w:szCs w:val="24"/>
        </w:rPr>
        <w:t>,</w:t>
      </w:r>
      <w:r w:rsidR="005E449D" w:rsidRPr="007A1039">
        <w:rPr>
          <w:rFonts w:ascii="Times New Roman" w:hAnsi="Times New Roman" w:cs="Times New Roman"/>
          <w:color w:val="231F20"/>
          <w:sz w:val="24"/>
          <w:szCs w:val="24"/>
        </w:rPr>
        <w:t xml:space="preserve"> billion</w:t>
      </w:r>
      <w:r w:rsidR="00E35B37">
        <w:rPr>
          <w:rFonts w:ascii="Times New Roman" w:hAnsi="Times New Roman" w:cs="Times New Roman"/>
          <w:color w:val="231F20"/>
          <w:sz w:val="24"/>
          <w:szCs w:val="24"/>
        </w:rPr>
        <w:t>, and gazillion</w:t>
      </w:r>
      <w:r w:rsidR="005E449D" w:rsidRPr="007A1039">
        <w:rPr>
          <w:rFonts w:ascii="Times New Roman" w:hAnsi="Times New Roman" w:cs="Times New Roman"/>
          <w:color w:val="231F20"/>
          <w:sz w:val="24"/>
          <w:szCs w:val="24"/>
        </w:rPr>
        <w:t xml:space="preserve"> and use them with abandon</w:t>
      </w:r>
      <w:r w:rsidR="00336820">
        <w:rPr>
          <w:rFonts w:ascii="Times New Roman" w:hAnsi="Times New Roman" w:cs="Times New Roman"/>
          <w:color w:val="231F20"/>
          <w:sz w:val="24"/>
          <w:szCs w:val="24"/>
        </w:rPr>
        <w:t xml:space="preserve"> </w:t>
      </w:r>
      <w:r w:rsidR="005E449D">
        <w:rPr>
          <w:rFonts w:ascii="Times New Roman" w:hAnsi="Times New Roman" w:cs="Times New Roman"/>
          <w:color w:val="231F20"/>
          <w:sz w:val="24"/>
          <w:szCs w:val="24"/>
        </w:rPr>
        <w:t>b</w:t>
      </w:r>
      <w:r w:rsidR="0051499F" w:rsidRPr="007A1039">
        <w:rPr>
          <w:rFonts w:ascii="Times New Roman" w:hAnsi="Times New Roman" w:cs="Times New Roman"/>
          <w:color w:val="231F20"/>
          <w:sz w:val="24"/>
          <w:szCs w:val="24"/>
        </w:rPr>
        <w:t xml:space="preserve">efore they can reliably count to </w:t>
      </w:r>
      <w:r w:rsidR="001A13B7">
        <w:rPr>
          <w:rFonts w:ascii="Times New Roman" w:hAnsi="Times New Roman" w:cs="Times New Roman"/>
          <w:color w:val="231F20"/>
          <w:sz w:val="24"/>
          <w:szCs w:val="24"/>
        </w:rPr>
        <w:t>16</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 </w:t>
      </w:r>
      <w:r w:rsidR="007F3E58">
        <w:rPr>
          <w:rFonts w:ascii="Times New Roman" w:hAnsi="Times New Roman" w:cs="Times New Roman"/>
          <w:color w:val="231F20"/>
          <w:sz w:val="24"/>
          <w:szCs w:val="24"/>
        </w:rPr>
        <w:t xml:space="preserve"> </w:t>
      </w:r>
    </w:p>
    <w:p w14:paraId="5AED1B88" w14:textId="6879A092" w:rsidR="0051499F" w:rsidRDefault="00172EFA" w:rsidP="00895D1E">
      <w:pPr>
        <w:pStyle w:val="BodyText"/>
        <w:tabs>
          <w:tab w:val="left" w:pos="0"/>
        </w:tabs>
        <w:spacing w:line="230" w:lineRule="auto"/>
        <w:ind w:right="-18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 </w:t>
      </w:r>
      <w:r w:rsidR="00B02521">
        <w:rPr>
          <w:rFonts w:ascii="Times New Roman" w:hAnsi="Times New Roman" w:cs="Times New Roman"/>
          <w:color w:val="231F20"/>
          <w:spacing w:val="-5"/>
          <w:sz w:val="24"/>
          <w:szCs w:val="24"/>
        </w:rPr>
        <w:tab/>
      </w:r>
      <w:r w:rsidR="0051499F" w:rsidRPr="007A1039">
        <w:rPr>
          <w:rFonts w:ascii="Times New Roman" w:hAnsi="Times New Roman" w:cs="Times New Roman"/>
          <w:color w:val="231F20"/>
          <w:spacing w:val="-5"/>
          <w:sz w:val="24"/>
          <w:szCs w:val="24"/>
        </w:rPr>
        <w:t xml:space="preserve">Renowned paleontologist </w:t>
      </w:r>
      <w:r w:rsidR="0051499F" w:rsidRPr="00E2370E">
        <w:rPr>
          <w:rFonts w:ascii="Times New Roman" w:hAnsi="Times New Roman" w:cs="Times New Roman"/>
          <w:b/>
          <w:bCs/>
          <w:color w:val="231F20"/>
          <w:spacing w:val="-5"/>
          <w:sz w:val="24"/>
          <w:szCs w:val="24"/>
        </w:rPr>
        <w:t xml:space="preserve">Stephen </w:t>
      </w:r>
      <w:r w:rsidR="0051499F" w:rsidRPr="00E2370E">
        <w:rPr>
          <w:rFonts w:ascii="Times New Roman" w:hAnsi="Times New Roman" w:cs="Times New Roman"/>
          <w:b/>
          <w:bCs/>
          <w:color w:val="231F20"/>
          <w:spacing w:val="-4"/>
          <w:sz w:val="24"/>
          <w:szCs w:val="24"/>
        </w:rPr>
        <w:t xml:space="preserve">Jay Gould </w:t>
      </w:r>
      <w:r w:rsidR="0051499F" w:rsidRPr="007A1039">
        <w:rPr>
          <w:rFonts w:ascii="Times New Roman" w:hAnsi="Times New Roman" w:cs="Times New Roman"/>
          <w:color w:val="231F20"/>
          <w:sz w:val="24"/>
          <w:szCs w:val="24"/>
        </w:rPr>
        <w:t xml:space="preserve">(1941–2002) reminds us: </w:t>
      </w:r>
      <w:r w:rsidR="00B02521">
        <w:rPr>
          <w:rFonts w:ascii="Times New Roman" w:hAnsi="Times New Roman" w:cs="Times New Roman"/>
          <w:color w:val="231F20"/>
          <w:sz w:val="24"/>
          <w:szCs w:val="24"/>
        </w:rPr>
        <w:t>H</w:t>
      </w:r>
      <w:r w:rsidR="004E7663">
        <w:rPr>
          <w:rFonts w:ascii="Times New Roman" w:hAnsi="Times New Roman" w:cs="Times New Roman"/>
          <w:color w:val="231F20"/>
          <w:sz w:val="24"/>
          <w:szCs w:val="24"/>
        </w:rPr>
        <w:t>omo sapiens, our species,</w:t>
      </w:r>
      <w:r w:rsidR="0051499F" w:rsidRPr="007A1039">
        <w:rPr>
          <w:rFonts w:ascii="Times New Roman" w:hAnsi="Times New Roman" w:cs="Times New Roman"/>
          <w:color w:val="231F20"/>
          <w:sz w:val="24"/>
          <w:szCs w:val="24"/>
        </w:rPr>
        <w:t xml:space="preserve"> have been on Earth only about 250,000 years</w:t>
      </w:r>
      <w:r w:rsidR="00012DED">
        <w:rPr>
          <w:rFonts w:ascii="Times New Roman" w:hAnsi="Times New Roman" w:cs="Times New Roman"/>
          <w:color w:val="231F20"/>
          <w:sz w:val="24"/>
          <w:szCs w:val="24"/>
        </w:rPr>
        <w:t>,</w:t>
      </w:r>
      <w:r w:rsidR="00CB5A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i/>
          <w:color w:val="231F20"/>
          <w:sz w:val="24"/>
          <w:szCs w:val="24"/>
        </w:rPr>
        <w:t xml:space="preserve">very </w:t>
      </w:r>
      <w:r w:rsidR="0051499F" w:rsidRPr="007A1039">
        <w:rPr>
          <w:rFonts w:ascii="Times New Roman" w:hAnsi="Times New Roman" w:cs="Times New Roman"/>
          <w:color w:val="231F20"/>
          <w:sz w:val="24"/>
          <w:szCs w:val="24"/>
        </w:rPr>
        <w:t>small bit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–0</w:t>
      </w:r>
      <w:r w:rsidR="00012DED" w:rsidRPr="007A1039">
        <w:rPr>
          <w:rFonts w:ascii="Times New Roman" w:hAnsi="Times New Roman" w:cs="Times New Roman"/>
          <w:color w:val="231F20"/>
          <w:sz w:val="24"/>
          <w:szCs w:val="24"/>
        </w:rPr>
        <w:t>.0015</w:t>
      </w:r>
      <w:r w:rsidR="0096742D">
        <w:rPr>
          <w:rFonts w:ascii="Times New Roman" w:hAnsi="Times New Roman" w:cs="Times New Roman"/>
          <w:color w:val="231F20"/>
          <w:sz w:val="24"/>
          <w:szCs w:val="24"/>
        </w:rPr>
        <w:t>%</w:t>
      </w:r>
      <w:r w:rsidR="00012DED" w:rsidRPr="007A1039">
        <w:rPr>
          <w:rFonts w:ascii="Times New Roman" w:hAnsi="Times New Roman" w:cs="Times New Roman"/>
          <w:color w:val="231F20"/>
          <w:sz w:val="24"/>
          <w:szCs w:val="24"/>
        </w:rPr>
        <w:t xml:space="preserve"> </w:t>
      </w:r>
      <w:r w:rsidR="0096742D">
        <w:rPr>
          <w:rFonts w:ascii="Times New Roman" w:hAnsi="Times New Roman" w:cs="Times New Roman"/>
          <w:color w:val="231F20"/>
          <w:sz w:val="24"/>
          <w:szCs w:val="24"/>
        </w:rPr>
        <w:t>(fifteen ten-thousandths-of-one-</w:t>
      </w:r>
      <w:r w:rsidR="00012DED" w:rsidRPr="007A1039">
        <w:rPr>
          <w:rFonts w:ascii="Times New Roman" w:hAnsi="Times New Roman" w:cs="Times New Roman"/>
          <w:color w:val="231F20"/>
          <w:sz w:val="24"/>
          <w:szCs w:val="24"/>
        </w:rPr>
        <w:t>percent</w:t>
      </w:r>
      <w:r w:rsidR="0096742D">
        <w:rPr>
          <w:rFonts w:ascii="Times New Roman" w:hAnsi="Times New Roman" w:cs="Times New Roman"/>
          <w:color w:val="231F20"/>
          <w:sz w:val="24"/>
          <w:szCs w:val="24"/>
        </w:rPr>
        <w: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w:t>
      </w:r>
      <w:r w:rsidR="00815FB1">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 xml:space="preserve">f the time life has existed. </w:t>
      </w:r>
      <w:r w:rsidR="00B0252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Life-forms have had 3.8 billion years </w:t>
      </w:r>
      <w:r w:rsidR="00D24CBD">
        <w:rPr>
          <w:rFonts w:ascii="Times New Roman" w:hAnsi="Times New Roman" w:cs="Times New Roman"/>
          <w:color w:val="231F20"/>
          <w:sz w:val="24"/>
          <w:szCs w:val="24"/>
        </w:rPr>
        <w:t xml:space="preserve">or more </w:t>
      </w:r>
      <w:r w:rsidR="004B2C50">
        <w:rPr>
          <w:rFonts w:ascii="Times New Roman" w:hAnsi="Times New Roman" w:cs="Times New Roman"/>
          <w:color w:val="231F20"/>
          <w:sz w:val="24"/>
          <w:szCs w:val="24"/>
        </w:rPr>
        <w:t>for</w:t>
      </w:r>
      <w:r w:rsidR="0051499F" w:rsidRPr="007A1039">
        <w:rPr>
          <w:rFonts w:ascii="Times New Roman" w:hAnsi="Times New Roman" w:cs="Times New Roman"/>
          <w:color w:val="231F20"/>
          <w:sz w:val="24"/>
          <w:szCs w:val="24"/>
        </w:rPr>
        <w:t xml:space="preserve"> </w:t>
      </w:r>
      <w:r w:rsidR="00012DED">
        <w:rPr>
          <w:rFonts w:ascii="Times New Roman" w:hAnsi="Times New Roman" w:cs="Times New Roman"/>
          <w:color w:val="231F20"/>
          <w:sz w:val="24"/>
          <w:szCs w:val="24"/>
        </w:rPr>
        <w:t>genes</w:t>
      </w:r>
      <w:r w:rsidR="0051499F" w:rsidRPr="007A1039">
        <w:rPr>
          <w:rFonts w:ascii="Times New Roman" w:hAnsi="Times New Roman" w:cs="Times New Roman"/>
          <w:color w:val="231F20"/>
          <w:sz w:val="24"/>
          <w:szCs w:val="24"/>
        </w:rPr>
        <w:t xml:space="preserve"> </w:t>
      </w:r>
      <w:r w:rsidR="004B2C50">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z w:val="24"/>
          <w:szCs w:val="24"/>
        </w:rPr>
        <w:t>mutate</w:t>
      </w:r>
      <w:r w:rsidR="00F65E0E">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by chance, produce human beings</w:t>
      </w:r>
      <w:r w:rsidR="00452342">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t>
      </w:r>
      <w:r w:rsidR="00C26739">
        <w:rPr>
          <w:rFonts w:ascii="Times New Roman" w:hAnsi="Times New Roman" w:cs="Times New Roman"/>
          <w:color w:val="231F20"/>
          <w:sz w:val="24"/>
          <w:szCs w:val="24"/>
        </w:rPr>
        <w:t>13</w:t>
      </w:r>
      <w:r w:rsidR="0051499F" w:rsidRPr="007A1039">
        <w:rPr>
          <w:rFonts w:ascii="Times New Roman" w:hAnsi="Times New Roman" w:cs="Times New Roman"/>
          <w:color w:val="231F20"/>
          <w:sz w:val="24"/>
          <w:szCs w:val="24"/>
        </w:rPr>
        <w:t>]</w:t>
      </w:r>
    </w:p>
    <w:p w14:paraId="58D11D65" w14:textId="69619EDB" w:rsidR="00AF03B6" w:rsidRDefault="00AF03B6" w:rsidP="00DF41BE">
      <w:pPr>
        <w:pStyle w:val="BodyText"/>
        <w:tabs>
          <w:tab w:val="left" w:pos="0"/>
        </w:tabs>
        <w:spacing w:before="63" w:line="230" w:lineRule="auto"/>
        <w:ind w:right="-180"/>
        <w:rPr>
          <w:rFonts w:ascii="Times New Roman" w:hAnsi="Times New Roman" w:cs="Times New Roman"/>
          <w:color w:val="231F20"/>
          <w:sz w:val="24"/>
          <w:szCs w:val="24"/>
        </w:rPr>
      </w:pPr>
    </w:p>
    <w:p w14:paraId="6118185D" w14:textId="455A47F9" w:rsidR="00AF03B6" w:rsidRDefault="009843EF" w:rsidP="00CB3691">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w:t>
      </w:r>
      <w:r w:rsidR="00E5190F">
        <w:rPr>
          <w:rFonts w:ascii="Times New Roman" w:hAnsi="Times New Roman" w:cs="Times New Roman"/>
          <w:b/>
          <w:bCs/>
          <w:color w:val="231F20"/>
          <w:sz w:val="24"/>
          <w:szCs w:val="24"/>
        </w:rPr>
        <w:t xml:space="preserve"> 15</w:t>
      </w:r>
      <w:r w:rsidR="00AF03B6">
        <w:rPr>
          <w:rFonts w:ascii="Times New Roman" w:hAnsi="Times New Roman" w:cs="Times New Roman"/>
          <w:b/>
          <w:bCs/>
          <w:color w:val="231F20"/>
          <w:sz w:val="24"/>
          <w:szCs w:val="24"/>
        </w:rPr>
        <w:t>.</w:t>
      </w:r>
      <w:r w:rsidR="00FC2580">
        <w:rPr>
          <w:rFonts w:ascii="Times New Roman" w:hAnsi="Times New Roman" w:cs="Times New Roman"/>
          <w:b/>
          <w:bCs/>
          <w:color w:val="231F20"/>
          <w:sz w:val="24"/>
          <w:szCs w:val="24"/>
        </w:rPr>
        <w:t xml:space="preserve">2 </w:t>
      </w:r>
      <w:r w:rsidR="00AF03B6">
        <w:rPr>
          <w:rFonts w:ascii="Times New Roman" w:hAnsi="Times New Roman" w:cs="Times New Roman"/>
          <w:b/>
          <w:bCs/>
          <w:color w:val="231F20"/>
          <w:sz w:val="24"/>
          <w:szCs w:val="24"/>
        </w:rPr>
        <w:t>Here</w:t>
      </w:r>
      <w:r>
        <w:rPr>
          <w:rFonts w:ascii="Times New Roman" w:hAnsi="Times New Roman" w:cs="Times New Roman"/>
          <w:b/>
          <w:bCs/>
          <w:color w:val="231F20"/>
          <w:sz w:val="24"/>
          <w:szCs w:val="24"/>
        </w:rPr>
        <w:t xml:space="preserve"> – </w:t>
      </w:r>
      <w:r w:rsidR="00BC1DF2">
        <w:rPr>
          <w:rFonts w:ascii="Times New Roman" w:hAnsi="Times New Roman" w:cs="Times New Roman"/>
          <w:b/>
          <w:bCs/>
          <w:color w:val="231F20"/>
          <w:sz w:val="24"/>
          <w:szCs w:val="24"/>
        </w:rPr>
        <w:t xml:space="preserve">Gould’s </w:t>
      </w:r>
      <w:r>
        <w:rPr>
          <w:rFonts w:ascii="Times New Roman" w:hAnsi="Times New Roman" w:cs="Times New Roman"/>
          <w:b/>
          <w:bCs/>
          <w:color w:val="231F20"/>
          <w:sz w:val="24"/>
          <w:szCs w:val="24"/>
        </w:rPr>
        <w:t>Analogy About Earth’s Age</w:t>
      </w:r>
    </w:p>
    <w:p w14:paraId="251EE884" w14:textId="2DCADB55"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5A4D1B60" w14:textId="7EB34D0B"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Teaching </w:t>
      </w:r>
      <w:r w:rsidR="00A430FE">
        <w:rPr>
          <w:rFonts w:ascii="Times New Roman" w:hAnsi="Times New Roman" w:cs="Times New Roman"/>
          <w:b/>
          <w:bCs/>
          <w:color w:val="231F20"/>
          <w:sz w:val="24"/>
          <w:szCs w:val="24"/>
        </w:rPr>
        <w:t xml:space="preserve">Big Concepts </w:t>
      </w:r>
      <w:r>
        <w:rPr>
          <w:rFonts w:ascii="Times New Roman" w:hAnsi="Times New Roman" w:cs="Times New Roman"/>
          <w:b/>
          <w:bCs/>
          <w:color w:val="231F20"/>
          <w:sz w:val="24"/>
          <w:szCs w:val="24"/>
        </w:rPr>
        <w:t>Through Analogies</w:t>
      </w:r>
    </w:p>
    <w:p w14:paraId="6CEACC69" w14:textId="06B0CC4A" w:rsidR="00B018E6" w:rsidRDefault="00B018E6" w:rsidP="00AF03B6">
      <w:pPr>
        <w:pStyle w:val="BodyText"/>
        <w:tabs>
          <w:tab w:val="left" w:pos="0"/>
        </w:tabs>
        <w:spacing w:before="63" w:line="230" w:lineRule="auto"/>
        <w:ind w:right="-180"/>
        <w:jc w:val="center"/>
        <w:rPr>
          <w:rFonts w:ascii="Times New Roman" w:hAnsi="Times New Roman" w:cs="Times New Roman"/>
          <w:b/>
          <w:bCs/>
          <w:color w:val="231F20"/>
          <w:sz w:val="24"/>
          <w:szCs w:val="24"/>
        </w:rPr>
      </w:pPr>
    </w:p>
    <w:p w14:paraId="4799D4FA" w14:textId="6492DA01" w:rsidR="00B018E6" w:rsidRDefault="00B018E6" w:rsidP="00B018E6">
      <w:pPr>
        <w:pStyle w:val="BodyText"/>
        <w:tabs>
          <w:tab w:val="left" w:pos="0"/>
        </w:tabs>
        <w:spacing w:before="63" w:line="230"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1520AC">
        <w:rPr>
          <w:rFonts w:ascii="Times New Roman" w:hAnsi="Times New Roman" w:cs="Times New Roman"/>
          <w:color w:val="231F20"/>
          <w:sz w:val="24"/>
          <w:szCs w:val="24"/>
        </w:rPr>
        <w:t>Current learning theory is: “From birth, the child’s brain  . . .</w:t>
      </w:r>
      <w:r w:rsidR="005F7384">
        <w:rPr>
          <w:rFonts w:ascii="Times New Roman" w:hAnsi="Times New Roman" w:cs="Times New Roman"/>
          <w:color w:val="231F20"/>
          <w:sz w:val="24"/>
          <w:szCs w:val="24"/>
        </w:rPr>
        <w:t xml:space="preserve"> </w:t>
      </w:r>
      <w:r w:rsidR="001520AC">
        <w:rPr>
          <w:rFonts w:ascii="Times New Roman" w:hAnsi="Times New Roman" w:cs="Times New Roman"/>
          <w:color w:val="231F20"/>
          <w:sz w:val="24"/>
          <w:szCs w:val="24"/>
        </w:rPr>
        <w:t>[is] massively structured and capable of producing myriad</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hypothetical</w:t>
      </w:r>
      <w:r w:rsidR="009715A6">
        <w:rPr>
          <w:rFonts w:ascii="Times New Roman" w:hAnsi="Times New Roman" w:cs="Times New Roman"/>
          <w:color w:val="231F20"/>
          <w:sz w:val="24"/>
          <w:szCs w:val="24"/>
        </w:rPr>
        <w:t>**</w:t>
      </w:r>
      <w:r w:rsidR="001520AC">
        <w:rPr>
          <w:rFonts w:ascii="Times New Roman" w:hAnsi="Times New Roman" w:cs="Times New Roman"/>
          <w:color w:val="231F20"/>
          <w:sz w:val="24"/>
          <w:szCs w:val="24"/>
        </w:rPr>
        <w:t xml:space="preserve"> rules and structures.” [3, p.43] One</w:t>
      </w:r>
      <w:r w:rsidR="008E5E68">
        <w:rPr>
          <w:rFonts w:ascii="Times New Roman" w:hAnsi="Times New Roman" w:cs="Times New Roman"/>
          <w:color w:val="231F20"/>
          <w:sz w:val="24"/>
          <w:szCs w:val="24"/>
        </w:rPr>
        <w:t xml:space="preserve"> such</w:t>
      </w:r>
      <w:r w:rsidR="001520AC">
        <w:rPr>
          <w:rFonts w:ascii="Times New Roman" w:hAnsi="Times New Roman" w:cs="Times New Roman"/>
          <w:color w:val="231F20"/>
          <w:sz w:val="24"/>
          <w:szCs w:val="24"/>
        </w:rPr>
        <w:t xml:space="preserve"> </w:t>
      </w:r>
      <w:r w:rsidR="00172EFA">
        <w:rPr>
          <w:rFonts w:ascii="Times New Roman" w:hAnsi="Times New Roman" w:cs="Times New Roman"/>
          <w:color w:val="231F20"/>
          <w:sz w:val="24"/>
          <w:szCs w:val="24"/>
        </w:rPr>
        <w:t xml:space="preserve">brain </w:t>
      </w:r>
      <w:r w:rsidR="001520AC">
        <w:rPr>
          <w:rFonts w:ascii="Times New Roman" w:hAnsi="Times New Roman" w:cs="Times New Roman"/>
          <w:color w:val="231F20"/>
          <w:sz w:val="24"/>
          <w:szCs w:val="24"/>
        </w:rPr>
        <w:t>structure is a rule that makes analogies</w:t>
      </w:r>
      <w:r>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To m</w:t>
      </w:r>
      <w:r w:rsidR="009715A6">
        <w:rPr>
          <w:rFonts w:ascii="Times New Roman" w:hAnsi="Times New Roman" w:cs="Times New Roman"/>
          <w:color w:val="231F20"/>
          <w:sz w:val="24"/>
          <w:szCs w:val="24"/>
        </w:rPr>
        <w:t>ak</w:t>
      </w:r>
      <w:r w:rsidR="00BC60FC">
        <w:rPr>
          <w:rFonts w:ascii="Times New Roman" w:hAnsi="Times New Roman" w:cs="Times New Roman"/>
          <w:color w:val="231F20"/>
          <w:sz w:val="24"/>
          <w:szCs w:val="24"/>
        </w:rPr>
        <w:t>e</w:t>
      </w:r>
      <w:r w:rsidR="009715A6">
        <w:rPr>
          <w:rFonts w:ascii="Times New Roman" w:hAnsi="Times New Roman" w:cs="Times New Roman"/>
          <w:color w:val="231F20"/>
          <w:sz w:val="24"/>
          <w:szCs w:val="24"/>
        </w:rPr>
        <w:t xml:space="preserve"> an</w:t>
      </w:r>
      <w:r>
        <w:rPr>
          <w:rFonts w:ascii="Times New Roman" w:hAnsi="Times New Roman" w:cs="Times New Roman"/>
          <w:color w:val="231F20"/>
          <w:sz w:val="24"/>
          <w:szCs w:val="24"/>
        </w:rPr>
        <w:t xml:space="preserve"> analogy</w:t>
      </w:r>
      <w:r w:rsidR="009715A6">
        <w:rPr>
          <w:rFonts w:ascii="Times New Roman" w:hAnsi="Times New Roman" w:cs="Times New Roman"/>
          <w:color w:val="231F20"/>
          <w:sz w:val="24"/>
          <w:szCs w:val="24"/>
        </w:rPr>
        <w:t xml:space="preserve"> means</w:t>
      </w:r>
      <w:r>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compar</w:t>
      </w:r>
      <w:r w:rsidR="00BC60FC">
        <w:rPr>
          <w:rFonts w:ascii="Times New Roman" w:hAnsi="Times New Roman" w:cs="Times New Roman"/>
          <w:color w:val="231F20"/>
          <w:sz w:val="24"/>
          <w:szCs w:val="24"/>
        </w:rPr>
        <w:t>e</w:t>
      </w:r>
      <w:r>
        <w:rPr>
          <w:rFonts w:ascii="Times New Roman" w:hAnsi="Times New Roman" w:cs="Times New Roman"/>
          <w:color w:val="231F20"/>
          <w:sz w:val="24"/>
          <w:szCs w:val="24"/>
        </w:rPr>
        <w:t xml:space="preserve"> two things</w:t>
      </w:r>
      <w:r w:rsidR="00C93C1C">
        <w:rPr>
          <w:rFonts w:ascii="Times New Roman" w:hAnsi="Times New Roman" w:cs="Times New Roman"/>
          <w:color w:val="231F20"/>
          <w:sz w:val="24"/>
          <w:szCs w:val="24"/>
        </w:rPr>
        <w:t>; comparison</w:t>
      </w:r>
      <w:r w:rsidR="009715A6">
        <w:rPr>
          <w:rFonts w:ascii="Times New Roman" w:hAnsi="Times New Roman" w:cs="Times New Roman"/>
          <w:color w:val="231F20"/>
          <w:sz w:val="24"/>
          <w:szCs w:val="24"/>
        </w:rPr>
        <w:t xml:space="preserve"> is </w:t>
      </w:r>
      <w:r w:rsidR="005810F3">
        <w:rPr>
          <w:rFonts w:ascii="Times New Roman" w:hAnsi="Times New Roman" w:cs="Times New Roman"/>
          <w:color w:val="231F20"/>
          <w:sz w:val="24"/>
          <w:szCs w:val="24"/>
        </w:rPr>
        <w:t xml:space="preserve">one way (among </w:t>
      </w:r>
      <w:r w:rsidR="005810F3">
        <w:rPr>
          <w:rFonts w:ascii="Times New Roman" w:hAnsi="Times New Roman" w:cs="Times New Roman"/>
          <w:i/>
          <w:iCs/>
          <w:color w:val="231F20"/>
          <w:sz w:val="24"/>
          <w:szCs w:val="24"/>
        </w:rPr>
        <w:t>many</w:t>
      </w:r>
      <w:r w:rsidR="005810F3">
        <w:rPr>
          <w:rFonts w:ascii="Times New Roman" w:hAnsi="Times New Roman" w:cs="Times New Roman"/>
          <w:color w:val="231F20"/>
          <w:sz w:val="24"/>
          <w:szCs w:val="24"/>
        </w:rPr>
        <w:t xml:space="preserve">) </w:t>
      </w:r>
      <w:r w:rsidR="00BC60FC">
        <w:rPr>
          <w:rFonts w:ascii="Times New Roman" w:hAnsi="Times New Roman" w:cs="Times New Roman"/>
          <w:color w:val="231F20"/>
          <w:sz w:val="24"/>
          <w:szCs w:val="24"/>
        </w:rPr>
        <w:t>in which</w:t>
      </w:r>
      <w:r w:rsidR="005810F3">
        <w:rPr>
          <w:rFonts w:ascii="Times New Roman" w:hAnsi="Times New Roman" w:cs="Times New Roman"/>
          <w:color w:val="231F20"/>
          <w:sz w:val="24"/>
          <w:szCs w:val="24"/>
        </w:rPr>
        <w:t xml:space="preserve"> </w:t>
      </w:r>
      <w:r w:rsidR="009715A6">
        <w:rPr>
          <w:rFonts w:ascii="Times New Roman" w:hAnsi="Times New Roman" w:cs="Times New Roman"/>
          <w:color w:val="231F20"/>
          <w:sz w:val="24"/>
          <w:szCs w:val="24"/>
        </w:rPr>
        <w:t>the brain analyz</w:t>
      </w:r>
      <w:r w:rsidR="005810F3">
        <w:rPr>
          <w:rFonts w:ascii="Times New Roman" w:hAnsi="Times New Roman" w:cs="Times New Roman"/>
          <w:color w:val="231F20"/>
          <w:sz w:val="24"/>
          <w:szCs w:val="24"/>
        </w:rPr>
        <w:t>es</w:t>
      </w:r>
      <w:r w:rsidR="009715A6">
        <w:rPr>
          <w:rFonts w:ascii="Times New Roman" w:hAnsi="Times New Roman" w:cs="Times New Roman"/>
          <w:color w:val="231F20"/>
          <w:sz w:val="24"/>
          <w:szCs w:val="24"/>
        </w:rPr>
        <w:t xml:space="preserve"> the world</w:t>
      </w:r>
      <w:r>
        <w:rPr>
          <w:rFonts w:ascii="Times New Roman" w:hAnsi="Times New Roman" w:cs="Times New Roman"/>
          <w:color w:val="231F20"/>
          <w:sz w:val="24"/>
          <w:szCs w:val="24"/>
        </w:rPr>
        <w:t>. In the following vignettes, teachers compare familiar things</w:t>
      </w:r>
      <w:r w:rsidR="00286F3C">
        <w:rPr>
          <w:rFonts w:ascii="Times New Roman" w:hAnsi="Times New Roman" w:cs="Times New Roman"/>
          <w:color w:val="231F20"/>
          <w:sz w:val="24"/>
          <w:szCs w:val="24"/>
        </w:rPr>
        <w:t>, such as</w:t>
      </w:r>
      <w:r>
        <w:rPr>
          <w:rFonts w:ascii="Times New Roman" w:hAnsi="Times New Roman" w:cs="Times New Roman"/>
          <w:color w:val="231F20"/>
          <w:sz w:val="24"/>
          <w:szCs w:val="24"/>
        </w:rPr>
        <w:t xml:space="preserve"> games children play</w:t>
      </w:r>
      <w:r w:rsidR="00286F3C">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words children use</w:t>
      </w:r>
      <w:r w:rsidR="00286F3C">
        <w:rPr>
          <w:rFonts w:ascii="Times New Roman" w:hAnsi="Times New Roman" w:cs="Times New Roman"/>
          <w:color w:val="231F20"/>
          <w:sz w:val="24"/>
          <w:szCs w:val="24"/>
        </w:rPr>
        <w:t>,</w:t>
      </w:r>
      <w:r>
        <w:rPr>
          <w:rFonts w:ascii="Times New Roman" w:hAnsi="Times New Roman" w:cs="Times New Roman"/>
          <w:color w:val="231F20"/>
          <w:sz w:val="24"/>
          <w:szCs w:val="24"/>
        </w:rPr>
        <w:t xml:space="preserve"> to ideas that children only vaguely grasp</w:t>
      </w:r>
      <w:r w:rsidR="00286F3C">
        <w:rPr>
          <w:rFonts w:ascii="Times New Roman" w:hAnsi="Times New Roman" w:cs="Times New Roman"/>
          <w:color w:val="231F20"/>
          <w:sz w:val="24"/>
          <w:szCs w:val="24"/>
        </w:rPr>
        <w:t xml:space="preserve">. The games </w:t>
      </w:r>
      <w:r w:rsidR="00C92DBE">
        <w:rPr>
          <w:rFonts w:ascii="Times New Roman" w:hAnsi="Times New Roman" w:cs="Times New Roman"/>
          <w:color w:val="231F20"/>
          <w:sz w:val="24"/>
          <w:szCs w:val="24"/>
        </w:rPr>
        <w:t>involve</w:t>
      </w:r>
      <w:r w:rsidR="00286F3C">
        <w:rPr>
          <w:rFonts w:ascii="Times New Roman" w:hAnsi="Times New Roman" w:cs="Times New Roman"/>
          <w:color w:val="231F20"/>
          <w:sz w:val="24"/>
          <w:szCs w:val="24"/>
        </w:rPr>
        <w:t xml:space="preserve"> ideas </w:t>
      </w:r>
      <w:r>
        <w:rPr>
          <w:rFonts w:ascii="Times New Roman" w:hAnsi="Times New Roman" w:cs="Times New Roman"/>
          <w:color w:val="231F20"/>
          <w:sz w:val="24"/>
          <w:szCs w:val="24"/>
        </w:rPr>
        <w:t>on the edge of consciousness</w:t>
      </w:r>
      <w:r w:rsidR="006133B4">
        <w:rPr>
          <w:rFonts w:ascii="Times New Roman" w:hAnsi="Times New Roman" w:cs="Times New Roman"/>
          <w:color w:val="231F20"/>
          <w:sz w:val="24"/>
          <w:szCs w:val="24"/>
        </w:rPr>
        <w:t>,</w:t>
      </w:r>
      <w:r>
        <w:rPr>
          <w:rFonts w:ascii="Times New Roman" w:hAnsi="Times New Roman" w:cs="Times New Roman"/>
          <w:color w:val="231F20"/>
          <w:sz w:val="24"/>
          <w:szCs w:val="24"/>
        </w:rPr>
        <w:t xml:space="preserve"> not yet </w:t>
      </w:r>
      <w:r w:rsidR="006133B4">
        <w:rPr>
          <w:rFonts w:ascii="Times New Roman" w:hAnsi="Times New Roman" w:cs="Times New Roman"/>
          <w:color w:val="231F20"/>
          <w:sz w:val="24"/>
          <w:szCs w:val="24"/>
        </w:rPr>
        <w:t xml:space="preserve">fully </w:t>
      </w:r>
      <w:r>
        <w:rPr>
          <w:rFonts w:ascii="Times New Roman" w:hAnsi="Times New Roman" w:cs="Times New Roman"/>
          <w:color w:val="231F20"/>
          <w:sz w:val="24"/>
          <w:szCs w:val="24"/>
        </w:rPr>
        <w:t xml:space="preserve">understood. The </w:t>
      </w:r>
      <w:r w:rsidR="004C6D59">
        <w:rPr>
          <w:rFonts w:ascii="Times New Roman" w:hAnsi="Times New Roman" w:cs="Times New Roman"/>
          <w:color w:val="231F20"/>
          <w:sz w:val="24"/>
          <w:szCs w:val="24"/>
        </w:rPr>
        <w:t>5</w:t>
      </w:r>
      <w:r w:rsidR="005F7384">
        <w:rPr>
          <w:rFonts w:ascii="Times New Roman" w:hAnsi="Times New Roman" w:cs="Times New Roman"/>
          <w:color w:val="231F20"/>
          <w:sz w:val="24"/>
          <w:szCs w:val="24"/>
        </w:rPr>
        <w:t xml:space="preserve"> </w:t>
      </w:r>
      <w:r>
        <w:rPr>
          <w:rFonts w:ascii="Times New Roman" w:hAnsi="Times New Roman" w:cs="Times New Roman"/>
          <w:color w:val="231F20"/>
          <w:sz w:val="24"/>
          <w:szCs w:val="24"/>
        </w:rPr>
        <w:t>teachers in these vignettes use games as analog</w:t>
      </w:r>
      <w:r w:rsidR="001520AC">
        <w:rPr>
          <w:rFonts w:ascii="Times New Roman" w:hAnsi="Times New Roman" w:cs="Times New Roman"/>
          <w:color w:val="231F20"/>
          <w:sz w:val="24"/>
          <w:szCs w:val="24"/>
        </w:rPr>
        <w:t>u</w:t>
      </w:r>
      <w:r>
        <w:rPr>
          <w:rFonts w:ascii="Times New Roman" w:hAnsi="Times New Roman" w:cs="Times New Roman"/>
          <w:color w:val="231F20"/>
          <w:sz w:val="24"/>
          <w:szCs w:val="24"/>
        </w:rPr>
        <w:t>es</w:t>
      </w:r>
      <w:r w:rsidR="005F7384">
        <w:rPr>
          <w:rFonts w:ascii="Times New Roman" w:hAnsi="Times New Roman" w:cs="Times New Roman"/>
          <w:color w:val="231F20"/>
          <w:sz w:val="24"/>
          <w:szCs w:val="24"/>
        </w:rPr>
        <w:t xml:space="preserve"> for big ideas</w:t>
      </w:r>
      <w:r w:rsidR="00BA4171">
        <w:rPr>
          <w:rFonts w:ascii="Times New Roman" w:hAnsi="Times New Roman" w:cs="Times New Roman"/>
          <w:color w:val="231F20"/>
          <w:sz w:val="24"/>
          <w:szCs w:val="24"/>
        </w:rPr>
        <w:t>.  (Ch.2, pp.x-x)</w:t>
      </w:r>
      <w:r w:rsidR="005F7384">
        <w:rPr>
          <w:rFonts w:ascii="Times New Roman" w:hAnsi="Times New Roman" w:cs="Times New Roman"/>
          <w:color w:val="231F20"/>
          <w:sz w:val="24"/>
          <w:szCs w:val="24"/>
        </w:rPr>
        <w:t xml:space="preserve"> </w:t>
      </w:r>
      <w:r w:rsidR="00BA4171">
        <w:rPr>
          <w:rFonts w:ascii="Times New Roman" w:hAnsi="Times New Roman" w:cs="Times New Roman"/>
          <w:color w:val="231F20"/>
          <w:sz w:val="24"/>
          <w:szCs w:val="24"/>
        </w:rPr>
        <w:t>F</w:t>
      </w:r>
      <w:r w:rsidR="00ED2A23">
        <w:rPr>
          <w:rFonts w:ascii="Times New Roman" w:hAnsi="Times New Roman" w:cs="Times New Roman"/>
          <w:color w:val="231F20"/>
          <w:sz w:val="24"/>
          <w:szCs w:val="24"/>
        </w:rPr>
        <w:t xml:space="preserve">our of the </w:t>
      </w:r>
      <w:r w:rsidR="004C6D59">
        <w:rPr>
          <w:rFonts w:ascii="Times New Roman" w:hAnsi="Times New Roman" w:cs="Times New Roman"/>
          <w:color w:val="231F20"/>
          <w:sz w:val="24"/>
          <w:szCs w:val="24"/>
        </w:rPr>
        <w:t>games</w:t>
      </w:r>
      <w:r w:rsidR="005F7384">
        <w:rPr>
          <w:rFonts w:ascii="Times New Roman" w:hAnsi="Times New Roman" w:cs="Times New Roman"/>
          <w:color w:val="231F20"/>
          <w:sz w:val="24"/>
          <w:szCs w:val="24"/>
        </w:rPr>
        <w:t xml:space="preserve"> involve movement</w:t>
      </w:r>
      <w:r w:rsidR="004C6D59">
        <w:rPr>
          <w:rFonts w:ascii="Times New Roman" w:hAnsi="Times New Roman" w:cs="Times New Roman"/>
          <w:color w:val="231F20"/>
          <w:sz w:val="24"/>
          <w:szCs w:val="24"/>
        </w:rPr>
        <w:t>; one involves rhyme.</w:t>
      </w:r>
    </w:p>
    <w:p w14:paraId="20520123" w14:textId="6B65A0BA" w:rsidR="009715A6" w:rsidRPr="009715A6" w:rsidRDefault="009715A6" w:rsidP="00B018E6">
      <w:pPr>
        <w:pStyle w:val="BodyText"/>
        <w:tabs>
          <w:tab w:val="left" w:pos="0"/>
        </w:tabs>
        <w:spacing w:before="63" w:line="230" w:lineRule="auto"/>
        <w:ind w:right="-180"/>
        <w:rPr>
          <w:rFonts w:ascii="Times New Roman" w:hAnsi="Times New Roman" w:cs="Times New Roman"/>
          <w:sz w:val="20"/>
          <w:szCs w:val="20"/>
        </w:rPr>
      </w:pPr>
      <w:r w:rsidRPr="009715A6">
        <w:rPr>
          <w:rFonts w:ascii="Times New Roman" w:hAnsi="Times New Roman" w:cs="Times New Roman"/>
          <w:color w:val="231F20"/>
          <w:sz w:val="20"/>
          <w:szCs w:val="20"/>
        </w:rPr>
        <w:t>*numbers too large to count</w:t>
      </w:r>
      <w:r w:rsidRPr="009715A6">
        <w:rPr>
          <w:rFonts w:ascii="Times New Roman" w:hAnsi="Times New Roman" w:cs="Times New Roman"/>
          <w:color w:val="231F20"/>
          <w:sz w:val="20"/>
          <w:szCs w:val="20"/>
        </w:rPr>
        <w:tab/>
      </w:r>
      <w:r w:rsidRPr="009715A6">
        <w:rPr>
          <w:rFonts w:ascii="Times New Roman" w:hAnsi="Times New Roman" w:cs="Times New Roman"/>
          <w:color w:val="231F20"/>
          <w:sz w:val="20"/>
          <w:szCs w:val="20"/>
        </w:rPr>
        <w:tab/>
        <w:t>**</w:t>
      </w:r>
      <w:r w:rsidR="00AD557A">
        <w:rPr>
          <w:rFonts w:ascii="Times New Roman" w:hAnsi="Times New Roman" w:cs="Times New Roman"/>
          <w:color w:val="231F20"/>
          <w:sz w:val="20"/>
          <w:szCs w:val="20"/>
        </w:rPr>
        <w:t xml:space="preserve">hypothesis: </w:t>
      </w:r>
      <w:r w:rsidRPr="009715A6">
        <w:rPr>
          <w:rFonts w:ascii="Times New Roman" w:hAnsi="Times New Roman" w:cs="Times New Roman"/>
          <w:color w:val="231F20"/>
          <w:sz w:val="20"/>
          <w:szCs w:val="20"/>
        </w:rPr>
        <w:t xml:space="preserve">an idea or theory that is unproven </w:t>
      </w:r>
    </w:p>
    <w:p w14:paraId="757CA96D" w14:textId="0B9E589C" w:rsidR="0051499F" w:rsidRDefault="0051499F" w:rsidP="00DF41BE">
      <w:pPr>
        <w:tabs>
          <w:tab w:val="left" w:pos="0"/>
        </w:tabs>
        <w:spacing w:line="230" w:lineRule="auto"/>
        <w:ind w:right="-180" w:hanging="720"/>
        <w:rPr>
          <w:rFonts w:ascii="Times New Roman" w:hAnsi="Times New Roman" w:cs="Times New Roman"/>
          <w:sz w:val="24"/>
          <w:szCs w:val="24"/>
        </w:rPr>
      </w:pPr>
    </w:p>
    <w:p w14:paraId="51E2443C" w14:textId="1B15939B" w:rsidR="0051499F" w:rsidRPr="007A1039" w:rsidRDefault="0051499F" w:rsidP="00B018E6">
      <w:pPr>
        <w:tabs>
          <w:tab w:val="left" w:pos="0"/>
        </w:tabs>
        <w:spacing w:line="230" w:lineRule="auto"/>
        <w:ind w:right="-180"/>
        <w:rPr>
          <w:rFonts w:ascii="Times New Roman" w:hAnsi="Times New Roman" w:cs="Times New Roman"/>
          <w:b/>
          <w:i/>
          <w:sz w:val="24"/>
          <w:szCs w:val="24"/>
        </w:rPr>
      </w:pPr>
      <w:r w:rsidRPr="00E61564">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C71DAD8" wp14:editId="46E563B7">
                <wp:simplePos x="0" y="0"/>
                <wp:positionH relativeFrom="page">
                  <wp:posOffset>8648700</wp:posOffset>
                </wp:positionH>
                <wp:positionV relativeFrom="page">
                  <wp:posOffset>190500</wp:posOffset>
                </wp:positionV>
                <wp:extent cx="0" cy="0"/>
                <wp:effectExtent l="9525" t="200025" r="9525" b="200025"/>
                <wp:wrapNone/>
                <wp:docPr id="231" name="Straight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3A545" id="Straight Connector 231"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692F35C0" wp14:editId="532DF186">
                <wp:simplePos x="0" y="0"/>
                <wp:positionH relativeFrom="page">
                  <wp:posOffset>8648700</wp:posOffset>
                </wp:positionH>
                <wp:positionV relativeFrom="page">
                  <wp:posOffset>6134100</wp:posOffset>
                </wp:positionV>
                <wp:extent cx="0" cy="190500"/>
                <wp:effectExtent l="9525" t="9525" r="9525" b="9525"/>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10057" id="Straight Connector 230"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2YHA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497754D" wp14:editId="617BD9B8">
                <wp:simplePos x="0" y="0"/>
                <wp:positionH relativeFrom="page">
                  <wp:posOffset>419100</wp:posOffset>
                </wp:positionH>
                <wp:positionV relativeFrom="page">
                  <wp:posOffset>6134100</wp:posOffset>
                </wp:positionV>
                <wp:extent cx="0" cy="190500"/>
                <wp:effectExtent l="9525" t="9525" r="9525" b="9525"/>
                <wp:wrapNone/>
                <wp:docPr id="229" name="Straight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C19AB" id="Straight Connector 229"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75C645F" wp14:editId="5E838C5E">
                <wp:simplePos x="0" y="0"/>
                <wp:positionH relativeFrom="page">
                  <wp:posOffset>8877300</wp:posOffset>
                </wp:positionH>
                <wp:positionV relativeFrom="page">
                  <wp:posOffset>419100</wp:posOffset>
                </wp:positionV>
                <wp:extent cx="190500" cy="0"/>
                <wp:effectExtent l="9525" t="9525" r="9525" b="9525"/>
                <wp:wrapNone/>
                <wp:docPr id="228"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2CA92" id="Straight Connector 228"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YNuHQIAADk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7ACD5A6" wp14:editId="3C8D49E6">
                <wp:simplePos x="0" y="0"/>
                <wp:positionH relativeFrom="page">
                  <wp:posOffset>8877300</wp:posOffset>
                </wp:positionH>
                <wp:positionV relativeFrom="page">
                  <wp:posOffset>5905500</wp:posOffset>
                </wp:positionV>
                <wp:extent cx="190500" cy="0"/>
                <wp:effectExtent l="9525" t="9525" r="9525" b="952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9F3E" id="Straight Connector 227"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Q+LHgIAADk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" strokeweight=".25pt">
                <w10:wrap anchorx="page" anchory="page"/>
              </v:line>
            </w:pict>
          </mc:Fallback>
        </mc:AlternateContent>
      </w:r>
      <w:r w:rsidRPr="00E61564">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358DB7E" wp14:editId="52E92991">
                <wp:simplePos x="0" y="0"/>
                <wp:positionH relativeFrom="page">
                  <wp:posOffset>190500</wp:posOffset>
                </wp:positionH>
                <wp:positionV relativeFrom="page">
                  <wp:posOffset>5905500</wp:posOffset>
                </wp:positionV>
                <wp:extent cx="0" cy="0"/>
                <wp:effectExtent l="200025" t="9525" r="200025" b="9525"/>
                <wp:wrapNone/>
                <wp:docPr id="226" name="Straight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466D7" id="Straight Connector 226"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" strokeweight=".25pt">
                <w10:wrap anchorx="page" anchory="page"/>
              </v:line>
            </w:pict>
          </mc:Fallback>
        </mc:AlternateContent>
      </w:r>
      <w:r w:rsidRPr="00E61564">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Imagining a Billion</w:t>
      </w:r>
    </w:p>
    <w:p w14:paraId="53177A62" w14:textId="77777777" w:rsidR="00CB032C" w:rsidRDefault="00CB032C" w:rsidP="00DF41BE">
      <w:pPr>
        <w:pStyle w:val="BodyText"/>
        <w:tabs>
          <w:tab w:val="left" w:pos="0"/>
        </w:tabs>
        <w:spacing w:before="8" w:line="228" w:lineRule="auto"/>
        <w:ind w:right="-360" w:hanging="720"/>
        <w:rPr>
          <w:rFonts w:ascii="Times New Roman" w:hAnsi="Times New Roman" w:cs="Times New Roman"/>
          <w:color w:val="231F20"/>
          <w:sz w:val="24"/>
          <w:szCs w:val="24"/>
        </w:rPr>
      </w:pPr>
    </w:p>
    <w:p w14:paraId="6C9EF8D2" w14:textId="6D62B8A7" w:rsidR="007D343E" w:rsidRDefault="00FD718E" w:rsidP="00DF41BE">
      <w:pPr>
        <w:pStyle w:val="BodyText"/>
        <w:tabs>
          <w:tab w:val="left" w:pos="0"/>
        </w:tabs>
        <w:spacing w:before="8" w:line="228" w:lineRule="auto"/>
        <w:ind w:right="-36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taught </w:t>
      </w:r>
      <w:r w:rsidR="00FC1797">
        <w:rPr>
          <w:rFonts w:ascii="Times New Roman" w:hAnsi="Times New Roman" w:cs="Times New Roman"/>
          <w:color w:val="231F20"/>
          <w:sz w:val="24"/>
          <w:szCs w:val="24"/>
        </w:rPr>
        <w:t>5</w:t>
      </w:r>
      <w:r w:rsidR="005E67C4">
        <w:rPr>
          <w:rFonts w:ascii="Times New Roman" w:hAnsi="Times New Roman" w:cs="Times New Roman"/>
          <w:color w:val="231F20"/>
          <w:sz w:val="24"/>
          <w:szCs w:val="24"/>
        </w:rPr>
        <w:t>- to</w:t>
      </w:r>
      <w:r w:rsidR="00FC1797">
        <w:rPr>
          <w:rFonts w:ascii="Times New Roman" w:hAnsi="Times New Roman" w:cs="Times New Roman"/>
          <w:color w:val="231F20"/>
          <w:sz w:val="24"/>
          <w:szCs w:val="24"/>
        </w:rPr>
        <w:t xml:space="preserve"> 8-year-olds</w:t>
      </w:r>
      <w:r w:rsidR="0051499F" w:rsidRPr="007A1039">
        <w:rPr>
          <w:rFonts w:ascii="Times New Roman" w:hAnsi="Times New Roman" w:cs="Times New Roman"/>
          <w:color w:val="231F20"/>
          <w:sz w:val="24"/>
          <w:szCs w:val="24"/>
        </w:rPr>
        <w:t xml:space="preserve">.  She showed them how to </w:t>
      </w:r>
      <w:r w:rsidR="0051499F" w:rsidRPr="007A1039">
        <w:rPr>
          <w:rFonts w:ascii="Times New Roman" w:hAnsi="Times New Roman" w:cs="Times New Roman"/>
          <w:color w:val="231F20"/>
          <w:spacing w:val="-6"/>
          <w:sz w:val="24"/>
          <w:szCs w:val="24"/>
        </w:rPr>
        <w:t xml:space="preserve">use </w:t>
      </w:r>
      <w:r w:rsidR="0051499F" w:rsidRPr="007A1039">
        <w:rPr>
          <w:rFonts w:ascii="Times New Roman" w:hAnsi="Times New Roman" w:cs="Times New Roman"/>
          <w:color w:val="231F20"/>
          <w:sz w:val="24"/>
          <w:szCs w:val="24"/>
        </w:rPr>
        <w:t xml:space="preserve">their own bodies to convey the </w:t>
      </w:r>
      <w:r w:rsidR="0051499F" w:rsidRPr="00A84792">
        <w:rPr>
          <w:rFonts w:ascii="Times New Roman" w:hAnsi="Times New Roman" w:cs="Times New Roman"/>
          <w:i/>
          <w:iCs/>
          <w:color w:val="231F20"/>
          <w:sz w:val="24"/>
          <w:szCs w:val="24"/>
        </w:rPr>
        <w:t>short time</w:t>
      </w:r>
      <w:r w:rsidR="0051499F" w:rsidRPr="007A1039">
        <w:rPr>
          <w:rFonts w:ascii="Times New Roman" w:hAnsi="Times New Roman" w:cs="Times New Roman"/>
          <w:color w:val="231F20"/>
          <w:sz w:val="24"/>
          <w:szCs w:val="24"/>
        </w:rPr>
        <w:t xml:space="preserve"> human-like beings </w:t>
      </w:r>
      <w:r w:rsidR="0051499F" w:rsidRPr="007A1039">
        <w:rPr>
          <w:rFonts w:ascii="Times New Roman" w:hAnsi="Times New Roman" w:cs="Times New Roman"/>
          <w:color w:val="231F20"/>
          <w:spacing w:val="-4"/>
          <w:sz w:val="24"/>
          <w:szCs w:val="24"/>
        </w:rPr>
        <w:t xml:space="preserve">have </w:t>
      </w:r>
      <w:r w:rsidR="0051499F" w:rsidRPr="007A1039">
        <w:rPr>
          <w:rFonts w:ascii="Times New Roman" w:hAnsi="Times New Roman" w:cs="Times New Roman"/>
          <w:color w:val="231F20"/>
          <w:sz w:val="24"/>
          <w:szCs w:val="24"/>
        </w:rPr>
        <w:t xml:space="preserve">been on Earth compared to the </w:t>
      </w:r>
      <w:r w:rsidR="0051499F" w:rsidRPr="00A84792">
        <w:rPr>
          <w:rFonts w:ascii="Times New Roman" w:hAnsi="Times New Roman" w:cs="Times New Roman"/>
          <w:i/>
          <w:iCs/>
          <w:color w:val="231F20"/>
          <w:sz w:val="24"/>
          <w:szCs w:val="24"/>
        </w:rPr>
        <w:t>long time</w:t>
      </w:r>
      <w:r w:rsidR="0051499F" w:rsidRPr="007A1039">
        <w:rPr>
          <w:rFonts w:ascii="Times New Roman" w:hAnsi="Times New Roman" w:cs="Times New Roman"/>
          <w:color w:val="231F20"/>
          <w:sz w:val="24"/>
          <w:szCs w:val="24"/>
        </w:rPr>
        <w:t xml:space="preserve"> required for evolution </w:t>
      </w:r>
      <w:r w:rsidR="0051499F" w:rsidRPr="007A1039">
        <w:rPr>
          <w:rFonts w:ascii="Times New Roman" w:hAnsi="Times New Roman" w:cs="Times New Roman"/>
          <w:color w:val="231F20"/>
          <w:spacing w:val="-6"/>
          <w:sz w:val="24"/>
          <w:szCs w:val="24"/>
        </w:rPr>
        <w:t xml:space="preserve">to </w:t>
      </w:r>
      <w:r w:rsidR="0051499F" w:rsidRPr="007A1039">
        <w:rPr>
          <w:rFonts w:ascii="Times New Roman" w:hAnsi="Times New Roman" w:cs="Times New Roman"/>
          <w:color w:val="231F20"/>
          <w:sz w:val="24"/>
          <w:szCs w:val="24"/>
        </w:rPr>
        <w:t xml:space="preserve">produce </w:t>
      </w:r>
      <w:r w:rsidR="005E67C4">
        <w:rPr>
          <w:rFonts w:ascii="Times New Roman" w:hAnsi="Times New Roman" w:cs="Times New Roman"/>
          <w:color w:val="231F20"/>
          <w:sz w:val="24"/>
          <w:szCs w:val="24"/>
        </w:rPr>
        <w:t>humans</w:t>
      </w:r>
      <w:r w:rsidR="0051499F" w:rsidRPr="007A1039">
        <w:rPr>
          <w:rFonts w:ascii="Times New Roman" w:hAnsi="Times New Roman" w:cs="Times New Roman"/>
          <w:color w:val="231F20"/>
          <w:sz w:val="24"/>
          <w:szCs w:val="24"/>
        </w:rPr>
        <w:t xml:space="preserve"> </w:t>
      </w:r>
      <w:r w:rsidR="00402FB0">
        <w:rPr>
          <w:rFonts w:ascii="Times New Roman" w:hAnsi="Times New Roman" w:cs="Times New Roman"/>
          <w:color w:val="231F20"/>
          <w:sz w:val="24"/>
          <w:szCs w:val="24"/>
        </w:rPr>
        <w:t>(Fig.15.</w:t>
      </w:r>
      <w:r w:rsidR="00B35E4B">
        <w:rPr>
          <w:rFonts w:ascii="Times New Roman" w:hAnsi="Times New Roman" w:cs="Times New Roman"/>
          <w:color w:val="231F20"/>
          <w:sz w:val="24"/>
          <w:szCs w:val="24"/>
        </w:rPr>
        <w:t>2</w:t>
      </w:r>
      <w:r w:rsidR="00402FB0">
        <w:rPr>
          <w:rFonts w:ascii="Times New Roman" w:hAnsi="Times New Roman" w:cs="Times New Roman"/>
          <w:color w:val="231F20"/>
          <w:sz w:val="24"/>
          <w:szCs w:val="24"/>
        </w:rPr>
        <w:t>)</w:t>
      </w:r>
      <w:r w:rsidR="00E155AB">
        <w:rPr>
          <w:rFonts w:ascii="Times New Roman" w:hAnsi="Times New Roman" w:cs="Times New Roman"/>
          <w:color w:val="231F20"/>
          <w:sz w:val="24"/>
          <w:szCs w:val="24"/>
        </w:rPr>
        <w:t xml:space="preserve">, an analogy by </w:t>
      </w:r>
      <w:r w:rsidR="00E155AB" w:rsidRPr="002955C8">
        <w:rPr>
          <w:rFonts w:ascii="Times New Roman" w:hAnsi="Times New Roman" w:cs="Times New Roman"/>
          <w:b/>
          <w:bCs/>
          <w:color w:val="231F20"/>
          <w:sz w:val="24"/>
          <w:szCs w:val="24"/>
        </w:rPr>
        <w:t>Gould</w:t>
      </w:r>
      <w:r w:rsidR="00740940">
        <w:rPr>
          <w:rFonts w:ascii="Times New Roman" w:hAnsi="Times New Roman" w:cs="Times New Roman"/>
          <w:color w:val="231F20"/>
          <w:sz w:val="24"/>
          <w:szCs w:val="24"/>
        </w:rPr>
        <w:t>, evolutionary biologist and prolific author</w:t>
      </w:r>
      <w:r w:rsidR="00E155AB">
        <w:rPr>
          <w:rFonts w:ascii="Times New Roman" w:hAnsi="Times New Roman" w:cs="Times New Roman"/>
          <w:color w:val="231F20"/>
          <w:sz w:val="24"/>
          <w:szCs w:val="24"/>
        </w:rPr>
        <w:t>.</w:t>
      </w:r>
      <w:r w:rsidR="00740940">
        <w:rPr>
          <w:rFonts w:ascii="Times New Roman" w:hAnsi="Times New Roman" w:cs="Times New Roman"/>
          <w:color w:val="231F20"/>
          <w:sz w:val="24"/>
          <w:szCs w:val="24"/>
        </w:rPr>
        <w:t xml:space="preserve"> </w:t>
      </w:r>
      <w:r w:rsidR="004F1472">
        <w:rPr>
          <w:rFonts w:ascii="Times New Roman" w:hAnsi="Times New Roman" w:cs="Times New Roman"/>
          <w:color w:val="231F20"/>
          <w:sz w:val="24"/>
          <w:szCs w:val="24"/>
        </w:rPr>
        <w:t xml:space="preserve">Using dramatic gestures,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demonstrated</w:t>
      </w:r>
      <w:r w:rsidR="004F1472">
        <w:rPr>
          <w:rFonts w:ascii="Times New Roman" w:hAnsi="Times New Roman" w:cs="Times New Roman"/>
          <w:color w:val="231F20"/>
          <w:sz w:val="24"/>
          <w:szCs w:val="24"/>
        </w:rPr>
        <w:t>: She</w:t>
      </w:r>
      <w:r w:rsidR="0051499F" w:rsidRPr="007A1039">
        <w:rPr>
          <w:rFonts w:ascii="Times New Roman" w:hAnsi="Times New Roman" w:cs="Times New Roman"/>
          <w:color w:val="231F20"/>
          <w:sz w:val="24"/>
          <w:szCs w:val="24"/>
        </w:rPr>
        <w:t xml:space="preserve"> stretch</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 xml:space="preserve">her </w:t>
      </w:r>
      <w:r w:rsidR="0051499F" w:rsidRPr="007A1039">
        <w:rPr>
          <w:rFonts w:ascii="Times New Roman" w:hAnsi="Times New Roman" w:cs="Times New Roman"/>
          <w:color w:val="231F20"/>
          <w:sz w:val="24"/>
          <w:szCs w:val="24"/>
        </w:rPr>
        <w:t>arm straight out at shoulder height to her side, extend</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hand, and point</w:t>
      </w:r>
      <w:r w:rsidR="004F1472">
        <w:rPr>
          <w:rFonts w:ascii="Times New Roman" w:hAnsi="Times New Roman" w:cs="Times New Roman"/>
          <w:color w:val="231F20"/>
          <w:sz w:val="24"/>
          <w:szCs w:val="24"/>
        </w:rPr>
        <w:t>ed</w:t>
      </w:r>
      <w:r w:rsidR="0051499F" w:rsidRPr="007A1039">
        <w:rPr>
          <w:rFonts w:ascii="Times New Roman" w:hAnsi="Times New Roman" w:cs="Times New Roman"/>
          <w:color w:val="231F20"/>
          <w:sz w:val="24"/>
          <w:szCs w:val="24"/>
        </w:rPr>
        <w:t xml:space="preserve"> her fingers.</w:t>
      </w:r>
      <w:r w:rsidR="0096742D">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The children imitated her movements.</w:t>
      </w:r>
      <w:r w:rsidR="00CB032C">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Using her other hand, </w:t>
      </w:r>
      <w:r>
        <w:rPr>
          <w:rFonts w:ascii="Times New Roman" w:hAnsi="Times New Roman" w:cs="Times New Roman"/>
          <w:color w:val="231F20"/>
          <w:sz w:val="24"/>
          <w:szCs w:val="24"/>
        </w:rPr>
        <w:t>Marcella</w:t>
      </w:r>
      <w:r w:rsidR="0051499F" w:rsidRPr="007A1039">
        <w:rPr>
          <w:rFonts w:ascii="Times New Roman" w:hAnsi="Times New Roman" w:cs="Times New Roman"/>
          <w:color w:val="231F20"/>
          <w:sz w:val="24"/>
          <w:szCs w:val="24"/>
        </w:rPr>
        <w:t xml:space="preserve"> </w:t>
      </w:r>
      <w:r w:rsidR="00011AF9">
        <w:rPr>
          <w:rFonts w:ascii="Times New Roman" w:hAnsi="Times New Roman" w:cs="Times New Roman"/>
          <w:color w:val="231F20"/>
          <w:sz w:val="24"/>
          <w:szCs w:val="24"/>
        </w:rPr>
        <w:t xml:space="preserve">touched the tip of her nose and </w:t>
      </w:r>
      <w:r w:rsidR="0051499F" w:rsidRPr="007A1039">
        <w:rPr>
          <w:rFonts w:ascii="Times New Roman" w:hAnsi="Times New Roman" w:cs="Times New Roman"/>
          <w:color w:val="231F20"/>
          <w:sz w:val="24"/>
          <w:szCs w:val="24"/>
        </w:rPr>
        <w:t>told the</w:t>
      </w:r>
      <w:r w:rsidR="00011AF9">
        <w:rPr>
          <w:rFonts w:ascii="Times New Roman" w:hAnsi="Times New Roman" w:cs="Times New Roman"/>
          <w:color w:val="231F20"/>
          <w:sz w:val="24"/>
          <w:szCs w:val="24"/>
        </w:rPr>
        <w:t xml:space="preserve"> class:</w:t>
      </w:r>
      <w:r w:rsidR="0051499F" w:rsidRPr="007A1039">
        <w:rPr>
          <w:rFonts w:ascii="Times New Roman" w:hAnsi="Times New Roman" w:cs="Times New Roman"/>
          <w:color w:val="231F20"/>
          <w:sz w:val="24"/>
          <w:szCs w:val="24"/>
        </w:rPr>
        <w:t xml:space="preserve"> “The distance from the tip of your nose to </w:t>
      </w:r>
      <w:r w:rsidR="0048672D" w:rsidRPr="007A1039">
        <w:rPr>
          <w:rFonts w:ascii="Times New Roman" w:hAnsi="Times New Roman" w:cs="Times New Roman"/>
          <w:color w:val="231F20"/>
          <w:sz w:val="24"/>
          <w:szCs w:val="24"/>
        </w:rPr>
        <w:t>t</w:t>
      </w:r>
      <w:r w:rsidR="0048672D">
        <w:rPr>
          <w:rFonts w:ascii="Times New Roman" w:hAnsi="Times New Roman" w:cs="Times New Roman"/>
          <w:color w:val="231F20"/>
          <w:sz w:val="24"/>
          <w:szCs w:val="24"/>
        </w:rPr>
        <w:t>h</w:t>
      </w:r>
      <w:r w:rsidR="0048672D" w:rsidRPr="007A1039">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t>
      </w:r>
      <w:r w:rsidR="0051499F" w:rsidRPr="00740940">
        <w:rPr>
          <w:rFonts w:ascii="Times New Roman" w:hAnsi="Times New Roman" w:cs="Times New Roman"/>
          <w:i/>
          <w:iCs/>
          <w:color w:val="231F20"/>
          <w:spacing w:val="-5"/>
          <w:sz w:val="24"/>
          <w:szCs w:val="24"/>
        </w:rPr>
        <w:t xml:space="preserve">end </w:t>
      </w:r>
      <w:r w:rsidR="0051499F" w:rsidRPr="00740940">
        <w:rPr>
          <w:rFonts w:ascii="Times New Roman" w:hAnsi="Times New Roman" w:cs="Times New Roman"/>
          <w:i/>
          <w:iCs/>
          <w:color w:val="231F20"/>
          <w:sz w:val="24"/>
          <w:szCs w:val="24"/>
        </w:rPr>
        <w:t>of the nail</w:t>
      </w:r>
      <w:r w:rsidR="0051499F" w:rsidRPr="007A1039">
        <w:rPr>
          <w:rFonts w:ascii="Times New Roman" w:hAnsi="Times New Roman" w:cs="Times New Roman"/>
          <w:color w:val="231F20"/>
          <w:sz w:val="24"/>
          <w:szCs w:val="24"/>
        </w:rPr>
        <w:t xml:space="preserve"> on your middle finger represents the 3.8 billion years </w:t>
      </w:r>
      <w:r w:rsidR="0051499F" w:rsidRPr="007A1039">
        <w:rPr>
          <w:rFonts w:ascii="Times New Roman" w:hAnsi="Times New Roman" w:cs="Times New Roman"/>
          <w:color w:val="231F20"/>
          <w:spacing w:val="-4"/>
          <w:sz w:val="24"/>
          <w:szCs w:val="24"/>
        </w:rPr>
        <w:t xml:space="preserve">life </w:t>
      </w:r>
      <w:r w:rsidR="0051499F" w:rsidRPr="007A1039">
        <w:rPr>
          <w:rFonts w:ascii="Times New Roman" w:hAnsi="Times New Roman" w:cs="Times New Roman"/>
          <w:color w:val="231F20"/>
          <w:sz w:val="24"/>
          <w:szCs w:val="24"/>
        </w:rPr>
        <w:t xml:space="preserve">has been on </w:t>
      </w:r>
      <w:r w:rsidR="0051499F" w:rsidRPr="007A1039">
        <w:rPr>
          <w:rFonts w:ascii="Times New Roman" w:hAnsi="Times New Roman" w:cs="Times New Roman"/>
          <w:color w:val="231F20"/>
          <w:spacing w:val="-3"/>
          <w:sz w:val="24"/>
          <w:szCs w:val="24"/>
        </w:rPr>
        <w:t>Earth.”</w:t>
      </w:r>
      <w:r w:rsidR="00CB032C">
        <w:rPr>
          <w:rFonts w:ascii="Times New Roman" w:hAnsi="Times New Roman" w:cs="Times New Roman"/>
          <w:color w:val="231F20"/>
          <w:spacing w:val="-3"/>
          <w:sz w:val="24"/>
          <w:szCs w:val="24"/>
        </w:rPr>
        <w:t xml:space="preserve"> </w:t>
      </w:r>
      <w:r w:rsidR="00011AF9">
        <w:rPr>
          <w:rFonts w:ascii="Times New Roman" w:hAnsi="Times New Roman" w:cs="Times New Roman"/>
          <w:color w:val="231F20"/>
          <w:spacing w:val="-3"/>
          <w:sz w:val="24"/>
          <w:szCs w:val="24"/>
        </w:rPr>
        <w:t>As Marcella said “end of nail</w:t>
      </w:r>
      <w:r w:rsidR="00740940">
        <w:rPr>
          <w:rFonts w:ascii="Times New Roman" w:hAnsi="Times New Roman" w:cs="Times New Roman"/>
          <w:color w:val="231F20"/>
          <w:spacing w:val="-3"/>
          <w:sz w:val="24"/>
          <w:szCs w:val="24"/>
        </w:rPr>
        <w:t>,</w:t>
      </w:r>
      <w:r w:rsidR="00011AF9">
        <w:rPr>
          <w:rFonts w:ascii="Times New Roman" w:hAnsi="Times New Roman" w:cs="Times New Roman"/>
          <w:color w:val="231F20"/>
          <w:spacing w:val="-3"/>
          <w:sz w:val="24"/>
          <w:szCs w:val="24"/>
        </w:rPr>
        <w:t>” she took her finger off her nose and stretched way over to touch the tip of her middle finger, a yoga-like move!</w:t>
      </w:r>
    </w:p>
    <w:p w14:paraId="6F46C167" w14:textId="77777777" w:rsidR="0035010D" w:rsidRDefault="00FD718E" w:rsidP="00397D4B">
      <w:pPr>
        <w:ind w:firstLine="720"/>
        <w:rPr>
          <w:rFonts w:ascii="Times New Roman" w:hAnsi="Times New Roman" w:cs="Times New Roman"/>
          <w:sz w:val="24"/>
          <w:szCs w:val="24"/>
        </w:rPr>
      </w:pPr>
      <w:r w:rsidRPr="00397D4B">
        <w:rPr>
          <w:rFonts w:ascii="Times New Roman" w:hAnsi="Times New Roman" w:cs="Times New Roman"/>
          <w:sz w:val="24"/>
          <w:szCs w:val="24"/>
        </w:rPr>
        <w:t>Marcella</w:t>
      </w:r>
      <w:r w:rsidR="0051499F" w:rsidRPr="00397D4B">
        <w:rPr>
          <w:rFonts w:ascii="Times New Roman" w:hAnsi="Times New Roman" w:cs="Times New Roman"/>
          <w:sz w:val="24"/>
          <w:szCs w:val="24"/>
        </w:rPr>
        <w:t xml:space="preserve"> </w:t>
      </w:r>
      <w:r w:rsidR="00E74924" w:rsidRPr="00397D4B">
        <w:rPr>
          <w:rFonts w:ascii="Times New Roman" w:hAnsi="Times New Roman" w:cs="Times New Roman"/>
          <w:sz w:val="24"/>
          <w:szCs w:val="24"/>
        </w:rPr>
        <w:t xml:space="preserve">then </w:t>
      </w:r>
      <w:r w:rsidR="0051499F" w:rsidRPr="00397D4B">
        <w:rPr>
          <w:rFonts w:ascii="Times New Roman" w:hAnsi="Times New Roman" w:cs="Times New Roman"/>
          <w:sz w:val="24"/>
          <w:szCs w:val="24"/>
        </w:rPr>
        <w:t>demonstrated how to file the teensiest amount from the end of</w:t>
      </w:r>
      <w:r w:rsidR="00776B02"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the nail on her middle finger and explained</w:t>
      </w:r>
      <w:r w:rsidR="00CB032C" w:rsidRPr="00397D4B">
        <w:rPr>
          <w:rFonts w:ascii="Times New Roman" w:hAnsi="Times New Roman" w:cs="Times New Roman"/>
          <w:sz w:val="24"/>
          <w:szCs w:val="24"/>
        </w:rPr>
        <w:t>,</w:t>
      </w:r>
      <w:r w:rsidR="0051499F" w:rsidRPr="00397D4B">
        <w:rPr>
          <w:rFonts w:ascii="Times New Roman" w:hAnsi="Times New Roman" w:cs="Times New Roman"/>
          <w:sz w:val="24"/>
          <w:szCs w:val="24"/>
        </w:rPr>
        <w:t xml:space="preserve"> “The amount I filed represents the time human-like species have been on Earth. The huge distance–from my nose to the tip of my filed-off nail–represents the time in which all life on Earth has evolved</w:t>
      </w:r>
      <w:r w:rsidR="0042709F">
        <w:rPr>
          <w:rFonts w:ascii="Times New Roman" w:hAnsi="Times New Roman" w:cs="Times New Roman"/>
          <w:sz w:val="24"/>
          <w:szCs w:val="24"/>
        </w:rPr>
        <w:t>.</w:t>
      </w:r>
      <w:r w:rsidR="00A17C70">
        <w:rPr>
          <w:rFonts w:ascii="Times New Roman" w:hAnsi="Times New Roman" w:cs="Times New Roman"/>
          <w:sz w:val="24"/>
          <w:szCs w:val="24"/>
        </w:rPr>
        <w:t>”</w:t>
      </w:r>
      <w:r w:rsidR="0051499F" w:rsidRPr="00397D4B">
        <w:rPr>
          <w:rFonts w:ascii="Times New Roman" w:hAnsi="Times New Roman" w:cs="Times New Roman"/>
          <w:sz w:val="24"/>
          <w:szCs w:val="24"/>
        </w:rPr>
        <w:t xml:space="preserve"> [</w:t>
      </w:r>
      <w:r w:rsidR="000B005D">
        <w:rPr>
          <w:rFonts w:ascii="Times New Roman" w:hAnsi="Times New Roman" w:cs="Times New Roman"/>
          <w:sz w:val="24"/>
          <w:szCs w:val="24"/>
        </w:rPr>
        <w:t>14</w:t>
      </w:r>
      <w:r w:rsidR="0051499F" w:rsidRPr="00397D4B">
        <w:rPr>
          <w:rFonts w:ascii="Times New Roman" w:hAnsi="Times New Roman" w:cs="Times New Roman"/>
          <w:sz w:val="24"/>
          <w:szCs w:val="24"/>
        </w:rPr>
        <w:t>]</w:t>
      </w:r>
      <w:r w:rsidR="00CB032C" w:rsidRPr="00397D4B">
        <w:rPr>
          <w:rFonts w:ascii="Times New Roman" w:hAnsi="Times New Roman" w:cs="Times New Roman"/>
          <w:sz w:val="24"/>
          <w:szCs w:val="24"/>
        </w:rPr>
        <w:t xml:space="preserve"> </w:t>
      </w:r>
      <w:r w:rsidR="0051499F" w:rsidRPr="00397D4B">
        <w:rPr>
          <w:rFonts w:ascii="Times New Roman" w:hAnsi="Times New Roman" w:cs="Times New Roman"/>
          <w:sz w:val="24"/>
          <w:szCs w:val="24"/>
        </w:rPr>
        <w:t>She gave the children nail files to try.</w:t>
      </w:r>
      <w:r w:rsidR="00776B02" w:rsidRPr="00397D4B">
        <w:rPr>
          <w:rFonts w:ascii="Times New Roman" w:hAnsi="Times New Roman" w:cs="Times New Roman"/>
          <w:sz w:val="24"/>
          <w:szCs w:val="24"/>
        </w:rPr>
        <w:t xml:space="preserve">  </w:t>
      </w:r>
    </w:p>
    <w:p w14:paraId="6EBA4182" w14:textId="017B3CB0" w:rsidR="00776B02" w:rsidRDefault="0035010D" w:rsidP="00397D4B">
      <w:pPr>
        <w:ind w:firstLine="720"/>
        <w:rPr>
          <w:rFonts w:ascii="Times New Roman" w:hAnsi="Times New Roman" w:cs="Times New Roman"/>
          <w:sz w:val="24"/>
          <w:szCs w:val="24"/>
        </w:rPr>
      </w:pPr>
      <w:r>
        <w:rPr>
          <w:rFonts w:ascii="Times New Roman" w:hAnsi="Times New Roman" w:cs="Times New Roman"/>
          <w:sz w:val="24"/>
          <w:szCs w:val="24"/>
        </w:rPr>
        <w:t>Marcella</w:t>
      </w:r>
      <w:r w:rsidR="00776B02" w:rsidRPr="00397D4B">
        <w:rPr>
          <w:rFonts w:ascii="Times New Roman" w:hAnsi="Times New Roman" w:cs="Times New Roman"/>
          <w:sz w:val="24"/>
          <w:szCs w:val="24"/>
        </w:rPr>
        <w:t xml:space="preserve"> trusted that</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in time</w:t>
      </w:r>
      <w:r w:rsidR="0096742D">
        <w:rPr>
          <w:rFonts w:ascii="Times New Roman" w:hAnsi="Times New Roman" w:cs="Times New Roman"/>
          <w:sz w:val="24"/>
          <w:szCs w:val="24"/>
        </w:rPr>
        <w:t>,</w:t>
      </w:r>
      <w:r w:rsidR="00776B02" w:rsidRPr="00397D4B">
        <w:rPr>
          <w:rFonts w:ascii="Times New Roman" w:hAnsi="Times New Roman" w:cs="Times New Roman"/>
          <w:sz w:val="24"/>
          <w:szCs w:val="24"/>
        </w:rPr>
        <w:t xml:space="preserve"> the analogy would acquire meaning</w:t>
      </w:r>
      <w:r w:rsidR="00740940">
        <w:rPr>
          <w:rFonts w:ascii="Times New Roman" w:hAnsi="Times New Roman" w:cs="Times New Roman"/>
          <w:sz w:val="24"/>
          <w:szCs w:val="24"/>
        </w:rPr>
        <w:t>,</w:t>
      </w:r>
      <w:r w:rsidR="00776B02" w:rsidRPr="00397D4B">
        <w:rPr>
          <w:rFonts w:ascii="Times New Roman" w:hAnsi="Times New Roman" w:cs="Times New Roman"/>
          <w:sz w:val="24"/>
          <w:szCs w:val="24"/>
        </w:rPr>
        <w:t xml:space="preserve"> now for a few children, 2</w:t>
      </w:r>
      <w:r w:rsidR="006B2070">
        <w:rPr>
          <w:rFonts w:ascii="Times New Roman" w:hAnsi="Times New Roman" w:cs="Times New Roman"/>
          <w:sz w:val="24"/>
          <w:szCs w:val="24"/>
        </w:rPr>
        <w:t xml:space="preserve"> to </w:t>
      </w:r>
      <w:r w:rsidR="00776B02" w:rsidRPr="00397D4B">
        <w:rPr>
          <w:rFonts w:ascii="Times New Roman" w:hAnsi="Times New Roman" w:cs="Times New Roman"/>
          <w:sz w:val="24"/>
          <w:szCs w:val="24"/>
        </w:rPr>
        <w:t xml:space="preserve">5 years hence for </w:t>
      </w:r>
      <w:r w:rsidR="00903068">
        <w:rPr>
          <w:rFonts w:ascii="Times New Roman" w:hAnsi="Times New Roman" w:cs="Times New Roman"/>
          <w:sz w:val="24"/>
          <w:szCs w:val="24"/>
        </w:rPr>
        <w:t>others</w:t>
      </w:r>
      <w:r w:rsidR="00776B02" w:rsidRPr="00397D4B">
        <w:rPr>
          <w:rFonts w:ascii="Times New Roman" w:hAnsi="Times New Roman" w:cs="Times New Roman"/>
          <w:sz w:val="24"/>
          <w:szCs w:val="24"/>
        </w:rPr>
        <w:t>. Occasionally</w:t>
      </w:r>
      <w:r w:rsidR="00625181" w:rsidRPr="00397D4B">
        <w:rPr>
          <w:rFonts w:ascii="Times New Roman" w:hAnsi="Times New Roman" w:cs="Times New Roman"/>
          <w:sz w:val="24"/>
          <w:szCs w:val="24"/>
        </w:rPr>
        <w:t>,</w:t>
      </w:r>
      <w:r w:rsidR="00776B02" w:rsidRPr="00397D4B">
        <w:rPr>
          <w:rFonts w:ascii="Times New Roman" w:hAnsi="Times New Roman" w:cs="Times New Roman"/>
          <w:sz w:val="24"/>
          <w:szCs w:val="24"/>
        </w:rPr>
        <w:t xml:space="preserve"> she repeated the game to fix </w:t>
      </w:r>
      <w:r w:rsidR="00193BED">
        <w:rPr>
          <w:rFonts w:ascii="Times New Roman" w:hAnsi="Times New Roman" w:cs="Times New Roman"/>
          <w:sz w:val="24"/>
          <w:szCs w:val="24"/>
        </w:rPr>
        <w:t>it</w:t>
      </w:r>
      <w:r w:rsidR="00776B02" w:rsidRPr="00397D4B">
        <w:rPr>
          <w:rFonts w:ascii="Times New Roman" w:hAnsi="Times New Roman" w:cs="Times New Roman"/>
          <w:sz w:val="24"/>
          <w:szCs w:val="24"/>
        </w:rPr>
        <w:t xml:space="preserve"> in memory.</w:t>
      </w:r>
      <w:r w:rsidR="00193BED">
        <w:rPr>
          <w:rFonts w:ascii="Times New Roman" w:hAnsi="Times New Roman" w:cs="Times New Roman"/>
          <w:sz w:val="24"/>
          <w:szCs w:val="24"/>
        </w:rPr>
        <w:t xml:space="preserve"> </w:t>
      </w:r>
      <w:r w:rsidR="003F4E4A">
        <w:rPr>
          <w:rFonts w:ascii="Times New Roman" w:hAnsi="Times New Roman" w:cs="Times New Roman"/>
          <w:sz w:val="24"/>
          <w:szCs w:val="24"/>
        </w:rPr>
        <w:t>The</w:t>
      </w:r>
      <w:r w:rsidR="006B2070">
        <w:rPr>
          <w:rFonts w:ascii="Times New Roman" w:hAnsi="Times New Roman" w:cs="Times New Roman"/>
          <w:sz w:val="24"/>
          <w:szCs w:val="24"/>
        </w:rPr>
        <w:t xml:space="preserve"> analogy </w:t>
      </w:r>
      <w:r w:rsidR="003F4E4A">
        <w:rPr>
          <w:rFonts w:ascii="Times New Roman" w:hAnsi="Times New Roman" w:cs="Times New Roman"/>
          <w:sz w:val="24"/>
          <w:szCs w:val="24"/>
        </w:rPr>
        <w:t>compared</w:t>
      </w:r>
      <w:r w:rsidR="006B2070">
        <w:rPr>
          <w:rFonts w:ascii="Times New Roman" w:hAnsi="Times New Roman" w:cs="Times New Roman"/>
          <w:sz w:val="24"/>
          <w:szCs w:val="24"/>
        </w:rPr>
        <w:t xml:space="preserve"> Earth’s long existence to human’s short time on Earth.</w:t>
      </w:r>
    </w:p>
    <w:p w14:paraId="269BE163" w14:textId="4522628A" w:rsidR="002955C8" w:rsidRDefault="002955C8" w:rsidP="002955C8">
      <w:pPr>
        <w:rPr>
          <w:rFonts w:ascii="Times New Roman" w:hAnsi="Times New Roman" w:cs="Times New Roman"/>
          <w:sz w:val="24"/>
          <w:szCs w:val="24"/>
        </w:rPr>
      </w:pPr>
    </w:p>
    <w:p w14:paraId="532B1E39" w14:textId="439AC04F" w:rsidR="002955C8" w:rsidRPr="002955C8" w:rsidRDefault="002955C8" w:rsidP="002955C8">
      <w:pPr>
        <w:jc w:val="center"/>
        <w:rPr>
          <w:rFonts w:ascii="Times New Roman" w:hAnsi="Times New Roman" w:cs="Times New Roman"/>
          <w:b/>
          <w:bCs/>
          <w:sz w:val="24"/>
          <w:szCs w:val="24"/>
        </w:rPr>
      </w:pPr>
      <w:r>
        <w:rPr>
          <w:rFonts w:ascii="Times New Roman" w:hAnsi="Times New Roman" w:cs="Times New Roman"/>
          <w:b/>
          <w:bCs/>
          <w:sz w:val="24"/>
          <w:szCs w:val="24"/>
        </w:rPr>
        <w:t>Insert Figure 15.2 Here – Gould’s Analogy</w:t>
      </w:r>
    </w:p>
    <w:p w14:paraId="6D6BF2DC" w14:textId="6150C9FF" w:rsidR="00AD5347" w:rsidRDefault="00AD5347"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73622103" w14:textId="05643BAB" w:rsidR="00AD5347" w:rsidRPr="00AD5347" w:rsidRDefault="00CB65F8" w:rsidP="00CB65F8">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r w:rsidR="00AD5347">
        <w:rPr>
          <w:rFonts w:ascii="Times New Roman" w:hAnsi="Times New Roman" w:cs="Times New Roman"/>
          <w:b/>
          <w:sz w:val="24"/>
          <w:szCs w:val="24"/>
        </w:rPr>
        <w:t xml:space="preserve">Vignette: </w:t>
      </w:r>
      <w:r>
        <w:rPr>
          <w:rFonts w:ascii="Times New Roman" w:hAnsi="Times New Roman" w:cs="Times New Roman"/>
          <w:b/>
          <w:i/>
          <w:iCs/>
          <w:sz w:val="24"/>
          <w:szCs w:val="24"/>
        </w:rPr>
        <w:t xml:space="preserve">Clocks and Calendars </w:t>
      </w:r>
      <w:r w:rsidR="000560A9">
        <w:rPr>
          <w:rFonts w:ascii="Times New Roman" w:hAnsi="Times New Roman" w:cs="Times New Roman"/>
          <w:b/>
          <w:i/>
          <w:iCs/>
          <w:sz w:val="24"/>
          <w:szCs w:val="24"/>
        </w:rPr>
        <w:t>a</w:t>
      </w:r>
      <w:r>
        <w:rPr>
          <w:rFonts w:ascii="Times New Roman" w:hAnsi="Times New Roman" w:cs="Times New Roman"/>
          <w:b/>
          <w:i/>
          <w:iCs/>
          <w:sz w:val="24"/>
          <w:szCs w:val="24"/>
        </w:rPr>
        <w:t>s Analogs</w:t>
      </w:r>
      <w:r w:rsidR="0011349C">
        <w:rPr>
          <w:rFonts w:ascii="Times New Roman" w:hAnsi="Times New Roman" w:cs="Times New Roman"/>
          <w:b/>
          <w:i/>
          <w:iCs/>
          <w:sz w:val="24"/>
          <w:szCs w:val="24"/>
        </w:rPr>
        <w:t xml:space="preserve"> for Deep Time</w:t>
      </w:r>
    </w:p>
    <w:p w14:paraId="319F6E15" w14:textId="77777777" w:rsidR="00CB032C" w:rsidRPr="00CB032C" w:rsidRDefault="00CB032C" w:rsidP="00DF41BE">
      <w:pPr>
        <w:pStyle w:val="BodyText"/>
        <w:tabs>
          <w:tab w:val="left" w:pos="0"/>
          <w:tab w:val="left" w:pos="900"/>
        </w:tabs>
        <w:spacing w:before="7"/>
        <w:ind w:right="-360" w:hanging="720"/>
        <w:jc w:val="center"/>
        <w:rPr>
          <w:rFonts w:ascii="Times New Roman" w:hAnsi="Times New Roman" w:cs="Times New Roman"/>
          <w:b/>
          <w:sz w:val="24"/>
          <w:szCs w:val="24"/>
        </w:rPr>
      </w:pPr>
    </w:p>
    <w:p w14:paraId="0BBE60F5" w14:textId="740D2459" w:rsidR="0093055F" w:rsidRDefault="0051499F" w:rsidP="00442039">
      <w:pPr>
        <w:pStyle w:val="BodyText"/>
        <w:tabs>
          <w:tab w:val="left" w:pos="0"/>
        </w:tabs>
        <w:spacing w:line="228" w:lineRule="auto"/>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Paul taught older children, </w:t>
      </w:r>
      <w:r w:rsidR="00727333">
        <w:rPr>
          <w:rFonts w:ascii="Times New Roman" w:hAnsi="Times New Roman" w:cs="Times New Roman"/>
          <w:color w:val="231F20"/>
          <w:sz w:val="24"/>
          <w:szCs w:val="24"/>
        </w:rPr>
        <w:t xml:space="preserve">6 </w:t>
      </w:r>
      <w:r w:rsidRPr="007A1039">
        <w:rPr>
          <w:rFonts w:ascii="Times New Roman" w:hAnsi="Times New Roman" w:cs="Times New Roman"/>
          <w:color w:val="231F20"/>
          <w:sz w:val="24"/>
          <w:szCs w:val="24"/>
        </w:rPr>
        <w:t xml:space="preserve">to </w:t>
      </w:r>
      <w:r w:rsidR="00727333">
        <w:rPr>
          <w:rFonts w:ascii="Times New Roman" w:hAnsi="Times New Roman" w:cs="Times New Roman"/>
          <w:color w:val="231F20"/>
          <w:sz w:val="24"/>
          <w:szCs w:val="24"/>
        </w:rPr>
        <w:t>8</w:t>
      </w:r>
      <w:r w:rsidRPr="007A1039">
        <w:rPr>
          <w:rFonts w:ascii="Times New Roman" w:hAnsi="Times New Roman" w:cs="Times New Roman"/>
          <w:color w:val="231F20"/>
          <w:sz w:val="24"/>
          <w:szCs w:val="24"/>
        </w:rPr>
        <w:t xml:space="preserve">, who knew the order of months and understood that a year has 12 months, or 365 days, and a day has 24 hours. </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 taped </w:t>
      </w:r>
      <w:r w:rsidR="00895D1E">
        <w:rPr>
          <w:rFonts w:ascii="Times New Roman" w:hAnsi="Times New Roman" w:cs="Times New Roman"/>
          <w:color w:val="231F20"/>
          <w:sz w:val="24"/>
          <w:szCs w:val="24"/>
        </w:rPr>
        <w:t>12</w:t>
      </w:r>
      <w:r w:rsidRPr="007A1039">
        <w:rPr>
          <w:rFonts w:ascii="Times New Roman" w:hAnsi="Times New Roman" w:cs="Times New Roman"/>
          <w:color w:val="231F20"/>
          <w:sz w:val="24"/>
          <w:szCs w:val="24"/>
        </w:rPr>
        <w:t xml:space="preserve"> calendar pages</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January through December</w:t>
      </w:r>
      <w:r w:rsidR="00740940">
        <w:rPr>
          <w:rFonts w:ascii="Times New Roman" w:hAnsi="Times New Roman" w:cs="Times New Roman"/>
          <w:color w:val="231F20"/>
          <w:sz w:val="24"/>
          <w:szCs w:val="24"/>
        </w:rPr>
        <w:t>,</w:t>
      </w:r>
      <w:r w:rsidR="006265D5">
        <w:rPr>
          <w:rFonts w:ascii="Times New Roman" w:hAnsi="Times New Roman" w:cs="Times New Roman"/>
          <w:color w:val="231F20"/>
          <w:sz w:val="24"/>
          <w:szCs w:val="24"/>
        </w:rPr>
        <w:t xml:space="preserve"> in a row o</w:t>
      </w:r>
      <w:r w:rsidR="00C57F2F">
        <w:rPr>
          <w:rFonts w:ascii="Times New Roman" w:hAnsi="Times New Roman" w:cs="Times New Roman"/>
          <w:color w:val="231F20"/>
          <w:sz w:val="24"/>
          <w:szCs w:val="24"/>
        </w:rPr>
        <w:t>n the wall</w:t>
      </w:r>
      <w:r w:rsidRPr="007A1039">
        <w:rPr>
          <w:rFonts w:ascii="Times New Roman" w:hAnsi="Times New Roman" w:cs="Times New Roman"/>
          <w:color w:val="231F20"/>
          <w:sz w:val="24"/>
          <w:szCs w:val="24"/>
        </w:rPr>
        <w:t xml:space="preserve"> and </w:t>
      </w:r>
      <w:r w:rsidR="006265D5">
        <w:rPr>
          <w:rFonts w:ascii="Times New Roman" w:hAnsi="Times New Roman" w:cs="Times New Roman"/>
          <w:color w:val="231F20"/>
          <w:sz w:val="24"/>
          <w:szCs w:val="24"/>
        </w:rPr>
        <w:t>circled</w:t>
      </w:r>
      <w:r w:rsidRPr="007A1039">
        <w:rPr>
          <w:rFonts w:ascii="Times New Roman" w:hAnsi="Times New Roman" w:cs="Times New Roman"/>
          <w:color w:val="231F20"/>
          <w:sz w:val="24"/>
          <w:szCs w:val="24"/>
        </w:rPr>
        <w:t xml:space="preserve"> December 3</w:t>
      </w:r>
      <w:r w:rsidR="006265D5">
        <w:rPr>
          <w:rFonts w:ascii="Times New Roman" w:hAnsi="Times New Roman" w:cs="Times New Roman"/>
          <w:color w:val="231F20"/>
          <w:sz w:val="24"/>
          <w:szCs w:val="24"/>
        </w:rPr>
        <w:t>1 in</w:t>
      </w:r>
      <w:r w:rsidRPr="007A1039">
        <w:rPr>
          <w:rFonts w:ascii="Times New Roman" w:hAnsi="Times New Roman" w:cs="Times New Roman"/>
          <w:color w:val="231F20"/>
          <w:sz w:val="24"/>
          <w:szCs w:val="24"/>
        </w:rPr>
        <w:t xml:space="preserve"> red. </w:t>
      </w:r>
      <w:r w:rsidR="00353E75">
        <w:rPr>
          <w:rFonts w:ascii="Times New Roman" w:hAnsi="Times New Roman" w:cs="Times New Roman"/>
          <w:color w:val="231F20"/>
          <w:sz w:val="24"/>
          <w:szCs w:val="24"/>
        </w:rPr>
        <w:t>W</w:t>
      </w:r>
      <w:r w:rsidRPr="007A1039">
        <w:rPr>
          <w:rFonts w:ascii="Times New Roman" w:hAnsi="Times New Roman" w:cs="Times New Roman"/>
          <w:color w:val="231F20"/>
          <w:sz w:val="24"/>
          <w:szCs w:val="24"/>
        </w:rPr>
        <w:t>alk</w:t>
      </w:r>
      <w:r w:rsidR="00353E75">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along the </w:t>
      </w:r>
      <w:r w:rsidR="003F4D73">
        <w:rPr>
          <w:rFonts w:ascii="Times New Roman" w:hAnsi="Times New Roman" w:cs="Times New Roman"/>
          <w:color w:val="231F20"/>
          <w:sz w:val="24"/>
          <w:szCs w:val="24"/>
        </w:rPr>
        <w:t>row</w:t>
      </w:r>
      <w:r w:rsidR="00180244">
        <w:rPr>
          <w:rFonts w:ascii="Times New Roman" w:hAnsi="Times New Roman" w:cs="Times New Roman"/>
          <w:color w:val="231F20"/>
          <w:sz w:val="24"/>
          <w:szCs w:val="24"/>
        </w:rPr>
        <w:t>, Paul</w:t>
      </w:r>
      <w:r w:rsidR="003E5FA0">
        <w:rPr>
          <w:rFonts w:ascii="Times New Roman" w:hAnsi="Times New Roman" w:cs="Times New Roman"/>
          <w:color w:val="231F20"/>
          <w:sz w:val="24"/>
          <w:szCs w:val="24"/>
        </w:rPr>
        <w:t xml:space="preserve"> </w:t>
      </w:r>
      <w:r w:rsidR="003F4D73">
        <w:rPr>
          <w:rFonts w:ascii="Times New Roman" w:hAnsi="Times New Roman" w:cs="Times New Roman"/>
          <w:color w:val="231F20"/>
          <w:sz w:val="24"/>
          <w:szCs w:val="24"/>
        </w:rPr>
        <w:t xml:space="preserve"> </w:t>
      </w:r>
      <w:r w:rsidR="003E5FA0">
        <w:rPr>
          <w:rFonts w:ascii="Times New Roman" w:hAnsi="Times New Roman" w:cs="Times New Roman"/>
          <w:color w:val="231F20"/>
          <w:sz w:val="24"/>
          <w:szCs w:val="24"/>
        </w:rPr>
        <w:t>s</w:t>
      </w:r>
      <w:r w:rsidR="003E5FA0" w:rsidRPr="007A1039">
        <w:rPr>
          <w:rFonts w:ascii="Times New Roman" w:hAnsi="Times New Roman" w:cs="Times New Roman"/>
          <w:color w:val="231F20"/>
          <w:sz w:val="24"/>
          <w:szCs w:val="24"/>
        </w:rPr>
        <w:t>olemnly</w:t>
      </w:r>
      <w:r w:rsidR="003E5FA0">
        <w:rPr>
          <w:rFonts w:ascii="Times New Roman" w:hAnsi="Times New Roman" w:cs="Times New Roman"/>
          <w:color w:val="231F20"/>
          <w:sz w:val="24"/>
          <w:szCs w:val="24"/>
        </w:rPr>
        <w:t xml:space="preserve"> studied the pages</w:t>
      </w:r>
      <w:r w:rsidR="00180244">
        <w:rPr>
          <w:rFonts w:ascii="Times New Roman" w:hAnsi="Times New Roman" w:cs="Times New Roman"/>
          <w:color w:val="231F20"/>
          <w:sz w:val="24"/>
          <w:szCs w:val="24"/>
        </w:rPr>
        <w:t>, w</w:t>
      </w:r>
      <w:r w:rsidR="003B7871">
        <w:rPr>
          <w:rFonts w:ascii="Times New Roman" w:hAnsi="Times New Roman" w:cs="Times New Roman"/>
          <w:color w:val="231F20"/>
          <w:sz w:val="24"/>
          <w:szCs w:val="24"/>
        </w:rPr>
        <w:t xml:space="preserve">ith great intention </w:t>
      </w:r>
      <w:r w:rsidR="003F4D73">
        <w:rPr>
          <w:rFonts w:ascii="Times New Roman" w:hAnsi="Times New Roman" w:cs="Times New Roman"/>
          <w:color w:val="231F20"/>
          <w:sz w:val="24"/>
          <w:szCs w:val="24"/>
        </w:rPr>
        <w:t>stopped, pointed to December 31</w:t>
      </w:r>
      <w:r w:rsidR="003B7871">
        <w:rPr>
          <w:rFonts w:ascii="Times New Roman" w:hAnsi="Times New Roman" w:cs="Times New Roman"/>
          <w:color w:val="231F20"/>
          <w:sz w:val="24"/>
          <w:szCs w:val="24"/>
        </w:rPr>
        <w:t>, and</w:t>
      </w:r>
      <w:r w:rsidR="003F4D73">
        <w:rPr>
          <w:rFonts w:ascii="Times New Roman" w:hAnsi="Times New Roman" w:cs="Times New Roman"/>
          <w:color w:val="231F20"/>
          <w:sz w:val="24"/>
          <w:szCs w:val="24"/>
        </w:rPr>
        <w:t xml:space="preserve"> explained</w:t>
      </w:r>
      <w:r w:rsidRPr="007A1039">
        <w:rPr>
          <w:rFonts w:ascii="Times New Roman" w:hAnsi="Times New Roman" w:cs="Times New Roman"/>
          <w:color w:val="231F20"/>
          <w:sz w:val="24"/>
          <w:szCs w:val="24"/>
        </w:rPr>
        <w:t xml:space="preserve">: </w:t>
      </w:r>
      <w:r w:rsidR="002065DF">
        <w:rPr>
          <w:rFonts w:ascii="Times New Roman" w:hAnsi="Times New Roman" w:cs="Times New Roman"/>
          <w:color w:val="231F20"/>
          <w:sz w:val="24"/>
          <w:szCs w:val="24"/>
        </w:rPr>
        <w:t>“</w:t>
      </w:r>
      <w:r w:rsidRPr="007A1039">
        <w:rPr>
          <w:rFonts w:ascii="Times New Roman" w:hAnsi="Times New Roman" w:cs="Times New Roman"/>
          <w:color w:val="231F20"/>
          <w:sz w:val="24"/>
          <w:szCs w:val="24"/>
        </w:rPr>
        <w:t>We, humans, are newcomers. Imagine</w:t>
      </w:r>
      <w:r w:rsidR="00740940">
        <w:rPr>
          <w:rFonts w:ascii="Times New Roman" w:hAnsi="Times New Roman" w:cs="Times New Roman"/>
          <w:color w:val="231F20"/>
          <w:sz w:val="24"/>
          <w:szCs w:val="24"/>
        </w:rPr>
        <w:t>: T</w:t>
      </w:r>
      <w:r w:rsidRPr="007A1039">
        <w:rPr>
          <w:rFonts w:ascii="Times New Roman" w:hAnsi="Times New Roman" w:cs="Times New Roman"/>
          <w:color w:val="231F20"/>
          <w:sz w:val="24"/>
          <w:szCs w:val="24"/>
        </w:rPr>
        <w:t xml:space="preserve">hese 12 pages of a </w:t>
      </w:r>
      <w:r w:rsidRPr="002065DF">
        <w:rPr>
          <w:rFonts w:ascii="Times New Roman" w:hAnsi="Times New Roman" w:cs="Times New Roman"/>
          <w:i/>
          <w:iCs/>
          <w:color w:val="231F20"/>
          <w:sz w:val="24"/>
          <w:szCs w:val="24"/>
        </w:rPr>
        <w:t>single year</w:t>
      </w:r>
      <w:r w:rsidRPr="007A1039">
        <w:rPr>
          <w:rFonts w:ascii="Times New Roman" w:hAnsi="Times New Roman" w:cs="Times New Roman"/>
          <w:color w:val="231F20"/>
          <w:sz w:val="24"/>
          <w:szCs w:val="24"/>
        </w:rPr>
        <w:t xml:space="preserve"> represent</w:t>
      </w:r>
      <w:r w:rsidR="002315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sidRPr="002065DF">
        <w:rPr>
          <w:rFonts w:ascii="Times New Roman" w:hAnsi="Times New Roman" w:cs="Times New Roman"/>
          <w:i/>
          <w:iCs/>
          <w:color w:val="231F20"/>
          <w:sz w:val="24"/>
          <w:szCs w:val="24"/>
        </w:rPr>
        <w:t>billions of</w:t>
      </w:r>
      <w:r w:rsidR="0025681F" w:rsidRPr="002065DF">
        <w:rPr>
          <w:rFonts w:ascii="Times New Roman" w:hAnsi="Times New Roman" w:cs="Times New Roman"/>
          <w:i/>
          <w:iCs/>
          <w:color w:val="231F20"/>
          <w:sz w:val="24"/>
          <w:szCs w:val="24"/>
        </w:rPr>
        <w:t xml:space="preserve"> </w:t>
      </w:r>
      <w:r w:rsidRPr="002065DF">
        <w:rPr>
          <w:rFonts w:ascii="Times New Roman" w:hAnsi="Times New Roman" w:cs="Times New Roman"/>
          <w:i/>
          <w:iCs/>
          <w:color w:val="231F20"/>
          <w:sz w:val="24"/>
          <w:szCs w:val="24"/>
        </w:rPr>
        <w:t>years</w:t>
      </w:r>
      <w:r w:rsidRPr="007A1039">
        <w:rPr>
          <w:rFonts w:ascii="Times New Roman" w:hAnsi="Times New Roman" w:cs="Times New Roman"/>
          <w:color w:val="231F20"/>
          <w:sz w:val="24"/>
          <w:szCs w:val="24"/>
        </w:rPr>
        <w:t xml:space="preserve"> life has existed on Earth. We humans would have appeared on the last day of the year, December 31, at </w:t>
      </w:r>
      <w:r w:rsidR="0093055F">
        <w:rPr>
          <w:rFonts w:ascii="Times New Roman" w:hAnsi="Times New Roman" w:cs="Times New Roman"/>
          <w:color w:val="231F20"/>
          <w:sz w:val="24"/>
          <w:szCs w:val="24"/>
        </w:rPr>
        <w:t>1</w:t>
      </w:r>
      <w:r w:rsidRPr="007A1039">
        <w:rPr>
          <w:rFonts w:ascii="Times New Roman" w:hAnsi="Times New Roman" w:cs="Times New Roman"/>
          <w:color w:val="231F20"/>
          <w:sz w:val="24"/>
          <w:szCs w:val="24"/>
        </w:rPr>
        <w:t xml:space="preserve"> minute and </w:t>
      </w:r>
      <w:r w:rsidR="0093055F">
        <w:rPr>
          <w:rFonts w:ascii="Times New Roman" w:hAnsi="Times New Roman" w:cs="Times New Roman"/>
          <w:color w:val="231F20"/>
          <w:sz w:val="24"/>
          <w:szCs w:val="24"/>
        </w:rPr>
        <w:t>36</w:t>
      </w:r>
      <w:r w:rsidRPr="007A1039">
        <w:rPr>
          <w:rFonts w:ascii="Times New Roman" w:hAnsi="Times New Roman" w:cs="Times New Roman"/>
          <w:color w:val="231F20"/>
          <w:sz w:val="24"/>
          <w:szCs w:val="24"/>
        </w:rPr>
        <w:t xml:space="preserve"> seconds before midnight</w:t>
      </w:r>
      <w:r w:rsidR="00740940">
        <w:rPr>
          <w:rFonts w:ascii="Times New Roman" w:hAnsi="Times New Roman" w:cs="Times New Roman"/>
          <w:color w:val="231F20"/>
          <w:sz w:val="24"/>
          <w:szCs w:val="24"/>
        </w:rPr>
        <w:t>, the time when the year ends</w:t>
      </w:r>
      <w:r w:rsidRPr="007A1039">
        <w:rPr>
          <w:rFonts w:ascii="Times New Roman" w:hAnsi="Times New Roman" w:cs="Times New Roman"/>
          <w:color w:val="231F20"/>
          <w:sz w:val="24"/>
          <w:szCs w:val="24"/>
        </w:rPr>
        <w:t>.</w:t>
      </w:r>
      <w:r w:rsidR="0093055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315D7">
        <w:rPr>
          <w:rFonts w:ascii="Times New Roman" w:hAnsi="Times New Roman" w:cs="Times New Roman"/>
          <w:color w:val="231F20"/>
          <w:sz w:val="24"/>
          <w:szCs w:val="24"/>
        </w:rPr>
        <w:t xml:space="preserve"> </w:t>
      </w:r>
    </w:p>
    <w:p w14:paraId="5DF52D0D" w14:textId="290B839D" w:rsidR="0093055F" w:rsidRDefault="0093055F" w:rsidP="00442039">
      <w:pPr>
        <w:pStyle w:val="BodyText"/>
        <w:tabs>
          <w:tab w:val="left" w:pos="0"/>
          <w:tab w:val="left" w:pos="900"/>
        </w:tabs>
        <w:spacing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4C74EE">
        <w:rPr>
          <w:rFonts w:ascii="Times New Roman" w:hAnsi="Times New Roman" w:cs="Times New Roman"/>
          <w:color w:val="231F20"/>
          <w:sz w:val="24"/>
          <w:szCs w:val="24"/>
        </w:rPr>
        <w:t>On the wall hung</w:t>
      </w:r>
      <w:r>
        <w:rPr>
          <w:rFonts w:ascii="Times New Roman" w:hAnsi="Times New Roman" w:cs="Times New Roman"/>
          <w:color w:val="231F20"/>
          <w:sz w:val="24"/>
          <w:szCs w:val="24"/>
        </w:rPr>
        <w:t xml:space="preserve"> an old-fashioned schoolroom clock with </w:t>
      </w:r>
      <w:r w:rsidR="008160B1">
        <w:rPr>
          <w:rFonts w:ascii="Times New Roman" w:hAnsi="Times New Roman" w:cs="Times New Roman"/>
          <w:color w:val="231F20"/>
          <w:sz w:val="24"/>
          <w:szCs w:val="24"/>
        </w:rPr>
        <w:t xml:space="preserve">pointers, called </w:t>
      </w:r>
      <w:r w:rsidR="00632988">
        <w:rPr>
          <w:rFonts w:ascii="Times New Roman" w:hAnsi="Times New Roman" w:cs="Times New Roman"/>
          <w:color w:val="231F20"/>
          <w:sz w:val="24"/>
          <w:szCs w:val="24"/>
        </w:rPr>
        <w:t>“</w:t>
      </w:r>
      <w:r>
        <w:rPr>
          <w:rFonts w:ascii="Times New Roman" w:hAnsi="Times New Roman" w:cs="Times New Roman"/>
          <w:color w:val="231F20"/>
          <w:sz w:val="24"/>
          <w:szCs w:val="24"/>
        </w:rPr>
        <w:t>hands</w:t>
      </w:r>
      <w:r w:rsidR="00632988">
        <w:rPr>
          <w:rFonts w:ascii="Times New Roman" w:hAnsi="Times New Roman" w:cs="Times New Roman"/>
          <w:color w:val="231F20"/>
          <w:sz w:val="24"/>
          <w:szCs w:val="24"/>
        </w:rPr>
        <w:t>”</w:t>
      </w:r>
      <w:r w:rsidR="008160B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8160B1">
        <w:rPr>
          <w:rFonts w:ascii="Times New Roman" w:hAnsi="Times New Roman" w:cs="Times New Roman"/>
          <w:color w:val="231F20"/>
          <w:sz w:val="24"/>
          <w:szCs w:val="24"/>
        </w:rPr>
        <w:t>an</w:t>
      </w:r>
      <w:r>
        <w:rPr>
          <w:rFonts w:ascii="Times New Roman" w:hAnsi="Times New Roman" w:cs="Times New Roman"/>
          <w:color w:val="231F20"/>
          <w:sz w:val="24"/>
          <w:szCs w:val="24"/>
        </w:rPr>
        <w:t xml:space="preserve"> hour</w:t>
      </w:r>
      <w:r w:rsidR="005E04C8">
        <w:rPr>
          <w:rFonts w:ascii="Times New Roman" w:hAnsi="Times New Roman" w:cs="Times New Roman"/>
          <w:color w:val="231F20"/>
          <w:sz w:val="24"/>
          <w:szCs w:val="24"/>
        </w:rPr>
        <w:t>-</w:t>
      </w:r>
      <w:r w:rsidR="008160B1">
        <w:rPr>
          <w:rFonts w:ascii="Times New Roman" w:hAnsi="Times New Roman" w:cs="Times New Roman"/>
          <w:color w:val="231F20"/>
          <w:sz w:val="24"/>
          <w:szCs w:val="24"/>
        </w:rPr>
        <w:t>hand</w:t>
      </w:r>
      <w:r>
        <w:rPr>
          <w:rFonts w:ascii="Times New Roman" w:hAnsi="Times New Roman" w:cs="Times New Roman"/>
          <w:color w:val="231F20"/>
          <w:sz w:val="24"/>
          <w:szCs w:val="24"/>
        </w:rPr>
        <w:t>, minute</w:t>
      </w:r>
      <w:r w:rsidR="005E04C8">
        <w:rPr>
          <w:rFonts w:ascii="Times New Roman" w:hAnsi="Times New Roman" w:cs="Times New Roman"/>
          <w:color w:val="231F20"/>
          <w:sz w:val="24"/>
          <w:szCs w:val="24"/>
        </w:rPr>
        <w:t>-</w:t>
      </w:r>
      <w:r w:rsidR="008160B1">
        <w:rPr>
          <w:rFonts w:ascii="Times New Roman" w:hAnsi="Times New Roman" w:cs="Times New Roman"/>
          <w:color w:val="231F20"/>
          <w:sz w:val="24"/>
          <w:szCs w:val="24"/>
        </w:rPr>
        <w:t>hand</w:t>
      </w:r>
      <w:r>
        <w:rPr>
          <w:rFonts w:ascii="Times New Roman" w:hAnsi="Times New Roman" w:cs="Times New Roman"/>
          <w:color w:val="231F20"/>
          <w:sz w:val="24"/>
          <w:szCs w:val="24"/>
        </w:rPr>
        <w:t>, and second</w:t>
      </w:r>
      <w:r w:rsidR="005E04C8">
        <w:rPr>
          <w:rFonts w:ascii="Times New Roman" w:hAnsi="Times New Roman" w:cs="Times New Roman"/>
          <w:color w:val="231F20"/>
          <w:sz w:val="24"/>
          <w:szCs w:val="24"/>
        </w:rPr>
        <w:t>-</w:t>
      </w:r>
      <w:r w:rsidR="008160B1">
        <w:rPr>
          <w:rFonts w:ascii="Times New Roman" w:hAnsi="Times New Roman" w:cs="Times New Roman"/>
          <w:color w:val="231F20"/>
          <w:sz w:val="24"/>
          <w:szCs w:val="24"/>
        </w:rPr>
        <w:t>hand</w:t>
      </w:r>
      <w:r>
        <w:rPr>
          <w:rFonts w:ascii="Times New Roman" w:hAnsi="Times New Roman" w:cs="Times New Roman"/>
          <w:color w:val="231F20"/>
          <w:sz w:val="24"/>
          <w:szCs w:val="24"/>
        </w:rPr>
        <w:t xml:space="preserve">. “Now watch!” Paul said, and traced the second hand </w:t>
      </w:r>
      <w:r w:rsidR="00CB10D3">
        <w:rPr>
          <w:rFonts w:ascii="Times New Roman" w:hAnsi="Times New Roman" w:cs="Times New Roman"/>
          <w:color w:val="231F20"/>
          <w:sz w:val="24"/>
          <w:szCs w:val="24"/>
        </w:rPr>
        <w:t>through a</w:t>
      </w:r>
      <w:r>
        <w:rPr>
          <w:rFonts w:ascii="Times New Roman" w:hAnsi="Times New Roman" w:cs="Times New Roman"/>
          <w:color w:val="231F20"/>
          <w:sz w:val="24"/>
          <w:szCs w:val="24"/>
        </w:rPr>
        <w:t xml:space="preserve"> minute</w:t>
      </w:r>
      <w:r w:rsidR="00F85CED">
        <w:rPr>
          <w:rFonts w:ascii="Times New Roman" w:hAnsi="Times New Roman" w:cs="Times New Roman"/>
          <w:color w:val="231F20"/>
          <w:sz w:val="24"/>
          <w:szCs w:val="24"/>
        </w:rPr>
        <w:t xml:space="preserve"> (60 seconds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 and 36 seconds. The class compared the full year to the less</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than</w:t>
      </w:r>
      <w:r w:rsidR="00894C04">
        <w:rPr>
          <w:rFonts w:ascii="Times New Roman" w:hAnsi="Times New Roman" w:cs="Times New Roman"/>
          <w:color w:val="231F20"/>
          <w:sz w:val="24"/>
          <w:szCs w:val="24"/>
        </w:rPr>
        <w:t>-</w:t>
      </w:r>
      <w:r>
        <w:rPr>
          <w:rFonts w:ascii="Times New Roman" w:hAnsi="Times New Roman" w:cs="Times New Roman"/>
          <w:color w:val="231F20"/>
          <w:sz w:val="24"/>
          <w:szCs w:val="24"/>
        </w:rPr>
        <w:t xml:space="preserve">2-minute time. </w:t>
      </w:r>
      <w:r w:rsidR="005B4FF6">
        <w:rPr>
          <w:rFonts w:ascii="Times New Roman" w:hAnsi="Times New Roman" w:cs="Times New Roman"/>
          <w:color w:val="231F20"/>
          <w:sz w:val="24"/>
          <w:szCs w:val="24"/>
        </w:rPr>
        <w:t>The game was an analogy for how</w:t>
      </w:r>
      <w:r>
        <w:rPr>
          <w:rFonts w:ascii="Times New Roman" w:hAnsi="Times New Roman" w:cs="Times New Roman"/>
          <w:color w:val="231F20"/>
          <w:sz w:val="24"/>
          <w:szCs w:val="24"/>
        </w:rPr>
        <w:t xml:space="preserve"> </w:t>
      </w:r>
      <w:r w:rsidR="00833224">
        <w:rPr>
          <w:rFonts w:ascii="Times New Roman" w:hAnsi="Times New Roman" w:cs="Times New Roman"/>
          <w:color w:val="231F20"/>
          <w:sz w:val="24"/>
          <w:szCs w:val="24"/>
        </w:rPr>
        <w:t>billions</w:t>
      </w:r>
      <w:r>
        <w:rPr>
          <w:rFonts w:ascii="Times New Roman" w:hAnsi="Times New Roman" w:cs="Times New Roman"/>
          <w:color w:val="231F20"/>
          <w:sz w:val="24"/>
          <w:szCs w:val="24"/>
        </w:rPr>
        <w:t xml:space="preserve"> of years </w:t>
      </w:r>
      <w:r w:rsidR="005B4FF6">
        <w:rPr>
          <w:rFonts w:ascii="Times New Roman" w:hAnsi="Times New Roman" w:cs="Times New Roman"/>
          <w:color w:val="231F20"/>
          <w:sz w:val="24"/>
          <w:szCs w:val="24"/>
        </w:rPr>
        <w:t xml:space="preserve">(Earth’s age) compare </w:t>
      </w:r>
      <w:r>
        <w:rPr>
          <w:rFonts w:ascii="Times New Roman" w:hAnsi="Times New Roman" w:cs="Times New Roman"/>
          <w:color w:val="231F20"/>
          <w:sz w:val="24"/>
          <w:szCs w:val="24"/>
        </w:rPr>
        <w:t>to 96 seconds</w:t>
      </w:r>
      <w:r w:rsidR="005B4FF6">
        <w:rPr>
          <w:rFonts w:ascii="Times New Roman" w:hAnsi="Times New Roman" w:cs="Times New Roman"/>
          <w:color w:val="231F20"/>
          <w:sz w:val="24"/>
          <w:szCs w:val="24"/>
        </w:rPr>
        <w:t xml:space="preserve"> (humans’ time on Earth)</w:t>
      </w:r>
      <w:r>
        <w:rPr>
          <w:rFonts w:ascii="Times New Roman" w:hAnsi="Times New Roman" w:cs="Times New Roman"/>
          <w:color w:val="231F20"/>
          <w:sz w:val="24"/>
          <w:szCs w:val="24"/>
        </w:rPr>
        <w:t>.</w:t>
      </w:r>
    </w:p>
    <w:p w14:paraId="4E0CB5F0" w14:textId="48AFACA2" w:rsidR="00126E85" w:rsidRDefault="0093055F" w:rsidP="000621F4">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 xml:space="preserve">Paul showed his students Carl Sagan’s famous film </w:t>
      </w:r>
      <w:r>
        <w:rPr>
          <w:rFonts w:ascii="Times New Roman" w:hAnsi="Times New Roman" w:cs="Times New Roman"/>
          <w:color w:val="231F20"/>
          <w:sz w:val="24"/>
          <w:szCs w:val="24"/>
        </w:rPr>
        <w:t>“Cosmic Calendar”</w:t>
      </w:r>
      <w:r w:rsidR="00A52E10" w:rsidRPr="00A52E10">
        <w:rPr>
          <w:rFonts w:ascii="Times New Roman" w:hAnsi="Times New Roman" w:cs="Times New Roman"/>
          <w:color w:val="231F20"/>
          <w:sz w:val="24"/>
          <w:szCs w:val="24"/>
        </w:rPr>
        <w:t xml:space="preserve"> </w:t>
      </w:r>
      <w:r w:rsidR="00A52E10">
        <w:rPr>
          <w:rFonts w:ascii="Times New Roman" w:hAnsi="Times New Roman" w:cs="Times New Roman"/>
          <w:color w:val="231F20"/>
          <w:sz w:val="24"/>
          <w:szCs w:val="24"/>
        </w:rPr>
        <w:t>from the</w:t>
      </w:r>
      <w:r w:rsidR="00A52E10" w:rsidRPr="007A1039">
        <w:rPr>
          <w:rFonts w:ascii="Times New Roman" w:hAnsi="Times New Roman" w:cs="Times New Roman"/>
          <w:color w:val="231F20"/>
          <w:sz w:val="24"/>
          <w:szCs w:val="24"/>
        </w:rPr>
        <w:t xml:space="preserve"> TV series </w:t>
      </w:r>
      <w:r w:rsidR="00A52E10" w:rsidRPr="007A1039">
        <w:rPr>
          <w:rFonts w:ascii="Times New Roman" w:hAnsi="Times New Roman" w:cs="Times New Roman"/>
          <w:i/>
          <w:color w:val="231F20"/>
          <w:sz w:val="24"/>
          <w:szCs w:val="24"/>
        </w:rPr>
        <w:t>Cosmos</w:t>
      </w:r>
      <w:r w:rsidR="00A52E10" w:rsidRPr="007A1039">
        <w:rPr>
          <w:rFonts w:ascii="Times New Roman" w:hAnsi="Times New Roman" w:cs="Times New Roman"/>
          <w:color w:val="231F20"/>
          <w:sz w:val="24"/>
          <w:szCs w:val="24"/>
        </w:rPr>
        <w:t>.</w:t>
      </w:r>
      <w:r w:rsidR="00CC09D9">
        <w:rPr>
          <w:rFonts w:ascii="Times New Roman" w:hAnsi="Times New Roman" w:cs="Times New Roman"/>
          <w:color w:val="231F20"/>
          <w:sz w:val="24"/>
          <w:szCs w:val="24"/>
        </w:rPr>
        <w:t xml:space="preserve"> </w:t>
      </w:r>
      <w:r w:rsidR="00AC15B1">
        <w:rPr>
          <w:rFonts w:ascii="Times New Roman" w:hAnsi="Times New Roman" w:cs="Times New Roman"/>
          <w:color w:val="231F20"/>
          <w:sz w:val="24"/>
          <w:szCs w:val="24"/>
        </w:rPr>
        <w:t>[</w:t>
      </w:r>
      <w:r w:rsidR="000B005D">
        <w:rPr>
          <w:rFonts w:ascii="Times New Roman" w:hAnsi="Times New Roman" w:cs="Times New Roman"/>
          <w:color w:val="231F20"/>
          <w:sz w:val="24"/>
          <w:szCs w:val="24"/>
        </w:rPr>
        <w:t>15</w:t>
      </w:r>
      <w:r w:rsidR="00AC15B1">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5B66DB">
        <w:rPr>
          <w:rFonts w:ascii="Times New Roman" w:hAnsi="Times New Roman" w:cs="Times New Roman"/>
          <w:color w:val="231F20"/>
          <w:sz w:val="24"/>
          <w:szCs w:val="24"/>
        </w:rPr>
        <w:t>(</w:t>
      </w:r>
      <w:r w:rsidR="001614D5">
        <w:rPr>
          <w:rFonts w:ascii="Times New Roman" w:hAnsi="Times New Roman" w:cs="Times New Roman"/>
          <w:color w:val="231F20"/>
          <w:sz w:val="24"/>
          <w:szCs w:val="24"/>
        </w:rPr>
        <w:t>Enter Sagan Cosmic Calendar.</w:t>
      </w:r>
      <w:r w:rsidR="005B66DB">
        <w:rPr>
          <w:rFonts w:ascii="Times New Roman" w:hAnsi="Times New Roman" w:cs="Times New Roman"/>
          <w:color w:val="231F20"/>
          <w:sz w:val="24"/>
          <w:szCs w:val="24"/>
        </w:rPr>
        <w:t>)</w:t>
      </w:r>
      <w:r w:rsidR="00A52E10">
        <w:rPr>
          <w:rFonts w:ascii="Times New Roman" w:hAnsi="Times New Roman" w:cs="Times New Roman"/>
          <w:color w:val="231F20"/>
          <w:sz w:val="24"/>
          <w:szCs w:val="24"/>
        </w:rPr>
        <w:t xml:space="preserve">  </w:t>
      </w:r>
      <w:r w:rsidR="00EE74A5">
        <w:rPr>
          <w:rFonts w:ascii="Times New Roman" w:hAnsi="Times New Roman" w:cs="Times New Roman"/>
          <w:color w:val="231F20"/>
          <w:sz w:val="24"/>
          <w:szCs w:val="24"/>
        </w:rPr>
        <w:t>For several</w:t>
      </w:r>
      <w:r w:rsidR="001614D5">
        <w:rPr>
          <w:rFonts w:ascii="Times New Roman" w:hAnsi="Times New Roman" w:cs="Times New Roman"/>
          <w:color w:val="231F20"/>
          <w:sz w:val="24"/>
          <w:szCs w:val="24"/>
        </w:rPr>
        <w:t xml:space="preserve"> months, the class watched</w:t>
      </w:r>
      <w:r w:rsidR="00CF0FA2">
        <w:rPr>
          <w:rFonts w:ascii="Times New Roman" w:hAnsi="Times New Roman" w:cs="Times New Roman"/>
          <w:color w:val="231F20"/>
          <w:sz w:val="24"/>
          <w:szCs w:val="24"/>
        </w:rPr>
        <w:t xml:space="preserve">, mesmerized, </w:t>
      </w:r>
      <w:r w:rsidR="00A15A4A">
        <w:rPr>
          <w:rFonts w:ascii="Times New Roman" w:hAnsi="Times New Roman" w:cs="Times New Roman"/>
          <w:color w:val="231F20"/>
          <w:sz w:val="24"/>
          <w:szCs w:val="24"/>
        </w:rPr>
        <w:t xml:space="preserve">all 60-minute segments in </w:t>
      </w:r>
      <w:r w:rsidR="00A15A4A">
        <w:rPr>
          <w:rFonts w:ascii="Times New Roman" w:hAnsi="Times New Roman" w:cs="Times New Roman"/>
          <w:i/>
          <w:iCs/>
          <w:color w:val="231F20"/>
          <w:sz w:val="24"/>
          <w:szCs w:val="24"/>
        </w:rPr>
        <w:t xml:space="preserve">Cosmos’ </w:t>
      </w:r>
      <w:r w:rsidR="00A15A4A">
        <w:rPr>
          <w:rFonts w:ascii="Times New Roman" w:hAnsi="Times New Roman" w:cs="Times New Roman"/>
          <w:color w:val="231F20"/>
          <w:sz w:val="24"/>
          <w:szCs w:val="24"/>
        </w:rPr>
        <w:t>13</w:t>
      </w:r>
      <w:r w:rsidR="00487999">
        <w:rPr>
          <w:rFonts w:ascii="Times New Roman" w:hAnsi="Times New Roman" w:cs="Times New Roman"/>
          <w:color w:val="231F20"/>
          <w:sz w:val="24"/>
          <w:szCs w:val="24"/>
        </w:rPr>
        <w:t xml:space="preserve"> episodes, </w:t>
      </w:r>
      <w:r w:rsidR="00CF0FA2">
        <w:rPr>
          <w:rFonts w:ascii="Times New Roman" w:hAnsi="Times New Roman" w:cs="Times New Roman"/>
          <w:color w:val="231F20"/>
          <w:sz w:val="24"/>
          <w:szCs w:val="24"/>
        </w:rPr>
        <w:t>a</w:t>
      </w:r>
      <w:r w:rsidR="00F801BC">
        <w:rPr>
          <w:rFonts w:ascii="Times New Roman" w:hAnsi="Times New Roman" w:cs="Times New Roman"/>
          <w:color w:val="231F20"/>
          <w:sz w:val="24"/>
          <w:szCs w:val="24"/>
        </w:rPr>
        <w:t>nd had</w:t>
      </w:r>
      <w:r w:rsidR="00487999">
        <w:rPr>
          <w:rFonts w:ascii="Times New Roman" w:hAnsi="Times New Roman" w:cs="Times New Roman"/>
          <w:color w:val="231F20"/>
          <w:sz w:val="24"/>
          <w:szCs w:val="24"/>
        </w:rPr>
        <w:t xml:space="preserve"> long </w:t>
      </w:r>
      <w:r w:rsidR="00BF62A8">
        <w:rPr>
          <w:rFonts w:ascii="Times New Roman" w:hAnsi="Times New Roman" w:cs="Times New Roman"/>
          <w:color w:val="231F20"/>
          <w:sz w:val="24"/>
          <w:szCs w:val="24"/>
        </w:rPr>
        <w:t>conversat</w:t>
      </w:r>
      <w:r w:rsidR="00487999">
        <w:rPr>
          <w:rFonts w:ascii="Times New Roman" w:hAnsi="Times New Roman" w:cs="Times New Roman"/>
          <w:color w:val="231F20"/>
          <w:sz w:val="24"/>
          <w:szCs w:val="24"/>
        </w:rPr>
        <w:t>ions about each</w:t>
      </w:r>
      <w:r w:rsidR="001614D5">
        <w:rPr>
          <w:rFonts w:ascii="Times New Roman" w:hAnsi="Times New Roman" w:cs="Times New Roman"/>
          <w:color w:val="231F20"/>
          <w:sz w:val="24"/>
          <w:szCs w:val="24"/>
        </w:rPr>
        <w:t xml:space="preserve">. </w:t>
      </w:r>
      <w:r w:rsidR="00487999">
        <w:rPr>
          <w:rFonts w:ascii="Times New Roman" w:hAnsi="Times New Roman" w:cs="Times New Roman"/>
          <w:color w:val="231F20"/>
          <w:sz w:val="24"/>
          <w:szCs w:val="24"/>
        </w:rPr>
        <w:t>The ideas grabbed the attention of the entire class</w:t>
      </w:r>
      <w:r w:rsidR="00640D44">
        <w:rPr>
          <w:rFonts w:ascii="Times New Roman" w:hAnsi="Times New Roman" w:cs="Times New Roman"/>
          <w:color w:val="231F20"/>
          <w:sz w:val="24"/>
          <w:szCs w:val="24"/>
        </w:rPr>
        <w:t xml:space="preserve">.  </w:t>
      </w:r>
    </w:p>
    <w:p w14:paraId="22F3AE03" w14:textId="77E657AC" w:rsidR="00212AAF" w:rsidRDefault="007B473F"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7366870" w14:textId="0870E0E9" w:rsidR="00212AAF" w:rsidRPr="00C80F27" w:rsidRDefault="000C7EAD" w:rsidP="003F0B7B">
      <w:pPr>
        <w:pStyle w:val="BodyA"/>
        <w:spacing w:after="0"/>
        <w:rPr>
          <w:rStyle w:val="NoneA"/>
          <w:rFonts w:ascii="Times New Roman" w:eastAsia="Times New Roman" w:hAnsi="Times New Roman" w:cs="Times New Roman"/>
          <w:b/>
          <w:bCs/>
          <w:i/>
          <w:iCs/>
          <w:sz w:val="24"/>
          <w:szCs w:val="24"/>
        </w:rPr>
      </w:pPr>
      <w:r>
        <w:rPr>
          <w:rStyle w:val="NoneA"/>
          <w:rFonts w:ascii="Times New Roman" w:hAnsi="Times New Roman"/>
          <w:b/>
          <w:bCs/>
          <w:sz w:val="24"/>
          <w:szCs w:val="24"/>
        </w:rPr>
        <w:t xml:space="preserve">Vignette: </w:t>
      </w:r>
      <w:r w:rsidR="00C80F27" w:rsidRPr="00C80F27">
        <w:rPr>
          <w:rStyle w:val="NoneA"/>
          <w:rFonts w:ascii="Times New Roman" w:hAnsi="Times New Roman"/>
          <w:b/>
          <w:bCs/>
          <w:i/>
          <w:iCs/>
          <w:sz w:val="24"/>
          <w:szCs w:val="24"/>
        </w:rPr>
        <w:t>How Long Ago Is “Deep Time”?</w:t>
      </w:r>
    </w:p>
    <w:p w14:paraId="6D515FF6" w14:textId="77777777" w:rsidR="00212AAF" w:rsidRPr="000C7EAD" w:rsidRDefault="00212AAF" w:rsidP="00212AAF">
      <w:pPr>
        <w:pStyle w:val="BodyA"/>
        <w:spacing w:after="0"/>
        <w:rPr>
          <w:rFonts w:ascii="Times New Roman" w:eastAsia="Times New Roman" w:hAnsi="Times New Roman" w:cs="Times New Roman"/>
          <w:b/>
          <w:bCs/>
          <w:i/>
          <w:iCs/>
          <w:sz w:val="24"/>
          <w:szCs w:val="24"/>
        </w:rPr>
      </w:pPr>
    </w:p>
    <w:p w14:paraId="65DB40F3" w14:textId="3CEBC6B6" w:rsidR="00212AAF" w:rsidRDefault="005221F0" w:rsidP="00212AAF">
      <w:pPr>
        <w:pStyle w:val="BodyA"/>
        <w:spacing w:after="0" w:line="240" w:lineRule="auto"/>
        <w:ind w:firstLine="720"/>
        <w:rPr>
          <w:rStyle w:val="NoneA"/>
          <w:rFonts w:ascii="Times New Roman" w:hAnsi="Times New Roman"/>
          <w:sz w:val="24"/>
          <w:szCs w:val="24"/>
        </w:rPr>
      </w:pPr>
      <w:r>
        <w:rPr>
          <w:rStyle w:val="NoneA"/>
          <w:rFonts w:ascii="Times New Roman" w:hAnsi="Times New Roman"/>
          <w:sz w:val="24"/>
          <w:szCs w:val="24"/>
        </w:rPr>
        <w:t>Eric taught a Montessori class of</w:t>
      </w:r>
      <w:r w:rsidR="00212AAF">
        <w:rPr>
          <w:rStyle w:val="NoneA"/>
          <w:rFonts w:ascii="Times New Roman" w:hAnsi="Times New Roman"/>
          <w:sz w:val="24"/>
          <w:szCs w:val="24"/>
        </w:rPr>
        <w:t xml:space="preserve"> </w:t>
      </w:r>
      <w:r>
        <w:rPr>
          <w:rStyle w:val="NoneA"/>
          <w:rFonts w:ascii="Times New Roman" w:hAnsi="Times New Roman"/>
          <w:sz w:val="24"/>
          <w:szCs w:val="24"/>
        </w:rPr>
        <w:t>3</w:t>
      </w:r>
      <w:r w:rsidR="00212AAF">
        <w:rPr>
          <w:rStyle w:val="NoneA"/>
          <w:rFonts w:ascii="Times New Roman" w:hAnsi="Times New Roman"/>
          <w:sz w:val="24"/>
          <w:szCs w:val="24"/>
        </w:rPr>
        <w:t>-</w:t>
      </w:r>
      <w:r w:rsidR="00926F65">
        <w:rPr>
          <w:rStyle w:val="NoneA"/>
          <w:rFonts w:ascii="Times New Roman" w:hAnsi="Times New Roman"/>
          <w:sz w:val="24"/>
          <w:szCs w:val="24"/>
        </w:rPr>
        <w:t xml:space="preserve"> </w:t>
      </w:r>
      <w:r w:rsidR="00212AAF">
        <w:rPr>
          <w:rStyle w:val="NoneA"/>
          <w:rFonts w:ascii="Times New Roman" w:hAnsi="Times New Roman"/>
          <w:sz w:val="24"/>
          <w:szCs w:val="24"/>
        </w:rPr>
        <w:t>to 6-year-old</w:t>
      </w:r>
      <w:r>
        <w:rPr>
          <w:rStyle w:val="NoneA"/>
          <w:rFonts w:ascii="Times New Roman" w:hAnsi="Times New Roman"/>
          <w:sz w:val="24"/>
          <w:szCs w:val="24"/>
        </w:rPr>
        <w:t>s. F</w:t>
      </w:r>
      <w:r w:rsidR="00212AAF">
        <w:rPr>
          <w:rStyle w:val="NoneA"/>
          <w:rFonts w:ascii="Times New Roman" w:hAnsi="Times New Roman"/>
          <w:sz w:val="24"/>
          <w:szCs w:val="24"/>
        </w:rPr>
        <w:t>requently</w:t>
      </w:r>
      <w:r>
        <w:rPr>
          <w:rStyle w:val="NoneA"/>
          <w:rFonts w:ascii="Times New Roman" w:hAnsi="Times New Roman"/>
          <w:sz w:val="24"/>
          <w:szCs w:val="24"/>
        </w:rPr>
        <w:t xml:space="preserve">, he heard them </w:t>
      </w:r>
      <w:r w:rsidR="00212AAF">
        <w:rPr>
          <w:rStyle w:val="NoneA"/>
          <w:rFonts w:ascii="Times New Roman" w:hAnsi="Times New Roman"/>
          <w:sz w:val="24"/>
          <w:szCs w:val="24"/>
        </w:rPr>
        <w:t>say “millions and billions</w:t>
      </w:r>
      <w:r w:rsidR="00083BFF">
        <w:rPr>
          <w:rStyle w:val="NoneA"/>
          <w:rFonts w:ascii="Times New Roman" w:hAnsi="Times New Roman"/>
          <w:sz w:val="24"/>
          <w:szCs w:val="24"/>
        </w:rPr>
        <w:t>,</w:t>
      </w:r>
      <w:r w:rsidR="00212AAF">
        <w:rPr>
          <w:rStyle w:val="NoneA"/>
          <w:rFonts w:ascii="Times New Roman" w:hAnsi="Times New Roman"/>
          <w:sz w:val="24"/>
          <w:szCs w:val="24"/>
        </w:rPr>
        <w:t xml:space="preserve">” </w:t>
      </w:r>
      <w:r>
        <w:rPr>
          <w:rStyle w:val="NoneA"/>
          <w:rFonts w:ascii="Times New Roman" w:hAnsi="Times New Roman"/>
          <w:sz w:val="24"/>
          <w:szCs w:val="24"/>
        </w:rPr>
        <w:t>and</w:t>
      </w:r>
      <w:r w:rsidR="00212AAF">
        <w:rPr>
          <w:rStyle w:val="NoneA"/>
          <w:rFonts w:ascii="Times New Roman" w:hAnsi="Times New Roman"/>
          <w:sz w:val="24"/>
          <w:szCs w:val="24"/>
        </w:rPr>
        <w:t xml:space="preserve"> decided to help them understand what those words mean. He </w:t>
      </w:r>
      <w:r w:rsidR="00212AAF">
        <w:rPr>
          <w:rStyle w:val="NoneA"/>
          <w:rFonts w:ascii="Times New Roman" w:hAnsi="Times New Roman"/>
          <w:spacing w:val="-4"/>
          <w:sz w:val="24"/>
          <w:szCs w:val="24"/>
        </w:rPr>
        <w:t xml:space="preserve">made </w:t>
      </w:r>
      <w:r w:rsidR="00212AAF">
        <w:rPr>
          <w:rStyle w:val="NoneA"/>
          <w:rFonts w:ascii="Times New Roman" w:hAnsi="Times New Roman"/>
          <w:sz w:val="24"/>
          <w:szCs w:val="24"/>
        </w:rPr>
        <w:t xml:space="preserve">a time line called “Earth’s </w:t>
      </w:r>
      <w:r w:rsidR="00A4796D">
        <w:rPr>
          <w:rStyle w:val="NoneA"/>
          <w:rFonts w:ascii="Times New Roman" w:hAnsi="Times New Roman"/>
          <w:sz w:val="24"/>
          <w:szCs w:val="24"/>
        </w:rPr>
        <w:t>Deep Time</w:t>
      </w:r>
      <w:r w:rsidR="00212AAF">
        <w:rPr>
          <w:rStyle w:val="NoneA"/>
          <w:rFonts w:ascii="Times New Roman" w:hAnsi="Times New Roman"/>
          <w:spacing w:val="-4"/>
          <w:sz w:val="24"/>
          <w:szCs w:val="24"/>
        </w:rPr>
        <w:t xml:space="preserve">.”  </w:t>
      </w:r>
      <w:r w:rsidR="00212AAF">
        <w:rPr>
          <w:rStyle w:val="NoneA"/>
          <w:rFonts w:ascii="Times New Roman" w:hAnsi="Times New Roman"/>
          <w:sz w:val="24"/>
          <w:szCs w:val="24"/>
        </w:rPr>
        <w:t>It circled the room, marking off 2 billion years in 50-million-year intervals.  Eric also made cards with numbers from 50,000,000 (50 million) to 2,000,000,000 (2 billion): Cards had both numerals</w:t>
      </w:r>
      <w:r w:rsidR="009468A5">
        <w:rPr>
          <w:rStyle w:val="NoneA"/>
          <w:rFonts w:ascii="Times New Roman" w:hAnsi="Times New Roman"/>
          <w:sz w:val="24"/>
          <w:szCs w:val="24"/>
        </w:rPr>
        <w:t xml:space="preserve"> (50,000,000)</w:t>
      </w:r>
      <w:r w:rsidR="00212AAF">
        <w:rPr>
          <w:rStyle w:val="NoneA"/>
          <w:rFonts w:ascii="Times New Roman" w:hAnsi="Times New Roman"/>
          <w:sz w:val="24"/>
          <w:szCs w:val="24"/>
        </w:rPr>
        <w:t xml:space="preserve"> and words</w:t>
      </w:r>
      <w:r w:rsidR="00D029B8">
        <w:rPr>
          <w:rStyle w:val="NoneA"/>
          <w:rFonts w:ascii="Times New Roman" w:hAnsi="Times New Roman"/>
          <w:sz w:val="24"/>
          <w:szCs w:val="24"/>
        </w:rPr>
        <w:t xml:space="preserve"> </w:t>
      </w:r>
      <w:r w:rsidR="009468A5">
        <w:rPr>
          <w:rStyle w:val="NoneA"/>
          <w:rFonts w:ascii="Times New Roman" w:hAnsi="Times New Roman"/>
          <w:sz w:val="24"/>
          <w:szCs w:val="24"/>
        </w:rPr>
        <w:t>(</w:t>
      </w:r>
      <w:r w:rsidR="00212AAF">
        <w:rPr>
          <w:rStyle w:val="NoneA"/>
          <w:rFonts w:ascii="Times New Roman" w:hAnsi="Times New Roman"/>
          <w:sz w:val="24"/>
          <w:szCs w:val="24"/>
        </w:rPr>
        <w:t>50 million</w:t>
      </w:r>
      <w:r w:rsidR="009468A5">
        <w:rPr>
          <w:rStyle w:val="NoneA"/>
          <w:rFonts w:ascii="Times New Roman" w:hAnsi="Times New Roman"/>
          <w:sz w:val="24"/>
          <w:szCs w:val="24"/>
        </w:rPr>
        <w:t>)</w:t>
      </w:r>
      <w:r w:rsidR="00212AAF">
        <w:rPr>
          <w:rStyle w:val="NoneA"/>
          <w:rFonts w:ascii="Times New Roman" w:hAnsi="Times New Roman"/>
          <w:sz w:val="24"/>
          <w:szCs w:val="24"/>
        </w:rPr>
        <w:t>.</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rPr>
        <w:t>It</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took</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40</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cards</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to</w:t>
      </w:r>
      <w:r w:rsidR="00212AAF">
        <w:rPr>
          <w:rStyle w:val="NoneA"/>
          <w:rFonts w:ascii="Times New Roman" w:hAnsi="Times New Roman"/>
          <w:spacing w:val="-7"/>
          <w:sz w:val="24"/>
          <w:szCs w:val="24"/>
        </w:rPr>
        <w:t xml:space="preserve"> reach </w:t>
      </w:r>
      <w:r w:rsidR="00212AAF">
        <w:rPr>
          <w:rStyle w:val="NoneA"/>
          <w:rFonts w:ascii="Times New Roman" w:hAnsi="Times New Roman"/>
          <w:sz w:val="24"/>
          <w:szCs w:val="24"/>
        </w:rPr>
        <w:t>2</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billion.</w:t>
      </w:r>
      <w:r w:rsidR="00212AAF">
        <w:rPr>
          <w:rStyle w:val="NoneA"/>
          <w:rFonts w:ascii="Times New Roman" w:hAnsi="Times New Roman"/>
          <w:spacing w:val="-7"/>
          <w:sz w:val="24"/>
          <w:szCs w:val="24"/>
          <w:lang w:val="de-DE"/>
        </w:rPr>
        <w:t xml:space="preserve"> </w:t>
      </w:r>
      <w:r w:rsidR="00212AAF">
        <w:rPr>
          <w:rStyle w:val="NoneA"/>
          <w:rFonts w:ascii="Times New Roman" w:hAnsi="Times New Roman"/>
          <w:sz w:val="24"/>
          <w:szCs w:val="24"/>
          <w:lang w:val="de-DE"/>
        </w:rPr>
        <w:t>Eric</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used</w:t>
      </w:r>
      <w:r w:rsidR="00212AAF">
        <w:rPr>
          <w:rStyle w:val="NoneA"/>
          <w:rFonts w:ascii="Times New Roman" w:hAnsi="Times New Roman"/>
          <w:spacing w:val="-7"/>
          <w:sz w:val="24"/>
          <w:szCs w:val="24"/>
        </w:rPr>
        <w:t xml:space="preserve"> </w:t>
      </w:r>
      <w:r w:rsidR="00212AAF">
        <w:rPr>
          <w:rStyle w:val="NoneA"/>
          <w:rFonts w:ascii="Times New Roman" w:hAnsi="Times New Roman"/>
          <w:sz w:val="24"/>
          <w:szCs w:val="24"/>
        </w:rPr>
        <w:t xml:space="preserve">light-blue for the 29 cards representing Deep Time, the </w:t>
      </w:r>
      <w:r w:rsidR="00212AAF">
        <w:rPr>
          <w:rStyle w:val="NoneA"/>
          <w:rFonts w:ascii="Times New Roman" w:hAnsi="Times New Roman"/>
          <w:i/>
          <w:iCs/>
          <w:sz w:val="24"/>
          <w:szCs w:val="24"/>
        </w:rPr>
        <w:t xml:space="preserve">billions </w:t>
      </w:r>
      <w:r w:rsidR="00212AAF" w:rsidRPr="00D80D14">
        <w:rPr>
          <w:rStyle w:val="NoneA"/>
          <w:rFonts w:ascii="Times New Roman" w:hAnsi="Times New Roman"/>
          <w:i/>
          <w:iCs/>
          <w:spacing w:val="-3"/>
          <w:sz w:val="24"/>
          <w:szCs w:val="24"/>
        </w:rPr>
        <w:t xml:space="preserve">of </w:t>
      </w:r>
      <w:r w:rsidR="00212AAF" w:rsidRPr="00D80D14">
        <w:rPr>
          <w:rStyle w:val="NoneA"/>
          <w:rFonts w:ascii="Times New Roman" w:hAnsi="Times New Roman"/>
          <w:i/>
          <w:iCs/>
          <w:sz w:val="24"/>
          <w:szCs w:val="24"/>
        </w:rPr>
        <w:t>years</w:t>
      </w:r>
      <w:r w:rsidR="00212AAF">
        <w:rPr>
          <w:rStyle w:val="NoneA"/>
          <w:rFonts w:ascii="Times New Roman" w:hAnsi="Times New Roman"/>
          <w:sz w:val="24"/>
          <w:szCs w:val="24"/>
        </w:rPr>
        <w:t xml:space="preserve"> when life-forms lived in water. He used light-green for the 11 cards representing the </w:t>
      </w:r>
      <w:r w:rsidR="00212AAF">
        <w:rPr>
          <w:rStyle w:val="NoneA"/>
          <w:rFonts w:ascii="Times New Roman" w:hAnsi="Times New Roman"/>
          <w:i/>
          <w:iCs/>
          <w:sz w:val="24"/>
          <w:szCs w:val="24"/>
        </w:rPr>
        <w:t xml:space="preserve">hundreds of millions </w:t>
      </w:r>
      <w:r w:rsidR="00212AAF" w:rsidRPr="00D80D14">
        <w:rPr>
          <w:rStyle w:val="NoneA"/>
          <w:rFonts w:ascii="Times New Roman" w:hAnsi="Times New Roman"/>
          <w:i/>
          <w:iCs/>
          <w:sz w:val="24"/>
          <w:szCs w:val="24"/>
        </w:rPr>
        <w:t>of years</w:t>
      </w:r>
      <w:r w:rsidR="00212AAF">
        <w:rPr>
          <w:rStyle w:val="NoneA"/>
          <w:rFonts w:ascii="Times New Roman" w:hAnsi="Times New Roman"/>
          <w:sz w:val="24"/>
          <w:szCs w:val="24"/>
        </w:rPr>
        <w:t xml:space="preserve"> that life-forms also lived on land. </w:t>
      </w:r>
      <w:r w:rsidR="000C7EAD">
        <w:rPr>
          <w:rStyle w:val="NoneA"/>
          <w:rFonts w:ascii="Times New Roman" w:hAnsi="Times New Roman"/>
          <w:sz w:val="24"/>
          <w:szCs w:val="24"/>
          <w:lang w:val="de-DE"/>
        </w:rPr>
        <w:t>Eric</w:t>
      </w:r>
      <w:r w:rsidR="000C7EAD" w:rsidRPr="00C5408A">
        <w:rPr>
          <w:rStyle w:val="NoneA"/>
          <w:rFonts w:ascii="Times New Roman" w:hAnsi="Times New Roman"/>
          <w:sz w:val="24"/>
          <w:szCs w:val="24"/>
        </w:rPr>
        <w:t xml:space="preserve"> gradually added pictures of life-forms that lived in the different periods.</w:t>
      </w:r>
      <w:r w:rsidR="000C7EAD">
        <w:rPr>
          <w:rStyle w:val="NoneA"/>
          <w:rFonts w:ascii="Times New Roman" w:hAnsi="Times New Roman"/>
          <w:sz w:val="24"/>
          <w:szCs w:val="24"/>
        </w:rPr>
        <w:t xml:space="preserve"> </w:t>
      </w:r>
      <w:r w:rsidR="00414F54" w:rsidRPr="00C5408A">
        <w:rPr>
          <w:rStyle w:val="NoneA"/>
          <w:rFonts w:ascii="Times New Roman" w:hAnsi="Times New Roman"/>
          <w:sz w:val="24"/>
          <w:szCs w:val="24"/>
        </w:rPr>
        <w:t>Usually,</w:t>
      </w:r>
      <w:r w:rsidR="00212AAF" w:rsidRPr="00C5408A">
        <w:rPr>
          <w:rStyle w:val="NoneA"/>
          <w:rFonts w:ascii="Times New Roman" w:hAnsi="Times New Roman"/>
          <w:sz w:val="24"/>
          <w:szCs w:val="24"/>
        </w:rPr>
        <w:t xml:space="preserve"> a small</w:t>
      </w:r>
      <w:r w:rsidR="00212AAF">
        <w:rPr>
          <w:rStyle w:val="NoneA"/>
          <w:rFonts w:ascii="Times New Roman" w:hAnsi="Times New Roman"/>
          <w:sz w:val="24"/>
          <w:szCs w:val="24"/>
        </w:rPr>
        <w:t xml:space="preserve"> group</w:t>
      </w:r>
      <w:r w:rsidR="00212AAF" w:rsidRPr="00C5408A">
        <w:rPr>
          <w:rStyle w:val="NoneA"/>
          <w:rFonts w:ascii="Times New Roman" w:hAnsi="Times New Roman"/>
          <w:sz w:val="24"/>
          <w:szCs w:val="24"/>
        </w:rPr>
        <w:t xml:space="preserve"> playe</w:t>
      </w:r>
      <w:r w:rsidR="00212AAF">
        <w:rPr>
          <w:rStyle w:val="NoneA"/>
          <w:rFonts w:ascii="Times New Roman" w:hAnsi="Times New Roman"/>
          <w:sz w:val="24"/>
          <w:szCs w:val="24"/>
        </w:rPr>
        <w:t>d</w:t>
      </w:r>
      <w:r w:rsidR="00022B8A">
        <w:rPr>
          <w:rStyle w:val="NoneA"/>
          <w:rFonts w:ascii="Times New Roman" w:hAnsi="Times New Roman"/>
          <w:sz w:val="24"/>
          <w:szCs w:val="24"/>
        </w:rPr>
        <w:t>. T</w:t>
      </w:r>
      <w:r w:rsidR="00212AAF">
        <w:rPr>
          <w:rStyle w:val="NoneA"/>
          <w:rFonts w:ascii="Times New Roman" w:hAnsi="Times New Roman"/>
          <w:sz w:val="24"/>
          <w:szCs w:val="24"/>
        </w:rPr>
        <w:t>he game</w:t>
      </w:r>
      <w:r w:rsidR="00212AAF" w:rsidRPr="00C5408A">
        <w:rPr>
          <w:rStyle w:val="NoneA"/>
          <w:rFonts w:ascii="Times New Roman" w:hAnsi="Times New Roman"/>
          <w:sz w:val="24"/>
          <w:szCs w:val="24"/>
        </w:rPr>
        <w:t xml:space="preserve"> became a favorite</w:t>
      </w:r>
      <w:r w:rsidR="00212AAF">
        <w:rPr>
          <w:rStyle w:val="NoneA"/>
          <w:rFonts w:ascii="Times New Roman" w:hAnsi="Times New Roman"/>
          <w:sz w:val="24"/>
          <w:szCs w:val="24"/>
        </w:rPr>
        <w:t xml:space="preserve">. </w:t>
      </w:r>
    </w:p>
    <w:p w14:paraId="2757895D" w14:textId="3201CC93" w:rsidR="00212AAF" w:rsidRDefault="00212AAF" w:rsidP="00212AAF">
      <w:pPr>
        <w:pStyle w:val="BodyA"/>
        <w:spacing w:after="0" w:line="240" w:lineRule="auto"/>
        <w:ind w:firstLine="720"/>
        <w:rPr>
          <w:rStyle w:val="NoneA"/>
          <w:rFonts w:ascii="Times New Roman" w:eastAsia="Times New Roman" w:hAnsi="Times New Roman" w:cs="Times New Roman"/>
          <w:sz w:val="24"/>
          <w:szCs w:val="24"/>
        </w:rPr>
      </w:pPr>
      <w:r>
        <w:rPr>
          <w:rStyle w:val="NoneA"/>
          <w:rFonts w:ascii="Times New Roman" w:hAnsi="Times New Roman"/>
          <w:spacing w:val="-4"/>
          <w:sz w:val="24"/>
          <w:szCs w:val="24"/>
          <w:lang w:val="de-DE"/>
        </w:rPr>
        <w:t>Eric</w:t>
      </w:r>
      <w:r>
        <w:rPr>
          <w:rStyle w:val="NoneA"/>
          <w:rFonts w:ascii="Times New Roman" w:hAnsi="Times New Roman"/>
          <w:spacing w:val="-4"/>
          <w:sz w:val="24"/>
          <w:szCs w:val="24"/>
        </w:rPr>
        <w:t xml:space="preserve">’s </w:t>
      </w:r>
      <w:r>
        <w:rPr>
          <w:rStyle w:val="NoneA"/>
          <w:rFonts w:ascii="Times New Roman" w:hAnsi="Times New Roman"/>
          <w:sz w:val="24"/>
          <w:szCs w:val="24"/>
        </w:rPr>
        <w:t>room was rectangular, 35</w:t>
      </w:r>
      <w:r w:rsidR="000C7EAD">
        <w:rPr>
          <w:rStyle w:val="NoneA"/>
          <w:rFonts w:ascii="Times New Roman" w:hAnsi="Times New Roman"/>
          <w:sz w:val="24"/>
          <w:szCs w:val="24"/>
        </w:rPr>
        <w:t>’</w:t>
      </w:r>
      <w:r>
        <w:rPr>
          <w:rStyle w:val="NoneA"/>
          <w:rFonts w:ascii="Times New Roman" w:hAnsi="Times New Roman"/>
          <w:sz w:val="24"/>
          <w:szCs w:val="24"/>
        </w:rPr>
        <w:t xml:space="preserve"> long × 30’ wide. The time line had 40</w:t>
      </w:r>
      <w:r>
        <w:rPr>
          <w:rStyle w:val="NoneA"/>
          <w:rFonts w:ascii="Times New Roman" w:hAnsi="Times New Roman"/>
          <w:spacing w:val="-5"/>
          <w:sz w:val="24"/>
          <w:szCs w:val="24"/>
        </w:rPr>
        <w:t xml:space="preserve"> </w:t>
      </w:r>
      <w:r>
        <w:rPr>
          <w:rStyle w:val="NoneA"/>
          <w:rFonts w:ascii="Times New Roman" w:hAnsi="Times New Roman"/>
          <w:sz w:val="24"/>
          <w:szCs w:val="24"/>
        </w:rPr>
        <w:t>places</w:t>
      </w:r>
      <w:r w:rsidR="00083BFF">
        <w:rPr>
          <w:rStyle w:val="NoneA"/>
          <w:rFonts w:ascii="Times New Roman" w:hAnsi="Times New Roman"/>
          <w:sz w:val="24"/>
          <w:szCs w:val="24"/>
        </w:rPr>
        <w:t>,</w:t>
      </w:r>
      <w:r>
        <w:rPr>
          <w:rStyle w:val="NoneA"/>
          <w:rFonts w:ascii="Times New Roman" w:hAnsi="Times New Roman"/>
          <w:spacing w:val="-5"/>
          <w:sz w:val="24"/>
          <w:szCs w:val="24"/>
        </w:rPr>
        <w:t xml:space="preserve"> </w:t>
      </w:r>
      <w:r>
        <w:rPr>
          <w:rStyle w:val="NoneA"/>
          <w:rFonts w:ascii="Times New Roman" w:hAnsi="Times New Roman"/>
          <w:sz w:val="24"/>
          <w:szCs w:val="24"/>
        </w:rPr>
        <w:t>11</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long</w:t>
      </w:r>
      <w:r>
        <w:rPr>
          <w:rStyle w:val="NoneA"/>
          <w:rFonts w:ascii="Times New Roman" w:hAnsi="Times New Roman"/>
          <w:spacing w:val="-5"/>
          <w:sz w:val="24"/>
          <w:szCs w:val="24"/>
        </w:rPr>
        <w:t xml:space="preserve"> </w:t>
      </w:r>
      <w:r>
        <w:rPr>
          <w:rStyle w:val="NoneA"/>
          <w:rFonts w:ascii="Times New Roman" w:hAnsi="Times New Roman"/>
          <w:sz w:val="24"/>
          <w:szCs w:val="24"/>
        </w:rPr>
        <w:t>wall</w:t>
      </w:r>
      <w:r>
        <w:rPr>
          <w:rStyle w:val="NoneA"/>
          <w:rFonts w:ascii="Times New Roman" w:hAnsi="Times New Roman"/>
          <w:spacing w:val="-5"/>
          <w:sz w:val="24"/>
          <w:szCs w:val="24"/>
        </w:rPr>
        <w:t xml:space="preserve">, </w:t>
      </w:r>
      <w:r>
        <w:rPr>
          <w:rStyle w:val="NoneA"/>
          <w:rFonts w:ascii="Times New Roman" w:hAnsi="Times New Roman"/>
          <w:sz w:val="24"/>
          <w:szCs w:val="24"/>
        </w:rPr>
        <w:t>9</w:t>
      </w:r>
      <w:r>
        <w:rPr>
          <w:rStyle w:val="NoneA"/>
          <w:rFonts w:ascii="Times New Roman" w:hAnsi="Times New Roman"/>
          <w:spacing w:val="-5"/>
          <w:sz w:val="24"/>
          <w:szCs w:val="24"/>
        </w:rPr>
        <w:t xml:space="preserve"> </w:t>
      </w:r>
      <w:r>
        <w:rPr>
          <w:rStyle w:val="NoneA"/>
          <w:rFonts w:ascii="Times New Roman" w:hAnsi="Times New Roman"/>
          <w:sz w:val="24"/>
          <w:szCs w:val="24"/>
        </w:rPr>
        <w:t>on</w:t>
      </w:r>
      <w:r>
        <w:rPr>
          <w:rStyle w:val="NoneA"/>
          <w:rFonts w:ascii="Times New Roman" w:hAnsi="Times New Roman"/>
          <w:spacing w:val="-5"/>
          <w:sz w:val="24"/>
          <w:szCs w:val="24"/>
        </w:rPr>
        <w:t xml:space="preserve"> </w:t>
      </w:r>
      <w:r>
        <w:rPr>
          <w:rStyle w:val="NoneA"/>
          <w:rFonts w:ascii="Times New Roman" w:hAnsi="Times New Roman"/>
          <w:sz w:val="24"/>
          <w:szCs w:val="24"/>
        </w:rPr>
        <w:t>each</w:t>
      </w:r>
      <w:r>
        <w:rPr>
          <w:rStyle w:val="NoneA"/>
          <w:rFonts w:ascii="Times New Roman" w:hAnsi="Times New Roman"/>
          <w:spacing w:val="-5"/>
          <w:sz w:val="24"/>
          <w:szCs w:val="24"/>
        </w:rPr>
        <w:t xml:space="preserve"> </w:t>
      </w:r>
      <w:r>
        <w:rPr>
          <w:rStyle w:val="NoneA"/>
          <w:rFonts w:ascii="Times New Roman" w:hAnsi="Times New Roman"/>
          <w:sz w:val="24"/>
          <w:szCs w:val="24"/>
        </w:rPr>
        <w:t>short</w:t>
      </w:r>
      <w:r>
        <w:rPr>
          <w:rStyle w:val="NoneA"/>
          <w:rFonts w:ascii="Times New Roman" w:hAnsi="Times New Roman"/>
          <w:spacing w:val="-5"/>
          <w:sz w:val="24"/>
          <w:szCs w:val="24"/>
        </w:rPr>
        <w:t xml:space="preserve"> </w:t>
      </w:r>
      <w:r>
        <w:rPr>
          <w:rStyle w:val="NoneA"/>
          <w:rFonts w:ascii="Times New Roman" w:hAnsi="Times New Roman"/>
          <w:sz w:val="24"/>
          <w:szCs w:val="24"/>
        </w:rPr>
        <w:t xml:space="preserve">wall.  Because the game was </w:t>
      </w:r>
      <w:r>
        <w:rPr>
          <w:rStyle w:val="NoneA"/>
          <w:rFonts w:ascii="Times New Roman" w:hAnsi="Times New Roman"/>
          <w:spacing w:val="-6"/>
          <w:sz w:val="24"/>
          <w:szCs w:val="24"/>
        </w:rPr>
        <w:t xml:space="preserve">new, </w:t>
      </w:r>
      <w:r>
        <w:rPr>
          <w:rStyle w:val="NoneA"/>
          <w:rFonts w:ascii="Times New Roman" w:hAnsi="Times New Roman"/>
          <w:sz w:val="24"/>
          <w:szCs w:val="24"/>
        </w:rPr>
        <w:t>Eric began by reading the number</w:t>
      </w:r>
      <w:r w:rsidR="000C7EAD">
        <w:rPr>
          <w:rStyle w:val="NoneA"/>
          <w:rFonts w:ascii="Times New Roman" w:hAnsi="Times New Roman"/>
          <w:sz w:val="24"/>
          <w:szCs w:val="24"/>
        </w:rPr>
        <w:t xml:space="preserve"> on a child’s card</w:t>
      </w:r>
      <w:r>
        <w:rPr>
          <w:rStyle w:val="NoneA"/>
          <w:rFonts w:ascii="Times New Roman" w:hAnsi="Times New Roman"/>
          <w:sz w:val="24"/>
          <w:szCs w:val="24"/>
        </w:rPr>
        <w:t xml:space="preserve"> </w:t>
      </w:r>
      <w:r w:rsidR="00ED1407">
        <w:rPr>
          <w:rStyle w:val="NoneA"/>
          <w:rFonts w:ascii="Times New Roman" w:hAnsi="Times New Roman"/>
          <w:sz w:val="24"/>
          <w:szCs w:val="24"/>
        </w:rPr>
        <w:t>for</w:t>
      </w:r>
      <w:r>
        <w:rPr>
          <w:rStyle w:val="NoneA"/>
          <w:rFonts w:ascii="Times New Roman" w:hAnsi="Times New Roman"/>
          <w:sz w:val="24"/>
          <w:szCs w:val="24"/>
        </w:rPr>
        <w:t xml:space="preserve"> all </w:t>
      </w:r>
      <w:r w:rsidR="00ED1407">
        <w:rPr>
          <w:rStyle w:val="NoneA"/>
          <w:rFonts w:ascii="Times New Roman" w:hAnsi="Times New Roman"/>
          <w:sz w:val="24"/>
          <w:szCs w:val="24"/>
        </w:rPr>
        <w:t>to</w:t>
      </w:r>
      <w:r>
        <w:rPr>
          <w:rStyle w:val="NoneA"/>
          <w:rFonts w:ascii="Times New Roman" w:hAnsi="Times New Roman"/>
          <w:sz w:val="24"/>
          <w:szCs w:val="24"/>
        </w:rPr>
        <w:t xml:space="preserve"> hear</w:t>
      </w:r>
      <w:r w:rsidR="00D649F1">
        <w:rPr>
          <w:rStyle w:val="NoneA"/>
          <w:rFonts w:ascii="Times New Roman" w:hAnsi="Times New Roman"/>
          <w:sz w:val="24"/>
          <w:szCs w:val="24"/>
        </w:rPr>
        <w:t>. Then, he</w:t>
      </w:r>
      <w:r>
        <w:rPr>
          <w:rStyle w:val="NoneA"/>
          <w:rFonts w:ascii="Times New Roman" w:hAnsi="Times New Roman"/>
          <w:sz w:val="24"/>
          <w:szCs w:val="24"/>
        </w:rPr>
        <w:t xml:space="preserve"> br</w:t>
      </w:r>
      <w:r w:rsidR="00D649F1">
        <w:rPr>
          <w:rStyle w:val="NoneA"/>
          <w:rFonts w:ascii="Times New Roman" w:hAnsi="Times New Roman"/>
          <w:sz w:val="24"/>
          <w:szCs w:val="24"/>
        </w:rPr>
        <w:t xml:space="preserve">ought </w:t>
      </w:r>
      <w:r>
        <w:rPr>
          <w:rStyle w:val="NoneA"/>
          <w:rFonts w:ascii="Times New Roman" w:hAnsi="Times New Roman"/>
          <w:sz w:val="24"/>
          <w:szCs w:val="24"/>
        </w:rPr>
        <w:t xml:space="preserve">the child to the </w:t>
      </w:r>
      <w:r>
        <w:rPr>
          <w:rStyle w:val="NoneA"/>
          <w:rFonts w:ascii="Times New Roman" w:hAnsi="Times New Roman"/>
          <w:spacing w:val="-3"/>
          <w:sz w:val="24"/>
          <w:szCs w:val="24"/>
        </w:rPr>
        <w:t xml:space="preserve">right </w:t>
      </w:r>
      <w:r>
        <w:rPr>
          <w:rStyle w:val="NoneA"/>
          <w:rFonts w:ascii="Times New Roman" w:hAnsi="Times New Roman"/>
          <w:sz w:val="24"/>
          <w:szCs w:val="24"/>
        </w:rPr>
        <w:t>place, not expecting them to read much less to understand.</w:t>
      </w:r>
      <w:r>
        <w:rPr>
          <w:rStyle w:val="NoneA"/>
          <w:rFonts w:ascii="Times New Roman" w:hAnsi="Times New Roman"/>
          <w:spacing w:val="-5"/>
          <w:sz w:val="24"/>
          <w:szCs w:val="24"/>
          <w:lang w:val="de-DE"/>
        </w:rPr>
        <w:t xml:space="preserve">  </w:t>
      </w:r>
      <w:r>
        <w:rPr>
          <w:rStyle w:val="NoneA"/>
          <w:rFonts w:ascii="Times New Roman" w:hAnsi="Times New Roman"/>
          <w:sz w:val="24"/>
          <w:szCs w:val="24"/>
          <w:lang w:val="de-DE"/>
        </w:rPr>
        <w:t xml:space="preserve">  </w:t>
      </w:r>
    </w:p>
    <w:p w14:paraId="643D7B84" w14:textId="29C6DCB7" w:rsidR="00212AAF" w:rsidRDefault="00212AAF" w:rsidP="00212AAF">
      <w:pPr>
        <w:pStyle w:val="BodyA"/>
        <w:spacing w:after="0"/>
        <w:ind w:firstLine="720"/>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Vashima, age 6, caught on immediately: A good counter, </w:t>
      </w:r>
      <w:r w:rsidR="00803111">
        <w:rPr>
          <w:rStyle w:val="NoneA"/>
          <w:rFonts w:ascii="Times New Roman" w:hAnsi="Times New Roman"/>
          <w:sz w:val="24"/>
          <w:szCs w:val="24"/>
        </w:rPr>
        <w:t xml:space="preserve">she </w:t>
      </w:r>
      <w:r>
        <w:rPr>
          <w:rStyle w:val="NoneA"/>
          <w:rFonts w:ascii="Times New Roman" w:hAnsi="Times New Roman"/>
          <w:sz w:val="24"/>
          <w:szCs w:val="24"/>
        </w:rPr>
        <w:t>count</w:t>
      </w:r>
      <w:r w:rsidR="00A4796D">
        <w:rPr>
          <w:rStyle w:val="NoneA"/>
          <w:rFonts w:ascii="Times New Roman" w:hAnsi="Times New Roman"/>
          <w:sz w:val="24"/>
          <w:szCs w:val="24"/>
        </w:rPr>
        <w:t>ed</w:t>
      </w:r>
      <w:r>
        <w:rPr>
          <w:rStyle w:val="NoneA"/>
          <w:rFonts w:ascii="Times New Roman" w:hAnsi="Times New Roman"/>
          <w:sz w:val="24"/>
          <w:szCs w:val="24"/>
        </w:rPr>
        <w:t xml:space="preserve"> the zeros on any </w:t>
      </w:r>
      <w:r>
        <w:rPr>
          <w:rStyle w:val="NoneA"/>
          <w:rFonts w:ascii="Times New Roman" w:hAnsi="Times New Roman"/>
          <w:spacing w:val="2"/>
          <w:sz w:val="24"/>
          <w:szCs w:val="24"/>
        </w:rPr>
        <w:t>card</w:t>
      </w:r>
      <w:r w:rsidR="00A4796D">
        <w:rPr>
          <w:rStyle w:val="NoneA"/>
          <w:rFonts w:ascii="Times New Roman" w:hAnsi="Times New Roman"/>
          <w:spacing w:val="2"/>
          <w:sz w:val="24"/>
          <w:szCs w:val="24"/>
        </w:rPr>
        <w:t>,</w:t>
      </w:r>
      <w:r>
        <w:rPr>
          <w:rStyle w:val="NoneA"/>
          <w:rFonts w:ascii="Times New Roman" w:hAnsi="Times New Roman"/>
          <w:spacing w:val="2"/>
          <w:sz w:val="24"/>
          <w:szCs w:val="24"/>
        </w:rPr>
        <w:t xml:space="preserve"> and match</w:t>
      </w:r>
      <w:r w:rsidR="00A4796D">
        <w:rPr>
          <w:rStyle w:val="NoneA"/>
          <w:rFonts w:ascii="Times New Roman" w:hAnsi="Times New Roman"/>
          <w:spacing w:val="2"/>
          <w:sz w:val="24"/>
          <w:szCs w:val="24"/>
        </w:rPr>
        <w:t>ed</w:t>
      </w:r>
      <w:r>
        <w:rPr>
          <w:rStyle w:val="NoneA"/>
          <w:rFonts w:ascii="Times New Roman" w:hAnsi="Times New Roman"/>
          <w:spacing w:val="2"/>
          <w:sz w:val="24"/>
          <w:szCs w:val="24"/>
        </w:rPr>
        <w:t xml:space="preserve"> them correctly </w:t>
      </w:r>
      <w:r>
        <w:rPr>
          <w:rStyle w:val="NoneA"/>
          <w:rFonts w:ascii="Times New Roman" w:hAnsi="Times New Roman"/>
          <w:sz w:val="24"/>
          <w:szCs w:val="24"/>
        </w:rPr>
        <w:t xml:space="preserve">to </w:t>
      </w:r>
      <w:r>
        <w:rPr>
          <w:rStyle w:val="NoneA"/>
          <w:rFonts w:ascii="Times New Roman" w:hAnsi="Times New Roman"/>
          <w:spacing w:val="2"/>
          <w:sz w:val="24"/>
          <w:szCs w:val="24"/>
          <w:lang w:val="nl-NL"/>
        </w:rPr>
        <w:t xml:space="preserve">zeroes </w:t>
      </w:r>
      <w:r>
        <w:rPr>
          <w:rStyle w:val="NoneA"/>
          <w:rFonts w:ascii="Times New Roman" w:hAnsi="Times New Roman"/>
          <w:sz w:val="24"/>
          <w:szCs w:val="24"/>
        </w:rPr>
        <w:t xml:space="preserve">on the </w:t>
      </w:r>
      <w:r>
        <w:rPr>
          <w:rStyle w:val="NoneA"/>
          <w:rFonts w:ascii="Times New Roman" w:hAnsi="Times New Roman"/>
          <w:spacing w:val="2"/>
          <w:sz w:val="24"/>
          <w:szCs w:val="24"/>
        </w:rPr>
        <w:t xml:space="preserve">time </w:t>
      </w:r>
      <w:r>
        <w:rPr>
          <w:rStyle w:val="NoneA"/>
          <w:rFonts w:ascii="Times New Roman" w:hAnsi="Times New Roman"/>
          <w:spacing w:val="3"/>
          <w:sz w:val="24"/>
          <w:szCs w:val="24"/>
          <w:lang w:val="it-IT"/>
        </w:rPr>
        <w:t>line. She</w:t>
      </w:r>
      <w:r>
        <w:rPr>
          <w:rStyle w:val="NoneA"/>
          <w:rFonts w:ascii="Times New Roman" w:hAnsi="Times New Roman"/>
          <w:spacing w:val="2"/>
          <w:sz w:val="24"/>
          <w:szCs w:val="24"/>
        </w:rPr>
        <w:t xml:space="preserve"> helped other children. </w:t>
      </w:r>
      <w:r>
        <w:rPr>
          <w:rStyle w:val="NoneA"/>
          <w:rFonts w:ascii="Times New Roman" w:hAnsi="Times New Roman"/>
          <w:spacing w:val="-3"/>
          <w:sz w:val="24"/>
          <w:szCs w:val="24"/>
        </w:rPr>
        <w:t xml:space="preserve">Todd </w:t>
      </w:r>
      <w:r>
        <w:rPr>
          <w:rStyle w:val="NoneA"/>
          <w:rFonts w:ascii="Times New Roman" w:hAnsi="Times New Roman"/>
          <w:sz w:val="24"/>
          <w:szCs w:val="24"/>
        </w:rPr>
        <w:t xml:space="preserve">and Ricky, age 5, </w:t>
      </w:r>
      <w:r>
        <w:rPr>
          <w:rStyle w:val="NoneA"/>
          <w:rFonts w:ascii="Times New Roman" w:hAnsi="Times New Roman"/>
          <w:spacing w:val="2"/>
          <w:sz w:val="24"/>
          <w:szCs w:val="24"/>
        </w:rPr>
        <w:t xml:space="preserve">could read; </w:t>
      </w:r>
      <w:r>
        <w:rPr>
          <w:rStyle w:val="NoneA"/>
          <w:rFonts w:ascii="Times New Roman" w:hAnsi="Times New Roman"/>
          <w:spacing w:val="3"/>
          <w:sz w:val="24"/>
          <w:szCs w:val="24"/>
        </w:rPr>
        <w:t xml:space="preserve">they </w:t>
      </w:r>
      <w:r>
        <w:rPr>
          <w:rStyle w:val="NoneA"/>
          <w:rFonts w:ascii="Times New Roman" w:hAnsi="Times New Roman"/>
          <w:spacing w:val="2"/>
          <w:sz w:val="24"/>
          <w:szCs w:val="24"/>
        </w:rPr>
        <w:t xml:space="preserve">matched their cards </w:t>
      </w:r>
      <w:r>
        <w:rPr>
          <w:rStyle w:val="NoneA"/>
          <w:rFonts w:ascii="Times New Roman" w:hAnsi="Times New Roman"/>
          <w:sz w:val="24"/>
          <w:szCs w:val="24"/>
        </w:rPr>
        <w:t xml:space="preserve">by </w:t>
      </w:r>
      <w:r>
        <w:rPr>
          <w:rStyle w:val="NoneA"/>
          <w:rFonts w:ascii="Times New Roman" w:hAnsi="Times New Roman"/>
          <w:spacing w:val="2"/>
          <w:sz w:val="24"/>
          <w:szCs w:val="24"/>
        </w:rPr>
        <w:t xml:space="preserve">words, </w:t>
      </w:r>
      <w:r>
        <w:rPr>
          <w:rStyle w:val="NoneA"/>
          <w:rFonts w:ascii="Times New Roman" w:hAnsi="Times New Roman"/>
          <w:sz w:val="24"/>
          <w:szCs w:val="24"/>
          <w:lang w:val="nl-NL"/>
        </w:rPr>
        <w:t>not zeros</w:t>
      </w:r>
      <w:r>
        <w:rPr>
          <w:rStyle w:val="NoneA"/>
          <w:rFonts w:ascii="Times New Roman" w:hAnsi="Times New Roman"/>
          <w:spacing w:val="2"/>
          <w:sz w:val="24"/>
          <w:szCs w:val="24"/>
        </w:rPr>
        <w:t xml:space="preserve">, and also helped </w:t>
      </w:r>
      <w:r>
        <w:rPr>
          <w:rStyle w:val="NoneA"/>
          <w:rFonts w:ascii="Times New Roman" w:hAnsi="Times New Roman"/>
          <w:spacing w:val="3"/>
          <w:sz w:val="24"/>
          <w:szCs w:val="24"/>
        </w:rPr>
        <w:t xml:space="preserve">other </w:t>
      </w:r>
      <w:r>
        <w:rPr>
          <w:rStyle w:val="NoneA"/>
          <w:rFonts w:ascii="Times New Roman" w:hAnsi="Times New Roman"/>
          <w:spacing w:val="2"/>
          <w:sz w:val="24"/>
          <w:szCs w:val="24"/>
        </w:rPr>
        <w:t xml:space="preserve">children. Soon, most </w:t>
      </w:r>
      <w:r>
        <w:rPr>
          <w:rStyle w:val="NoneA"/>
          <w:rFonts w:ascii="Times New Roman" w:hAnsi="Times New Roman"/>
          <w:sz w:val="24"/>
          <w:szCs w:val="24"/>
        </w:rPr>
        <w:t xml:space="preserve">4- and </w:t>
      </w:r>
      <w:r>
        <w:rPr>
          <w:rStyle w:val="NoneA"/>
          <w:rFonts w:ascii="Times New Roman" w:hAnsi="Times New Roman"/>
          <w:spacing w:val="2"/>
          <w:sz w:val="24"/>
          <w:szCs w:val="24"/>
        </w:rPr>
        <w:t xml:space="preserve">5-year-olds matched card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time </w:t>
      </w:r>
      <w:r>
        <w:rPr>
          <w:rStyle w:val="NoneA"/>
          <w:rFonts w:ascii="Times New Roman" w:hAnsi="Times New Roman"/>
          <w:spacing w:val="2"/>
          <w:sz w:val="24"/>
          <w:szCs w:val="24"/>
        </w:rPr>
        <w:t xml:space="preserve">line </w:t>
      </w:r>
      <w:r>
        <w:rPr>
          <w:rStyle w:val="NoneA"/>
          <w:rFonts w:ascii="Times New Roman" w:hAnsi="Times New Roman"/>
          <w:sz w:val="24"/>
          <w:szCs w:val="24"/>
        </w:rPr>
        <w:t xml:space="preserve">on </w:t>
      </w:r>
      <w:r>
        <w:rPr>
          <w:rStyle w:val="NoneA"/>
          <w:rFonts w:ascii="Times New Roman" w:hAnsi="Times New Roman"/>
          <w:spacing w:val="2"/>
          <w:sz w:val="24"/>
          <w:szCs w:val="24"/>
        </w:rPr>
        <w:t xml:space="preserve">their own, </w:t>
      </w:r>
      <w:r>
        <w:rPr>
          <w:rStyle w:val="NoneA"/>
          <w:rFonts w:ascii="Times New Roman" w:hAnsi="Times New Roman"/>
          <w:sz w:val="24"/>
          <w:szCs w:val="24"/>
        </w:rPr>
        <w:t xml:space="preserve">and </w:t>
      </w:r>
      <w:r>
        <w:rPr>
          <w:rStyle w:val="NoneA"/>
          <w:rFonts w:ascii="Times New Roman" w:hAnsi="Times New Roman"/>
          <w:spacing w:val="2"/>
          <w:sz w:val="24"/>
          <w:szCs w:val="24"/>
        </w:rPr>
        <w:t>3-year-olds counted zeroes, not with</w:t>
      </w:r>
      <w:r>
        <w:rPr>
          <w:rStyle w:val="NoneA"/>
          <w:rFonts w:ascii="Times New Roman" w:hAnsi="Times New Roman"/>
          <w:spacing w:val="3"/>
          <w:sz w:val="24"/>
          <w:szCs w:val="24"/>
        </w:rPr>
        <w:t xml:space="preserve"> </w:t>
      </w:r>
      <w:r>
        <w:rPr>
          <w:rStyle w:val="NoneA"/>
          <w:rFonts w:ascii="Times New Roman" w:hAnsi="Times New Roman"/>
          <w:spacing w:val="2"/>
          <w:sz w:val="24"/>
          <w:szCs w:val="24"/>
        </w:rPr>
        <w:t xml:space="preserve">one-to-one correspondence </w:t>
      </w:r>
      <w:r>
        <w:rPr>
          <w:rStyle w:val="NoneA"/>
          <w:rFonts w:ascii="Times New Roman" w:hAnsi="Times New Roman"/>
          <w:sz w:val="24"/>
          <w:szCs w:val="24"/>
        </w:rPr>
        <w:t xml:space="preserve">but </w:t>
      </w:r>
      <w:r>
        <w:rPr>
          <w:rStyle w:val="NoneA"/>
          <w:rFonts w:ascii="Times New Roman" w:hAnsi="Times New Roman"/>
          <w:spacing w:val="2"/>
          <w:sz w:val="24"/>
          <w:szCs w:val="24"/>
        </w:rPr>
        <w:t xml:space="preserve">enjoying </w:t>
      </w:r>
      <w:r>
        <w:rPr>
          <w:rStyle w:val="NoneA"/>
          <w:rFonts w:ascii="Times New Roman" w:hAnsi="Times New Roman"/>
          <w:sz w:val="24"/>
          <w:szCs w:val="24"/>
        </w:rPr>
        <w:t xml:space="preserve">the </w:t>
      </w:r>
      <w:r>
        <w:rPr>
          <w:rStyle w:val="NoneA"/>
          <w:rFonts w:ascii="Times New Roman" w:hAnsi="Times New Roman"/>
          <w:spacing w:val="3"/>
          <w:sz w:val="24"/>
          <w:szCs w:val="24"/>
          <w:lang w:val="da-DK"/>
        </w:rPr>
        <w:t xml:space="preserve">older </w:t>
      </w:r>
      <w:r>
        <w:rPr>
          <w:rStyle w:val="NoneA"/>
          <w:rFonts w:ascii="Times New Roman" w:hAnsi="Times New Roman"/>
          <w:sz w:val="24"/>
          <w:szCs w:val="24"/>
        </w:rPr>
        <w:t xml:space="preserve">children’s </w:t>
      </w:r>
      <w:r>
        <w:rPr>
          <w:rStyle w:val="NoneA"/>
          <w:rFonts w:ascii="Times New Roman" w:hAnsi="Times New Roman"/>
          <w:spacing w:val="2"/>
          <w:sz w:val="24"/>
          <w:szCs w:val="24"/>
        </w:rPr>
        <w:t xml:space="preserve">active game. Most important, </w:t>
      </w:r>
      <w:r>
        <w:rPr>
          <w:rStyle w:val="NoneA"/>
          <w:rFonts w:ascii="Times New Roman" w:hAnsi="Times New Roman"/>
          <w:sz w:val="24"/>
          <w:szCs w:val="24"/>
        </w:rPr>
        <w:t xml:space="preserve">the </w:t>
      </w:r>
      <w:r>
        <w:rPr>
          <w:rStyle w:val="NoneA"/>
          <w:rFonts w:ascii="Times New Roman" w:hAnsi="Times New Roman"/>
          <w:spacing w:val="2"/>
          <w:sz w:val="24"/>
          <w:szCs w:val="24"/>
        </w:rPr>
        <w:t xml:space="preserve">words millions, </w:t>
      </w:r>
      <w:r>
        <w:rPr>
          <w:rStyle w:val="NoneA"/>
          <w:rFonts w:ascii="Times New Roman" w:hAnsi="Times New Roman"/>
          <w:spacing w:val="3"/>
          <w:sz w:val="24"/>
          <w:szCs w:val="24"/>
        </w:rPr>
        <w:t xml:space="preserve">billions, </w:t>
      </w:r>
      <w:r>
        <w:rPr>
          <w:rStyle w:val="NoneA"/>
          <w:rFonts w:ascii="Times New Roman" w:hAnsi="Times New Roman"/>
          <w:sz w:val="24"/>
          <w:szCs w:val="24"/>
        </w:rPr>
        <w:t xml:space="preserve">and </w:t>
      </w:r>
      <w:r>
        <w:rPr>
          <w:rStyle w:val="NoneA"/>
          <w:rFonts w:ascii="Times New Roman" w:hAnsi="Times New Roman"/>
          <w:spacing w:val="2"/>
          <w:sz w:val="24"/>
          <w:szCs w:val="24"/>
          <w:lang w:val="nl-NL"/>
        </w:rPr>
        <w:t xml:space="preserve">Deep Time echoed </w:t>
      </w:r>
      <w:r>
        <w:rPr>
          <w:rStyle w:val="NoneA"/>
          <w:rFonts w:ascii="Times New Roman" w:hAnsi="Times New Roman"/>
          <w:sz w:val="24"/>
          <w:szCs w:val="24"/>
        </w:rPr>
        <w:t xml:space="preserve">in children’s </w:t>
      </w:r>
      <w:r>
        <w:rPr>
          <w:rStyle w:val="NoneA"/>
          <w:rFonts w:ascii="Times New Roman" w:hAnsi="Times New Roman"/>
          <w:spacing w:val="2"/>
          <w:sz w:val="24"/>
          <w:szCs w:val="24"/>
          <w:lang w:val="it-IT"/>
        </w:rPr>
        <w:t xml:space="preserve">conversation. </w:t>
      </w:r>
      <w:r>
        <w:rPr>
          <w:rStyle w:val="NoneA"/>
          <w:rFonts w:ascii="Times New Roman" w:hAnsi="Times New Roman"/>
          <w:sz w:val="24"/>
          <w:szCs w:val="24"/>
          <w:lang w:val="de-DE"/>
        </w:rPr>
        <w:t>Eric</w:t>
      </w:r>
      <w:r>
        <w:rPr>
          <w:rStyle w:val="NoneA"/>
          <w:rFonts w:ascii="Times New Roman" w:hAnsi="Times New Roman"/>
          <w:sz w:val="24"/>
          <w:szCs w:val="24"/>
        </w:rPr>
        <w:t xml:space="preserve">’s </w:t>
      </w:r>
      <w:r>
        <w:rPr>
          <w:rStyle w:val="NoneA"/>
          <w:rFonts w:ascii="Times New Roman" w:hAnsi="Times New Roman"/>
          <w:spacing w:val="2"/>
          <w:sz w:val="24"/>
          <w:szCs w:val="24"/>
        </w:rPr>
        <w:t>goal</w:t>
      </w:r>
      <w:r w:rsidR="00CC7AE9">
        <w:rPr>
          <w:rStyle w:val="NoneA"/>
          <w:rFonts w:ascii="Times New Roman" w:hAnsi="Times New Roman"/>
          <w:spacing w:val="2"/>
          <w:sz w:val="24"/>
          <w:szCs w:val="24"/>
        </w:rPr>
        <w:t>s</w:t>
      </w:r>
      <w:r>
        <w:rPr>
          <w:rStyle w:val="NoneA"/>
          <w:rFonts w:ascii="Times New Roman" w:hAnsi="Times New Roman"/>
          <w:spacing w:val="2"/>
          <w:sz w:val="24"/>
          <w:szCs w:val="24"/>
        </w:rPr>
        <w:t xml:space="preserve"> </w:t>
      </w:r>
      <w:r>
        <w:rPr>
          <w:rStyle w:val="NoneA"/>
          <w:rFonts w:ascii="Times New Roman" w:hAnsi="Times New Roman"/>
          <w:spacing w:val="3"/>
          <w:sz w:val="24"/>
          <w:szCs w:val="24"/>
        </w:rPr>
        <w:t>w</w:t>
      </w:r>
      <w:r w:rsidR="00CC7AE9">
        <w:rPr>
          <w:rStyle w:val="NoneA"/>
          <w:rFonts w:ascii="Times New Roman" w:hAnsi="Times New Roman"/>
          <w:spacing w:val="3"/>
          <w:sz w:val="24"/>
          <w:szCs w:val="24"/>
        </w:rPr>
        <w:t>ere</w:t>
      </w:r>
      <w:r w:rsidR="00FF1EF4">
        <w:rPr>
          <w:rStyle w:val="NoneA"/>
          <w:rFonts w:ascii="Times New Roman" w:hAnsi="Times New Roman"/>
          <w:spacing w:val="3"/>
          <w:sz w:val="24"/>
          <w:szCs w:val="24"/>
        </w:rPr>
        <w:t xml:space="preserve"> </w:t>
      </w:r>
      <w:r>
        <w:rPr>
          <w:rStyle w:val="NoneA"/>
          <w:rFonts w:ascii="Times New Roman" w:hAnsi="Times New Roman"/>
          <w:sz w:val="24"/>
          <w:szCs w:val="24"/>
        </w:rPr>
        <w:t xml:space="preserve">for </w:t>
      </w:r>
      <w:r>
        <w:rPr>
          <w:rStyle w:val="NoneA"/>
          <w:rFonts w:ascii="Times New Roman" w:hAnsi="Times New Roman"/>
          <w:spacing w:val="2"/>
          <w:sz w:val="24"/>
          <w:szCs w:val="24"/>
        </w:rPr>
        <w:t xml:space="preserve">children </w:t>
      </w:r>
      <w:r w:rsidR="00FF1EF4">
        <w:rPr>
          <w:rStyle w:val="NoneA"/>
          <w:rFonts w:ascii="Times New Roman" w:hAnsi="Times New Roman"/>
          <w:spacing w:val="2"/>
          <w:sz w:val="24"/>
          <w:szCs w:val="24"/>
        </w:rPr>
        <w:t xml:space="preserve">1) </w:t>
      </w:r>
      <w:r>
        <w:rPr>
          <w:rStyle w:val="NoneA"/>
          <w:rFonts w:ascii="Times New Roman" w:hAnsi="Times New Roman"/>
          <w:sz w:val="24"/>
          <w:szCs w:val="24"/>
        </w:rPr>
        <w:t xml:space="preserve">to </w:t>
      </w:r>
      <w:r>
        <w:rPr>
          <w:rStyle w:val="NoneA"/>
          <w:rFonts w:ascii="Times New Roman" w:hAnsi="Times New Roman"/>
          <w:spacing w:val="2"/>
          <w:sz w:val="24"/>
          <w:szCs w:val="24"/>
        </w:rPr>
        <w:t>associate many zeroes with large quantities</w:t>
      </w:r>
      <w:r w:rsidR="00D51541">
        <w:rPr>
          <w:rStyle w:val="NoneA"/>
          <w:rFonts w:ascii="Times New Roman" w:hAnsi="Times New Roman"/>
          <w:spacing w:val="2"/>
          <w:sz w:val="24"/>
          <w:szCs w:val="24"/>
        </w:rPr>
        <w:t xml:space="preserve"> and 2) to see how long ago certain species had lived. His</w:t>
      </w:r>
      <w:r w:rsidR="00083BFF">
        <w:rPr>
          <w:rStyle w:val="NoneA"/>
          <w:rFonts w:ascii="Times New Roman" w:hAnsi="Times New Roman"/>
          <w:spacing w:val="2"/>
          <w:sz w:val="24"/>
          <w:szCs w:val="24"/>
        </w:rPr>
        <w:t xml:space="preserve"> analogy </w:t>
      </w:r>
      <w:r w:rsidR="006B2070">
        <w:rPr>
          <w:rStyle w:val="NoneA"/>
          <w:rFonts w:ascii="Times New Roman" w:hAnsi="Times New Roman"/>
          <w:spacing w:val="2"/>
          <w:sz w:val="24"/>
          <w:szCs w:val="24"/>
        </w:rPr>
        <w:t xml:space="preserve">compared </w:t>
      </w:r>
      <w:r w:rsidR="008139D7">
        <w:rPr>
          <w:rStyle w:val="NoneA"/>
          <w:rFonts w:ascii="Times New Roman" w:hAnsi="Times New Roman"/>
          <w:spacing w:val="2"/>
          <w:sz w:val="24"/>
          <w:szCs w:val="24"/>
        </w:rPr>
        <w:t>zeros in millions to zeroes in billions.</w:t>
      </w:r>
    </w:p>
    <w:p w14:paraId="1E5CA28D" w14:textId="64B8F57A" w:rsidR="00616C36" w:rsidRDefault="00212AAF" w:rsidP="007C7F0F">
      <w:pPr>
        <w:pStyle w:val="BodyA"/>
        <w:spacing w:after="0" w:line="240" w:lineRule="auto"/>
        <w:ind w:firstLine="720"/>
        <w:rPr>
          <w:rStyle w:val="NoneA"/>
          <w:rFonts w:ascii="Times New Roman" w:hAnsi="Times New Roman"/>
          <w:sz w:val="24"/>
          <w:szCs w:val="24"/>
        </w:rPr>
      </w:pPr>
      <w:r>
        <w:rPr>
          <w:rStyle w:val="NoneA"/>
          <w:rFonts w:ascii="Times New Roman" w:hAnsi="Times New Roman"/>
          <w:spacing w:val="-4"/>
          <w:sz w:val="24"/>
          <w:szCs w:val="24"/>
        </w:rPr>
        <w:t xml:space="preserve">The lore </w:t>
      </w:r>
      <w:r>
        <w:rPr>
          <w:rStyle w:val="NoneA"/>
          <w:rFonts w:ascii="Times New Roman" w:hAnsi="Times New Roman"/>
          <w:spacing w:val="-3"/>
          <w:sz w:val="24"/>
          <w:szCs w:val="24"/>
        </w:rPr>
        <w:t xml:space="preserve">of </w:t>
      </w:r>
      <w:r>
        <w:rPr>
          <w:rStyle w:val="NoneA"/>
          <w:rFonts w:ascii="Times New Roman" w:hAnsi="Times New Roman"/>
          <w:spacing w:val="-4"/>
          <w:sz w:val="24"/>
          <w:szCs w:val="24"/>
        </w:rPr>
        <w:t xml:space="preserve">large </w:t>
      </w:r>
      <w:r>
        <w:rPr>
          <w:rStyle w:val="NoneA"/>
          <w:rFonts w:ascii="Times New Roman" w:hAnsi="Times New Roman"/>
          <w:spacing w:val="-5"/>
          <w:sz w:val="24"/>
          <w:szCs w:val="24"/>
        </w:rPr>
        <w:t xml:space="preserve">numbers </w:t>
      </w:r>
      <w:r>
        <w:rPr>
          <w:rStyle w:val="NoneA"/>
          <w:rFonts w:ascii="Times New Roman" w:hAnsi="Times New Roman"/>
          <w:spacing w:val="-3"/>
          <w:sz w:val="24"/>
          <w:szCs w:val="24"/>
        </w:rPr>
        <w:t xml:space="preserve">is </w:t>
      </w:r>
      <w:r>
        <w:rPr>
          <w:rStyle w:val="NoneA"/>
          <w:rFonts w:ascii="Times New Roman" w:hAnsi="Times New Roman"/>
          <w:spacing w:val="-4"/>
          <w:sz w:val="24"/>
          <w:szCs w:val="24"/>
        </w:rPr>
        <w:t xml:space="preserve">not lost </w:t>
      </w:r>
      <w:r>
        <w:rPr>
          <w:rStyle w:val="NoneA"/>
          <w:rFonts w:ascii="Times New Roman" w:hAnsi="Times New Roman"/>
          <w:spacing w:val="-3"/>
          <w:sz w:val="24"/>
          <w:szCs w:val="24"/>
        </w:rPr>
        <w:t xml:space="preserve">on </w:t>
      </w:r>
      <w:r>
        <w:rPr>
          <w:rStyle w:val="NoneA"/>
          <w:rFonts w:ascii="Times New Roman" w:hAnsi="Times New Roman"/>
          <w:spacing w:val="-4"/>
          <w:sz w:val="24"/>
          <w:szCs w:val="24"/>
        </w:rPr>
        <w:t xml:space="preserve">young </w:t>
      </w:r>
      <w:r>
        <w:rPr>
          <w:rStyle w:val="NoneA"/>
          <w:rFonts w:ascii="Times New Roman" w:hAnsi="Times New Roman"/>
          <w:spacing w:val="-5"/>
          <w:sz w:val="24"/>
          <w:szCs w:val="24"/>
        </w:rPr>
        <w:t xml:space="preserve">children.  </w:t>
      </w:r>
      <w:r>
        <w:rPr>
          <w:rStyle w:val="NoneA"/>
          <w:rFonts w:ascii="Times New Roman" w:hAnsi="Times New Roman"/>
          <w:spacing w:val="-6"/>
          <w:sz w:val="24"/>
          <w:szCs w:val="24"/>
        </w:rPr>
        <w:t xml:space="preserve">Philosopher/ </w:t>
      </w:r>
      <w:r>
        <w:rPr>
          <w:rStyle w:val="NoneA"/>
          <w:rFonts w:ascii="Times New Roman" w:hAnsi="Times New Roman"/>
          <w:sz w:val="24"/>
          <w:szCs w:val="24"/>
        </w:rPr>
        <w:t xml:space="preserve">physicist/educator David Hawkins: </w:t>
      </w:r>
    </w:p>
    <w:p w14:paraId="270D4D4F" w14:textId="77777777" w:rsidR="00616C36" w:rsidRDefault="00616C36" w:rsidP="007C7F0F">
      <w:pPr>
        <w:pStyle w:val="BodyA"/>
        <w:spacing w:after="0" w:line="240" w:lineRule="auto"/>
        <w:ind w:firstLine="720"/>
        <w:rPr>
          <w:rStyle w:val="NoneA"/>
          <w:rFonts w:ascii="Times New Roman" w:hAnsi="Times New Roman"/>
          <w:sz w:val="24"/>
          <w:szCs w:val="24"/>
        </w:rPr>
      </w:pPr>
    </w:p>
    <w:p w14:paraId="43824954" w14:textId="41A04384" w:rsidR="00616C36" w:rsidRDefault="00212AAF" w:rsidP="00616C36">
      <w:pPr>
        <w:pStyle w:val="BodyA"/>
        <w:spacing w:after="0" w:line="240" w:lineRule="auto"/>
        <w:ind w:left="720"/>
        <w:rPr>
          <w:rStyle w:val="NoneA"/>
          <w:rFonts w:ascii="Times New Roman" w:hAnsi="Times New Roman"/>
          <w:spacing w:val="-5"/>
          <w:sz w:val="24"/>
          <w:szCs w:val="24"/>
        </w:rPr>
      </w:pPr>
      <w:r>
        <w:rPr>
          <w:rStyle w:val="NoneA"/>
          <w:rFonts w:ascii="Times New Roman" w:hAnsi="Times New Roman"/>
          <w:sz w:val="24"/>
          <w:szCs w:val="24"/>
        </w:rPr>
        <w:t xml:space="preserve">Mathematics is inescapably tied up with written symbols and…indeed incorporates them into its very essence; it is also true that </w:t>
      </w:r>
      <w:r>
        <w:rPr>
          <w:rStyle w:val="NoneA"/>
          <w:rFonts w:ascii="Times New Roman" w:hAnsi="Times New Roman"/>
          <w:i/>
          <w:iCs/>
          <w:sz w:val="24"/>
          <w:szCs w:val="24"/>
        </w:rPr>
        <w:t>the symbols are nothing without the perceptual and manipulatory intuitions which bring them life and meaning</w:t>
      </w:r>
      <w:r>
        <w:rPr>
          <w:rStyle w:val="NoneA"/>
          <w:rFonts w:ascii="Times New Roman" w:hAnsi="Times New Roman"/>
          <w:sz w:val="24"/>
          <w:szCs w:val="24"/>
        </w:rPr>
        <w:t xml:space="preserve">. Experiential roots evolve as a product of (1) children’s exploration of their environment, (2) their own emerging practical competencies, </w:t>
      </w:r>
      <w:r>
        <w:rPr>
          <w:rStyle w:val="NoneA"/>
          <w:rFonts w:ascii="Times New Roman" w:hAnsi="Times New Roman"/>
          <w:spacing w:val="2"/>
          <w:sz w:val="24"/>
          <w:szCs w:val="24"/>
        </w:rPr>
        <w:t xml:space="preserve">and (3) </w:t>
      </w:r>
      <w:r w:rsidRPr="006C6328">
        <w:rPr>
          <w:rStyle w:val="NoneA"/>
          <w:rFonts w:ascii="Times New Roman" w:hAnsi="Times New Roman"/>
          <w:i/>
          <w:iCs/>
          <w:spacing w:val="3"/>
          <w:sz w:val="24"/>
          <w:szCs w:val="24"/>
        </w:rPr>
        <w:t xml:space="preserve">reflection </w:t>
      </w:r>
      <w:r w:rsidRPr="006C6328">
        <w:rPr>
          <w:rStyle w:val="NoneA"/>
          <w:rFonts w:ascii="Times New Roman" w:hAnsi="Times New Roman"/>
          <w:i/>
          <w:iCs/>
          <w:sz w:val="24"/>
          <w:szCs w:val="24"/>
        </w:rPr>
        <w:t xml:space="preserve">with </w:t>
      </w:r>
      <w:r w:rsidRPr="006C6328">
        <w:rPr>
          <w:rStyle w:val="NoneA"/>
          <w:rFonts w:ascii="Times New Roman" w:hAnsi="Times New Roman"/>
          <w:i/>
          <w:iCs/>
          <w:spacing w:val="6"/>
          <w:sz w:val="24"/>
          <w:szCs w:val="24"/>
        </w:rPr>
        <w:t xml:space="preserve">their </w:t>
      </w:r>
      <w:r w:rsidRPr="006C6328">
        <w:rPr>
          <w:rStyle w:val="NoneA"/>
          <w:rFonts w:ascii="Times New Roman" w:hAnsi="Times New Roman"/>
          <w:i/>
          <w:iCs/>
          <w:sz w:val="24"/>
          <w:szCs w:val="24"/>
        </w:rPr>
        <w:t>teachers</w:t>
      </w:r>
      <w:r w:rsidR="00A4796D">
        <w:rPr>
          <w:rStyle w:val="NoneA"/>
          <w:rFonts w:ascii="Times New Roman" w:hAnsi="Times New Roman"/>
          <w:sz w:val="24"/>
          <w:szCs w:val="24"/>
        </w:rPr>
        <w:t>.</w:t>
      </w:r>
      <w:r>
        <w:rPr>
          <w:rStyle w:val="NoneA"/>
          <w:rFonts w:ascii="Times New Roman" w:hAnsi="Times New Roman"/>
          <w:sz w:val="24"/>
          <w:szCs w:val="24"/>
        </w:rPr>
        <w:t xml:space="preserve"> [</w:t>
      </w:r>
      <w:r w:rsidR="00EE11CA">
        <w:rPr>
          <w:rStyle w:val="NoneA"/>
          <w:rFonts w:ascii="Times New Roman" w:hAnsi="Times New Roman"/>
          <w:sz w:val="24"/>
          <w:szCs w:val="24"/>
        </w:rPr>
        <w:t>16</w:t>
      </w:r>
      <w:r w:rsidR="008C391A">
        <w:rPr>
          <w:rStyle w:val="NoneA"/>
          <w:rFonts w:ascii="Times New Roman" w:hAnsi="Times New Roman"/>
          <w:sz w:val="24"/>
          <w:szCs w:val="24"/>
        </w:rPr>
        <w:t xml:space="preserve">, </w:t>
      </w:r>
      <w:r w:rsidR="007C7F0F">
        <w:rPr>
          <w:rStyle w:val="NoneA"/>
          <w:rFonts w:ascii="Times New Roman" w:hAnsi="Times New Roman"/>
          <w:spacing w:val="3"/>
          <w:sz w:val="24"/>
          <w:szCs w:val="24"/>
        </w:rPr>
        <w:t>emphasis added</w:t>
      </w:r>
      <w:r w:rsidR="007C7F0F">
        <w:rPr>
          <w:rStyle w:val="NoneA"/>
          <w:rFonts w:ascii="Times New Roman" w:hAnsi="Times New Roman"/>
          <w:spacing w:val="-5"/>
          <w:sz w:val="24"/>
          <w:szCs w:val="24"/>
        </w:rPr>
        <w:t xml:space="preserve">] </w:t>
      </w:r>
    </w:p>
    <w:p w14:paraId="5F70D507" w14:textId="77777777" w:rsidR="00616C36" w:rsidRDefault="00616C36" w:rsidP="00616C36">
      <w:pPr>
        <w:pStyle w:val="BodyA"/>
        <w:spacing w:after="0" w:line="240" w:lineRule="auto"/>
        <w:rPr>
          <w:rStyle w:val="NoneA"/>
          <w:rFonts w:ascii="Times New Roman" w:hAnsi="Times New Roman"/>
          <w:spacing w:val="-5"/>
          <w:sz w:val="24"/>
          <w:szCs w:val="24"/>
        </w:rPr>
      </w:pPr>
    </w:p>
    <w:p w14:paraId="25B862C7" w14:textId="142C2DB7" w:rsidR="00212AAF" w:rsidRDefault="00212AAF" w:rsidP="00616C36">
      <w:pPr>
        <w:pStyle w:val="BodyA"/>
        <w:spacing w:after="0" w:line="240" w:lineRule="auto"/>
        <w:rPr>
          <w:rStyle w:val="NoneA"/>
          <w:rFonts w:ascii="Times New Roman" w:hAnsi="Times New Roman"/>
          <w:sz w:val="24"/>
          <w:szCs w:val="24"/>
        </w:rPr>
      </w:pPr>
      <w:r>
        <w:rPr>
          <w:rStyle w:val="NoneA"/>
          <w:rFonts w:ascii="Times New Roman" w:hAnsi="Times New Roman"/>
          <w:spacing w:val="3"/>
          <w:sz w:val="24"/>
          <w:szCs w:val="24"/>
        </w:rPr>
        <w:t>The</w:t>
      </w:r>
      <w:r>
        <w:rPr>
          <w:rStyle w:val="NoneA"/>
          <w:rFonts w:ascii="Times New Roman" w:hAnsi="Times New Roman"/>
          <w:sz w:val="24"/>
          <w:szCs w:val="24"/>
        </w:rPr>
        <w:t xml:space="preserve"> game encouraged </w:t>
      </w:r>
      <w:r>
        <w:rPr>
          <w:rStyle w:val="NoneA"/>
          <w:rFonts w:ascii="Times New Roman" w:hAnsi="Times New Roman"/>
          <w:spacing w:val="3"/>
          <w:sz w:val="24"/>
          <w:szCs w:val="24"/>
        </w:rPr>
        <w:t xml:space="preserve">children </w:t>
      </w:r>
      <w:r>
        <w:rPr>
          <w:rStyle w:val="NoneA"/>
          <w:rFonts w:ascii="Times New Roman" w:hAnsi="Times New Roman"/>
          <w:sz w:val="24"/>
          <w:szCs w:val="24"/>
        </w:rPr>
        <w:t xml:space="preserve">to </w:t>
      </w:r>
      <w:r>
        <w:rPr>
          <w:rStyle w:val="NoneA"/>
          <w:rFonts w:ascii="Times New Roman" w:hAnsi="Times New Roman"/>
          <w:spacing w:val="3"/>
          <w:sz w:val="24"/>
          <w:szCs w:val="24"/>
        </w:rPr>
        <w:t xml:space="preserve">make friends with </w:t>
      </w:r>
      <w:r>
        <w:rPr>
          <w:rStyle w:val="NoneA"/>
          <w:rFonts w:ascii="Times New Roman" w:hAnsi="Times New Roman"/>
          <w:spacing w:val="2"/>
          <w:sz w:val="24"/>
          <w:szCs w:val="24"/>
        </w:rPr>
        <w:t>big</w:t>
      </w:r>
      <w:r>
        <w:rPr>
          <w:rStyle w:val="NoneA"/>
          <w:rFonts w:ascii="Times New Roman" w:hAnsi="Times New Roman"/>
          <w:spacing w:val="13"/>
          <w:sz w:val="24"/>
          <w:szCs w:val="24"/>
        </w:rPr>
        <w:t xml:space="preserve"> </w:t>
      </w:r>
      <w:r>
        <w:rPr>
          <w:rStyle w:val="NoneA"/>
          <w:rFonts w:ascii="Times New Roman" w:hAnsi="Times New Roman"/>
          <w:spacing w:val="4"/>
          <w:sz w:val="24"/>
          <w:szCs w:val="24"/>
        </w:rPr>
        <w:t>numbers</w:t>
      </w:r>
      <w:r w:rsidR="00616C36">
        <w:rPr>
          <w:rStyle w:val="NoneA"/>
          <w:rFonts w:ascii="Times New Roman" w:hAnsi="Times New Roman"/>
          <w:spacing w:val="4"/>
          <w:sz w:val="24"/>
          <w:szCs w:val="24"/>
        </w:rPr>
        <w:t xml:space="preserve"> and to make an analogy between many zeros and very big numbers.</w:t>
      </w:r>
      <w:r w:rsidRPr="00D80D14">
        <w:rPr>
          <w:rStyle w:val="NoneA"/>
          <w:rFonts w:ascii="Times New Roman" w:hAnsi="Times New Roman"/>
          <w:sz w:val="24"/>
          <w:szCs w:val="24"/>
        </w:rPr>
        <w:t xml:space="preserve"> </w:t>
      </w:r>
      <w:r>
        <w:rPr>
          <w:rStyle w:val="NoneA"/>
          <w:rFonts w:ascii="Times New Roman" w:hAnsi="Times New Roman"/>
          <w:sz w:val="24"/>
          <w:szCs w:val="24"/>
        </w:rPr>
        <w:t xml:space="preserve">Eric: “For the first time, students are using the words </w:t>
      </w:r>
      <w:r w:rsidRPr="00D80D14">
        <w:rPr>
          <w:rStyle w:val="NoneA"/>
          <w:rFonts w:ascii="Times New Roman" w:hAnsi="Times New Roman"/>
          <w:i/>
          <w:iCs/>
          <w:sz w:val="24"/>
          <w:szCs w:val="24"/>
        </w:rPr>
        <w:t>millions and billions</w:t>
      </w:r>
      <w:r>
        <w:rPr>
          <w:rStyle w:val="NoneA"/>
          <w:rFonts w:ascii="Times New Roman" w:hAnsi="Times New Roman"/>
          <w:sz w:val="24"/>
          <w:szCs w:val="24"/>
        </w:rPr>
        <w:t xml:space="preserve"> with a sense of their magnitude.”</w:t>
      </w:r>
    </w:p>
    <w:p w14:paraId="3E7CC690" w14:textId="1BCA2DDB" w:rsidR="003F0B7B" w:rsidRDefault="003F0B7B" w:rsidP="00A833D1">
      <w:pPr>
        <w:pStyle w:val="BodyA"/>
        <w:spacing w:after="0" w:line="240" w:lineRule="auto"/>
        <w:rPr>
          <w:rStyle w:val="NoneA"/>
          <w:rFonts w:ascii="Times New Roman" w:hAnsi="Times New Roman"/>
          <w:sz w:val="24"/>
          <w:szCs w:val="24"/>
        </w:rPr>
      </w:pPr>
    </w:p>
    <w:p w14:paraId="67D54834" w14:textId="3360A654" w:rsidR="00A833D1" w:rsidRPr="004C299D" w:rsidRDefault="00A833D1" w:rsidP="00A833D1">
      <w:pPr>
        <w:rPr>
          <w:rFonts w:ascii="Times New Roman" w:hAnsi="Times New Roman" w:cs="Times New Roman"/>
          <w:b/>
          <w:bCs/>
          <w:i/>
          <w:iCs/>
          <w:sz w:val="24"/>
          <w:szCs w:val="24"/>
        </w:rPr>
      </w:pPr>
      <w:r>
        <w:rPr>
          <w:rFonts w:ascii="Times New Roman" w:hAnsi="Times New Roman" w:cs="Times New Roman"/>
          <w:b/>
          <w:bCs/>
          <w:sz w:val="24"/>
          <w:szCs w:val="24"/>
        </w:rPr>
        <w:t xml:space="preserve">Vignette: </w:t>
      </w:r>
      <w:r>
        <w:rPr>
          <w:rFonts w:ascii="Times New Roman" w:hAnsi="Times New Roman" w:cs="Times New Roman"/>
          <w:b/>
          <w:bCs/>
          <w:i/>
          <w:iCs/>
          <w:sz w:val="24"/>
          <w:szCs w:val="24"/>
        </w:rPr>
        <w:t>Telephone</w:t>
      </w:r>
      <w:r w:rsidR="003C2ABB">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An Analogy for Random Change</w:t>
      </w:r>
    </w:p>
    <w:p w14:paraId="7C3FD27F" w14:textId="77777777" w:rsidR="00A833D1" w:rsidRDefault="00A833D1" w:rsidP="00A833D1">
      <w:pPr>
        <w:rPr>
          <w:rFonts w:ascii="Times New Roman" w:hAnsi="Times New Roman" w:cs="Times New Roman"/>
          <w:sz w:val="24"/>
          <w:szCs w:val="24"/>
        </w:rPr>
      </w:pPr>
    </w:p>
    <w:p w14:paraId="377B49A6" w14:textId="0E7D719D" w:rsidR="00A833D1" w:rsidRPr="00B14352" w:rsidRDefault="00A833D1" w:rsidP="00A833D1">
      <w:pPr>
        <w:ind w:firstLine="720"/>
        <w:rPr>
          <w:rFonts w:ascii="Times New Roman" w:hAnsi="Times New Roman" w:cs="Times New Roman"/>
          <w:sz w:val="24"/>
          <w:szCs w:val="24"/>
        </w:rPr>
      </w:pPr>
      <w:r w:rsidRPr="00397D4B">
        <w:rPr>
          <w:rFonts w:ascii="Times New Roman" w:hAnsi="Times New Roman" w:cs="Times New Roman"/>
          <w:sz w:val="24"/>
          <w:szCs w:val="24"/>
        </w:rPr>
        <w:t xml:space="preserve">Marcella </w:t>
      </w:r>
      <w:r>
        <w:rPr>
          <w:rFonts w:ascii="Times New Roman" w:hAnsi="Times New Roman" w:cs="Times New Roman"/>
          <w:sz w:val="24"/>
          <w:szCs w:val="24"/>
        </w:rPr>
        <w:t xml:space="preserve">liked to use analogies: She </w:t>
      </w:r>
      <w:r w:rsidRPr="00397D4B">
        <w:rPr>
          <w:rFonts w:ascii="Times New Roman" w:hAnsi="Times New Roman" w:cs="Times New Roman"/>
          <w:sz w:val="24"/>
          <w:szCs w:val="24"/>
        </w:rPr>
        <w:t xml:space="preserve">played the </w:t>
      </w:r>
      <w:r>
        <w:rPr>
          <w:rFonts w:ascii="Times New Roman" w:hAnsi="Times New Roman" w:cs="Times New Roman"/>
          <w:sz w:val="24"/>
          <w:szCs w:val="24"/>
        </w:rPr>
        <w:t xml:space="preserve">familiar </w:t>
      </w:r>
      <w:r w:rsidRPr="00397D4B">
        <w:rPr>
          <w:rFonts w:ascii="Times New Roman" w:hAnsi="Times New Roman" w:cs="Times New Roman"/>
          <w:sz w:val="24"/>
          <w:szCs w:val="24"/>
        </w:rPr>
        <w:t>game “Telephone," but called it “Random Change.” What Estelle whispered to Omar differed a bit from what Estelle had heard from the first child, Jose.</w:t>
      </w:r>
      <w:r>
        <w:rPr>
          <w:rFonts w:ascii="Times New Roman" w:hAnsi="Times New Roman" w:cs="Times New Roman"/>
          <w:sz w:val="24"/>
          <w:szCs w:val="24"/>
        </w:rPr>
        <w:t xml:space="preserve"> C</w:t>
      </w:r>
      <w:r w:rsidRPr="00397D4B">
        <w:rPr>
          <w:rFonts w:ascii="Times New Roman" w:hAnsi="Times New Roman" w:cs="Times New Roman"/>
          <w:sz w:val="24"/>
          <w:szCs w:val="24"/>
        </w:rPr>
        <w:t>hildren might pass on a mistake or make their own mistake. What the last child hears may differ completely from what the first whispered. Marcella wrote down what the first and last child said. At the end, she read first and last children’s remarks and asked: “Is what Jose (first child) said the same as what Janna (last child) said?” And the class discussed what was the same</w:t>
      </w:r>
      <w:r>
        <w:rPr>
          <w:rFonts w:ascii="Times New Roman" w:hAnsi="Times New Roman" w:cs="Times New Roman"/>
          <w:sz w:val="24"/>
          <w:szCs w:val="24"/>
        </w:rPr>
        <w:t>,</w:t>
      </w:r>
      <w:r w:rsidRPr="00397D4B">
        <w:rPr>
          <w:rFonts w:ascii="Times New Roman" w:hAnsi="Times New Roman" w:cs="Times New Roman"/>
          <w:sz w:val="24"/>
          <w:szCs w:val="24"/>
        </w:rPr>
        <w:t xml:space="preserve"> what was different</w:t>
      </w:r>
      <w:r>
        <w:rPr>
          <w:rFonts w:ascii="Times New Roman" w:hAnsi="Times New Roman" w:cs="Times New Roman"/>
          <w:sz w:val="24"/>
          <w:szCs w:val="24"/>
        </w:rPr>
        <w:t>, and why changes might have occurred</w:t>
      </w:r>
      <w:r w:rsidR="0097680A">
        <w:rPr>
          <w:rFonts w:ascii="Times New Roman" w:hAnsi="Times New Roman" w:cs="Times New Roman"/>
          <w:sz w:val="24"/>
          <w:szCs w:val="24"/>
        </w:rPr>
        <w:t xml:space="preserve">: “Them words </w:t>
      </w:r>
      <w:r w:rsidR="0097680A" w:rsidRPr="00415EBA">
        <w:rPr>
          <w:rFonts w:ascii="Times New Roman" w:hAnsi="Times New Roman" w:cs="Times New Roman"/>
          <w:i/>
          <w:iCs/>
          <w:sz w:val="24"/>
          <w:szCs w:val="24"/>
        </w:rPr>
        <w:t>sound</w:t>
      </w:r>
      <w:r w:rsidR="0097680A">
        <w:rPr>
          <w:rFonts w:ascii="Times New Roman" w:hAnsi="Times New Roman" w:cs="Times New Roman"/>
          <w:sz w:val="24"/>
          <w:szCs w:val="24"/>
        </w:rPr>
        <w:t xml:space="preserve"> just the same.” “The words rhyme!” </w:t>
      </w:r>
      <w:r w:rsidR="00B14352">
        <w:rPr>
          <w:rFonts w:ascii="Times New Roman" w:hAnsi="Times New Roman" w:cs="Times New Roman"/>
          <w:sz w:val="24"/>
          <w:szCs w:val="24"/>
        </w:rPr>
        <w:t xml:space="preserve">“I didn’t hear, so I just made it up.” “I was thinking about lunch!” </w:t>
      </w:r>
      <w:r w:rsidR="0040107C">
        <w:rPr>
          <w:rFonts w:ascii="Times New Roman" w:hAnsi="Times New Roman" w:cs="Times New Roman"/>
          <w:sz w:val="24"/>
          <w:szCs w:val="24"/>
        </w:rPr>
        <w:t>Marcella named the reasons for their answers:</w:t>
      </w:r>
      <w:r w:rsidR="00B14352">
        <w:rPr>
          <w:rFonts w:ascii="Times New Roman" w:hAnsi="Times New Roman" w:cs="Times New Roman"/>
          <w:sz w:val="24"/>
          <w:szCs w:val="24"/>
        </w:rPr>
        <w:t xml:space="preserve"> </w:t>
      </w:r>
      <w:r w:rsidR="00B14352">
        <w:rPr>
          <w:rFonts w:ascii="Times New Roman" w:hAnsi="Times New Roman" w:cs="Times New Roman"/>
          <w:i/>
          <w:iCs/>
          <w:sz w:val="24"/>
          <w:szCs w:val="24"/>
        </w:rPr>
        <w:t xml:space="preserve">attention, </w:t>
      </w:r>
      <w:r w:rsidR="00CA26F4">
        <w:rPr>
          <w:rFonts w:ascii="Times New Roman" w:hAnsi="Times New Roman" w:cs="Times New Roman"/>
          <w:i/>
          <w:iCs/>
          <w:sz w:val="24"/>
          <w:szCs w:val="24"/>
        </w:rPr>
        <w:t>e</w:t>
      </w:r>
      <w:r w:rsidR="00B14352">
        <w:rPr>
          <w:rFonts w:ascii="Times New Roman" w:hAnsi="Times New Roman" w:cs="Times New Roman"/>
          <w:i/>
          <w:iCs/>
          <w:sz w:val="24"/>
          <w:szCs w:val="24"/>
        </w:rPr>
        <w:t xml:space="preserve">nunciation, </w:t>
      </w:r>
      <w:r w:rsidR="00B14352">
        <w:rPr>
          <w:rFonts w:ascii="Times New Roman" w:hAnsi="Times New Roman" w:cs="Times New Roman"/>
          <w:i/>
          <w:iCs/>
          <w:sz w:val="24"/>
          <w:szCs w:val="24"/>
        </w:rPr>
        <w:softHyphen/>
      </w:r>
      <w:r w:rsidR="00B14352">
        <w:rPr>
          <w:rFonts w:ascii="Times New Roman" w:hAnsi="Times New Roman" w:cs="Times New Roman"/>
          <w:sz w:val="24"/>
          <w:szCs w:val="24"/>
        </w:rPr>
        <w:t xml:space="preserve">and </w:t>
      </w:r>
      <w:r w:rsidR="00B14352">
        <w:rPr>
          <w:rFonts w:ascii="Times New Roman" w:hAnsi="Times New Roman" w:cs="Times New Roman"/>
          <w:i/>
          <w:iCs/>
          <w:sz w:val="24"/>
          <w:szCs w:val="24"/>
        </w:rPr>
        <w:t>distraction,</w:t>
      </w:r>
      <w:r w:rsidR="0040107C">
        <w:rPr>
          <w:rFonts w:ascii="Times New Roman" w:hAnsi="Times New Roman" w:cs="Times New Roman"/>
          <w:sz w:val="24"/>
          <w:szCs w:val="24"/>
        </w:rPr>
        <w:t xml:space="preserve"> which made the children aware of why their answers were right or wrong. The analyses improved</w:t>
      </w:r>
      <w:r w:rsidR="00B14352">
        <w:rPr>
          <w:rFonts w:ascii="Times New Roman" w:hAnsi="Times New Roman" w:cs="Times New Roman"/>
          <w:i/>
          <w:iCs/>
          <w:sz w:val="24"/>
          <w:szCs w:val="24"/>
        </w:rPr>
        <w:t xml:space="preserve"> </w:t>
      </w:r>
      <w:r w:rsidR="00B14352">
        <w:rPr>
          <w:rFonts w:ascii="Times New Roman" w:hAnsi="Times New Roman" w:cs="Times New Roman"/>
          <w:sz w:val="24"/>
          <w:szCs w:val="24"/>
        </w:rPr>
        <w:t xml:space="preserve">their listening </w:t>
      </w:r>
      <w:r w:rsidR="0040107C">
        <w:rPr>
          <w:rFonts w:ascii="Times New Roman" w:hAnsi="Times New Roman" w:cs="Times New Roman"/>
          <w:sz w:val="24"/>
          <w:szCs w:val="24"/>
        </w:rPr>
        <w:t>skills</w:t>
      </w:r>
      <w:r w:rsidR="00B14352">
        <w:rPr>
          <w:rFonts w:ascii="Times New Roman" w:hAnsi="Times New Roman" w:cs="Times New Roman"/>
          <w:sz w:val="24"/>
          <w:szCs w:val="24"/>
        </w:rPr>
        <w:t>.</w:t>
      </w:r>
    </w:p>
    <w:p w14:paraId="1B7652BD" w14:textId="307D9843" w:rsidR="00A833D1" w:rsidRPr="007A1039" w:rsidRDefault="00ED416C" w:rsidP="00247D5F">
      <w:pPr>
        <w:ind w:firstLine="720"/>
        <w:rPr>
          <w:rFonts w:ascii="Times New Roman" w:hAnsi="Times New Roman" w:cs="Times New Roman"/>
          <w:sz w:val="24"/>
          <w:szCs w:val="24"/>
        </w:rPr>
      </w:pPr>
      <w:r>
        <w:rPr>
          <w:rFonts w:ascii="Times New Roman" w:hAnsi="Times New Roman" w:cs="Times New Roman"/>
          <w:color w:val="231F20"/>
          <w:sz w:val="24"/>
          <w:szCs w:val="24"/>
        </w:rPr>
        <w:tab/>
      </w:r>
    </w:p>
    <w:p w14:paraId="2550E1AC" w14:textId="6386C44D" w:rsidR="00A833D1" w:rsidRDefault="00C96429" w:rsidP="00A833D1">
      <w:pPr>
        <w:pStyle w:val="BodyText"/>
        <w:tabs>
          <w:tab w:val="left" w:pos="0"/>
          <w:tab w:val="left" w:pos="900"/>
        </w:tabs>
        <w:spacing w:before="7"/>
        <w:ind w:right="-360" w:hanging="720"/>
        <w:jc w:val="center"/>
        <w:rPr>
          <w:rFonts w:ascii="Times New Roman" w:hAnsi="Times New Roman" w:cs="Times New Roman"/>
          <w:b/>
          <w:sz w:val="24"/>
          <w:szCs w:val="24"/>
        </w:rPr>
      </w:pPr>
      <w:r>
        <w:rPr>
          <w:rFonts w:ascii="Times New Roman" w:hAnsi="Times New Roman" w:cs="Times New Roman"/>
          <w:b/>
          <w:sz w:val="24"/>
          <w:szCs w:val="24"/>
        </w:rPr>
        <w:t>Insert</w:t>
      </w:r>
      <w:r w:rsidR="00ED416C">
        <w:rPr>
          <w:rFonts w:ascii="Times New Roman" w:hAnsi="Times New Roman" w:cs="Times New Roman"/>
          <w:b/>
          <w:sz w:val="24"/>
          <w:szCs w:val="24"/>
        </w:rPr>
        <w:t xml:space="preserve"> </w:t>
      </w:r>
      <w:r w:rsidR="00A91F47">
        <w:rPr>
          <w:rFonts w:ascii="Times New Roman" w:hAnsi="Times New Roman" w:cs="Times New Roman"/>
          <w:b/>
          <w:sz w:val="24"/>
          <w:szCs w:val="24"/>
        </w:rPr>
        <w:t>Try This</w:t>
      </w:r>
      <w:r w:rsidR="00A833D1">
        <w:rPr>
          <w:rFonts w:ascii="Times New Roman" w:hAnsi="Times New Roman" w:cs="Times New Roman"/>
          <w:b/>
          <w:sz w:val="24"/>
          <w:szCs w:val="24"/>
        </w:rPr>
        <w:t xml:space="preserve"> 15.3 Here – </w:t>
      </w:r>
      <w:r w:rsidR="00876168">
        <w:rPr>
          <w:rFonts w:ascii="Times New Roman" w:hAnsi="Times New Roman" w:cs="Times New Roman"/>
          <w:b/>
          <w:sz w:val="24"/>
          <w:szCs w:val="24"/>
        </w:rPr>
        <w:t>P</w:t>
      </w:r>
      <w:r w:rsidR="00A833D1">
        <w:rPr>
          <w:rFonts w:ascii="Times New Roman" w:hAnsi="Times New Roman" w:cs="Times New Roman"/>
          <w:b/>
          <w:sz w:val="24"/>
          <w:szCs w:val="24"/>
        </w:rPr>
        <w:t xml:space="preserve">laying </w:t>
      </w:r>
      <w:r w:rsidR="00876168">
        <w:rPr>
          <w:rFonts w:ascii="Times New Roman" w:hAnsi="Times New Roman" w:cs="Times New Roman"/>
          <w:b/>
          <w:sz w:val="24"/>
          <w:szCs w:val="24"/>
        </w:rPr>
        <w:t>T</w:t>
      </w:r>
      <w:r w:rsidR="00A833D1">
        <w:rPr>
          <w:rFonts w:ascii="Times New Roman" w:hAnsi="Times New Roman" w:cs="Times New Roman"/>
          <w:b/>
          <w:sz w:val="24"/>
          <w:szCs w:val="24"/>
        </w:rPr>
        <w:t>elephone</w:t>
      </w:r>
    </w:p>
    <w:p w14:paraId="512177DD" w14:textId="0D8C45CB" w:rsidR="00A833D1" w:rsidRDefault="00A833D1" w:rsidP="00A833D1">
      <w:pPr>
        <w:pStyle w:val="BodyText"/>
        <w:tabs>
          <w:tab w:val="left" w:pos="0"/>
          <w:tab w:val="left" w:pos="900"/>
        </w:tabs>
        <w:spacing w:before="7"/>
        <w:ind w:right="-360" w:hanging="720"/>
        <w:rPr>
          <w:rFonts w:ascii="Times New Roman" w:hAnsi="Times New Roman" w:cs="Times New Roman"/>
          <w:b/>
          <w:sz w:val="24"/>
          <w:szCs w:val="24"/>
        </w:rPr>
      </w:pPr>
      <w:r>
        <w:rPr>
          <w:rFonts w:ascii="Times New Roman" w:hAnsi="Times New Roman" w:cs="Times New Roman"/>
          <w:b/>
          <w:sz w:val="24"/>
          <w:szCs w:val="24"/>
        </w:rPr>
        <w:tab/>
      </w:r>
    </w:p>
    <w:p w14:paraId="18664504" w14:textId="6563F29F" w:rsidR="000560A9" w:rsidRPr="00826A0E" w:rsidRDefault="000560A9" w:rsidP="00A833D1">
      <w:pPr>
        <w:pStyle w:val="BodyText"/>
        <w:tabs>
          <w:tab w:val="left" w:pos="0"/>
          <w:tab w:val="left" w:pos="900"/>
        </w:tabs>
        <w:spacing w:before="45" w:line="228" w:lineRule="auto"/>
        <w:ind w:right="-360"/>
        <w:rPr>
          <w:rFonts w:ascii="Times New Roman" w:hAnsi="Times New Roman" w:cs="Times New Roman"/>
          <w:b/>
          <w:i/>
          <w:iCs/>
          <w:sz w:val="24"/>
          <w:szCs w:val="24"/>
        </w:rPr>
      </w:pPr>
      <w:r>
        <w:rPr>
          <w:rFonts w:ascii="Times New Roman" w:hAnsi="Times New Roman" w:cs="Times New Roman"/>
          <w:b/>
          <w:sz w:val="24"/>
          <w:szCs w:val="24"/>
        </w:rPr>
        <w:t xml:space="preserve">Vignette: </w:t>
      </w:r>
      <w:r w:rsidRPr="00826A0E">
        <w:rPr>
          <w:rFonts w:ascii="Times New Roman" w:hAnsi="Times New Roman" w:cs="Times New Roman"/>
          <w:b/>
          <w:i/>
          <w:iCs/>
          <w:sz w:val="24"/>
          <w:szCs w:val="24"/>
        </w:rPr>
        <w:t>Rhymes as Aides to Memory</w:t>
      </w:r>
    </w:p>
    <w:p w14:paraId="4C1D87BD" w14:textId="77777777" w:rsidR="0086645D" w:rsidRDefault="0086645D" w:rsidP="00A833D1">
      <w:pPr>
        <w:pStyle w:val="BodyText"/>
        <w:tabs>
          <w:tab w:val="left" w:pos="0"/>
          <w:tab w:val="left" w:pos="900"/>
        </w:tabs>
        <w:spacing w:before="45" w:line="228" w:lineRule="auto"/>
        <w:ind w:right="-360"/>
        <w:rPr>
          <w:rFonts w:ascii="Times New Roman" w:hAnsi="Times New Roman" w:cs="Times New Roman"/>
          <w:color w:val="231F20"/>
          <w:sz w:val="24"/>
          <w:szCs w:val="24"/>
        </w:rPr>
      </w:pPr>
    </w:p>
    <w:p w14:paraId="266492D3" w14:textId="4AFD9615" w:rsidR="00A833D1" w:rsidRDefault="000560A9" w:rsidP="00A46248">
      <w:pPr>
        <w:pStyle w:val="BodyText"/>
        <w:tabs>
          <w:tab w:val="left" w:pos="0"/>
          <w:tab w:val="left" w:pos="90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300005">
        <w:rPr>
          <w:rFonts w:ascii="Times New Roman" w:hAnsi="Times New Roman" w:cs="Times New Roman"/>
          <w:color w:val="231F20"/>
          <w:sz w:val="24"/>
          <w:szCs w:val="24"/>
        </w:rPr>
        <w:t>Eugene</w:t>
      </w:r>
      <w:r>
        <w:rPr>
          <w:rFonts w:ascii="Times New Roman" w:hAnsi="Times New Roman" w:cs="Times New Roman"/>
          <w:color w:val="231F20"/>
          <w:sz w:val="24"/>
          <w:szCs w:val="24"/>
        </w:rPr>
        <w:t xml:space="preserve"> end</w:t>
      </w:r>
      <w:r w:rsidR="00300005">
        <w:rPr>
          <w:rFonts w:ascii="Times New Roman" w:hAnsi="Times New Roman" w:cs="Times New Roman"/>
          <w:color w:val="231F20"/>
          <w:sz w:val="24"/>
          <w:szCs w:val="24"/>
        </w:rPr>
        <w:t>ed</w:t>
      </w:r>
      <w:r>
        <w:rPr>
          <w:rFonts w:ascii="Times New Roman" w:hAnsi="Times New Roman" w:cs="Times New Roman"/>
          <w:color w:val="231F20"/>
          <w:sz w:val="24"/>
          <w:szCs w:val="24"/>
        </w:rPr>
        <w:t xml:space="preserve"> each day by reciting a poem, determined to expand children’s language</w:t>
      </w:r>
      <w:r w:rsidR="002A3C18">
        <w:rPr>
          <w:rFonts w:ascii="Times New Roman" w:hAnsi="Times New Roman" w:cs="Times New Roman"/>
          <w:color w:val="231F20"/>
          <w:sz w:val="24"/>
          <w:szCs w:val="24"/>
        </w:rPr>
        <w:t xml:space="preserve"> capacity</w:t>
      </w:r>
      <w:r>
        <w:rPr>
          <w:rFonts w:ascii="Times New Roman" w:hAnsi="Times New Roman" w:cs="Times New Roman"/>
          <w:color w:val="231F20"/>
          <w:sz w:val="24"/>
          <w:szCs w:val="24"/>
        </w:rPr>
        <w:t xml:space="preserve"> </w:t>
      </w:r>
      <w:r w:rsidR="00300005">
        <w:rPr>
          <w:rFonts w:ascii="Times New Roman" w:hAnsi="Times New Roman" w:cs="Times New Roman"/>
          <w:color w:val="231F20"/>
          <w:sz w:val="24"/>
          <w:szCs w:val="24"/>
        </w:rPr>
        <w:t>by</w:t>
      </w:r>
      <w:r>
        <w:rPr>
          <w:rFonts w:ascii="Times New Roman" w:hAnsi="Times New Roman" w:cs="Times New Roman"/>
          <w:color w:val="231F20"/>
          <w:sz w:val="24"/>
          <w:szCs w:val="24"/>
        </w:rPr>
        <w:t xml:space="preserve"> us</w:t>
      </w:r>
      <w:r w:rsidR="00300005">
        <w:rPr>
          <w:rFonts w:ascii="Times New Roman" w:hAnsi="Times New Roman" w:cs="Times New Roman"/>
          <w:color w:val="231F20"/>
          <w:sz w:val="24"/>
          <w:szCs w:val="24"/>
        </w:rPr>
        <w:t>ing</w:t>
      </w:r>
      <w:r>
        <w:rPr>
          <w:rFonts w:ascii="Times New Roman" w:hAnsi="Times New Roman" w:cs="Times New Roman"/>
          <w:color w:val="231F20"/>
          <w:sz w:val="24"/>
          <w:szCs w:val="24"/>
        </w:rPr>
        <w:t xml:space="preserve"> </w:t>
      </w:r>
      <w:r w:rsidR="00CA26F4">
        <w:rPr>
          <w:rFonts w:ascii="Times New Roman" w:hAnsi="Times New Roman" w:cs="Times New Roman"/>
          <w:color w:val="231F20"/>
          <w:sz w:val="24"/>
          <w:szCs w:val="24"/>
        </w:rPr>
        <w:t xml:space="preserve">rhythm and </w:t>
      </w:r>
      <w:r>
        <w:rPr>
          <w:rFonts w:ascii="Times New Roman" w:hAnsi="Times New Roman" w:cs="Times New Roman"/>
          <w:color w:val="231F20"/>
          <w:sz w:val="24"/>
          <w:szCs w:val="24"/>
        </w:rPr>
        <w:t>rhyme to help ponder or remember facts.  Encouraging children to chant along with him, Eugene repeated each poem many times, until he heard the words echo</w:t>
      </w:r>
      <w:r w:rsidR="00300005">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 the classroom</w:t>
      </w:r>
      <w:r w:rsidR="00826A0E">
        <w:rPr>
          <w:rFonts w:ascii="Times New Roman" w:hAnsi="Times New Roman" w:cs="Times New Roman"/>
          <w:color w:val="231F20"/>
          <w:sz w:val="24"/>
          <w:szCs w:val="24"/>
        </w:rPr>
        <w:t xml:space="preserve">, on the playground, and as children </w:t>
      </w:r>
      <w:r w:rsidR="00FD4D90">
        <w:rPr>
          <w:rFonts w:ascii="Times New Roman" w:hAnsi="Times New Roman" w:cs="Times New Roman"/>
          <w:color w:val="231F20"/>
          <w:sz w:val="24"/>
          <w:szCs w:val="24"/>
        </w:rPr>
        <w:t>worked</w:t>
      </w:r>
      <w:r w:rsidR="00826A0E">
        <w:rPr>
          <w:rFonts w:ascii="Times New Roman" w:hAnsi="Times New Roman" w:cs="Times New Roman"/>
          <w:color w:val="231F20"/>
          <w:sz w:val="24"/>
          <w:szCs w:val="24"/>
        </w:rPr>
        <w:t xml:space="preserve"> together or alon</w:t>
      </w:r>
      <w:r w:rsidR="00CC7AE9">
        <w:rPr>
          <w:rFonts w:ascii="Times New Roman" w:hAnsi="Times New Roman" w:cs="Times New Roman"/>
          <w:color w:val="231F20"/>
          <w:sz w:val="24"/>
          <w:szCs w:val="24"/>
        </w:rPr>
        <w:t>e</w:t>
      </w:r>
      <w:r>
        <w:rPr>
          <w:rFonts w:ascii="Times New Roman" w:hAnsi="Times New Roman" w:cs="Times New Roman"/>
          <w:color w:val="231F20"/>
          <w:sz w:val="24"/>
          <w:szCs w:val="24"/>
        </w:rPr>
        <w:t>. He used Kipling’s</w:t>
      </w:r>
      <w:r w:rsidR="00826A0E">
        <w:rPr>
          <w:rFonts w:ascii="Times New Roman" w:hAnsi="Times New Roman" w:cs="Times New Roman"/>
          <w:color w:val="231F20"/>
          <w:sz w:val="24"/>
          <w:szCs w:val="24"/>
        </w:rPr>
        <w:t xml:space="preserve"> couplet</w:t>
      </w:r>
      <w:r>
        <w:rPr>
          <w:rFonts w:ascii="Times New Roman" w:hAnsi="Times New Roman" w:cs="Times New Roman"/>
          <w:color w:val="231F20"/>
          <w:sz w:val="24"/>
          <w:szCs w:val="24"/>
        </w:rPr>
        <w:t xml:space="preserve"> “Honest Serving Men” </w:t>
      </w:r>
      <w:r w:rsidR="00D5045F">
        <w:rPr>
          <w:rFonts w:ascii="Times New Roman" w:hAnsi="Times New Roman" w:cs="Times New Roman"/>
          <w:color w:val="231F20"/>
          <w:sz w:val="24"/>
          <w:szCs w:val="24"/>
        </w:rPr>
        <w:t>(</w:t>
      </w:r>
      <w:r w:rsidR="0083529F">
        <w:rPr>
          <w:rFonts w:ascii="Times New Roman" w:hAnsi="Times New Roman" w:cs="Times New Roman"/>
          <w:color w:val="231F20"/>
          <w:sz w:val="24"/>
          <w:szCs w:val="24"/>
        </w:rPr>
        <w:t>p</w:t>
      </w:r>
      <w:r w:rsidR="00D5045F">
        <w:rPr>
          <w:rFonts w:ascii="Times New Roman" w:hAnsi="Times New Roman" w:cs="Times New Roman"/>
          <w:color w:val="231F20"/>
          <w:sz w:val="24"/>
          <w:szCs w:val="24"/>
        </w:rPr>
        <w:t>.X)</w:t>
      </w:r>
      <w:r>
        <w:rPr>
          <w:rFonts w:ascii="Times New Roman" w:hAnsi="Times New Roman" w:cs="Times New Roman"/>
          <w:color w:val="231F20"/>
          <w:sz w:val="24"/>
          <w:szCs w:val="24"/>
        </w:rPr>
        <w:t xml:space="preserve"> to help children remember the six words that drive investigation: Who, when, where, how</w:t>
      </w:r>
      <w:r w:rsidR="00300005">
        <w:rPr>
          <w:rFonts w:ascii="Times New Roman" w:hAnsi="Times New Roman" w:cs="Times New Roman"/>
          <w:color w:val="231F20"/>
          <w:sz w:val="24"/>
          <w:szCs w:val="24"/>
        </w:rPr>
        <w:t>,</w:t>
      </w:r>
      <w:r>
        <w:rPr>
          <w:rFonts w:ascii="Times New Roman" w:hAnsi="Times New Roman" w:cs="Times New Roman"/>
          <w:color w:val="231F20"/>
          <w:sz w:val="24"/>
          <w:szCs w:val="24"/>
        </w:rPr>
        <w:t xml:space="preserve"> what, why. When he could not find a poem for an idea he wanted to teach, he wrote one</w:t>
      </w:r>
      <w:r w:rsidR="00247324">
        <w:rPr>
          <w:rFonts w:ascii="Times New Roman" w:hAnsi="Times New Roman" w:cs="Times New Roman"/>
          <w:color w:val="231F20"/>
          <w:sz w:val="24"/>
          <w:szCs w:val="24"/>
        </w:rPr>
        <w:t xml:space="preserve"> (Example, p. 15</w:t>
      </w:r>
      <w:r w:rsidR="00FD4D90">
        <w:rPr>
          <w:rFonts w:ascii="Times New Roman" w:hAnsi="Times New Roman" w:cs="Times New Roman"/>
          <w:color w:val="231F20"/>
          <w:sz w:val="24"/>
          <w:szCs w:val="24"/>
        </w:rPr>
        <w:t>.</w:t>
      </w:r>
      <w:r w:rsidR="00247324">
        <w:rPr>
          <w:rFonts w:ascii="Times New Roman" w:hAnsi="Times New Roman" w:cs="Times New Roman"/>
          <w:color w:val="231F20"/>
          <w:sz w:val="24"/>
          <w:szCs w:val="24"/>
        </w:rPr>
        <w:t>0)</w:t>
      </w:r>
      <w:r w:rsidR="00CC284D">
        <w:rPr>
          <w:rFonts w:ascii="Times New Roman" w:hAnsi="Times New Roman" w:cs="Times New Roman"/>
          <w:color w:val="231F20"/>
          <w:sz w:val="24"/>
          <w:szCs w:val="24"/>
        </w:rPr>
        <w:t xml:space="preserve"> </w:t>
      </w:r>
      <w:r w:rsidR="00A833D1">
        <w:rPr>
          <w:rFonts w:ascii="Times New Roman" w:hAnsi="Times New Roman" w:cs="Times New Roman"/>
          <w:b/>
          <w:sz w:val="24"/>
          <w:szCs w:val="24"/>
        </w:rPr>
        <w:tab/>
      </w:r>
      <w:r w:rsidR="00A833D1">
        <w:rPr>
          <w:rFonts w:ascii="Times New Roman" w:hAnsi="Times New Roman" w:cs="Times New Roman"/>
          <w:b/>
          <w:sz w:val="24"/>
          <w:szCs w:val="24"/>
        </w:rPr>
        <w:tab/>
      </w:r>
      <w:r w:rsidR="00A833D1">
        <w:rPr>
          <w:rFonts w:ascii="Times New Roman" w:hAnsi="Times New Roman" w:cs="Times New Roman"/>
          <w:b/>
          <w:sz w:val="24"/>
          <w:szCs w:val="24"/>
        </w:rPr>
        <w:tab/>
      </w:r>
      <w:bookmarkStart w:id="4" w:name="_Hlk534729956"/>
      <w:r w:rsidR="00A833D1">
        <w:rPr>
          <w:rFonts w:ascii="Times New Roman" w:hAnsi="Times New Roman" w:cs="Times New Roman"/>
          <w:iCs/>
          <w:color w:val="231F20"/>
          <w:sz w:val="24"/>
          <w:szCs w:val="24"/>
        </w:rPr>
        <w:tab/>
      </w:r>
    </w:p>
    <w:bookmarkEnd w:id="4"/>
    <w:p w14:paraId="7B615E86" w14:textId="65134727" w:rsidR="00A833D1" w:rsidRPr="00E1180A" w:rsidRDefault="000560A9" w:rsidP="00A46248">
      <w:pPr>
        <w:pStyle w:val="BodyText"/>
        <w:tabs>
          <w:tab w:val="left" w:pos="90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A833D1">
        <w:rPr>
          <w:rFonts w:ascii="Times New Roman" w:hAnsi="Times New Roman" w:cs="Times New Roman"/>
          <w:color w:val="231F20"/>
          <w:sz w:val="24"/>
          <w:szCs w:val="24"/>
        </w:rPr>
        <w:t>Students memorized the poem</w:t>
      </w:r>
      <w:r w:rsidR="006A14CA">
        <w:rPr>
          <w:rFonts w:ascii="Times New Roman" w:hAnsi="Times New Roman" w:cs="Times New Roman"/>
          <w:color w:val="231F20"/>
          <w:sz w:val="24"/>
          <w:szCs w:val="24"/>
        </w:rPr>
        <w:t>s,</w:t>
      </w:r>
      <w:r w:rsidR="00A833D1">
        <w:rPr>
          <w:rFonts w:ascii="Times New Roman" w:hAnsi="Times New Roman" w:cs="Times New Roman"/>
          <w:color w:val="231F20"/>
          <w:sz w:val="24"/>
          <w:szCs w:val="24"/>
        </w:rPr>
        <w:t xml:space="preserve"> </w:t>
      </w:r>
      <w:r w:rsidR="004D3901">
        <w:rPr>
          <w:rFonts w:ascii="Times New Roman" w:hAnsi="Times New Roman" w:cs="Times New Roman"/>
          <w:color w:val="231F20"/>
          <w:sz w:val="24"/>
          <w:szCs w:val="24"/>
        </w:rPr>
        <w:t>shout</w:t>
      </w:r>
      <w:r w:rsidR="006A14CA">
        <w:rPr>
          <w:rFonts w:ascii="Times New Roman" w:hAnsi="Times New Roman" w:cs="Times New Roman"/>
          <w:color w:val="231F20"/>
          <w:sz w:val="24"/>
          <w:szCs w:val="24"/>
        </w:rPr>
        <w:t>ed some</w:t>
      </w:r>
      <w:r w:rsidR="00A833D1">
        <w:rPr>
          <w:rFonts w:ascii="Times New Roman" w:hAnsi="Times New Roman" w:cs="Times New Roman"/>
          <w:color w:val="231F20"/>
          <w:sz w:val="24"/>
          <w:szCs w:val="24"/>
        </w:rPr>
        <w:t xml:space="preserve"> last line</w:t>
      </w:r>
      <w:r w:rsidR="006A14CA">
        <w:rPr>
          <w:rFonts w:ascii="Times New Roman" w:hAnsi="Times New Roman" w:cs="Times New Roman"/>
          <w:color w:val="231F20"/>
          <w:sz w:val="24"/>
          <w:szCs w:val="24"/>
        </w:rPr>
        <w:t>s, and added rhymes</w:t>
      </w:r>
      <w:r w:rsidR="00A833D1">
        <w:rPr>
          <w:rFonts w:ascii="Times New Roman" w:hAnsi="Times New Roman" w:cs="Times New Roman"/>
          <w:color w:val="231F20"/>
          <w:sz w:val="24"/>
          <w:szCs w:val="24"/>
        </w:rPr>
        <w:t xml:space="preserve">! They </w:t>
      </w:r>
      <w:r w:rsidR="00A76672">
        <w:rPr>
          <w:rFonts w:ascii="Times New Roman" w:hAnsi="Times New Roman" w:cs="Times New Roman"/>
          <w:color w:val="231F20"/>
          <w:sz w:val="24"/>
          <w:szCs w:val="24"/>
        </w:rPr>
        <w:t>expressed</w:t>
      </w:r>
      <w:r w:rsidR="00A833D1">
        <w:rPr>
          <w:rFonts w:ascii="Times New Roman" w:hAnsi="Times New Roman" w:cs="Times New Roman"/>
          <w:color w:val="231F20"/>
          <w:sz w:val="24"/>
          <w:szCs w:val="24"/>
        </w:rPr>
        <w:t xml:space="preserve"> impressions of Earth’s long life </w:t>
      </w:r>
      <w:r w:rsidR="00E1180A">
        <w:rPr>
          <w:rFonts w:ascii="Times New Roman" w:hAnsi="Times New Roman" w:cs="Times New Roman"/>
          <w:color w:val="231F20"/>
          <w:sz w:val="24"/>
          <w:szCs w:val="24"/>
        </w:rPr>
        <w:t xml:space="preserve">in </w:t>
      </w:r>
      <w:r w:rsidR="00F31234">
        <w:rPr>
          <w:rFonts w:ascii="Times New Roman" w:hAnsi="Times New Roman" w:cs="Times New Roman"/>
          <w:color w:val="231F20"/>
          <w:sz w:val="24"/>
          <w:szCs w:val="24"/>
        </w:rPr>
        <w:t xml:space="preserve">their own </w:t>
      </w:r>
      <w:r w:rsidR="00E1180A">
        <w:rPr>
          <w:rFonts w:ascii="Times New Roman" w:hAnsi="Times New Roman" w:cs="Times New Roman"/>
          <w:color w:val="231F20"/>
          <w:sz w:val="24"/>
          <w:szCs w:val="24"/>
        </w:rPr>
        <w:t>rhymes or</w:t>
      </w:r>
      <w:r w:rsidR="00A833D1">
        <w:rPr>
          <w:rFonts w:ascii="Times New Roman" w:hAnsi="Times New Roman" w:cs="Times New Roman"/>
          <w:color w:val="231F20"/>
          <w:sz w:val="24"/>
          <w:szCs w:val="24"/>
        </w:rPr>
        <w:t xml:space="preserve"> short </w:t>
      </w:r>
      <w:r w:rsidR="00E1180A">
        <w:rPr>
          <w:rFonts w:ascii="Times New Roman" w:hAnsi="Times New Roman" w:cs="Times New Roman"/>
          <w:color w:val="231F20"/>
          <w:sz w:val="24"/>
          <w:szCs w:val="24"/>
        </w:rPr>
        <w:t>“stories” that Eugene wrote down as a child</w:t>
      </w:r>
      <w:r w:rsidR="00CC7AE9">
        <w:rPr>
          <w:rFonts w:ascii="Times New Roman" w:hAnsi="Times New Roman" w:cs="Times New Roman"/>
          <w:color w:val="231F20"/>
          <w:sz w:val="24"/>
          <w:szCs w:val="24"/>
        </w:rPr>
        <w:t xml:space="preserve"> spoke</w:t>
      </w:r>
      <w:r w:rsidR="009A0387">
        <w:rPr>
          <w:rFonts w:ascii="Times New Roman" w:hAnsi="Times New Roman" w:cs="Times New Roman"/>
          <w:color w:val="231F20"/>
          <w:sz w:val="24"/>
          <w:szCs w:val="24"/>
        </w:rPr>
        <w:t xml:space="preserve"> (Fig. 6.1)</w:t>
      </w:r>
      <w:r w:rsidR="00E1180A">
        <w:rPr>
          <w:rFonts w:ascii="Times New Roman" w:hAnsi="Times New Roman" w:cs="Times New Roman"/>
          <w:color w:val="231F20"/>
          <w:sz w:val="24"/>
          <w:szCs w:val="24"/>
        </w:rPr>
        <w:t>.</w:t>
      </w:r>
      <w:r w:rsidR="00A833D1">
        <w:rPr>
          <w:rFonts w:ascii="Times New Roman" w:hAnsi="Times New Roman" w:cs="Times New Roman"/>
          <w:color w:val="231F20"/>
          <w:sz w:val="24"/>
          <w:szCs w:val="24"/>
        </w:rPr>
        <w:t xml:space="preserve"> Fossil</w:t>
      </w:r>
      <w:r w:rsidR="00E1180A">
        <w:rPr>
          <w:rFonts w:ascii="Times New Roman" w:hAnsi="Times New Roman" w:cs="Times New Roman"/>
          <w:color w:val="231F20"/>
          <w:sz w:val="24"/>
          <w:szCs w:val="24"/>
        </w:rPr>
        <w:t>s</w:t>
      </w:r>
      <w:r w:rsidR="00A833D1">
        <w:rPr>
          <w:rFonts w:ascii="Times New Roman" w:hAnsi="Times New Roman" w:cs="Times New Roman"/>
          <w:color w:val="231F20"/>
          <w:sz w:val="24"/>
          <w:szCs w:val="24"/>
        </w:rPr>
        <w:t xml:space="preserve"> aroused great interest</w:t>
      </w:r>
      <w:r w:rsidR="00E1180A">
        <w:rPr>
          <w:rFonts w:ascii="Times New Roman" w:hAnsi="Times New Roman" w:cs="Times New Roman"/>
          <w:color w:val="231F20"/>
          <w:sz w:val="24"/>
          <w:szCs w:val="24"/>
        </w:rPr>
        <w:t xml:space="preserve"> and </w:t>
      </w:r>
      <w:r w:rsidR="00A833D1">
        <w:rPr>
          <w:rFonts w:ascii="Times New Roman" w:hAnsi="Times New Roman" w:cs="Times New Roman"/>
          <w:color w:val="231F20"/>
          <w:sz w:val="24"/>
          <w:szCs w:val="24"/>
        </w:rPr>
        <w:t xml:space="preserve">appeared in many of their works. </w:t>
      </w:r>
      <w:r w:rsidR="00E1180A">
        <w:rPr>
          <w:rFonts w:ascii="Times New Roman" w:hAnsi="Times New Roman" w:cs="Times New Roman"/>
          <w:color w:val="231F20"/>
          <w:sz w:val="24"/>
          <w:szCs w:val="24"/>
        </w:rPr>
        <w:t xml:space="preserve">In time, their ideas morphed into other forms: </w:t>
      </w:r>
      <w:r w:rsidR="00A833D1">
        <w:rPr>
          <w:rFonts w:ascii="Times New Roman" w:hAnsi="Times New Roman" w:cs="Times New Roman"/>
          <w:color w:val="231F20"/>
          <w:sz w:val="24"/>
          <w:szCs w:val="24"/>
        </w:rPr>
        <w:t xml:space="preserve">Three girls who were studying dance used movement to interpret evolution. Two boys studying drums used sound to convey their impressions, and a small group staged a drama with echoes of </w:t>
      </w:r>
      <w:r w:rsidR="00A833D1">
        <w:rPr>
          <w:rFonts w:ascii="Times New Roman" w:hAnsi="Times New Roman" w:cs="Times New Roman"/>
          <w:i/>
          <w:iCs/>
          <w:color w:val="231F20"/>
          <w:sz w:val="24"/>
          <w:szCs w:val="24"/>
        </w:rPr>
        <w:t xml:space="preserve">Cosmos </w:t>
      </w:r>
      <w:r w:rsidR="00A833D1">
        <w:rPr>
          <w:rFonts w:ascii="Times New Roman" w:hAnsi="Times New Roman" w:cs="Times New Roman"/>
          <w:color w:val="231F20"/>
          <w:sz w:val="24"/>
          <w:szCs w:val="24"/>
        </w:rPr>
        <w:t xml:space="preserve">and </w:t>
      </w:r>
      <w:r w:rsidR="00A833D1">
        <w:rPr>
          <w:rFonts w:ascii="Times New Roman" w:hAnsi="Times New Roman" w:cs="Times New Roman"/>
          <w:i/>
          <w:iCs/>
          <w:color w:val="231F20"/>
          <w:sz w:val="24"/>
          <w:szCs w:val="24"/>
        </w:rPr>
        <w:t>Star Trek.</w:t>
      </w:r>
      <w:r w:rsidR="00E1180A">
        <w:rPr>
          <w:rFonts w:ascii="Times New Roman" w:hAnsi="Times New Roman" w:cs="Times New Roman"/>
          <w:i/>
          <w:iCs/>
          <w:color w:val="231F20"/>
          <w:sz w:val="24"/>
          <w:szCs w:val="24"/>
        </w:rPr>
        <w:t xml:space="preserve"> </w:t>
      </w:r>
      <w:r w:rsidR="00E1180A">
        <w:rPr>
          <w:rFonts w:ascii="Times New Roman" w:hAnsi="Times New Roman" w:cs="Times New Roman"/>
          <w:color w:val="231F20"/>
          <w:sz w:val="24"/>
          <w:szCs w:val="24"/>
        </w:rPr>
        <w:t>Eugene knew: The</w:t>
      </w:r>
      <w:r w:rsidR="009A0387">
        <w:rPr>
          <w:rFonts w:ascii="Times New Roman" w:hAnsi="Times New Roman" w:cs="Times New Roman"/>
          <w:color w:val="231F20"/>
          <w:sz w:val="24"/>
          <w:szCs w:val="24"/>
        </w:rPr>
        <w:t xml:space="preserve"> </w:t>
      </w:r>
      <w:r w:rsidR="008F7D89">
        <w:rPr>
          <w:rFonts w:ascii="Times New Roman" w:hAnsi="Times New Roman" w:cs="Times New Roman"/>
          <w:color w:val="231F20"/>
          <w:sz w:val="24"/>
          <w:szCs w:val="24"/>
        </w:rPr>
        <w:t xml:space="preserve">movements, </w:t>
      </w:r>
      <w:r w:rsidR="009A0387">
        <w:rPr>
          <w:rFonts w:ascii="Times New Roman" w:hAnsi="Times New Roman" w:cs="Times New Roman"/>
          <w:color w:val="231F20"/>
          <w:sz w:val="24"/>
          <w:szCs w:val="24"/>
        </w:rPr>
        <w:t>images,</w:t>
      </w:r>
      <w:r w:rsidR="00E1180A">
        <w:rPr>
          <w:rFonts w:ascii="Times New Roman" w:hAnsi="Times New Roman" w:cs="Times New Roman"/>
          <w:color w:val="231F20"/>
          <w:sz w:val="24"/>
          <w:szCs w:val="24"/>
        </w:rPr>
        <w:t xml:space="preserve"> rhythm</w:t>
      </w:r>
      <w:r w:rsidR="009626B1">
        <w:rPr>
          <w:rFonts w:ascii="Times New Roman" w:hAnsi="Times New Roman" w:cs="Times New Roman"/>
          <w:color w:val="231F20"/>
          <w:sz w:val="24"/>
          <w:szCs w:val="24"/>
        </w:rPr>
        <w:t>s</w:t>
      </w:r>
      <w:r w:rsidR="00CB6B98">
        <w:rPr>
          <w:rFonts w:ascii="Times New Roman" w:hAnsi="Times New Roman" w:cs="Times New Roman"/>
          <w:color w:val="231F20"/>
          <w:sz w:val="24"/>
          <w:szCs w:val="24"/>
        </w:rPr>
        <w:t>,</w:t>
      </w:r>
      <w:r w:rsidR="00E1180A">
        <w:rPr>
          <w:rFonts w:ascii="Times New Roman" w:hAnsi="Times New Roman" w:cs="Times New Roman"/>
          <w:color w:val="231F20"/>
          <w:sz w:val="24"/>
          <w:szCs w:val="24"/>
        </w:rPr>
        <w:t xml:space="preserve"> </w:t>
      </w:r>
      <w:r w:rsidR="009626B1">
        <w:rPr>
          <w:rFonts w:ascii="Times New Roman" w:hAnsi="Times New Roman" w:cs="Times New Roman"/>
          <w:color w:val="231F20"/>
          <w:sz w:val="24"/>
          <w:szCs w:val="24"/>
        </w:rPr>
        <w:t>and</w:t>
      </w:r>
      <w:r w:rsidR="00E1180A">
        <w:rPr>
          <w:rFonts w:ascii="Times New Roman" w:hAnsi="Times New Roman" w:cs="Times New Roman"/>
          <w:color w:val="231F20"/>
          <w:sz w:val="24"/>
          <w:szCs w:val="24"/>
        </w:rPr>
        <w:t xml:space="preserve"> rhymes echoing in their brain led to </w:t>
      </w:r>
      <w:r w:rsidR="00001390">
        <w:rPr>
          <w:rFonts w:ascii="Times New Roman" w:hAnsi="Times New Roman" w:cs="Times New Roman"/>
          <w:color w:val="231F20"/>
          <w:sz w:val="24"/>
          <w:szCs w:val="24"/>
        </w:rPr>
        <w:t xml:space="preserve">their diverse </w:t>
      </w:r>
      <w:r w:rsidR="00E1180A">
        <w:rPr>
          <w:rFonts w:ascii="Times New Roman" w:hAnsi="Times New Roman" w:cs="Times New Roman"/>
          <w:color w:val="231F20"/>
          <w:sz w:val="24"/>
          <w:szCs w:val="24"/>
        </w:rPr>
        <w:t>expression.</w:t>
      </w:r>
    </w:p>
    <w:p w14:paraId="364DF5A3" w14:textId="7813A3C3" w:rsidR="00A833D1" w:rsidRDefault="00C67BBA" w:rsidP="00CB4860">
      <w:pPr>
        <w:pStyle w:val="BodyText"/>
        <w:tabs>
          <w:tab w:val="left" w:pos="0"/>
        </w:tabs>
        <w:spacing w:before="45" w:line="228" w:lineRule="auto"/>
        <w:ind w:right="-360" w:firstLine="720"/>
        <w:rPr>
          <w:rStyle w:val="NoneA"/>
          <w:rFonts w:ascii="Times New Roman" w:hAnsi="Times New Roman"/>
          <w:sz w:val="24"/>
          <w:szCs w:val="24"/>
        </w:rPr>
      </w:pPr>
      <w:r>
        <w:rPr>
          <w:rFonts w:ascii="Times New Roman" w:hAnsi="Times New Roman" w:cs="Times New Roman"/>
          <w:color w:val="231F20"/>
          <w:sz w:val="24"/>
          <w:szCs w:val="24"/>
        </w:rPr>
        <w:t xml:space="preserve">The </w:t>
      </w:r>
      <w:r w:rsidR="005D0D6A">
        <w:rPr>
          <w:rFonts w:ascii="Times New Roman" w:hAnsi="Times New Roman" w:cs="Times New Roman"/>
          <w:color w:val="231F20"/>
          <w:sz w:val="24"/>
          <w:szCs w:val="24"/>
        </w:rPr>
        <w:t xml:space="preserve">repetition of </w:t>
      </w:r>
      <w:r>
        <w:rPr>
          <w:rFonts w:ascii="Times New Roman" w:hAnsi="Times New Roman" w:cs="Times New Roman"/>
          <w:color w:val="231F20"/>
          <w:sz w:val="24"/>
          <w:szCs w:val="24"/>
        </w:rPr>
        <w:t>vignettes</w:t>
      </w:r>
      <w:r w:rsidR="00D265EF">
        <w:rPr>
          <w:rFonts w:ascii="Times New Roman" w:hAnsi="Times New Roman" w:cs="Times New Roman"/>
          <w:color w:val="231F20"/>
          <w:sz w:val="24"/>
          <w:szCs w:val="24"/>
        </w:rPr>
        <w:t>, analogies, and rhymes seeped into the brain and led to</w:t>
      </w:r>
      <w:r w:rsidR="00507C32">
        <w:rPr>
          <w:rFonts w:ascii="Times New Roman" w:hAnsi="Times New Roman" w:cs="Times New Roman"/>
          <w:color w:val="231F20"/>
          <w:sz w:val="24"/>
          <w:szCs w:val="24"/>
        </w:rPr>
        <w:t xml:space="preserve"> familiarity with big numbers and ideas like</w:t>
      </w:r>
      <w:r w:rsidR="00A833D1">
        <w:rPr>
          <w:rFonts w:ascii="Times New Roman" w:hAnsi="Times New Roman" w:cs="Times New Roman"/>
          <w:color w:val="231F20"/>
          <w:sz w:val="24"/>
          <w:szCs w:val="24"/>
        </w:rPr>
        <w:t xml:space="preserve"> Deep Time</w:t>
      </w:r>
      <w:r w:rsidR="00507C32">
        <w:rPr>
          <w:rFonts w:ascii="Times New Roman" w:hAnsi="Times New Roman" w:cs="Times New Roman"/>
          <w:color w:val="231F20"/>
          <w:sz w:val="24"/>
          <w:szCs w:val="24"/>
        </w:rPr>
        <w:t>.</w:t>
      </w:r>
      <w:r w:rsidR="00A833D1">
        <w:rPr>
          <w:rFonts w:ascii="Times New Roman" w:hAnsi="Times New Roman" w:cs="Times New Roman"/>
          <w:color w:val="231F20"/>
          <w:sz w:val="24"/>
          <w:szCs w:val="24"/>
        </w:rPr>
        <w:t xml:space="preserve"> </w:t>
      </w:r>
      <w:r w:rsidR="00E00433">
        <w:rPr>
          <w:rFonts w:ascii="Times New Roman" w:hAnsi="Times New Roman" w:cs="Times New Roman"/>
          <w:color w:val="231F20"/>
          <w:sz w:val="24"/>
          <w:szCs w:val="24"/>
        </w:rPr>
        <w:t>All t</w:t>
      </w:r>
      <w:r w:rsidR="004A24C4">
        <w:rPr>
          <w:rFonts w:ascii="Times New Roman" w:hAnsi="Times New Roman" w:cs="Times New Roman"/>
          <w:color w:val="231F20"/>
          <w:sz w:val="24"/>
          <w:szCs w:val="24"/>
        </w:rPr>
        <w:t xml:space="preserve">he teachers </w:t>
      </w:r>
      <w:r w:rsidR="0086645D">
        <w:rPr>
          <w:rFonts w:ascii="Times New Roman" w:hAnsi="Times New Roman" w:cs="Times New Roman"/>
          <w:color w:val="231F20"/>
          <w:sz w:val="24"/>
          <w:szCs w:val="24"/>
        </w:rPr>
        <w:t>underst</w:t>
      </w:r>
      <w:r w:rsidR="00E00433">
        <w:rPr>
          <w:rFonts w:ascii="Times New Roman" w:hAnsi="Times New Roman" w:cs="Times New Roman"/>
          <w:color w:val="231F20"/>
          <w:sz w:val="24"/>
          <w:szCs w:val="24"/>
        </w:rPr>
        <w:t>oo</w:t>
      </w:r>
      <w:r w:rsidR="0086645D">
        <w:rPr>
          <w:rFonts w:ascii="Times New Roman" w:hAnsi="Times New Roman" w:cs="Times New Roman"/>
          <w:color w:val="231F20"/>
          <w:sz w:val="24"/>
          <w:szCs w:val="24"/>
        </w:rPr>
        <w:t>d that their</w:t>
      </w:r>
      <w:r w:rsidR="004A24C4">
        <w:rPr>
          <w:rFonts w:ascii="Times New Roman" w:hAnsi="Times New Roman" w:cs="Times New Roman"/>
          <w:color w:val="231F20"/>
          <w:sz w:val="24"/>
          <w:szCs w:val="24"/>
        </w:rPr>
        <w:t xml:space="preserve"> vignettes</w:t>
      </w:r>
      <w:r w:rsidR="00CB4860">
        <w:rPr>
          <w:rFonts w:ascii="Times New Roman" w:hAnsi="Times New Roman" w:cs="Times New Roman"/>
          <w:color w:val="231F20"/>
          <w:sz w:val="24"/>
          <w:szCs w:val="24"/>
        </w:rPr>
        <w:t xml:space="preserve"> relat</w:t>
      </w:r>
      <w:r w:rsidR="0086645D">
        <w:rPr>
          <w:rFonts w:ascii="Times New Roman" w:hAnsi="Times New Roman" w:cs="Times New Roman"/>
          <w:color w:val="231F20"/>
          <w:sz w:val="24"/>
          <w:szCs w:val="24"/>
        </w:rPr>
        <w:t>e</w:t>
      </w:r>
      <w:r w:rsidR="00EA5A50">
        <w:rPr>
          <w:rFonts w:ascii="Times New Roman" w:hAnsi="Times New Roman" w:cs="Times New Roman"/>
          <w:color w:val="231F20"/>
          <w:sz w:val="24"/>
          <w:szCs w:val="24"/>
        </w:rPr>
        <w:t>d</w:t>
      </w:r>
      <w:r w:rsidR="00CB4860">
        <w:rPr>
          <w:rFonts w:ascii="Times New Roman" w:hAnsi="Times New Roman" w:cs="Times New Roman"/>
          <w:color w:val="231F20"/>
          <w:sz w:val="24"/>
          <w:szCs w:val="24"/>
        </w:rPr>
        <w:t xml:space="preserve"> to evolution</w:t>
      </w:r>
      <w:r w:rsidR="0086645D">
        <w:rPr>
          <w:rFonts w:ascii="Times New Roman" w:hAnsi="Times New Roman" w:cs="Times New Roman"/>
          <w:color w:val="231F20"/>
          <w:sz w:val="24"/>
          <w:szCs w:val="24"/>
        </w:rPr>
        <w:t>. They</w:t>
      </w:r>
      <w:r w:rsidR="004A24C4">
        <w:rPr>
          <w:rFonts w:ascii="Times New Roman" w:hAnsi="Times New Roman" w:cs="Times New Roman"/>
          <w:color w:val="231F20"/>
          <w:sz w:val="24"/>
          <w:szCs w:val="24"/>
        </w:rPr>
        <w:t xml:space="preserve"> </w:t>
      </w:r>
      <w:r w:rsidR="00C907DB">
        <w:rPr>
          <w:rFonts w:ascii="Times New Roman" w:hAnsi="Times New Roman" w:cs="Times New Roman"/>
          <w:color w:val="231F20"/>
          <w:sz w:val="24"/>
          <w:szCs w:val="24"/>
        </w:rPr>
        <w:t>a</w:t>
      </w:r>
      <w:r w:rsidR="00B979BE">
        <w:rPr>
          <w:rFonts w:ascii="Times New Roman" w:hAnsi="Times New Roman" w:cs="Times New Roman"/>
          <w:color w:val="231F20"/>
          <w:sz w:val="24"/>
          <w:szCs w:val="24"/>
        </w:rPr>
        <w:t>dopted</w:t>
      </w:r>
      <w:r w:rsidR="00D2711B">
        <w:rPr>
          <w:rFonts w:ascii="Times New Roman" w:hAnsi="Times New Roman" w:cs="Times New Roman"/>
          <w:color w:val="231F20"/>
          <w:sz w:val="24"/>
          <w:szCs w:val="24"/>
        </w:rPr>
        <w:t xml:space="preserve"> </w:t>
      </w:r>
      <w:r w:rsidR="00A833D1">
        <w:rPr>
          <w:rFonts w:ascii="Times New Roman" w:hAnsi="Times New Roman" w:cs="Times New Roman"/>
          <w:color w:val="231F20"/>
          <w:sz w:val="24"/>
          <w:szCs w:val="24"/>
        </w:rPr>
        <w:t>Winston Churchill</w:t>
      </w:r>
      <w:r w:rsidR="00D2711B">
        <w:rPr>
          <w:rFonts w:ascii="Times New Roman" w:hAnsi="Times New Roman" w:cs="Times New Roman"/>
          <w:color w:val="231F20"/>
          <w:sz w:val="24"/>
          <w:szCs w:val="24"/>
        </w:rPr>
        <w:t>’s idea</w:t>
      </w:r>
      <w:r w:rsidR="00A833D1">
        <w:rPr>
          <w:rFonts w:ascii="Times New Roman" w:hAnsi="Times New Roman" w:cs="Times New Roman"/>
          <w:color w:val="231F20"/>
          <w:sz w:val="24"/>
          <w:szCs w:val="24"/>
        </w:rPr>
        <w:t>: “The longer you can look back, the farther you can see forward.”</w:t>
      </w:r>
    </w:p>
    <w:p w14:paraId="1FF63E9F" w14:textId="778D7BC5" w:rsidR="005006E8" w:rsidRDefault="005006E8" w:rsidP="005006E8">
      <w:pPr>
        <w:tabs>
          <w:tab w:val="left" w:pos="900"/>
        </w:tabs>
        <w:spacing w:line="243" w:lineRule="exact"/>
        <w:ind w:right="-360"/>
        <w:rPr>
          <w:rFonts w:ascii="Times New Roman" w:hAnsi="Times New Roman" w:cs="Times New Roman"/>
          <w:sz w:val="24"/>
          <w:szCs w:val="24"/>
        </w:rPr>
      </w:pPr>
    </w:p>
    <w:p w14:paraId="3D0E3991" w14:textId="2DB22E62" w:rsidR="0051499F" w:rsidRDefault="00932D30" w:rsidP="00CE5165">
      <w:pPr>
        <w:tabs>
          <w:tab w:val="left" w:pos="900"/>
        </w:tabs>
        <w:spacing w:before="1" w:line="315" w:lineRule="exact"/>
        <w:ind w:right="-360"/>
        <w:jc w:val="center"/>
        <w:rPr>
          <w:rFonts w:ascii="Times New Roman" w:hAnsi="Times New Roman" w:cs="Times New Roman"/>
          <w:b/>
          <w:color w:val="231F20"/>
          <w:sz w:val="24"/>
          <w:szCs w:val="24"/>
        </w:rPr>
      </w:pPr>
      <w:r w:rsidRPr="002F0C78">
        <w:rPr>
          <w:rFonts w:ascii="Times New Roman" w:hAnsi="Times New Roman" w:cs="Times New Roman"/>
          <w:b/>
          <w:color w:val="231F20"/>
          <w:sz w:val="24"/>
          <w:szCs w:val="24"/>
        </w:rPr>
        <w:t>S</w:t>
      </w:r>
      <w:r w:rsidR="0051499F" w:rsidRPr="002F0C78">
        <w:rPr>
          <w:rFonts w:ascii="Times New Roman" w:hAnsi="Times New Roman" w:cs="Times New Roman"/>
          <w:b/>
          <w:color w:val="231F20"/>
          <w:sz w:val="24"/>
          <w:szCs w:val="24"/>
        </w:rPr>
        <w:t xml:space="preserve">o, What Is </w:t>
      </w:r>
      <w:r w:rsidR="009D52C1" w:rsidRPr="002F0C78">
        <w:rPr>
          <w:rFonts w:ascii="Times New Roman" w:hAnsi="Times New Roman" w:cs="Times New Roman"/>
          <w:b/>
          <w:color w:val="231F20"/>
          <w:sz w:val="24"/>
          <w:szCs w:val="24"/>
        </w:rPr>
        <w:t>Evolution</w:t>
      </w:r>
      <w:r w:rsidR="00CE5165" w:rsidRPr="002F0C78">
        <w:rPr>
          <w:rFonts w:ascii="Times New Roman" w:hAnsi="Times New Roman" w:cs="Times New Roman"/>
          <w:b/>
          <w:color w:val="231F20"/>
          <w:sz w:val="24"/>
          <w:szCs w:val="24"/>
        </w:rPr>
        <w:t xml:space="preserve"> and Why Teach It</w:t>
      </w:r>
      <w:r w:rsidR="0049195E" w:rsidRPr="002F0C78">
        <w:rPr>
          <w:rFonts w:ascii="Times New Roman" w:hAnsi="Times New Roman" w:cs="Times New Roman"/>
          <w:b/>
          <w:color w:val="231F20"/>
          <w:sz w:val="24"/>
          <w:szCs w:val="24"/>
        </w:rPr>
        <w:t>?</w:t>
      </w:r>
    </w:p>
    <w:p w14:paraId="27AA2106" w14:textId="77777777" w:rsidR="00212AAF" w:rsidRPr="002F0C78" w:rsidRDefault="00212AAF" w:rsidP="00CE5165">
      <w:pPr>
        <w:tabs>
          <w:tab w:val="left" w:pos="900"/>
        </w:tabs>
        <w:spacing w:before="1" w:line="315" w:lineRule="exact"/>
        <w:ind w:right="-360"/>
        <w:jc w:val="center"/>
        <w:rPr>
          <w:rFonts w:ascii="Times New Roman" w:hAnsi="Times New Roman" w:cs="Times New Roman"/>
          <w:b/>
          <w:color w:val="231F20"/>
          <w:sz w:val="24"/>
          <w:szCs w:val="24"/>
        </w:rPr>
      </w:pPr>
    </w:p>
    <w:p w14:paraId="3E76DB2A" w14:textId="77777777" w:rsidR="00E0662C" w:rsidRDefault="00311BC6" w:rsidP="00311BC6">
      <w:pPr>
        <w:tabs>
          <w:tab w:val="left" w:pos="900"/>
        </w:tabs>
        <w:spacing w:before="1" w:line="315" w:lineRule="exact"/>
        <w:rPr>
          <w:rFonts w:ascii="Times New Roman" w:hAnsi="Times New Roman" w:cs="Times New Roman"/>
          <w:bCs/>
          <w:color w:val="231F20"/>
          <w:sz w:val="24"/>
          <w:szCs w:val="24"/>
        </w:rPr>
      </w:pPr>
      <w:r>
        <w:rPr>
          <w:rFonts w:ascii="Times New Roman" w:hAnsi="Times New Roman" w:cs="Times New Roman"/>
          <w:b/>
          <w:color w:val="231F20"/>
          <w:w w:val="95"/>
          <w:sz w:val="24"/>
          <w:szCs w:val="24"/>
        </w:rPr>
        <w:tab/>
      </w:r>
      <w:r w:rsidRPr="00212AAF">
        <w:rPr>
          <w:rFonts w:ascii="Times New Roman" w:hAnsi="Times New Roman" w:cs="Times New Roman"/>
          <w:bCs/>
          <w:color w:val="231F20"/>
          <w:sz w:val="24"/>
          <w:szCs w:val="24"/>
        </w:rPr>
        <w:t xml:space="preserve">In the age of social media, untruths are compounded </w:t>
      </w:r>
      <w:r w:rsidR="007C7F0F">
        <w:rPr>
          <w:rFonts w:ascii="Times New Roman" w:hAnsi="Times New Roman" w:cs="Times New Roman"/>
          <w:bCs/>
          <w:color w:val="231F20"/>
          <w:sz w:val="24"/>
          <w:szCs w:val="24"/>
        </w:rPr>
        <w:t>as</w:t>
      </w:r>
      <w:r w:rsidRPr="00212AAF">
        <w:rPr>
          <w:rFonts w:ascii="Times New Roman" w:hAnsi="Times New Roman" w:cs="Times New Roman"/>
          <w:bCs/>
          <w:color w:val="231F20"/>
          <w:sz w:val="24"/>
          <w:szCs w:val="24"/>
        </w:rPr>
        <w:t xml:space="preserve"> alternate realities </w:t>
      </w:r>
      <w:r w:rsidR="00803111">
        <w:rPr>
          <w:rFonts w:ascii="Times New Roman" w:hAnsi="Times New Roman" w:cs="Times New Roman"/>
          <w:bCs/>
          <w:color w:val="231F20"/>
          <w:sz w:val="24"/>
          <w:szCs w:val="24"/>
        </w:rPr>
        <w:t xml:space="preserve">and </w:t>
      </w:r>
      <w:r w:rsidR="00BE4ADC">
        <w:rPr>
          <w:rFonts w:ascii="Times New Roman" w:hAnsi="Times New Roman" w:cs="Times New Roman"/>
          <w:bCs/>
          <w:color w:val="231F20"/>
          <w:sz w:val="24"/>
          <w:szCs w:val="24"/>
        </w:rPr>
        <w:t>lies</w:t>
      </w:r>
      <w:r w:rsidR="00803111">
        <w:rPr>
          <w:rFonts w:ascii="Times New Roman" w:hAnsi="Times New Roman" w:cs="Times New Roman"/>
          <w:bCs/>
          <w:color w:val="231F20"/>
          <w:sz w:val="24"/>
          <w:szCs w:val="24"/>
        </w:rPr>
        <w:t xml:space="preserve"> </w:t>
      </w:r>
      <w:r w:rsidR="00212AAF">
        <w:rPr>
          <w:rFonts w:ascii="Times New Roman" w:hAnsi="Times New Roman" w:cs="Times New Roman"/>
          <w:bCs/>
          <w:color w:val="231F20"/>
          <w:sz w:val="24"/>
          <w:szCs w:val="24"/>
        </w:rPr>
        <w:t xml:space="preserve">rapidly </w:t>
      </w:r>
      <w:r w:rsidRPr="00212AAF">
        <w:rPr>
          <w:rFonts w:ascii="Times New Roman" w:hAnsi="Times New Roman" w:cs="Times New Roman"/>
          <w:bCs/>
          <w:color w:val="231F20"/>
          <w:sz w:val="24"/>
          <w:szCs w:val="24"/>
        </w:rPr>
        <w:t xml:space="preserve">spread across the </w:t>
      </w:r>
      <w:r w:rsidR="007C7F0F">
        <w:rPr>
          <w:rFonts w:ascii="Times New Roman" w:hAnsi="Times New Roman" w:cs="Times New Roman"/>
          <w:bCs/>
          <w:color w:val="231F20"/>
          <w:sz w:val="24"/>
          <w:szCs w:val="24"/>
        </w:rPr>
        <w:t>w</w:t>
      </w:r>
      <w:r w:rsidRPr="00212AAF">
        <w:rPr>
          <w:rFonts w:ascii="Times New Roman" w:hAnsi="Times New Roman" w:cs="Times New Roman"/>
          <w:bCs/>
          <w:color w:val="231F20"/>
          <w:sz w:val="24"/>
          <w:szCs w:val="24"/>
        </w:rPr>
        <w:t>eb</w:t>
      </w:r>
      <w:r w:rsidR="00FA1B27">
        <w:rPr>
          <w:rFonts w:ascii="Times New Roman" w:hAnsi="Times New Roman" w:cs="Times New Roman"/>
          <w:bCs/>
          <w:color w:val="231F20"/>
          <w:sz w:val="24"/>
          <w:szCs w:val="24"/>
        </w:rPr>
        <w:t>.</w:t>
      </w:r>
      <w:r w:rsidR="000B1F3E">
        <w:rPr>
          <w:rFonts w:ascii="Times New Roman" w:hAnsi="Times New Roman" w:cs="Times New Roman"/>
          <w:bCs/>
          <w:color w:val="231F20"/>
          <w:sz w:val="24"/>
          <w:szCs w:val="24"/>
        </w:rPr>
        <w:t xml:space="preserve"> </w:t>
      </w:r>
      <w:r w:rsidR="00FA1B27">
        <w:rPr>
          <w:rFonts w:ascii="Times New Roman" w:hAnsi="Times New Roman" w:cs="Times New Roman"/>
          <w:bCs/>
          <w:color w:val="231F20"/>
          <w:sz w:val="24"/>
          <w:szCs w:val="24"/>
        </w:rPr>
        <w:t>C</w:t>
      </w:r>
      <w:r w:rsidRPr="00212AAF">
        <w:rPr>
          <w:rFonts w:ascii="Times New Roman" w:hAnsi="Times New Roman" w:cs="Times New Roman"/>
          <w:bCs/>
          <w:color w:val="231F20"/>
          <w:sz w:val="24"/>
          <w:szCs w:val="24"/>
        </w:rPr>
        <w:t>hildren have access at increasingly younger ages, often unsupervised</w:t>
      </w:r>
      <w:r w:rsidR="00CE5981" w:rsidRPr="00212AAF">
        <w:rPr>
          <w:rFonts w:ascii="Times New Roman" w:hAnsi="Times New Roman" w:cs="Times New Roman"/>
          <w:bCs/>
          <w:color w:val="231F20"/>
          <w:sz w:val="24"/>
          <w:szCs w:val="24"/>
        </w:rPr>
        <w:t>, sometimes preyed on</w:t>
      </w:r>
      <w:r w:rsidR="00D51FAF">
        <w:rPr>
          <w:rFonts w:ascii="Times New Roman" w:hAnsi="Times New Roman" w:cs="Times New Roman"/>
          <w:bCs/>
          <w:color w:val="231F20"/>
          <w:sz w:val="24"/>
          <w:szCs w:val="24"/>
        </w:rPr>
        <w:t>,</w:t>
      </w:r>
      <w:r w:rsidR="00CE5981" w:rsidRPr="00212AAF">
        <w:rPr>
          <w:rFonts w:ascii="Times New Roman" w:hAnsi="Times New Roman" w:cs="Times New Roman"/>
          <w:bCs/>
          <w:color w:val="231F20"/>
          <w:sz w:val="24"/>
          <w:szCs w:val="24"/>
        </w:rPr>
        <w:t xml:space="preserve"> and </w:t>
      </w:r>
      <w:r w:rsidR="00AD557A">
        <w:rPr>
          <w:rFonts w:ascii="Times New Roman" w:hAnsi="Times New Roman" w:cs="Times New Roman"/>
          <w:bCs/>
          <w:color w:val="231F20"/>
          <w:sz w:val="24"/>
          <w:szCs w:val="24"/>
        </w:rPr>
        <w:t xml:space="preserve">usually </w:t>
      </w:r>
      <w:r w:rsidR="00CE5981" w:rsidRPr="00212AAF">
        <w:rPr>
          <w:rFonts w:ascii="Times New Roman" w:hAnsi="Times New Roman" w:cs="Times New Roman"/>
          <w:bCs/>
          <w:color w:val="231F20"/>
          <w:sz w:val="24"/>
          <w:szCs w:val="24"/>
        </w:rPr>
        <w:t>before the</w:t>
      </w:r>
      <w:r w:rsidR="00FA1B27">
        <w:rPr>
          <w:rFonts w:ascii="Times New Roman" w:hAnsi="Times New Roman" w:cs="Times New Roman"/>
          <w:bCs/>
          <w:color w:val="231F20"/>
          <w:sz w:val="24"/>
          <w:szCs w:val="24"/>
        </w:rPr>
        <w:t>y have sufficient</w:t>
      </w:r>
      <w:r w:rsidR="00CE5981" w:rsidRPr="00212AAF">
        <w:rPr>
          <w:rFonts w:ascii="Times New Roman" w:hAnsi="Times New Roman" w:cs="Times New Roman"/>
          <w:bCs/>
          <w:color w:val="231F20"/>
          <w:sz w:val="24"/>
          <w:szCs w:val="24"/>
        </w:rPr>
        <w:t xml:space="preserve"> reasoning power to sort </w:t>
      </w:r>
      <w:r w:rsidR="00655712">
        <w:rPr>
          <w:rFonts w:ascii="Times New Roman" w:hAnsi="Times New Roman" w:cs="Times New Roman"/>
          <w:bCs/>
          <w:color w:val="231F20"/>
          <w:sz w:val="24"/>
          <w:szCs w:val="24"/>
        </w:rPr>
        <w:t>what is and is not truth</w:t>
      </w:r>
      <w:r w:rsidR="00CE5981" w:rsidRPr="00212AAF">
        <w:rPr>
          <w:rFonts w:ascii="Times New Roman" w:hAnsi="Times New Roman" w:cs="Times New Roman"/>
          <w:bCs/>
          <w:color w:val="231F20"/>
          <w:sz w:val="24"/>
          <w:szCs w:val="24"/>
        </w:rPr>
        <w:t>.</w:t>
      </w:r>
      <w:r w:rsidR="00CF6F3B">
        <w:rPr>
          <w:rFonts w:ascii="Times New Roman" w:hAnsi="Times New Roman" w:cs="Times New Roman"/>
          <w:bCs/>
          <w:color w:val="231F20"/>
          <w:sz w:val="24"/>
          <w:szCs w:val="24"/>
        </w:rPr>
        <w:t xml:space="preserve"> </w:t>
      </w:r>
    </w:p>
    <w:p w14:paraId="7A3EA0D6" w14:textId="77777777" w:rsidR="00E0662C" w:rsidRDefault="00E0662C" w:rsidP="00311BC6">
      <w:pPr>
        <w:tabs>
          <w:tab w:val="left" w:pos="900"/>
        </w:tabs>
        <w:spacing w:before="1" w:line="315" w:lineRule="exact"/>
        <w:rPr>
          <w:rFonts w:ascii="Times New Roman" w:hAnsi="Times New Roman" w:cs="Times New Roman"/>
          <w:bCs/>
          <w:color w:val="231F20"/>
          <w:sz w:val="24"/>
          <w:szCs w:val="24"/>
        </w:rPr>
      </w:pPr>
    </w:p>
    <w:p w14:paraId="4FC7124A" w14:textId="4FAD1CAA" w:rsidR="00AB1F04" w:rsidRDefault="00E0662C" w:rsidP="00311BC6">
      <w:pPr>
        <w:tabs>
          <w:tab w:val="left" w:pos="900"/>
        </w:tabs>
        <w:spacing w:before="1" w:line="315" w:lineRule="exact"/>
        <w:rPr>
          <w:rFonts w:ascii="Times New Roman" w:hAnsi="Times New Roman" w:cs="Times New Roman"/>
          <w:bCs/>
          <w:color w:val="231F20"/>
          <w:sz w:val="24"/>
          <w:szCs w:val="24"/>
        </w:rPr>
      </w:pPr>
      <w:r>
        <w:rPr>
          <w:rFonts w:ascii="Times New Roman" w:hAnsi="Times New Roman" w:cs="Times New Roman"/>
          <w:bCs/>
          <w:color w:val="231F20"/>
          <w:sz w:val="24"/>
          <w:szCs w:val="24"/>
        </w:rPr>
        <w:tab/>
      </w:r>
      <w:r w:rsidR="00AB1F04">
        <w:rPr>
          <w:rFonts w:ascii="Times New Roman" w:hAnsi="Times New Roman" w:cs="Times New Roman"/>
          <w:bCs/>
          <w:color w:val="231F20"/>
          <w:sz w:val="24"/>
          <w:szCs w:val="24"/>
        </w:rPr>
        <w:t>A</w:t>
      </w:r>
      <w:r w:rsidR="00945A73">
        <w:rPr>
          <w:rFonts w:ascii="Times New Roman" w:hAnsi="Times New Roman" w:cs="Times New Roman"/>
          <w:bCs/>
          <w:color w:val="231F20"/>
          <w:sz w:val="24"/>
          <w:szCs w:val="24"/>
        </w:rPr>
        <w:t xml:space="preserve"> Pew Foundation</w:t>
      </w:r>
      <w:r w:rsidR="00AB1F04">
        <w:rPr>
          <w:rFonts w:ascii="Times New Roman" w:hAnsi="Times New Roman" w:cs="Times New Roman"/>
          <w:bCs/>
          <w:color w:val="231F20"/>
          <w:sz w:val="24"/>
          <w:szCs w:val="24"/>
        </w:rPr>
        <w:t xml:space="preserve"> </w:t>
      </w:r>
      <w:r w:rsidR="00945A73">
        <w:rPr>
          <w:rFonts w:ascii="Times New Roman" w:hAnsi="Times New Roman" w:cs="Times New Roman"/>
          <w:bCs/>
          <w:color w:val="231F20"/>
          <w:sz w:val="24"/>
          <w:szCs w:val="24"/>
        </w:rPr>
        <w:t xml:space="preserve">survey </w:t>
      </w:r>
      <w:r w:rsidR="00AB1F04">
        <w:rPr>
          <w:rFonts w:ascii="Times New Roman" w:hAnsi="Times New Roman" w:cs="Times New Roman"/>
          <w:bCs/>
          <w:color w:val="231F20"/>
          <w:sz w:val="24"/>
          <w:szCs w:val="24"/>
        </w:rPr>
        <w:t xml:space="preserve">of Americans (2019) </w:t>
      </w:r>
      <w:r w:rsidR="00945A73">
        <w:rPr>
          <w:rFonts w:ascii="Times New Roman" w:hAnsi="Times New Roman" w:cs="Times New Roman"/>
          <w:bCs/>
          <w:color w:val="231F20"/>
          <w:sz w:val="24"/>
          <w:szCs w:val="24"/>
        </w:rPr>
        <w:t>found</w:t>
      </w:r>
      <w:r w:rsidR="00AB1F04">
        <w:rPr>
          <w:rFonts w:ascii="Times New Roman" w:hAnsi="Times New Roman" w:cs="Times New Roman"/>
          <w:bCs/>
          <w:color w:val="231F20"/>
          <w:sz w:val="24"/>
          <w:szCs w:val="24"/>
        </w:rPr>
        <w:t>:</w:t>
      </w:r>
    </w:p>
    <w:p w14:paraId="630DB845" w14:textId="77777777" w:rsidR="002C3D1C" w:rsidRDefault="002C3D1C" w:rsidP="00311BC6">
      <w:pPr>
        <w:tabs>
          <w:tab w:val="left" w:pos="900"/>
        </w:tabs>
        <w:spacing w:before="1" w:line="315" w:lineRule="exact"/>
        <w:rPr>
          <w:rFonts w:ascii="Times New Roman" w:hAnsi="Times New Roman" w:cs="Times New Roman"/>
          <w:bCs/>
          <w:color w:val="231F20"/>
          <w:sz w:val="24"/>
          <w:szCs w:val="24"/>
        </w:rPr>
      </w:pPr>
    </w:p>
    <w:p w14:paraId="4B1C2C11" w14:textId="062BFFCD"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33% believe “Humans have evolved over time due to pr</w:t>
      </w:r>
      <w:r w:rsidR="00707FE5" w:rsidRPr="00AB1F04">
        <w:rPr>
          <w:rFonts w:ascii="Times New Roman" w:hAnsi="Times New Roman" w:cs="Times New Roman"/>
          <w:bCs/>
          <w:color w:val="231F20"/>
          <w:sz w:val="24"/>
          <w:szCs w:val="24"/>
        </w:rPr>
        <w:t>oc</w:t>
      </w:r>
      <w:r w:rsidRPr="00AB1F04">
        <w:rPr>
          <w:rFonts w:ascii="Times New Roman" w:hAnsi="Times New Roman" w:cs="Times New Roman"/>
          <w:bCs/>
          <w:color w:val="231F20"/>
          <w:sz w:val="24"/>
          <w:szCs w:val="24"/>
        </w:rPr>
        <w:t>esses such as natural selection; God or a higher power had no role in this process</w:t>
      </w:r>
      <w:r w:rsidR="00AB1F04">
        <w:rPr>
          <w:rFonts w:ascii="Times New Roman" w:hAnsi="Times New Roman" w:cs="Times New Roman"/>
          <w:bCs/>
          <w:color w:val="231F20"/>
          <w:sz w:val="24"/>
          <w:szCs w:val="24"/>
        </w:rPr>
        <w:t>.</w:t>
      </w:r>
      <w:r w:rsidR="0079001B">
        <w:rPr>
          <w:rFonts w:ascii="Times New Roman" w:hAnsi="Times New Roman" w:cs="Times New Roman"/>
          <w:bCs/>
          <w:color w:val="231F20"/>
          <w:sz w:val="24"/>
          <w:szCs w:val="24"/>
        </w:rPr>
        <w:t>”</w:t>
      </w:r>
    </w:p>
    <w:p w14:paraId="0A5D1C5C" w14:textId="74BC73F8" w:rsidR="00AB1F04" w:rsidRDefault="00945A73" w:rsidP="00AB1F04">
      <w:pPr>
        <w:pStyle w:val="ListParagraph"/>
        <w:numPr>
          <w:ilvl w:val="0"/>
          <w:numId w:val="39"/>
        </w:numPr>
        <w:tabs>
          <w:tab w:val="left" w:pos="900"/>
        </w:tabs>
        <w:spacing w:before="1"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48% believe “processes were allowed or guided by God or a higher power;</w:t>
      </w:r>
      <w:r w:rsidR="0079001B">
        <w:rPr>
          <w:rFonts w:ascii="Times New Roman" w:hAnsi="Times New Roman" w:cs="Times New Roman"/>
          <w:bCs/>
          <w:color w:val="231F20"/>
          <w:sz w:val="24"/>
          <w:szCs w:val="24"/>
        </w:rPr>
        <w:t>”</w:t>
      </w:r>
      <w:r w:rsidRPr="00AB1F04">
        <w:rPr>
          <w:rFonts w:ascii="Times New Roman" w:hAnsi="Times New Roman" w:cs="Times New Roman"/>
          <w:bCs/>
          <w:color w:val="231F20"/>
          <w:sz w:val="24"/>
          <w:szCs w:val="24"/>
        </w:rPr>
        <w:t xml:space="preserve"> </w:t>
      </w:r>
    </w:p>
    <w:p w14:paraId="7CB9F87C" w14:textId="414C26D7" w:rsidR="003E6E41" w:rsidRDefault="003E6E41" w:rsidP="002C3D1C">
      <w:pPr>
        <w:pStyle w:val="ListParagraph"/>
        <w:numPr>
          <w:ilvl w:val="0"/>
          <w:numId w:val="39"/>
        </w:numPr>
        <w:tabs>
          <w:tab w:val="left" w:pos="900"/>
        </w:tabs>
        <w:spacing w:line="315" w:lineRule="exact"/>
        <w:rPr>
          <w:rFonts w:ascii="Times New Roman" w:hAnsi="Times New Roman" w:cs="Times New Roman"/>
          <w:bCs/>
          <w:color w:val="231F20"/>
          <w:sz w:val="24"/>
          <w:szCs w:val="24"/>
        </w:rPr>
      </w:pPr>
      <w:r>
        <w:rPr>
          <w:rFonts w:ascii="Times New Roman" w:hAnsi="Times New Roman" w:cs="Times New Roman"/>
          <w:bCs/>
          <w:color w:val="231F20"/>
          <w:sz w:val="24"/>
          <w:szCs w:val="24"/>
        </w:rPr>
        <w:t>18% believe “humans have always existed in their present form.” [17]</w:t>
      </w:r>
    </w:p>
    <w:p w14:paraId="1402EAD1" w14:textId="77777777" w:rsidR="002C3D1C" w:rsidRDefault="002C3D1C" w:rsidP="002C3D1C">
      <w:pPr>
        <w:tabs>
          <w:tab w:val="left" w:pos="900"/>
        </w:tabs>
        <w:spacing w:line="315" w:lineRule="exact"/>
        <w:rPr>
          <w:rFonts w:ascii="Times New Roman" w:hAnsi="Times New Roman" w:cs="Times New Roman"/>
          <w:bCs/>
          <w:color w:val="231F20"/>
          <w:sz w:val="24"/>
          <w:szCs w:val="24"/>
        </w:rPr>
      </w:pPr>
    </w:p>
    <w:p w14:paraId="1A483AFC" w14:textId="206313FF" w:rsidR="002B4FE3" w:rsidRPr="00AB1F04" w:rsidRDefault="00707FE5" w:rsidP="002C3D1C">
      <w:pPr>
        <w:tabs>
          <w:tab w:val="left" w:pos="900"/>
        </w:tabs>
        <w:spacing w:line="315" w:lineRule="exact"/>
        <w:rPr>
          <w:rFonts w:ascii="Times New Roman" w:hAnsi="Times New Roman" w:cs="Times New Roman"/>
          <w:bCs/>
          <w:color w:val="231F20"/>
          <w:sz w:val="24"/>
          <w:szCs w:val="24"/>
        </w:rPr>
      </w:pPr>
      <w:r w:rsidRPr="00AB1F04">
        <w:rPr>
          <w:rFonts w:ascii="Times New Roman" w:hAnsi="Times New Roman" w:cs="Times New Roman"/>
          <w:bCs/>
          <w:color w:val="231F20"/>
          <w:sz w:val="24"/>
          <w:szCs w:val="24"/>
        </w:rPr>
        <w:t xml:space="preserve">Understanding what evolution means and the reasons to teach it </w:t>
      </w:r>
      <w:r w:rsidR="009A0387">
        <w:rPr>
          <w:rFonts w:ascii="Times New Roman" w:hAnsi="Times New Roman" w:cs="Times New Roman"/>
          <w:bCs/>
          <w:color w:val="231F20"/>
          <w:sz w:val="24"/>
          <w:szCs w:val="24"/>
        </w:rPr>
        <w:t>is</w:t>
      </w:r>
      <w:r w:rsidRPr="00AB1F04">
        <w:rPr>
          <w:rFonts w:ascii="Times New Roman" w:hAnsi="Times New Roman" w:cs="Times New Roman"/>
          <w:bCs/>
          <w:color w:val="231F20"/>
          <w:sz w:val="24"/>
          <w:szCs w:val="24"/>
        </w:rPr>
        <w:t xml:space="preserve"> especially important because </w:t>
      </w:r>
      <w:r w:rsidR="0079001B">
        <w:rPr>
          <w:rFonts w:ascii="Times New Roman" w:hAnsi="Times New Roman" w:cs="Times New Roman"/>
          <w:bCs/>
          <w:color w:val="231F20"/>
          <w:sz w:val="24"/>
          <w:szCs w:val="24"/>
        </w:rPr>
        <w:t>two-thirds</w:t>
      </w:r>
      <w:r w:rsidR="00A326AC" w:rsidRPr="00AB1F04">
        <w:rPr>
          <w:rFonts w:ascii="Times New Roman" w:hAnsi="Times New Roman" w:cs="Times New Roman"/>
          <w:bCs/>
          <w:color w:val="231F20"/>
          <w:sz w:val="24"/>
          <w:szCs w:val="24"/>
        </w:rPr>
        <w:t xml:space="preserve"> of Americans deny</w:t>
      </w:r>
      <w:r w:rsidRPr="00AB1F04">
        <w:rPr>
          <w:rFonts w:ascii="Times New Roman" w:hAnsi="Times New Roman" w:cs="Times New Roman"/>
          <w:bCs/>
          <w:color w:val="231F20"/>
          <w:sz w:val="24"/>
          <w:szCs w:val="24"/>
        </w:rPr>
        <w:t xml:space="preserve"> evolution.</w:t>
      </w:r>
    </w:p>
    <w:p w14:paraId="59F778BA" w14:textId="05DF5635" w:rsidR="00CE5981" w:rsidRPr="00212AAF" w:rsidRDefault="00CE5981" w:rsidP="00311BC6">
      <w:pPr>
        <w:tabs>
          <w:tab w:val="left" w:pos="900"/>
        </w:tabs>
        <w:spacing w:before="1" w:line="315" w:lineRule="exact"/>
        <w:rPr>
          <w:rFonts w:ascii="Times New Roman" w:hAnsi="Times New Roman" w:cs="Times New Roman"/>
          <w:bCs/>
          <w:color w:val="231F20"/>
          <w:sz w:val="24"/>
          <w:szCs w:val="24"/>
        </w:rPr>
      </w:pPr>
    </w:p>
    <w:p w14:paraId="63FAF28A" w14:textId="3A81ED28" w:rsidR="00CE5981" w:rsidRPr="00CF6F3B" w:rsidRDefault="00CE5981" w:rsidP="00311BC6">
      <w:pPr>
        <w:tabs>
          <w:tab w:val="left" w:pos="900"/>
        </w:tabs>
        <w:spacing w:before="1" w:line="315" w:lineRule="exact"/>
        <w:rPr>
          <w:rFonts w:ascii="Times New Roman" w:hAnsi="Times New Roman" w:cs="Times New Roman"/>
          <w:b/>
          <w:color w:val="231F20"/>
          <w:sz w:val="24"/>
          <w:szCs w:val="24"/>
        </w:rPr>
      </w:pPr>
      <w:r w:rsidRPr="00CF6F3B">
        <w:rPr>
          <w:rFonts w:ascii="Times New Roman" w:hAnsi="Times New Roman" w:cs="Times New Roman"/>
          <w:b/>
          <w:color w:val="231F20"/>
          <w:sz w:val="24"/>
          <w:szCs w:val="24"/>
        </w:rPr>
        <w:t>What Is Evolution?</w:t>
      </w:r>
    </w:p>
    <w:p w14:paraId="2573EE4D" w14:textId="77777777" w:rsidR="00CE5981" w:rsidRPr="00CE5981" w:rsidRDefault="00CE5981" w:rsidP="00311BC6">
      <w:pPr>
        <w:tabs>
          <w:tab w:val="left" w:pos="900"/>
        </w:tabs>
        <w:spacing w:before="1" w:line="315" w:lineRule="exact"/>
        <w:rPr>
          <w:rFonts w:ascii="Times New Roman" w:hAnsi="Times New Roman" w:cs="Times New Roman"/>
          <w:b/>
          <w:color w:val="231F20"/>
          <w:w w:val="95"/>
          <w:sz w:val="24"/>
          <w:szCs w:val="24"/>
        </w:rPr>
      </w:pPr>
    </w:p>
    <w:p w14:paraId="1C5980A6" w14:textId="0788E6B1" w:rsidR="00C03682" w:rsidRDefault="00311BC6"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
          <w:sz w:val="24"/>
          <w:szCs w:val="24"/>
        </w:rPr>
        <w:tab/>
      </w:r>
      <w:r w:rsidR="00824FE0">
        <w:rPr>
          <w:rFonts w:ascii="Times New Roman" w:hAnsi="Times New Roman" w:cs="Times New Roman"/>
          <w:bCs/>
          <w:sz w:val="24"/>
          <w:szCs w:val="24"/>
        </w:rPr>
        <w:t>Biologically, evolution is “any change in the genetic constitution of a population of organisms. Evolution can vary in degree from small shifts in the frequencies of minor genes to the origin</w:t>
      </w:r>
      <w:r w:rsidR="00542FAB">
        <w:rPr>
          <w:rFonts w:ascii="Times New Roman" w:hAnsi="Times New Roman" w:cs="Times New Roman"/>
          <w:bCs/>
          <w:sz w:val="24"/>
          <w:szCs w:val="24"/>
        </w:rPr>
        <w:t>s</w:t>
      </w:r>
      <w:r w:rsidR="00824FE0">
        <w:rPr>
          <w:rFonts w:ascii="Times New Roman" w:hAnsi="Times New Roman" w:cs="Times New Roman"/>
          <w:bCs/>
          <w:sz w:val="24"/>
          <w:szCs w:val="24"/>
        </w:rPr>
        <w:t xml:space="preserve"> of complexes of</w:t>
      </w:r>
      <w:r w:rsidR="003F2884">
        <w:rPr>
          <w:rFonts w:ascii="Times New Roman" w:hAnsi="Times New Roman" w:cs="Times New Roman"/>
          <w:bCs/>
          <w:sz w:val="24"/>
          <w:szCs w:val="24"/>
        </w:rPr>
        <w:t xml:space="preserve"> </w:t>
      </w:r>
      <w:r w:rsidR="00824FE0">
        <w:rPr>
          <w:rFonts w:ascii="Times New Roman" w:hAnsi="Times New Roman" w:cs="Times New Roman"/>
          <w:bCs/>
          <w:sz w:val="24"/>
          <w:szCs w:val="24"/>
        </w:rPr>
        <w:t>new species</w:t>
      </w:r>
      <w:r w:rsidR="00542FAB">
        <w:rPr>
          <w:rFonts w:ascii="Times New Roman" w:hAnsi="Times New Roman" w:cs="Times New Roman"/>
          <w:bCs/>
          <w:sz w:val="24"/>
          <w:szCs w:val="24"/>
        </w:rPr>
        <w:t>” . . .</w:t>
      </w:r>
      <w:r w:rsidR="00BA08F7">
        <w:rPr>
          <w:rFonts w:ascii="Times New Roman" w:hAnsi="Times New Roman" w:cs="Times New Roman"/>
          <w:bCs/>
          <w:sz w:val="24"/>
          <w:szCs w:val="24"/>
        </w:rPr>
        <w:t xml:space="preserve"> </w:t>
      </w:r>
      <w:r w:rsidR="00824FE0" w:rsidRPr="008C45D4">
        <w:rPr>
          <w:rFonts w:ascii="Times New Roman" w:hAnsi="Times New Roman" w:cs="Times New Roman"/>
          <w:bCs/>
          <w:i/>
          <w:iCs/>
          <w:sz w:val="24"/>
          <w:szCs w:val="24"/>
        </w:rPr>
        <w:t>Any factor</w:t>
      </w:r>
      <w:r w:rsidR="00824FE0">
        <w:rPr>
          <w:rFonts w:ascii="Times New Roman" w:hAnsi="Times New Roman" w:cs="Times New Roman"/>
          <w:bCs/>
          <w:sz w:val="24"/>
          <w:szCs w:val="24"/>
        </w:rPr>
        <w:t xml:space="preserve"> in the e</w:t>
      </w:r>
      <w:r w:rsidR="003D3E97">
        <w:rPr>
          <w:rFonts w:ascii="Times New Roman" w:hAnsi="Times New Roman" w:cs="Times New Roman"/>
          <w:bCs/>
          <w:sz w:val="24"/>
          <w:szCs w:val="24"/>
        </w:rPr>
        <w:t>x</w:t>
      </w:r>
      <w:r w:rsidR="00824FE0">
        <w:rPr>
          <w:rFonts w:ascii="Times New Roman" w:hAnsi="Times New Roman" w:cs="Times New Roman"/>
          <w:bCs/>
          <w:sz w:val="24"/>
          <w:szCs w:val="24"/>
        </w:rPr>
        <w:t>ternal environment</w:t>
      </w:r>
      <w:r w:rsidR="008C45D4">
        <w:rPr>
          <w:rFonts w:ascii="Times New Roman" w:hAnsi="Times New Roman" w:cs="Times New Roman"/>
          <w:bCs/>
          <w:sz w:val="24"/>
          <w:szCs w:val="24"/>
        </w:rPr>
        <w:t xml:space="preserve"> or in the bodies of the organisms themselves that induces shifts in the frequencies of genes </w:t>
      </w:r>
      <w:r w:rsidR="0061113C">
        <w:rPr>
          <w:rFonts w:ascii="Times New Roman" w:hAnsi="Times New Roman" w:cs="Times New Roman"/>
          <w:bCs/>
          <w:sz w:val="24"/>
          <w:szCs w:val="24"/>
        </w:rPr>
        <w:t xml:space="preserve">within populations </w:t>
      </w:r>
      <w:r w:rsidR="008C45D4">
        <w:rPr>
          <w:rFonts w:ascii="Times New Roman" w:hAnsi="Times New Roman" w:cs="Times New Roman"/>
          <w:bCs/>
          <w:sz w:val="24"/>
          <w:szCs w:val="24"/>
        </w:rPr>
        <w:t>[</w:t>
      </w:r>
      <w:r w:rsidR="00F43AB7">
        <w:rPr>
          <w:rFonts w:ascii="Times New Roman" w:hAnsi="Times New Roman" w:cs="Times New Roman"/>
          <w:bCs/>
          <w:sz w:val="24"/>
          <w:szCs w:val="24"/>
        </w:rPr>
        <w:t>can</w:t>
      </w:r>
      <w:r w:rsidR="00824FE0">
        <w:rPr>
          <w:rFonts w:ascii="Times New Roman" w:hAnsi="Times New Roman" w:cs="Times New Roman"/>
          <w:bCs/>
          <w:sz w:val="24"/>
          <w:szCs w:val="24"/>
        </w:rPr>
        <w:t xml:space="preserve"> cause</w:t>
      </w:r>
      <w:r w:rsidR="008C45D4">
        <w:rPr>
          <w:rFonts w:ascii="Times New Roman" w:hAnsi="Times New Roman" w:cs="Times New Roman"/>
          <w:bCs/>
          <w:sz w:val="24"/>
          <w:szCs w:val="24"/>
        </w:rPr>
        <w:t>] . . .</w:t>
      </w:r>
      <w:r w:rsidR="00824FE0">
        <w:rPr>
          <w:rFonts w:ascii="Times New Roman" w:hAnsi="Times New Roman" w:cs="Times New Roman"/>
          <w:bCs/>
          <w:sz w:val="24"/>
          <w:szCs w:val="24"/>
        </w:rPr>
        <w:t xml:space="preserve"> evolution.</w:t>
      </w:r>
      <w:r w:rsidR="00BA08F7">
        <w:rPr>
          <w:rFonts w:ascii="Times New Roman" w:hAnsi="Times New Roman" w:cs="Times New Roman"/>
          <w:bCs/>
          <w:sz w:val="24"/>
          <w:szCs w:val="24"/>
        </w:rPr>
        <w:t xml:space="preserve"> </w:t>
      </w:r>
      <w:r w:rsidR="00824FE0">
        <w:rPr>
          <w:rFonts w:ascii="Times New Roman" w:hAnsi="Times New Roman" w:cs="Times New Roman"/>
          <w:bCs/>
          <w:sz w:val="24"/>
          <w:szCs w:val="24"/>
        </w:rPr>
        <w:t>[</w:t>
      </w:r>
      <w:r w:rsidR="00D23139">
        <w:rPr>
          <w:rFonts w:ascii="Times New Roman" w:hAnsi="Times New Roman" w:cs="Times New Roman"/>
          <w:bCs/>
          <w:sz w:val="24"/>
          <w:szCs w:val="24"/>
        </w:rPr>
        <w:t>12</w:t>
      </w:r>
      <w:r w:rsidR="00824FE0">
        <w:rPr>
          <w:rFonts w:ascii="Times New Roman" w:hAnsi="Times New Roman" w:cs="Times New Roman"/>
          <w:bCs/>
          <w:sz w:val="24"/>
          <w:szCs w:val="24"/>
        </w:rPr>
        <w:t>, p.398</w:t>
      </w:r>
      <w:r w:rsidR="00F43AB7">
        <w:rPr>
          <w:rFonts w:ascii="Times New Roman" w:hAnsi="Times New Roman" w:cs="Times New Roman"/>
          <w:bCs/>
          <w:sz w:val="24"/>
          <w:szCs w:val="24"/>
        </w:rPr>
        <w:t>, emphasis added</w:t>
      </w:r>
      <w:r w:rsidR="00824FE0">
        <w:rPr>
          <w:rFonts w:ascii="Times New Roman" w:hAnsi="Times New Roman" w:cs="Times New Roman"/>
          <w:bCs/>
          <w:sz w:val="24"/>
          <w:szCs w:val="24"/>
        </w:rPr>
        <w:t>]</w:t>
      </w:r>
      <w:r w:rsidR="00720A01">
        <w:rPr>
          <w:rFonts w:ascii="Times New Roman" w:hAnsi="Times New Roman" w:cs="Times New Roman"/>
          <w:bCs/>
          <w:sz w:val="24"/>
          <w:szCs w:val="24"/>
        </w:rPr>
        <w:t xml:space="preserve"> </w:t>
      </w:r>
      <w:r w:rsidR="00806BE6">
        <w:rPr>
          <w:rFonts w:ascii="Times New Roman" w:hAnsi="Times New Roman" w:cs="Times New Roman"/>
          <w:bCs/>
          <w:sz w:val="24"/>
          <w:szCs w:val="24"/>
        </w:rPr>
        <w:t>One way to think about</w:t>
      </w:r>
      <w:r w:rsidR="00720A01">
        <w:rPr>
          <w:rFonts w:ascii="Times New Roman" w:hAnsi="Times New Roman" w:cs="Times New Roman"/>
          <w:bCs/>
          <w:sz w:val="24"/>
          <w:szCs w:val="24"/>
        </w:rPr>
        <w:t xml:space="preserve"> </w:t>
      </w:r>
      <w:r w:rsidR="000830CD">
        <w:rPr>
          <w:rFonts w:ascii="Times New Roman" w:hAnsi="Times New Roman" w:cs="Times New Roman"/>
          <w:bCs/>
          <w:sz w:val="24"/>
          <w:szCs w:val="24"/>
        </w:rPr>
        <w:t>ev</w:t>
      </w:r>
      <w:r w:rsidR="0049195E">
        <w:rPr>
          <w:rFonts w:ascii="Times New Roman" w:hAnsi="Times New Roman" w:cs="Times New Roman"/>
          <w:bCs/>
          <w:sz w:val="24"/>
          <w:szCs w:val="24"/>
        </w:rPr>
        <w:t xml:space="preserve">olution </w:t>
      </w:r>
      <w:r w:rsidR="00D51FAF">
        <w:rPr>
          <w:rFonts w:ascii="Times New Roman" w:hAnsi="Times New Roman" w:cs="Times New Roman"/>
          <w:bCs/>
          <w:sz w:val="24"/>
          <w:szCs w:val="24"/>
        </w:rPr>
        <w:t xml:space="preserve">is </w:t>
      </w:r>
      <w:r w:rsidR="00806BE6">
        <w:rPr>
          <w:rFonts w:ascii="Times New Roman" w:hAnsi="Times New Roman" w:cs="Times New Roman"/>
          <w:bCs/>
          <w:sz w:val="24"/>
          <w:szCs w:val="24"/>
        </w:rPr>
        <w:t>as</w:t>
      </w:r>
      <w:r w:rsidR="001D1676">
        <w:rPr>
          <w:rFonts w:ascii="Times New Roman" w:hAnsi="Times New Roman" w:cs="Times New Roman"/>
          <w:bCs/>
          <w:sz w:val="24"/>
          <w:szCs w:val="24"/>
        </w:rPr>
        <w:t xml:space="preserve"> an outline of</w:t>
      </w:r>
      <w:r w:rsidR="0049195E">
        <w:rPr>
          <w:rFonts w:ascii="Times New Roman" w:hAnsi="Times New Roman" w:cs="Times New Roman"/>
          <w:bCs/>
          <w:sz w:val="24"/>
          <w:szCs w:val="24"/>
        </w:rPr>
        <w:t xml:space="preserve"> the history of life on Earth</w:t>
      </w:r>
      <w:r w:rsidR="00CE5981">
        <w:rPr>
          <w:rFonts w:ascii="Times New Roman" w:hAnsi="Times New Roman" w:cs="Times New Roman"/>
          <w:bCs/>
          <w:sz w:val="24"/>
          <w:szCs w:val="24"/>
        </w:rPr>
        <w:t xml:space="preserve"> and</w:t>
      </w:r>
      <w:r w:rsidR="001D1676">
        <w:rPr>
          <w:rFonts w:ascii="Times New Roman" w:hAnsi="Times New Roman" w:cs="Times New Roman"/>
          <w:bCs/>
          <w:sz w:val="24"/>
          <w:szCs w:val="24"/>
        </w:rPr>
        <w:t xml:space="preserve"> the relationships among life-forms at particular times and places</w:t>
      </w:r>
      <w:r w:rsidR="000830CD">
        <w:rPr>
          <w:rFonts w:ascii="Times New Roman" w:hAnsi="Times New Roman" w:cs="Times New Roman"/>
          <w:bCs/>
          <w:sz w:val="24"/>
          <w:szCs w:val="24"/>
        </w:rPr>
        <w:t xml:space="preserve"> </w:t>
      </w:r>
      <w:r w:rsidR="002F2170">
        <w:rPr>
          <w:rFonts w:ascii="Times New Roman" w:hAnsi="Times New Roman" w:cs="Times New Roman"/>
          <w:bCs/>
          <w:sz w:val="24"/>
          <w:szCs w:val="24"/>
        </w:rPr>
        <w:t>in the development of</w:t>
      </w:r>
      <w:r w:rsidR="000830CD">
        <w:rPr>
          <w:rFonts w:ascii="Times New Roman" w:hAnsi="Times New Roman" w:cs="Times New Roman"/>
          <w:bCs/>
          <w:sz w:val="24"/>
          <w:szCs w:val="24"/>
        </w:rPr>
        <w:t xml:space="preserve"> species</w:t>
      </w:r>
      <w:r w:rsidR="002F2170">
        <w:rPr>
          <w:rFonts w:ascii="Times New Roman" w:hAnsi="Times New Roman" w:cs="Times New Roman"/>
          <w:bCs/>
          <w:sz w:val="24"/>
          <w:szCs w:val="24"/>
        </w:rPr>
        <w:t>.</w:t>
      </w:r>
      <w:r w:rsidR="00CE5981">
        <w:rPr>
          <w:rFonts w:ascii="Times New Roman" w:hAnsi="Times New Roman" w:cs="Times New Roman"/>
          <w:bCs/>
          <w:sz w:val="24"/>
          <w:szCs w:val="24"/>
        </w:rPr>
        <w:t xml:space="preserve"> </w:t>
      </w:r>
    </w:p>
    <w:p w14:paraId="420DABB9" w14:textId="0B7C7B8E" w:rsidR="00F01532" w:rsidRDefault="00C03682"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ab/>
        <w:t>In the past 150 or so</w:t>
      </w:r>
      <w:r w:rsidR="001D1676">
        <w:rPr>
          <w:rFonts w:ascii="Times New Roman" w:hAnsi="Times New Roman" w:cs="Times New Roman"/>
          <w:bCs/>
          <w:sz w:val="24"/>
          <w:szCs w:val="24"/>
        </w:rPr>
        <w:t xml:space="preserve"> years</w:t>
      </w:r>
      <w:r w:rsidR="00CE5981">
        <w:rPr>
          <w:rFonts w:ascii="Times New Roman" w:hAnsi="Times New Roman" w:cs="Times New Roman"/>
          <w:bCs/>
          <w:sz w:val="24"/>
          <w:szCs w:val="24"/>
        </w:rPr>
        <w:t>,</w:t>
      </w:r>
      <w:r w:rsidR="001D1676">
        <w:rPr>
          <w:rFonts w:ascii="Times New Roman" w:hAnsi="Times New Roman" w:cs="Times New Roman"/>
          <w:bCs/>
          <w:sz w:val="24"/>
          <w:szCs w:val="24"/>
        </w:rPr>
        <w:t xml:space="preserve"> the fields of paleontology</w:t>
      </w:r>
      <w:r w:rsidR="003E6E41">
        <w:rPr>
          <w:rFonts w:ascii="Times New Roman" w:hAnsi="Times New Roman" w:cs="Times New Roman"/>
          <w:bCs/>
          <w:sz w:val="24"/>
          <w:szCs w:val="24"/>
        </w:rPr>
        <w:t>, paleoanthropology,</w:t>
      </w:r>
      <w:r w:rsidR="001D1676">
        <w:rPr>
          <w:rFonts w:ascii="Times New Roman" w:hAnsi="Times New Roman" w:cs="Times New Roman"/>
          <w:bCs/>
          <w:sz w:val="24"/>
          <w:szCs w:val="24"/>
        </w:rPr>
        <w:t xml:space="preserve"> and comparative anatomy </w:t>
      </w:r>
      <w:r w:rsidR="00CE5981">
        <w:rPr>
          <w:rFonts w:ascii="Times New Roman" w:hAnsi="Times New Roman" w:cs="Times New Roman"/>
          <w:bCs/>
          <w:sz w:val="24"/>
          <w:szCs w:val="24"/>
        </w:rPr>
        <w:t>have come of age</w:t>
      </w:r>
      <w:r w:rsidR="00772B33">
        <w:rPr>
          <w:rFonts w:ascii="Times New Roman" w:hAnsi="Times New Roman" w:cs="Times New Roman"/>
          <w:bCs/>
          <w:sz w:val="24"/>
          <w:szCs w:val="24"/>
        </w:rPr>
        <w:t xml:space="preserve">. </w:t>
      </w:r>
      <w:r w:rsidR="003E6E41">
        <w:rPr>
          <w:rFonts w:ascii="Times New Roman" w:hAnsi="Times New Roman" w:cs="Times New Roman"/>
          <w:bCs/>
          <w:sz w:val="24"/>
          <w:szCs w:val="24"/>
        </w:rPr>
        <w:t xml:space="preserve">More recently, </w:t>
      </w:r>
      <w:r w:rsidR="004F5DAA">
        <w:rPr>
          <w:rFonts w:ascii="Times New Roman" w:hAnsi="Times New Roman" w:cs="Times New Roman"/>
          <w:bCs/>
          <w:sz w:val="24"/>
          <w:szCs w:val="24"/>
        </w:rPr>
        <w:t xml:space="preserve">the sciences of </w:t>
      </w:r>
      <w:r w:rsidR="003E6E41">
        <w:rPr>
          <w:rFonts w:ascii="Times New Roman" w:hAnsi="Times New Roman" w:cs="Times New Roman"/>
          <w:bCs/>
          <w:sz w:val="24"/>
          <w:szCs w:val="24"/>
        </w:rPr>
        <w:t>evolutionary</w:t>
      </w:r>
      <w:r w:rsidR="002C3D1C">
        <w:rPr>
          <w:rFonts w:ascii="Times New Roman" w:hAnsi="Times New Roman" w:cs="Times New Roman"/>
          <w:bCs/>
          <w:sz w:val="24"/>
          <w:szCs w:val="24"/>
        </w:rPr>
        <w:t xml:space="preserve"> biology and genomics have formed. </w:t>
      </w:r>
      <w:r w:rsidR="00B13E20">
        <w:rPr>
          <w:rFonts w:ascii="Times New Roman" w:hAnsi="Times New Roman" w:cs="Times New Roman"/>
          <w:color w:val="231F20"/>
          <w:sz w:val="24"/>
          <w:szCs w:val="24"/>
        </w:rPr>
        <w:t xml:space="preserve">Fossils are star players </w:t>
      </w:r>
      <w:r w:rsidR="0076059E">
        <w:rPr>
          <w:rFonts w:ascii="Times New Roman" w:hAnsi="Times New Roman" w:cs="Times New Roman"/>
          <w:color w:val="231F20"/>
          <w:sz w:val="24"/>
          <w:szCs w:val="24"/>
        </w:rPr>
        <w:t>with which to</w:t>
      </w:r>
      <w:r w:rsidR="002C3D1C">
        <w:rPr>
          <w:rFonts w:ascii="Times New Roman" w:hAnsi="Times New Roman" w:cs="Times New Roman"/>
          <w:color w:val="231F20"/>
          <w:sz w:val="24"/>
          <w:szCs w:val="24"/>
        </w:rPr>
        <w:t xml:space="preserve"> learn</w:t>
      </w:r>
      <w:r w:rsidR="00B13E20">
        <w:rPr>
          <w:rFonts w:ascii="Times New Roman" w:hAnsi="Times New Roman" w:cs="Times New Roman"/>
          <w:color w:val="231F20"/>
          <w:sz w:val="24"/>
          <w:szCs w:val="24"/>
        </w:rPr>
        <w:t xml:space="preserve"> about Earth, life-forms, and humans’ history. As i</w:t>
      </w:r>
      <w:r w:rsidR="00CE5981">
        <w:rPr>
          <w:rFonts w:ascii="Times New Roman" w:hAnsi="Times New Roman" w:cs="Times New Roman"/>
          <w:bCs/>
          <w:sz w:val="24"/>
          <w:szCs w:val="24"/>
        </w:rPr>
        <w:t>ncreasing numbers of fossils have been found and studied</w:t>
      </w:r>
      <w:r w:rsidR="00772B33">
        <w:rPr>
          <w:rFonts w:ascii="Times New Roman" w:hAnsi="Times New Roman" w:cs="Times New Roman"/>
          <w:bCs/>
          <w:sz w:val="24"/>
          <w:szCs w:val="24"/>
        </w:rPr>
        <w:t xml:space="preserve">, </w:t>
      </w:r>
      <w:r w:rsidR="00CE5981">
        <w:rPr>
          <w:rFonts w:ascii="Times New Roman" w:hAnsi="Times New Roman" w:cs="Times New Roman"/>
          <w:bCs/>
          <w:sz w:val="24"/>
          <w:szCs w:val="24"/>
        </w:rPr>
        <w:t xml:space="preserve">knowledge has </w:t>
      </w:r>
      <w:r w:rsidR="00212AAF">
        <w:rPr>
          <w:rFonts w:ascii="Times New Roman" w:hAnsi="Times New Roman" w:cs="Times New Roman"/>
          <w:bCs/>
          <w:sz w:val="24"/>
          <w:szCs w:val="24"/>
        </w:rPr>
        <w:t>accrued</w:t>
      </w:r>
      <w:r w:rsidR="00CE5981">
        <w:rPr>
          <w:rFonts w:ascii="Times New Roman" w:hAnsi="Times New Roman" w:cs="Times New Roman"/>
          <w:bCs/>
          <w:sz w:val="24"/>
          <w:szCs w:val="24"/>
        </w:rPr>
        <w:t xml:space="preserve"> about the history of life. </w:t>
      </w:r>
      <w:r w:rsidR="006F5825">
        <w:rPr>
          <w:rFonts w:ascii="Times New Roman" w:hAnsi="Times New Roman" w:cs="Times New Roman"/>
          <w:bCs/>
          <w:sz w:val="24"/>
          <w:szCs w:val="24"/>
        </w:rPr>
        <w:t>W</w:t>
      </w:r>
      <w:r w:rsidR="00061BD2">
        <w:rPr>
          <w:rFonts w:ascii="Times New Roman" w:hAnsi="Times New Roman" w:cs="Times New Roman"/>
          <w:bCs/>
          <w:sz w:val="24"/>
          <w:szCs w:val="24"/>
        </w:rPr>
        <w:t>e</w:t>
      </w:r>
      <w:r w:rsidR="001D1676">
        <w:rPr>
          <w:rFonts w:ascii="Times New Roman" w:hAnsi="Times New Roman" w:cs="Times New Roman"/>
          <w:bCs/>
          <w:sz w:val="24"/>
          <w:szCs w:val="24"/>
        </w:rPr>
        <w:t xml:space="preserve"> </w:t>
      </w:r>
      <w:r w:rsidR="00263036">
        <w:rPr>
          <w:rFonts w:ascii="Times New Roman" w:hAnsi="Times New Roman" w:cs="Times New Roman"/>
          <w:bCs/>
          <w:sz w:val="24"/>
          <w:szCs w:val="24"/>
        </w:rPr>
        <w:t xml:space="preserve">have </w:t>
      </w:r>
      <w:r w:rsidR="00061BD2">
        <w:rPr>
          <w:rFonts w:ascii="Times New Roman" w:hAnsi="Times New Roman" w:cs="Times New Roman"/>
          <w:bCs/>
          <w:sz w:val="24"/>
          <w:szCs w:val="24"/>
        </w:rPr>
        <w:t>glean</w:t>
      </w:r>
      <w:r w:rsidR="00263036">
        <w:rPr>
          <w:rFonts w:ascii="Times New Roman" w:hAnsi="Times New Roman" w:cs="Times New Roman"/>
          <w:bCs/>
          <w:sz w:val="24"/>
          <w:szCs w:val="24"/>
        </w:rPr>
        <w:t>ed</w:t>
      </w:r>
      <w:r w:rsidR="001D1676">
        <w:rPr>
          <w:rFonts w:ascii="Times New Roman" w:hAnsi="Times New Roman" w:cs="Times New Roman"/>
          <w:bCs/>
          <w:sz w:val="24"/>
          <w:szCs w:val="24"/>
        </w:rPr>
        <w:t xml:space="preserve"> our own lineage</w:t>
      </w:r>
      <w:r w:rsidR="00806BE6">
        <w:rPr>
          <w:rFonts w:ascii="Times New Roman" w:hAnsi="Times New Roman" w:cs="Times New Roman"/>
          <w:bCs/>
          <w:sz w:val="24"/>
          <w:szCs w:val="24"/>
        </w:rPr>
        <w:t xml:space="preserve"> as Homo sapiens</w:t>
      </w:r>
      <w:r w:rsidR="00B13E20">
        <w:rPr>
          <w:rFonts w:ascii="Times New Roman" w:hAnsi="Times New Roman" w:cs="Times New Roman"/>
          <w:bCs/>
          <w:sz w:val="24"/>
          <w:szCs w:val="24"/>
        </w:rPr>
        <w:t>. We</w:t>
      </w:r>
      <w:r w:rsidR="00D60661">
        <w:rPr>
          <w:rFonts w:ascii="Times New Roman" w:hAnsi="Times New Roman" w:cs="Times New Roman"/>
          <w:bCs/>
          <w:sz w:val="24"/>
          <w:szCs w:val="24"/>
        </w:rPr>
        <w:t xml:space="preserve"> </w:t>
      </w:r>
      <w:r w:rsidR="00806BE6">
        <w:rPr>
          <w:rFonts w:ascii="Times New Roman" w:hAnsi="Times New Roman" w:cs="Times New Roman"/>
          <w:bCs/>
          <w:sz w:val="24"/>
          <w:szCs w:val="24"/>
        </w:rPr>
        <w:t>have</w:t>
      </w:r>
      <w:r w:rsidR="00212AAF">
        <w:rPr>
          <w:rFonts w:ascii="Times New Roman" w:hAnsi="Times New Roman" w:cs="Times New Roman"/>
          <w:bCs/>
          <w:sz w:val="24"/>
          <w:szCs w:val="24"/>
        </w:rPr>
        <w:t xml:space="preserve"> </w:t>
      </w:r>
      <w:r w:rsidR="00061BD2">
        <w:rPr>
          <w:rFonts w:ascii="Times New Roman" w:hAnsi="Times New Roman" w:cs="Times New Roman"/>
          <w:bCs/>
          <w:sz w:val="24"/>
          <w:szCs w:val="24"/>
        </w:rPr>
        <w:t>construct</w:t>
      </w:r>
      <w:r w:rsidR="00806BE6">
        <w:rPr>
          <w:rFonts w:ascii="Times New Roman" w:hAnsi="Times New Roman" w:cs="Times New Roman"/>
          <w:bCs/>
          <w:sz w:val="24"/>
          <w:szCs w:val="24"/>
        </w:rPr>
        <w:t>ed</w:t>
      </w:r>
      <w:r w:rsidR="00061BD2">
        <w:rPr>
          <w:rFonts w:ascii="Times New Roman" w:hAnsi="Times New Roman" w:cs="Times New Roman"/>
          <w:bCs/>
          <w:sz w:val="24"/>
          <w:szCs w:val="24"/>
        </w:rPr>
        <w:t xml:space="preserve"> </w:t>
      </w:r>
      <w:r w:rsidR="005D23B0">
        <w:rPr>
          <w:rFonts w:ascii="Times New Roman" w:hAnsi="Times New Roman" w:cs="Times New Roman"/>
          <w:bCs/>
          <w:sz w:val="24"/>
          <w:szCs w:val="24"/>
        </w:rPr>
        <w:t>a framework for</w:t>
      </w:r>
      <w:r w:rsidR="0061113C">
        <w:rPr>
          <w:rFonts w:ascii="Times New Roman" w:hAnsi="Times New Roman" w:cs="Times New Roman"/>
          <w:bCs/>
          <w:sz w:val="24"/>
          <w:szCs w:val="24"/>
        </w:rPr>
        <w:t xml:space="preserve"> how to consider</w:t>
      </w:r>
      <w:r w:rsidR="005D23B0">
        <w:rPr>
          <w:rFonts w:ascii="Times New Roman" w:hAnsi="Times New Roman" w:cs="Times New Roman"/>
          <w:bCs/>
          <w:sz w:val="24"/>
          <w:szCs w:val="24"/>
        </w:rPr>
        <w:t xml:space="preserve"> unusual fossil finds</w:t>
      </w:r>
      <w:r w:rsidR="008D4E31">
        <w:rPr>
          <w:rFonts w:ascii="Times New Roman" w:hAnsi="Times New Roman" w:cs="Times New Roman"/>
          <w:bCs/>
          <w:sz w:val="24"/>
          <w:szCs w:val="24"/>
        </w:rPr>
        <w:t xml:space="preserve">. </w:t>
      </w:r>
    </w:p>
    <w:p w14:paraId="731AB6D0" w14:textId="415C3457" w:rsidR="002F0C78" w:rsidRDefault="00F01532" w:rsidP="00104EE3">
      <w:pPr>
        <w:tabs>
          <w:tab w:val="left" w:pos="900"/>
        </w:tabs>
        <w:spacing w:before="1" w:line="315" w:lineRule="exact"/>
        <w:ind w:left="90" w:right="-360"/>
        <w:rPr>
          <w:rFonts w:ascii="Times New Roman" w:hAnsi="Times New Roman" w:cs="Times New Roman"/>
          <w:bCs/>
          <w:sz w:val="24"/>
          <w:szCs w:val="24"/>
        </w:rPr>
      </w:pPr>
      <w:r>
        <w:rPr>
          <w:rFonts w:ascii="Times New Roman" w:hAnsi="Times New Roman" w:cs="Times New Roman"/>
          <w:bCs/>
          <w:sz w:val="24"/>
          <w:szCs w:val="24"/>
        </w:rPr>
        <w:tab/>
      </w:r>
      <w:r w:rsidR="008D4E31">
        <w:rPr>
          <w:rFonts w:ascii="Times New Roman" w:hAnsi="Times New Roman" w:cs="Times New Roman"/>
          <w:bCs/>
          <w:sz w:val="24"/>
          <w:szCs w:val="24"/>
        </w:rPr>
        <w:t>Think,</w:t>
      </w:r>
      <w:r w:rsidR="005D23B0">
        <w:rPr>
          <w:rFonts w:ascii="Times New Roman" w:hAnsi="Times New Roman" w:cs="Times New Roman"/>
          <w:bCs/>
          <w:sz w:val="24"/>
          <w:szCs w:val="24"/>
        </w:rPr>
        <w:t xml:space="preserve"> for example</w:t>
      </w:r>
      <w:r w:rsidR="008D4E31">
        <w:rPr>
          <w:rFonts w:ascii="Times New Roman" w:hAnsi="Times New Roman" w:cs="Times New Roman"/>
          <w:bCs/>
          <w:sz w:val="24"/>
          <w:szCs w:val="24"/>
        </w:rPr>
        <w:t>, of</w:t>
      </w:r>
      <w:r w:rsidR="005D23B0">
        <w:rPr>
          <w:rFonts w:ascii="Times New Roman" w:hAnsi="Times New Roman" w:cs="Times New Roman"/>
          <w:bCs/>
          <w:sz w:val="24"/>
          <w:szCs w:val="24"/>
        </w:rPr>
        <w:t xml:space="preserve"> </w:t>
      </w:r>
      <w:r w:rsidR="00B210B0">
        <w:rPr>
          <w:rFonts w:ascii="Times New Roman" w:hAnsi="Times New Roman" w:cs="Times New Roman"/>
          <w:bCs/>
          <w:i/>
          <w:iCs/>
          <w:sz w:val="24"/>
          <w:szCs w:val="24"/>
        </w:rPr>
        <w:t>H</w:t>
      </w:r>
      <w:r w:rsidR="005D23B0" w:rsidRPr="005D23B0">
        <w:rPr>
          <w:rFonts w:ascii="Times New Roman" w:hAnsi="Times New Roman" w:cs="Times New Roman"/>
          <w:bCs/>
          <w:i/>
          <w:iCs/>
          <w:sz w:val="24"/>
          <w:szCs w:val="24"/>
        </w:rPr>
        <w:t>etero</w:t>
      </w:r>
      <w:r w:rsidR="005D23B0">
        <w:rPr>
          <w:rFonts w:ascii="Times New Roman" w:hAnsi="Times New Roman" w:cs="Times New Roman"/>
          <w:bCs/>
          <w:i/>
          <w:iCs/>
          <w:sz w:val="24"/>
          <w:szCs w:val="24"/>
        </w:rPr>
        <w:t>do</w:t>
      </w:r>
      <w:r w:rsidR="005D23B0" w:rsidRPr="005D23B0">
        <w:rPr>
          <w:rFonts w:ascii="Times New Roman" w:hAnsi="Times New Roman" w:cs="Times New Roman"/>
          <w:bCs/>
          <w:i/>
          <w:iCs/>
          <w:sz w:val="24"/>
          <w:szCs w:val="24"/>
        </w:rPr>
        <w:t>ntosaurus</w:t>
      </w:r>
      <w:r w:rsidR="00B210B0">
        <w:rPr>
          <w:rFonts w:ascii="Times New Roman" w:hAnsi="Times New Roman" w:cs="Times New Roman"/>
          <w:bCs/>
          <w:i/>
          <w:iCs/>
          <w:sz w:val="24"/>
          <w:szCs w:val="24"/>
        </w:rPr>
        <w:t xml:space="preserve"> tucki</w:t>
      </w:r>
      <w:r w:rsidR="00036061">
        <w:rPr>
          <w:rFonts w:ascii="Times New Roman" w:hAnsi="Times New Roman" w:cs="Times New Roman"/>
          <w:bCs/>
          <w:sz w:val="24"/>
          <w:szCs w:val="24"/>
        </w:rPr>
        <w:t>, an early dinosaur and the</w:t>
      </w:r>
      <w:r w:rsidR="00CF6F3B">
        <w:rPr>
          <w:rFonts w:ascii="Times New Roman" w:hAnsi="Times New Roman" w:cs="Times New Roman"/>
          <w:bCs/>
          <w:sz w:val="24"/>
          <w:szCs w:val="24"/>
        </w:rPr>
        <w:t xml:space="preserve"> only species</w:t>
      </w:r>
      <w:r w:rsidR="00772B33">
        <w:rPr>
          <w:rFonts w:ascii="Times New Roman" w:hAnsi="Times New Roman" w:cs="Times New Roman"/>
          <w:bCs/>
          <w:sz w:val="24"/>
          <w:szCs w:val="24"/>
        </w:rPr>
        <w:t xml:space="preserve"> in its genus.</w:t>
      </w:r>
      <w:r w:rsidR="00B13E20">
        <w:rPr>
          <w:rFonts w:ascii="Times New Roman" w:hAnsi="Times New Roman" w:cs="Times New Roman"/>
          <w:bCs/>
          <w:sz w:val="24"/>
          <w:szCs w:val="24"/>
        </w:rPr>
        <w:t xml:space="preserve"> It was </w:t>
      </w:r>
      <w:r w:rsidR="00B13E20" w:rsidRPr="00B7345C">
        <w:rPr>
          <w:rFonts w:ascii="Times New Roman" w:hAnsi="Times New Roman" w:cs="Times New Roman"/>
          <w:sz w:val="24"/>
          <w:szCs w:val="24"/>
        </w:rPr>
        <w:t>a chordate</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w:t>
      </w:r>
      <w:r w:rsidR="00B13E20">
        <w:rPr>
          <w:rFonts w:ascii="Times New Roman" w:hAnsi="Times New Roman" w:cs="Times New Roman"/>
          <w:sz w:val="24"/>
          <w:szCs w:val="24"/>
        </w:rPr>
        <w:t>small,</w:t>
      </w:r>
      <w:r w:rsidR="00B13E20" w:rsidRPr="00B7345C">
        <w:rPr>
          <w:rFonts w:ascii="Times New Roman" w:hAnsi="Times New Roman" w:cs="Times New Roman"/>
          <w:sz w:val="24"/>
          <w:szCs w:val="24"/>
        </w:rPr>
        <w:t xml:space="preserve"> about</w:t>
      </w:r>
      <w:r w:rsidR="00B13E20">
        <w:rPr>
          <w:rFonts w:ascii="Times New Roman" w:hAnsi="Times New Roman" w:cs="Times New Roman"/>
          <w:sz w:val="24"/>
          <w:szCs w:val="24"/>
        </w:rPr>
        <w:t xml:space="preserve"> </w:t>
      </w:r>
      <w:r w:rsidR="00B13E20" w:rsidRPr="00B7345C">
        <w:rPr>
          <w:rFonts w:ascii="Times New Roman" w:hAnsi="Times New Roman" w:cs="Times New Roman"/>
          <w:sz w:val="24"/>
          <w:szCs w:val="24"/>
        </w:rPr>
        <w:t>3</w:t>
      </w:r>
      <w:r w:rsidR="00B13E20">
        <w:rPr>
          <w:rFonts w:ascii="Times New Roman" w:hAnsi="Times New Roman" w:cs="Times New Roman"/>
          <w:sz w:val="24"/>
          <w:szCs w:val="24"/>
        </w:rPr>
        <w:t>-</w:t>
      </w:r>
      <w:r w:rsidR="00B13E20" w:rsidRPr="00B7345C">
        <w:rPr>
          <w:rFonts w:ascii="Times New Roman" w:hAnsi="Times New Roman" w:cs="Times New Roman"/>
          <w:sz w:val="24"/>
          <w:szCs w:val="24"/>
        </w:rPr>
        <w:t>feet long</w:t>
      </w:r>
      <w:r w:rsidR="00F00024">
        <w:rPr>
          <w:rFonts w:ascii="Times New Roman" w:hAnsi="Times New Roman" w:cs="Times New Roman"/>
          <w:sz w:val="24"/>
          <w:szCs w:val="24"/>
        </w:rPr>
        <w:t>, with</w:t>
      </w:r>
      <w:r w:rsidR="005211FE">
        <w:rPr>
          <w:rFonts w:ascii="Times New Roman" w:hAnsi="Times New Roman" w:cs="Times New Roman"/>
          <w:sz w:val="24"/>
          <w:szCs w:val="24"/>
        </w:rPr>
        <w:t xml:space="preserve"> </w:t>
      </w:r>
      <w:r w:rsidR="00B13E20" w:rsidRPr="00B7345C">
        <w:rPr>
          <w:rFonts w:ascii="Times New Roman" w:hAnsi="Times New Roman" w:cs="Times New Roman"/>
          <w:sz w:val="24"/>
          <w:szCs w:val="24"/>
        </w:rPr>
        <w:t>3 sets of teeth</w:t>
      </w:r>
      <w:r w:rsidR="00B13E20">
        <w:rPr>
          <w:rFonts w:ascii="Times New Roman" w:hAnsi="Times New Roman" w:cs="Times New Roman"/>
          <w:sz w:val="24"/>
          <w:szCs w:val="24"/>
        </w:rPr>
        <w:t>, each with a different purpose:</w:t>
      </w:r>
      <w:r w:rsidR="00B13E20" w:rsidRPr="00B7345C">
        <w:rPr>
          <w:rFonts w:ascii="Times New Roman" w:hAnsi="Times New Roman" w:cs="Times New Roman"/>
          <w:sz w:val="24"/>
          <w:szCs w:val="24"/>
        </w:rPr>
        <w:t xml:space="preserve"> upper jaw</w:t>
      </w:r>
      <w:r w:rsidR="00B13E20">
        <w:rPr>
          <w:rFonts w:ascii="Times New Roman" w:hAnsi="Times New Roman" w:cs="Times New Roman"/>
          <w:sz w:val="24"/>
          <w:szCs w:val="24"/>
        </w:rPr>
        <w:t>, s</w:t>
      </w:r>
      <w:r w:rsidR="00B13E20" w:rsidRPr="00B7345C">
        <w:rPr>
          <w:rFonts w:ascii="Times New Roman" w:hAnsi="Times New Roman" w:cs="Times New Roman"/>
          <w:sz w:val="24"/>
          <w:szCs w:val="24"/>
        </w:rPr>
        <w:t>mall</w:t>
      </w:r>
      <w:r w:rsidR="00B13E20">
        <w:rPr>
          <w:rFonts w:ascii="Times New Roman" w:hAnsi="Times New Roman" w:cs="Times New Roman"/>
          <w:sz w:val="24"/>
          <w:szCs w:val="24"/>
        </w:rPr>
        <w:t>,</w:t>
      </w:r>
      <w:r w:rsidR="00B13E20" w:rsidRPr="00B7345C">
        <w:rPr>
          <w:rFonts w:ascii="Times New Roman" w:hAnsi="Times New Roman" w:cs="Times New Roman"/>
          <w:sz w:val="24"/>
          <w:szCs w:val="24"/>
        </w:rPr>
        <w:t xml:space="preserve"> incisor-like; canines</w:t>
      </w:r>
      <w:r w:rsidR="00B13E20">
        <w:rPr>
          <w:rFonts w:ascii="Times New Roman" w:hAnsi="Times New Roman" w:cs="Times New Roman"/>
          <w:sz w:val="24"/>
          <w:szCs w:val="24"/>
        </w:rPr>
        <w:t>, lo</w:t>
      </w:r>
      <w:r w:rsidR="00B13E20" w:rsidRPr="00B7345C">
        <w:rPr>
          <w:rFonts w:ascii="Times New Roman" w:hAnsi="Times New Roman" w:cs="Times New Roman"/>
          <w:sz w:val="24"/>
          <w:szCs w:val="24"/>
        </w:rPr>
        <w:t>ng, tusk-like; cheek</w:t>
      </w:r>
      <w:r w:rsidR="00B13E20">
        <w:rPr>
          <w:rFonts w:ascii="Times New Roman" w:hAnsi="Times New Roman" w:cs="Times New Roman"/>
          <w:sz w:val="24"/>
          <w:szCs w:val="24"/>
        </w:rPr>
        <w:t>, c</w:t>
      </w:r>
      <w:r w:rsidR="00B13E20" w:rsidRPr="00B7345C">
        <w:rPr>
          <w:rFonts w:ascii="Times New Roman" w:hAnsi="Times New Roman" w:cs="Times New Roman"/>
          <w:sz w:val="24"/>
          <w:szCs w:val="24"/>
        </w:rPr>
        <w:t>hisel-like.</w:t>
      </w:r>
      <w:r w:rsidR="00B210B0">
        <w:rPr>
          <w:rFonts w:ascii="Times New Roman" w:hAnsi="Times New Roman" w:cs="Times New Roman"/>
          <w:sz w:val="24"/>
          <w:szCs w:val="24"/>
        </w:rPr>
        <w:t xml:space="preserve"> </w:t>
      </w:r>
      <w:r w:rsidR="009538BF">
        <w:rPr>
          <w:rFonts w:ascii="Times New Roman" w:hAnsi="Times New Roman" w:cs="Times New Roman"/>
          <w:sz w:val="24"/>
          <w:szCs w:val="24"/>
        </w:rPr>
        <w:t xml:space="preserve">See </w:t>
      </w:r>
      <w:r w:rsidR="00B210B0">
        <w:rPr>
          <w:rFonts w:ascii="Times New Roman" w:hAnsi="Times New Roman" w:cs="Times New Roman"/>
          <w:sz w:val="24"/>
          <w:szCs w:val="24"/>
        </w:rPr>
        <w:t>Fig. 15.3</w:t>
      </w:r>
      <w:r w:rsidR="009538BF">
        <w:rPr>
          <w:rFonts w:ascii="Times New Roman" w:hAnsi="Times New Roman" w:cs="Times New Roman"/>
          <w:sz w:val="24"/>
          <w:szCs w:val="24"/>
        </w:rPr>
        <w:t xml:space="preserve"> to</w:t>
      </w:r>
      <w:r w:rsidR="00AF6196">
        <w:rPr>
          <w:rFonts w:ascii="Times New Roman" w:hAnsi="Times New Roman" w:cs="Times New Roman"/>
          <w:sz w:val="24"/>
          <w:szCs w:val="24"/>
        </w:rPr>
        <w:t xml:space="preserve"> dissect </w:t>
      </w:r>
      <w:r w:rsidR="006E24B4">
        <w:rPr>
          <w:rFonts w:ascii="Times New Roman" w:hAnsi="Times New Roman" w:cs="Times New Roman"/>
          <w:sz w:val="24"/>
          <w:szCs w:val="24"/>
        </w:rPr>
        <w:t>this dinosaur’s</w:t>
      </w:r>
      <w:r w:rsidR="00AF6196">
        <w:rPr>
          <w:rFonts w:ascii="Times New Roman" w:hAnsi="Times New Roman" w:cs="Times New Roman"/>
          <w:sz w:val="24"/>
          <w:szCs w:val="24"/>
        </w:rPr>
        <w:t xml:space="preserve"> name</w:t>
      </w:r>
      <w:r w:rsidR="009538BF">
        <w:rPr>
          <w:rFonts w:ascii="Times New Roman" w:hAnsi="Times New Roman" w:cs="Times New Roman"/>
          <w:sz w:val="24"/>
          <w:szCs w:val="24"/>
        </w:rPr>
        <w:t>, often the key to understanding a species.</w:t>
      </w:r>
      <w:r w:rsidR="00AF6196">
        <w:rPr>
          <w:rFonts w:ascii="Times New Roman" w:hAnsi="Times New Roman" w:cs="Times New Roman"/>
          <w:sz w:val="24"/>
          <w:szCs w:val="24"/>
        </w:rPr>
        <w:t xml:space="preserve"> </w:t>
      </w:r>
    </w:p>
    <w:p w14:paraId="50EF02D4" w14:textId="77777777"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p>
    <w:p w14:paraId="69D5029F" w14:textId="4B052E14" w:rsidR="002F0C78" w:rsidRDefault="002F0C78" w:rsidP="002F0C78">
      <w:pPr>
        <w:tabs>
          <w:tab w:val="left" w:pos="900"/>
        </w:tabs>
        <w:spacing w:before="1" w:line="315" w:lineRule="exact"/>
        <w:ind w:left="90" w:right="-360"/>
        <w:jc w:val="center"/>
        <w:rPr>
          <w:rFonts w:ascii="Times New Roman" w:hAnsi="Times New Roman" w:cs="Times New Roman"/>
          <w:b/>
          <w:sz w:val="24"/>
          <w:szCs w:val="24"/>
        </w:rPr>
      </w:pPr>
      <w:r w:rsidRPr="002F0C78">
        <w:rPr>
          <w:rFonts w:ascii="Times New Roman" w:hAnsi="Times New Roman" w:cs="Times New Roman"/>
          <w:b/>
          <w:sz w:val="24"/>
          <w:szCs w:val="24"/>
        </w:rPr>
        <w:t>Insert Figure 15.</w:t>
      </w:r>
      <w:r w:rsidR="00FE1BB7">
        <w:rPr>
          <w:rFonts w:ascii="Times New Roman" w:hAnsi="Times New Roman" w:cs="Times New Roman"/>
          <w:b/>
          <w:sz w:val="24"/>
          <w:szCs w:val="24"/>
        </w:rPr>
        <w:t>3</w:t>
      </w:r>
      <w:r w:rsidR="000A30F9">
        <w:rPr>
          <w:rFonts w:ascii="Times New Roman" w:hAnsi="Times New Roman" w:cs="Times New Roman"/>
          <w:b/>
          <w:sz w:val="24"/>
          <w:szCs w:val="24"/>
        </w:rPr>
        <w:t xml:space="preserve"> </w:t>
      </w:r>
      <w:r w:rsidRPr="002F0C78">
        <w:rPr>
          <w:rFonts w:ascii="Times New Roman" w:hAnsi="Times New Roman" w:cs="Times New Roman"/>
          <w:b/>
          <w:sz w:val="24"/>
          <w:szCs w:val="24"/>
        </w:rPr>
        <w:t>Here</w:t>
      </w:r>
      <w:r>
        <w:rPr>
          <w:rFonts w:ascii="Times New Roman" w:hAnsi="Times New Roman" w:cs="Times New Roman"/>
          <w:b/>
          <w:sz w:val="24"/>
          <w:szCs w:val="24"/>
        </w:rPr>
        <w:t xml:space="preserve"> </w:t>
      </w:r>
      <w:r w:rsidR="00E3155E">
        <w:rPr>
          <w:rFonts w:ascii="Times New Roman" w:hAnsi="Times New Roman" w:cs="Times New Roman"/>
          <w:b/>
          <w:sz w:val="24"/>
          <w:szCs w:val="24"/>
        </w:rPr>
        <w:t>–</w:t>
      </w:r>
      <w:r w:rsidRPr="002F0C78">
        <w:rPr>
          <w:rFonts w:ascii="Times New Roman" w:hAnsi="Times New Roman" w:cs="Times New Roman"/>
          <w:b/>
          <w:sz w:val="24"/>
          <w:szCs w:val="24"/>
        </w:rPr>
        <w:t xml:space="preserve"> Heterodontosaurus</w:t>
      </w:r>
      <w:r w:rsidR="00E3155E">
        <w:rPr>
          <w:rFonts w:ascii="Times New Roman" w:hAnsi="Times New Roman" w:cs="Times New Roman"/>
          <w:b/>
          <w:sz w:val="24"/>
          <w:szCs w:val="24"/>
        </w:rPr>
        <w:t xml:space="preserve"> tucki</w:t>
      </w:r>
    </w:p>
    <w:p w14:paraId="1EF56C74" w14:textId="484E6087"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p>
    <w:p w14:paraId="01D9F257" w14:textId="54FD13FB" w:rsidR="00184FC9" w:rsidRDefault="00184FC9" w:rsidP="002F0C78">
      <w:pPr>
        <w:tabs>
          <w:tab w:val="left" w:pos="900"/>
        </w:tabs>
        <w:spacing w:before="1" w:line="315" w:lineRule="exact"/>
        <w:ind w:left="90" w:right="-360"/>
        <w:jc w:val="center"/>
        <w:rPr>
          <w:rFonts w:ascii="Times New Roman" w:hAnsi="Times New Roman" w:cs="Times New Roman"/>
          <w:b/>
          <w:sz w:val="24"/>
          <w:szCs w:val="24"/>
        </w:rPr>
      </w:pPr>
      <w:r>
        <w:rPr>
          <w:rFonts w:ascii="Times New Roman" w:hAnsi="Times New Roman" w:cs="Times New Roman"/>
          <w:b/>
          <w:sz w:val="24"/>
          <w:szCs w:val="24"/>
        </w:rPr>
        <w:t>Insert Try This</w:t>
      </w:r>
      <w:r w:rsidR="00174353">
        <w:rPr>
          <w:rFonts w:ascii="Times New Roman" w:hAnsi="Times New Roman" w:cs="Times New Roman"/>
          <w:b/>
          <w:sz w:val="24"/>
          <w:szCs w:val="24"/>
        </w:rPr>
        <w:t xml:space="preserve"> 15.4 Here</w:t>
      </w:r>
      <w:r w:rsidR="00032AEB">
        <w:rPr>
          <w:rFonts w:ascii="Times New Roman" w:hAnsi="Times New Roman" w:cs="Times New Roman"/>
          <w:b/>
          <w:sz w:val="24"/>
          <w:szCs w:val="24"/>
        </w:rPr>
        <w:t xml:space="preserve"> </w:t>
      </w:r>
      <w:r w:rsidR="00A5163C">
        <w:rPr>
          <w:rFonts w:ascii="Times New Roman" w:hAnsi="Times New Roman" w:cs="Times New Roman"/>
          <w:b/>
          <w:sz w:val="24"/>
          <w:szCs w:val="24"/>
        </w:rPr>
        <w:t xml:space="preserve">– </w:t>
      </w:r>
      <w:r w:rsidR="00C96429">
        <w:rPr>
          <w:rFonts w:ascii="Times New Roman" w:hAnsi="Times New Roman" w:cs="Times New Roman"/>
          <w:b/>
          <w:sz w:val="24"/>
          <w:szCs w:val="24"/>
        </w:rPr>
        <w:t>What’s In A Name?</w:t>
      </w:r>
    </w:p>
    <w:p w14:paraId="0BF4570F" w14:textId="77777777" w:rsidR="005E0D4D" w:rsidRDefault="005E0D4D" w:rsidP="002F0C78">
      <w:pPr>
        <w:tabs>
          <w:tab w:val="left" w:pos="900"/>
        </w:tabs>
        <w:spacing w:before="1" w:line="315" w:lineRule="exact"/>
        <w:ind w:left="90" w:right="-360"/>
        <w:jc w:val="center"/>
        <w:rPr>
          <w:rFonts w:ascii="Times New Roman" w:hAnsi="Times New Roman" w:cs="Times New Roman"/>
          <w:b/>
          <w:sz w:val="24"/>
          <w:szCs w:val="24"/>
        </w:rPr>
      </w:pPr>
    </w:p>
    <w:p w14:paraId="2B3DC3EC" w14:textId="2623792C" w:rsidR="005E0D4D" w:rsidRDefault="006C303C" w:rsidP="004215CA">
      <w:pPr>
        <w:tabs>
          <w:tab w:val="left" w:pos="720"/>
        </w:tabs>
        <w:spacing w:line="315" w:lineRule="exact"/>
        <w:ind w:left="720" w:right="-360"/>
        <w:rPr>
          <w:rFonts w:ascii="Times New Roman" w:hAnsi="Times New Roman" w:cs="Times New Roman"/>
          <w:bCs/>
          <w:sz w:val="24"/>
          <w:szCs w:val="24"/>
        </w:rPr>
      </w:pPr>
      <w:r>
        <w:rPr>
          <w:rFonts w:ascii="Times New Roman" w:hAnsi="Times New Roman" w:cs="Times New Roman"/>
          <w:bCs/>
          <w:sz w:val="24"/>
          <w:szCs w:val="24"/>
        </w:rPr>
        <w:t xml:space="preserve">Paleoanthropologist and discover of “Lucy,” Donald </w:t>
      </w:r>
      <w:r w:rsidR="00C246DC">
        <w:rPr>
          <w:rFonts w:ascii="Times New Roman" w:hAnsi="Times New Roman" w:cs="Times New Roman"/>
          <w:bCs/>
          <w:sz w:val="24"/>
          <w:szCs w:val="24"/>
        </w:rPr>
        <w:t>Johanson says:</w:t>
      </w:r>
    </w:p>
    <w:p w14:paraId="0D44DEC9" w14:textId="77777777" w:rsidR="004215CA" w:rsidRDefault="004215CA" w:rsidP="004215CA">
      <w:pPr>
        <w:tabs>
          <w:tab w:val="left" w:pos="720"/>
        </w:tabs>
        <w:spacing w:line="315" w:lineRule="exact"/>
        <w:ind w:left="720" w:right="-360"/>
        <w:rPr>
          <w:rFonts w:ascii="Times New Roman" w:hAnsi="Times New Roman" w:cs="Times New Roman"/>
          <w:bCs/>
          <w:sz w:val="24"/>
          <w:szCs w:val="24"/>
        </w:rPr>
      </w:pPr>
    </w:p>
    <w:p w14:paraId="2DE0CD22" w14:textId="2D5009D1" w:rsidR="00C246DC" w:rsidRDefault="00C246DC" w:rsidP="004215CA">
      <w:pPr>
        <w:tabs>
          <w:tab w:val="left" w:pos="720"/>
        </w:tabs>
        <w:spacing w:line="315" w:lineRule="exact"/>
        <w:ind w:left="720" w:right="-360"/>
        <w:rPr>
          <w:rFonts w:ascii="Times New Roman" w:hAnsi="Times New Roman" w:cs="Times New Roman"/>
          <w:bCs/>
          <w:sz w:val="24"/>
          <w:szCs w:val="24"/>
        </w:rPr>
      </w:pPr>
      <w:r>
        <w:rPr>
          <w:rFonts w:ascii="Times New Roman" w:hAnsi="Times New Roman" w:cs="Times New Roman"/>
          <w:bCs/>
          <w:sz w:val="24"/>
          <w:szCs w:val="24"/>
        </w:rPr>
        <w:t xml:space="preserve">Basic to all scientific inquiry is the </w:t>
      </w:r>
      <w:r w:rsidR="005E0D4D">
        <w:rPr>
          <w:rFonts w:ascii="Times New Roman" w:hAnsi="Times New Roman" w:cs="Times New Roman"/>
          <w:bCs/>
          <w:sz w:val="24"/>
          <w:szCs w:val="24"/>
        </w:rPr>
        <w:t>organization</w:t>
      </w:r>
      <w:r>
        <w:rPr>
          <w:rFonts w:ascii="Times New Roman" w:hAnsi="Times New Roman" w:cs="Times New Roman"/>
          <w:bCs/>
          <w:sz w:val="24"/>
          <w:szCs w:val="24"/>
        </w:rPr>
        <w:t xml:space="preserve"> of data into sense-making arrangements. Evolution could not b</w:t>
      </w:r>
      <w:r w:rsidR="00651B56">
        <w:rPr>
          <w:rFonts w:ascii="Times New Roman" w:hAnsi="Times New Roman" w:cs="Times New Roman"/>
          <w:bCs/>
          <w:sz w:val="24"/>
          <w:szCs w:val="24"/>
        </w:rPr>
        <w:t>e</w:t>
      </w:r>
      <w:r>
        <w:rPr>
          <w:rFonts w:ascii="Times New Roman" w:hAnsi="Times New Roman" w:cs="Times New Roman"/>
          <w:bCs/>
          <w:sz w:val="24"/>
          <w:szCs w:val="24"/>
        </w:rPr>
        <w:t xml:space="preserve"> understood or traced without sequences of fossils to demonstrate that </w:t>
      </w:r>
      <w:r w:rsidR="005E0D4D">
        <w:rPr>
          <w:rFonts w:ascii="Times New Roman" w:hAnsi="Times New Roman" w:cs="Times New Roman"/>
          <w:bCs/>
          <w:sz w:val="24"/>
          <w:szCs w:val="24"/>
        </w:rPr>
        <w:t>i</w:t>
      </w:r>
      <w:r>
        <w:rPr>
          <w:rFonts w:ascii="Times New Roman" w:hAnsi="Times New Roman" w:cs="Times New Roman"/>
          <w:bCs/>
          <w:sz w:val="24"/>
          <w:szCs w:val="24"/>
        </w:rPr>
        <w:t xml:space="preserve">t has happened. Those fossils cannot be put into sequences and given names unless </w:t>
      </w:r>
      <w:r w:rsidR="005E0D4D">
        <w:rPr>
          <w:rFonts w:ascii="Times New Roman" w:hAnsi="Times New Roman" w:cs="Times New Roman"/>
          <w:bCs/>
          <w:sz w:val="24"/>
          <w:szCs w:val="24"/>
        </w:rPr>
        <w:t>their</w:t>
      </w:r>
      <w:r>
        <w:rPr>
          <w:rFonts w:ascii="Times New Roman" w:hAnsi="Times New Roman" w:cs="Times New Roman"/>
          <w:bCs/>
          <w:sz w:val="24"/>
          <w:szCs w:val="24"/>
        </w:rPr>
        <w:t xml:space="preserve"> </w:t>
      </w:r>
      <w:r w:rsidR="005E0D4D">
        <w:rPr>
          <w:rFonts w:ascii="Times New Roman" w:hAnsi="Times New Roman" w:cs="Times New Roman"/>
          <w:bCs/>
          <w:sz w:val="24"/>
          <w:szCs w:val="24"/>
        </w:rPr>
        <w:t>relationships</w:t>
      </w:r>
      <w:r>
        <w:rPr>
          <w:rFonts w:ascii="Times New Roman" w:hAnsi="Times New Roman" w:cs="Times New Roman"/>
          <w:bCs/>
          <w:sz w:val="24"/>
          <w:szCs w:val="24"/>
        </w:rPr>
        <w:t xml:space="preserve"> are worked out by their being carefully described and their differences noted. We can arrive at no insights into where man came from – when, how or why – without going through this </w:t>
      </w:r>
      <w:r w:rsidR="005E0D4D">
        <w:rPr>
          <w:rFonts w:ascii="Times New Roman" w:hAnsi="Times New Roman" w:cs="Times New Roman"/>
          <w:bCs/>
          <w:sz w:val="24"/>
          <w:szCs w:val="24"/>
        </w:rPr>
        <w:t>process. In</w:t>
      </w:r>
      <w:r>
        <w:rPr>
          <w:rFonts w:ascii="Times New Roman" w:hAnsi="Times New Roman" w:cs="Times New Roman"/>
          <w:bCs/>
          <w:sz w:val="24"/>
          <w:szCs w:val="24"/>
        </w:rPr>
        <w:t xml:space="preserve"> the process it is inevitable that species will be named, because it is </w:t>
      </w:r>
      <w:r w:rsidR="005E0D4D">
        <w:rPr>
          <w:rFonts w:ascii="Times New Roman" w:hAnsi="Times New Roman" w:cs="Times New Roman"/>
          <w:bCs/>
          <w:sz w:val="24"/>
          <w:szCs w:val="24"/>
        </w:rPr>
        <w:t>n</w:t>
      </w:r>
      <w:r>
        <w:rPr>
          <w:rFonts w:ascii="Times New Roman" w:hAnsi="Times New Roman" w:cs="Times New Roman"/>
          <w:bCs/>
          <w:sz w:val="24"/>
          <w:szCs w:val="24"/>
        </w:rPr>
        <w:t xml:space="preserve">o longer possible to argue that </w:t>
      </w:r>
      <w:r w:rsidR="005E0D4D">
        <w:rPr>
          <w:rFonts w:ascii="Times New Roman" w:hAnsi="Times New Roman" w:cs="Times New Roman"/>
          <w:bCs/>
          <w:sz w:val="24"/>
          <w:szCs w:val="24"/>
        </w:rPr>
        <w:t>extinct</w:t>
      </w:r>
      <w:r>
        <w:rPr>
          <w:rFonts w:ascii="Times New Roman" w:hAnsi="Times New Roman" w:cs="Times New Roman"/>
          <w:bCs/>
          <w:sz w:val="24"/>
          <w:szCs w:val="24"/>
        </w:rPr>
        <w:t xml:space="preserve"> </w:t>
      </w:r>
      <w:r w:rsidR="005E0D4D">
        <w:rPr>
          <w:rFonts w:ascii="Times New Roman" w:hAnsi="Times New Roman" w:cs="Times New Roman"/>
          <w:bCs/>
          <w:sz w:val="24"/>
          <w:szCs w:val="24"/>
        </w:rPr>
        <w:t>humans</w:t>
      </w:r>
      <w:r>
        <w:rPr>
          <w:rFonts w:ascii="Times New Roman" w:hAnsi="Times New Roman" w:cs="Times New Roman"/>
          <w:bCs/>
          <w:sz w:val="24"/>
          <w:szCs w:val="24"/>
        </w:rPr>
        <w:t xml:space="preserve"> are the same as modern humans. The question reduces itself </w:t>
      </w:r>
      <w:r w:rsidR="005E0D4D">
        <w:rPr>
          <w:rFonts w:ascii="Times New Roman" w:hAnsi="Times New Roman" w:cs="Times New Roman"/>
          <w:bCs/>
          <w:sz w:val="24"/>
          <w:szCs w:val="24"/>
        </w:rPr>
        <w:t>t</w:t>
      </w:r>
      <w:r>
        <w:rPr>
          <w:rFonts w:ascii="Times New Roman" w:hAnsi="Times New Roman" w:cs="Times New Roman"/>
          <w:bCs/>
          <w:sz w:val="24"/>
          <w:szCs w:val="24"/>
        </w:rPr>
        <w:t xml:space="preserve">o a decision as </w:t>
      </w:r>
      <w:r w:rsidR="005E0D4D">
        <w:rPr>
          <w:rFonts w:ascii="Times New Roman" w:hAnsi="Times New Roman" w:cs="Times New Roman"/>
          <w:bCs/>
          <w:sz w:val="24"/>
          <w:szCs w:val="24"/>
        </w:rPr>
        <w:t>to how</w:t>
      </w:r>
      <w:r>
        <w:rPr>
          <w:rFonts w:ascii="Times New Roman" w:hAnsi="Times New Roman" w:cs="Times New Roman"/>
          <w:bCs/>
          <w:sz w:val="24"/>
          <w:szCs w:val="24"/>
        </w:rPr>
        <w:t xml:space="preserve"> many human species will eventually be identified</w:t>
      </w:r>
      <w:r w:rsidR="005E0D4D">
        <w:rPr>
          <w:rFonts w:ascii="Times New Roman" w:hAnsi="Times New Roman" w:cs="Times New Roman"/>
          <w:bCs/>
          <w:sz w:val="24"/>
          <w:szCs w:val="24"/>
        </w:rPr>
        <w:t>.</w:t>
      </w:r>
    </w:p>
    <w:p w14:paraId="6023C1D8" w14:textId="5CF05DF4" w:rsidR="005E0D4D" w:rsidRDefault="005E0D4D" w:rsidP="005E0D4D">
      <w:pPr>
        <w:tabs>
          <w:tab w:val="left" w:pos="720"/>
        </w:tabs>
        <w:spacing w:before="1" w:line="315" w:lineRule="exact"/>
        <w:ind w:left="720" w:right="-360"/>
        <w:rPr>
          <w:rFonts w:ascii="Times New Roman" w:hAnsi="Times New Roman" w:cs="Times New Roman"/>
          <w:bCs/>
          <w:sz w:val="24"/>
          <w:szCs w:val="24"/>
        </w:rPr>
      </w:pPr>
    </w:p>
    <w:p w14:paraId="0C5146D1" w14:textId="23103E33" w:rsidR="005E0D4D" w:rsidRDefault="005E0D4D" w:rsidP="005E0D4D">
      <w:pPr>
        <w:tabs>
          <w:tab w:val="left" w:pos="72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t>In dealing with such matters</w:t>
      </w:r>
      <w:r w:rsidR="00953C11">
        <w:rPr>
          <w:rFonts w:ascii="Times New Roman" w:hAnsi="Times New Roman" w:cs="Times New Roman"/>
          <w:bCs/>
          <w:sz w:val="24"/>
          <w:szCs w:val="24"/>
        </w:rPr>
        <w:t>,</w:t>
      </w:r>
      <w:r>
        <w:rPr>
          <w:rFonts w:ascii="Times New Roman" w:hAnsi="Times New Roman" w:cs="Times New Roman"/>
          <w:bCs/>
          <w:sz w:val="24"/>
          <w:szCs w:val="24"/>
        </w:rPr>
        <w:t xml:space="preserve"> we arrive back at the old question: what makes a human? More broadly stated: what makes a species?</w:t>
      </w:r>
      <w:r w:rsidR="00695979">
        <w:rPr>
          <w:rFonts w:ascii="Times New Roman" w:hAnsi="Times New Roman" w:cs="Times New Roman"/>
          <w:bCs/>
          <w:sz w:val="24"/>
          <w:szCs w:val="24"/>
        </w:rPr>
        <w:t xml:space="preserve"> [</w:t>
      </w:r>
      <w:r w:rsidR="00BA4744">
        <w:rPr>
          <w:rFonts w:ascii="Times New Roman" w:hAnsi="Times New Roman" w:cs="Times New Roman"/>
          <w:bCs/>
          <w:sz w:val="24"/>
          <w:szCs w:val="24"/>
        </w:rPr>
        <w:t>18,</w:t>
      </w:r>
      <w:r w:rsidR="00695979">
        <w:rPr>
          <w:rFonts w:ascii="Times New Roman" w:hAnsi="Times New Roman" w:cs="Times New Roman"/>
          <w:bCs/>
          <w:sz w:val="24"/>
          <w:szCs w:val="24"/>
        </w:rPr>
        <w:t xml:space="preserve"> pp. 142-143]</w:t>
      </w:r>
    </w:p>
    <w:p w14:paraId="14456844" w14:textId="3CB23367" w:rsidR="005E0D4D" w:rsidRPr="00824FE0" w:rsidRDefault="005E0D4D" w:rsidP="005E0D4D">
      <w:pPr>
        <w:tabs>
          <w:tab w:val="left" w:pos="900"/>
        </w:tabs>
        <w:spacing w:before="1" w:line="315" w:lineRule="exact"/>
        <w:ind w:left="720" w:right="-360"/>
        <w:rPr>
          <w:rFonts w:ascii="Times New Roman" w:hAnsi="Times New Roman" w:cs="Times New Roman"/>
          <w:bCs/>
          <w:sz w:val="24"/>
          <w:szCs w:val="24"/>
        </w:rPr>
      </w:pPr>
      <w:r>
        <w:rPr>
          <w:rFonts w:ascii="Times New Roman" w:hAnsi="Times New Roman" w:cs="Times New Roman"/>
          <w:bCs/>
          <w:sz w:val="24"/>
          <w:szCs w:val="24"/>
        </w:rPr>
        <w:tab/>
      </w:r>
    </w:p>
    <w:p w14:paraId="7C4AD29F" w14:textId="59794100" w:rsidR="003861BB" w:rsidRDefault="0051499F" w:rsidP="00824FE0">
      <w:pPr>
        <w:pStyle w:val="BodyText"/>
        <w:tabs>
          <w:tab w:val="left" w:pos="720"/>
        </w:tabs>
        <w:spacing w:line="269" w:lineRule="exact"/>
        <w:ind w:left="90"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A species is a life-form whose members can breed with one another</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and whose offspring inherit traits of their mothers and fathers</w:t>
      </w:r>
      <w:r w:rsidR="003D3E97">
        <w:rPr>
          <w:rFonts w:ascii="Times New Roman" w:hAnsi="Times New Roman" w:cs="Times New Roman"/>
          <w:color w:val="231F20"/>
          <w:sz w:val="24"/>
          <w:szCs w:val="24"/>
        </w:rPr>
        <w:t xml:space="preserve"> that are passed on genetically.</w:t>
      </w:r>
      <w:r w:rsidR="00824FE0">
        <w:rPr>
          <w:rFonts w:ascii="Times New Roman" w:hAnsi="Times New Roman" w:cs="Times New Roman"/>
          <w:color w:val="231F20"/>
          <w:sz w:val="24"/>
          <w:szCs w:val="24"/>
        </w:rPr>
        <w:t xml:space="preserve"> </w:t>
      </w:r>
      <w:r w:rsidR="00720A01">
        <w:rPr>
          <w:rFonts w:ascii="Times New Roman" w:hAnsi="Times New Roman" w:cs="Times New Roman"/>
          <w:color w:val="231F20"/>
          <w:sz w:val="24"/>
          <w:szCs w:val="24"/>
        </w:rPr>
        <w:t>(Learn more in Chapter 1</w:t>
      </w:r>
      <w:r w:rsidR="00CC34FC">
        <w:rPr>
          <w:rFonts w:ascii="Times New Roman" w:hAnsi="Times New Roman" w:cs="Times New Roman"/>
          <w:color w:val="231F20"/>
          <w:sz w:val="24"/>
          <w:szCs w:val="24"/>
        </w:rPr>
        <w:t>7</w:t>
      </w:r>
      <w:r w:rsidR="00720A01">
        <w:rPr>
          <w:rFonts w:ascii="Times New Roman" w:hAnsi="Times New Roman" w:cs="Times New Roman"/>
          <w:color w:val="231F20"/>
          <w:sz w:val="24"/>
          <w:szCs w:val="24"/>
        </w:rPr>
        <w:t xml:space="preserve">.) </w:t>
      </w:r>
      <w:r w:rsidR="00874551">
        <w:rPr>
          <w:rFonts w:ascii="Times New Roman" w:hAnsi="Times New Roman" w:cs="Times New Roman"/>
          <w:color w:val="231F20"/>
          <w:spacing w:val="3"/>
          <w:sz w:val="24"/>
          <w:szCs w:val="24"/>
        </w:rPr>
        <w:t>When c</w:t>
      </w:r>
      <w:r w:rsidRPr="007A1039">
        <w:rPr>
          <w:rFonts w:ascii="Times New Roman" w:hAnsi="Times New Roman" w:cs="Times New Roman"/>
          <w:color w:val="231F20"/>
          <w:spacing w:val="3"/>
          <w:sz w:val="24"/>
          <w:szCs w:val="24"/>
        </w:rPr>
        <w:t xml:space="preserve">hance mutations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genes result </w:t>
      </w:r>
      <w:r w:rsidRPr="007A1039">
        <w:rPr>
          <w:rFonts w:ascii="Times New Roman" w:hAnsi="Times New Roman" w:cs="Times New Roman"/>
          <w:color w:val="231F20"/>
          <w:sz w:val="24"/>
          <w:szCs w:val="24"/>
        </w:rPr>
        <w:t xml:space="preserve">in </w:t>
      </w:r>
      <w:r w:rsidR="00724B8F">
        <w:rPr>
          <w:rFonts w:ascii="Times New Roman" w:hAnsi="Times New Roman" w:cs="Times New Roman"/>
          <w:color w:val="231F20"/>
          <w:sz w:val="24"/>
          <w:szCs w:val="24"/>
        </w:rPr>
        <w:t xml:space="preserve">a </w:t>
      </w:r>
      <w:r w:rsidRPr="007A1039">
        <w:rPr>
          <w:rFonts w:ascii="Times New Roman" w:hAnsi="Times New Roman" w:cs="Times New Roman"/>
          <w:color w:val="231F20"/>
          <w:spacing w:val="3"/>
          <w:sz w:val="24"/>
          <w:szCs w:val="24"/>
        </w:rPr>
        <w:t xml:space="preserve">favorable </w:t>
      </w:r>
      <w:r w:rsidRPr="007A1039">
        <w:rPr>
          <w:rFonts w:ascii="Times New Roman" w:hAnsi="Times New Roman" w:cs="Times New Roman"/>
          <w:color w:val="231F20"/>
          <w:spacing w:val="4"/>
          <w:sz w:val="24"/>
          <w:szCs w:val="24"/>
        </w:rPr>
        <w:t>anatom</w:t>
      </w:r>
      <w:r w:rsidR="00060637">
        <w:rPr>
          <w:rFonts w:ascii="Times New Roman" w:hAnsi="Times New Roman" w:cs="Times New Roman"/>
          <w:color w:val="231F20"/>
          <w:spacing w:val="4"/>
          <w:sz w:val="24"/>
          <w:szCs w:val="24"/>
        </w:rPr>
        <w:t>y</w:t>
      </w:r>
      <w:r w:rsidR="00B35BA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or </w:t>
      </w:r>
      <w:r w:rsidRPr="007A1039">
        <w:rPr>
          <w:rFonts w:ascii="Times New Roman" w:hAnsi="Times New Roman" w:cs="Times New Roman"/>
          <w:color w:val="231F20"/>
          <w:spacing w:val="3"/>
          <w:sz w:val="24"/>
          <w:szCs w:val="24"/>
        </w:rPr>
        <w:t>trait</w:t>
      </w:r>
      <w:r w:rsidR="00874551">
        <w:rPr>
          <w:rFonts w:ascii="Times New Roman" w:hAnsi="Times New Roman" w:cs="Times New Roman"/>
          <w:color w:val="231F20"/>
          <w:spacing w:val="3"/>
          <w:sz w:val="24"/>
          <w:szCs w:val="24"/>
        </w:rPr>
        <w:t>,</w:t>
      </w:r>
      <w:r w:rsidR="00724B8F" w:rsidRPr="007A1039">
        <w:rPr>
          <w:rFonts w:ascii="Times New Roman" w:hAnsi="Times New Roman" w:cs="Times New Roman"/>
          <w:color w:val="231F20"/>
          <w:sz w:val="24"/>
          <w:szCs w:val="24"/>
        </w:rPr>
        <w:t xml:space="preserve"> a new species </w:t>
      </w:r>
      <w:r w:rsidR="00874551">
        <w:rPr>
          <w:rFonts w:ascii="Times New Roman" w:hAnsi="Times New Roman" w:cs="Times New Roman"/>
          <w:color w:val="231F20"/>
          <w:sz w:val="24"/>
          <w:szCs w:val="24"/>
        </w:rPr>
        <w:t>can</w:t>
      </w:r>
      <w:r w:rsidR="00724B8F" w:rsidRPr="007A1039">
        <w:rPr>
          <w:rFonts w:ascii="Times New Roman" w:hAnsi="Times New Roman" w:cs="Times New Roman"/>
          <w:color w:val="231F20"/>
          <w:sz w:val="24"/>
          <w:szCs w:val="24"/>
        </w:rPr>
        <w:t xml:space="preserve"> evolve </w:t>
      </w:r>
      <w:r w:rsidR="00874551">
        <w:rPr>
          <w:rFonts w:ascii="Times New Roman" w:hAnsi="Times New Roman" w:cs="Times New Roman"/>
          <w:i/>
          <w:iCs/>
          <w:color w:val="231F20"/>
          <w:spacing w:val="3"/>
          <w:sz w:val="24"/>
          <w:szCs w:val="24"/>
        </w:rPr>
        <w:t xml:space="preserve">if </w:t>
      </w:r>
      <w:r w:rsidR="00980D5C">
        <w:rPr>
          <w:rFonts w:ascii="Times New Roman" w:hAnsi="Times New Roman" w:cs="Times New Roman"/>
          <w:i/>
          <w:iCs/>
          <w:color w:val="231F20"/>
          <w:spacing w:val="3"/>
          <w:sz w:val="24"/>
          <w:szCs w:val="24"/>
        </w:rPr>
        <w:t xml:space="preserve">the change is </w:t>
      </w:r>
      <w:r w:rsidR="008530A8" w:rsidRPr="00724B8F">
        <w:rPr>
          <w:rFonts w:ascii="Times New Roman" w:hAnsi="Times New Roman" w:cs="Times New Roman"/>
          <w:i/>
          <w:iCs/>
          <w:color w:val="231F20"/>
          <w:spacing w:val="3"/>
          <w:sz w:val="24"/>
          <w:szCs w:val="24"/>
        </w:rPr>
        <w:t xml:space="preserve">inherited and </w:t>
      </w:r>
      <w:r w:rsidRPr="00724B8F">
        <w:rPr>
          <w:rFonts w:ascii="Times New Roman" w:hAnsi="Times New Roman" w:cs="Times New Roman"/>
          <w:i/>
          <w:iCs/>
          <w:color w:val="231F20"/>
          <w:spacing w:val="3"/>
          <w:sz w:val="24"/>
          <w:szCs w:val="24"/>
        </w:rPr>
        <w:t>spread</w:t>
      </w:r>
      <w:r w:rsidR="003861BB">
        <w:rPr>
          <w:rFonts w:ascii="Times New Roman" w:hAnsi="Times New Roman" w:cs="Times New Roman"/>
          <w:i/>
          <w:iCs/>
          <w:color w:val="231F20"/>
          <w:spacing w:val="3"/>
          <w:sz w:val="24"/>
          <w:szCs w:val="24"/>
        </w:rPr>
        <w:t>s</w:t>
      </w:r>
      <w:r w:rsidR="00B63C90" w:rsidRPr="00724B8F">
        <w:rPr>
          <w:rFonts w:ascii="Times New Roman" w:hAnsi="Times New Roman" w:cs="Times New Roman"/>
          <w:i/>
          <w:iCs/>
          <w:color w:val="231F20"/>
          <w:spacing w:val="3"/>
          <w:sz w:val="24"/>
          <w:szCs w:val="24"/>
        </w:rPr>
        <w:t xml:space="preserve"> genetically</w:t>
      </w:r>
      <w:r w:rsidRPr="00724B8F">
        <w:rPr>
          <w:rFonts w:ascii="Times New Roman" w:hAnsi="Times New Roman" w:cs="Times New Roman"/>
          <w:i/>
          <w:iCs/>
          <w:color w:val="231F20"/>
          <w:spacing w:val="3"/>
          <w:sz w:val="24"/>
          <w:szCs w:val="24"/>
        </w:rPr>
        <w:t xml:space="preserve"> through </w:t>
      </w:r>
      <w:r w:rsidRPr="00724B8F">
        <w:rPr>
          <w:rFonts w:ascii="Times New Roman" w:hAnsi="Times New Roman" w:cs="Times New Roman"/>
          <w:i/>
          <w:iCs/>
          <w:color w:val="231F20"/>
          <w:sz w:val="24"/>
          <w:szCs w:val="24"/>
        </w:rPr>
        <w:t xml:space="preserve">a </w:t>
      </w:r>
      <w:r w:rsidRPr="00724B8F">
        <w:rPr>
          <w:rFonts w:ascii="Times New Roman" w:hAnsi="Times New Roman" w:cs="Times New Roman"/>
          <w:i/>
          <w:iCs/>
          <w:color w:val="231F20"/>
          <w:spacing w:val="-7"/>
          <w:sz w:val="24"/>
          <w:szCs w:val="24"/>
        </w:rPr>
        <w:t>population</w:t>
      </w:r>
      <w:r w:rsidRPr="007A1039">
        <w:rPr>
          <w:rFonts w:ascii="Times New Roman" w:hAnsi="Times New Roman" w:cs="Times New Roman"/>
          <w:color w:val="231F20"/>
          <w:sz w:val="24"/>
          <w:szCs w:val="24"/>
        </w:rPr>
        <w:t>.</w:t>
      </w:r>
      <w:r w:rsidR="00CE5981">
        <w:rPr>
          <w:rFonts w:ascii="Times New Roman" w:hAnsi="Times New Roman" w:cs="Times New Roman"/>
          <w:color w:val="231F20"/>
          <w:sz w:val="24"/>
          <w:szCs w:val="24"/>
        </w:rPr>
        <w:t xml:space="preserve"> (Read that last line carefully: </w:t>
      </w:r>
      <w:r w:rsidR="00CE5981" w:rsidRPr="00084839">
        <w:rPr>
          <w:rFonts w:ascii="Times New Roman" w:hAnsi="Times New Roman" w:cs="Times New Roman"/>
          <w:i/>
          <w:iCs/>
          <w:color w:val="231F20"/>
          <w:sz w:val="24"/>
          <w:szCs w:val="24"/>
        </w:rPr>
        <w:t>Inheritance</w:t>
      </w:r>
      <w:r w:rsidR="00CE5981">
        <w:rPr>
          <w:rFonts w:ascii="Times New Roman" w:hAnsi="Times New Roman" w:cs="Times New Roman"/>
          <w:color w:val="231F20"/>
          <w:sz w:val="24"/>
          <w:szCs w:val="24"/>
        </w:rPr>
        <w:t xml:space="preserve"> of </w:t>
      </w:r>
      <w:r w:rsidR="00084839">
        <w:rPr>
          <w:rFonts w:ascii="Times New Roman" w:hAnsi="Times New Roman" w:cs="Times New Roman"/>
          <w:color w:val="231F20"/>
          <w:sz w:val="24"/>
          <w:szCs w:val="24"/>
        </w:rPr>
        <w:t xml:space="preserve">genetic change </w:t>
      </w:r>
      <w:r w:rsidR="00CE5981" w:rsidRPr="00084839">
        <w:rPr>
          <w:rFonts w:ascii="Times New Roman" w:hAnsi="Times New Roman" w:cs="Times New Roman"/>
          <w:color w:val="231F20"/>
          <w:sz w:val="24"/>
          <w:szCs w:val="24"/>
        </w:rPr>
        <w:t>and</w:t>
      </w:r>
      <w:r w:rsidR="00CE5981">
        <w:rPr>
          <w:rFonts w:ascii="Times New Roman" w:hAnsi="Times New Roman" w:cs="Times New Roman"/>
          <w:color w:val="231F20"/>
          <w:sz w:val="24"/>
          <w:szCs w:val="24"/>
        </w:rPr>
        <w:t xml:space="preserve"> </w:t>
      </w:r>
      <w:r w:rsidR="00CE5981" w:rsidRPr="00084839">
        <w:rPr>
          <w:rFonts w:ascii="Times New Roman" w:hAnsi="Times New Roman" w:cs="Times New Roman"/>
          <w:i/>
          <w:iCs/>
          <w:color w:val="231F20"/>
          <w:sz w:val="24"/>
          <w:szCs w:val="24"/>
        </w:rPr>
        <w:t>spread</w:t>
      </w:r>
      <w:r w:rsidR="00CE5981">
        <w:rPr>
          <w:rFonts w:ascii="Times New Roman" w:hAnsi="Times New Roman" w:cs="Times New Roman"/>
          <w:color w:val="231F20"/>
          <w:sz w:val="24"/>
          <w:szCs w:val="24"/>
        </w:rPr>
        <w:t xml:space="preserve"> of genetic change drive evolution.</w:t>
      </w:r>
      <w:r w:rsidR="005D23B0">
        <w:rPr>
          <w:rFonts w:ascii="Times New Roman" w:hAnsi="Times New Roman" w:cs="Times New Roman"/>
          <w:color w:val="231F20"/>
          <w:sz w:val="24"/>
          <w:szCs w:val="24"/>
        </w:rPr>
        <w:t>)</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But</w:t>
      </w:r>
      <w:r w:rsidR="0001190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wrong chance mutations can cause a species to become extinct. </w:t>
      </w:r>
      <w:r w:rsidR="00011906">
        <w:rPr>
          <w:rFonts w:ascii="Times New Roman" w:hAnsi="Times New Roman" w:cs="Times New Roman"/>
          <w:color w:val="231F20"/>
          <w:sz w:val="24"/>
          <w:szCs w:val="24"/>
        </w:rPr>
        <w:t xml:space="preserve"> </w:t>
      </w:r>
    </w:p>
    <w:p w14:paraId="25ABDC6C" w14:textId="04911A44" w:rsidR="0051499F" w:rsidRDefault="00824FE0" w:rsidP="00824FE0">
      <w:pPr>
        <w:pStyle w:val="BodyText"/>
        <w:tabs>
          <w:tab w:val="left" w:pos="720"/>
        </w:tabs>
        <w:spacing w:line="269" w:lineRule="exact"/>
        <w:ind w:left="90"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E</w:t>
      </w:r>
      <w:r w:rsidR="00060637">
        <w:rPr>
          <w:rFonts w:ascii="Times New Roman" w:hAnsi="Times New Roman" w:cs="Times New Roman"/>
          <w:color w:val="231F20"/>
          <w:sz w:val="24"/>
          <w:szCs w:val="24"/>
        </w:rPr>
        <w:t>xamples of c</w:t>
      </w:r>
      <w:r w:rsidR="0051499F" w:rsidRPr="007A1039">
        <w:rPr>
          <w:rFonts w:ascii="Times New Roman" w:hAnsi="Times New Roman" w:cs="Times New Roman"/>
          <w:color w:val="231F20"/>
          <w:sz w:val="24"/>
          <w:szCs w:val="24"/>
        </w:rPr>
        <w:t>hance events</w:t>
      </w:r>
      <w:r w:rsidR="00060637">
        <w:rPr>
          <w:rFonts w:ascii="Times New Roman" w:hAnsi="Times New Roman" w:cs="Times New Roman"/>
          <w:color w:val="231F20"/>
          <w:sz w:val="24"/>
          <w:szCs w:val="24"/>
        </w:rPr>
        <w:t xml:space="preserve"> </w:t>
      </w:r>
      <w:r w:rsidR="005D29B2">
        <w:rPr>
          <w:rFonts w:ascii="Times New Roman" w:hAnsi="Times New Roman" w:cs="Times New Roman"/>
          <w:color w:val="231F20"/>
          <w:sz w:val="24"/>
          <w:szCs w:val="24"/>
        </w:rPr>
        <w:t>that leave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organisms</w:t>
      </w:r>
      <w:r w:rsidR="00BE3B33">
        <w:rPr>
          <w:rFonts w:ascii="Times New Roman" w:hAnsi="Times New Roman" w:cs="Times New Roman"/>
          <w:color w:val="231F20"/>
          <w:spacing w:val="-3"/>
          <w:sz w:val="24"/>
          <w:szCs w:val="24"/>
        </w:rPr>
        <w:t xml:space="preserve"> u</w:t>
      </w:r>
      <w:r w:rsidR="0051499F" w:rsidRPr="007A1039">
        <w:rPr>
          <w:rFonts w:ascii="Times New Roman" w:hAnsi="Times New Roman" w:cs="Times New Roman"/>
          <w:color w:val="231F20"/>
          <w:sz w:val="24"/>
          <w:szCs w:val="24"/>
        </w:rPr>
        <w:t>nabl</w:t>
      </w:r>
      <w:r w:rsidR="00BE3B33">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to cope </w:t>
      </w:r>
      <w:r w:rsidR="00EE1775">
        <w:rPr>
          <w:rFonts w:ascii="Times New Roman" w:hAnsi="Times New Roman" w:cs="Times New Roman"/>
          <w:color w:val="231F20"/>
          <w:sz w:val="24"/>
          <w:szCs w:val="24"/>
        </w:rPr>
        <w:t>or</w:t>
      </w:r>
      <w:r w:rsidR="0051499F" w:rsidRPr="007A1039">
        <w:rPr>
          <w:rFonts w:ascii="Times New Roman" w:hAnsi="Times New Roman" w:cs="Times New Roman"/>
          <w:color w:val="231F20"/>
          <w:sz w:val="24"/>
          <w:szCs w:val="24"/>
        </w:rPr>
        <w:t xml:space="preserve"> survive</w:t>
      </w:r>
      <w:r w:rsidR="000830CD">
        <w:rPr>
          <w:rFonts w:ascii="Times New Roman" w:hAnsi="Times New Roman" w:cs="Times New Roman"/>
          <w:color w:val="231F20"/>
          <w:sz w:val="24"/>
          <w:szCs w:val="24"/>
        </w:rPr>
        <w:t xml:space="preserve"> </w:t>
      </w:r>
      <w:r>
        <w:rPr>
          <w:rFonts w:ascii="Times New Roman" w:hAnsi="Times New Roman" w:cs="Times New Roman"/>
          <w:color w:val="231F20"/>
          <w:sz w:val="24"/>
          <w:szCs w:val="24"/>
        </w:rPr>
        <w:t>include</w:t>
      </w:r>
      <w:r w:rsidR="0051499F" w:rsidRPr="007A1039">
        <w:rPr>
          <w:rFonts w:ascii="Times New Roman" w:hAnsi="Times New Roman" w:cs="Times New Roman"/>
          <w:color w:val="231F20"/>
          <w:sz w:val="24"/>
          <w:szCs w:val="24"/>
        </w:rPr>
        <w:t>:</w:t>
      </w:r>
    </w:p>
    <w:p w14:paraId="4DA94877" w14:textId="77777777" w:rsidR="005E0D4D" w:rsidRPr="007A1039" w:rsidRDefault="005E0D4D" w:rsidP="00824FE0">
      <w:pPr>
        <w:pStyle w:val="BodyText"/>
        <w:tabs>
          <w:tab w:val="left" w:pos="720"/>
        </w:tabs>
        <w:spacing w:line="269" w:lineRule="exact"/>
        <w:ind w:left="90" w:right="-360" w:firstLine="720"/>
        <w:rPr>
          <w:rFonts w:ascii="Times New Roman" w:hAnsi="Times New Roman" w:cs="Times New Roman"/>
          <w:sz w:val="24"/>
          <w:szCs w:val="24"/>
        </w:rPr>
      </w:pPr>
    </w:p>
    <w:p w14:paraId="5C1FD927" w14:textId="6065534A" w:rsidR="0051499F"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Your</w:t>
      </w:r>
      <w:r w:rsidR="0051499F" w:rsidRPr="007A1039">
        <w:rPr>
          <w:rFonts w:ascii="Times New Roman" w:hAnsi="Times New Roman" w:cs="Times New Roman"/>
          <w:color w:val="231F20"/>
          <w:sz w:val="24"/>
          <w:szCs w:val="24"/>
        </w:rPr>
        <w:t xml:space="preserve"> food sources</w:t>
      </w:r>
      <w:r w:rsidR="0051499F" w:rsidRPr="007A1039">
        <w:rPr>
          <w:rFonts w:ascii="Times New Roman" w:hAnsi="Times New Roman" w:cs="Times New Roman"/>
          <w:color w:val="231F20"/>
          <w:spacing w:val="-7"/>
          <w:sz w:val="24"/>
          <w:szCs w:val="24"/>
        </w:rPr>
        <w:t xml:space="preserve"> </w:t>
      </w:r>
      <w:r>
        <w:rPr>
          <w:rFonts w:ascii="Times New Roman" w:hAnsi="Times New Roman" w:cs="Times New Roman"/>
          <w:color w:val="231F20"/>
          <w:spacing w:val="-7"/>
          <w:sz w:val="24"/>
          <w:szCs w:val="24"/>
        </w:rPr>
        <w:t xml:space="preserve">are </w:t>
      </w:r>
      <w:r w:rsidR="0051499F" w:rsidRPr="007A1039">
        <w:rPr>
          <w:rFonts w:ascii="Times New Roman" w:hAnsi="Times New Roman" w:cs="Times New Roman"/>
          <w:color w:val="231F20"/>
          <w:sz w:val="24"/>
          <w:szCs w:val="24"/>
        </w:rPr>
        <w:t>destroyed</w:t>
      </w:r>
      <w:r>
        <w:rPr>
          <w:rFonts w:ascii="Times New Roman" w:hAnsi="Times New Roman" w:cs="Times New Roman"/>
          <w:color w:val="231F20"/>
          <w:sz w:val="24"/>
          <w:szCs w:val="24"/>
        </w:rPr>
        <w:t>.</w:t>
      </w:r>
    </w:p>
    <w:p w14:paraId="3B332873" w14:textId="4601E7C0" w:rsidR="003B00FB" w:rsidRPr="002B14A0"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wiped out by disease or pollution</w:t>
      </w:r>
      <w:r>
        <w:rPr>
          <w:rFonts w:ascii="Times New Roman" w:hAnsi="Times New Roman" w:cs="Times New Roman"/>
          <w:color w:val="231F20"/>
          <w:sz w:val="24"/>
          <w:szCs w:val="24"/>
        </w:rPr>
        <w:t>.</w:t>
      </w:r>
    </w:p>
    <w:p w14:paraId="61D19D58" w14:textId="14B200C6" w:rsidR="002B14A0" w:rsidRPr="003B00FB" w:rsidRDefault="00BE3B33" w:rsidP="005A2D15">
      <w:pPr>
        <w:pStyle w:val="ListParagraph"/>
        <w:numPr>
          <w:ilvl w:val="0"/>
          <w:numId w:val="9"/>
        </w:numPr>
        <w:tabs>
          <w:tab w:val="left" w:pos="630"/>
        </w:tabs>
        <w:spacing w:line="277"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w:t>
      </w:r>
      <w:r w:rsidR="002B14A0">
        <w:rPr>
          <w:rFonts w:ascii="Times New Roman" w:hAnsi="Times New Roman" w:cs="Times New Roman"/>
          <w:color w:val="231F20"/>
          <w:sz w:val="24"/>
          <w:szCs w:val="24"/>
        </w:rPr>
        <w:t xml:space="preserve">our group’s sociality </w:t>
      </w:r>
      <w:r>
        <w:rPr>
          <w:rFonts w:ascii="Times New Roman" w:hAnsi="Times New Roman" w:cs="Times New Roman"/>
          <w:color w:val="231F20"/>
          <w:sz w:val="24"/>
          <w:szCs w:val="24"/>
        </w:rPr>
        <w:t xml:space="preserve">is </w:t>
      </w:r>
      <w:r w:rsidR="002B14A0">
        <w:rPr>
          <w:rFonts w:ascii="Times New Roman" w:hAnsi="Times New Roman" w:cs="Times New Roman"/>
          <w:color w:val="231F20"/>
          <w:sz w:val="24"/>
          <w:szCs w:val="24"/>
        </w:rPr>
        <w:t xml:space="preserve">destroyed by internal conflict or outsiders’ </w:t>
      </w:r>
      <w:r w:rsidR="003861BB">
        <w:rPr>
          <w:rFonts w:ascii="Times New Roman" w:hAnsi="Times New Roman" w:cs="Times New Roman"/>
          <w:color w:val="231F20"/>
          <w:sz w:val="24"/>
          <w:szCs w:val="24"/>
        </w:rPr>
        <w:t>aggression</w:t>
      </w:r>
      <w:r>
        <w:rPr>
          <w:rFonts w:ascii="Times New Roman" w:hAnsi="Times New Roman" w:cs="Times New Roman"/>
          <w:color w:val="231F20"/>
          <w:sz w:val="24"/>
          <w:szCs w:val="24"/>
        </w:rPr>
        <w:t>.</w:t>
      </w:r>
    </w:p>
    <w:p w14:paraId="59484E2D" w14:textId="56F82EE5" w:rsidR="003B00FB" w:rsidRPr="003B00FB" w:rsidRDefault="00BE3B33" w:rsidP="005A2D15">
      <w:pPr>
        <w:pStyle w:val="ListParagraph"/>
        <w:numPr>
          <w:ilvl w:val="0"/>
          <w:numId w:val="9"/>
        </w:numPr>
        <w:tabs>
          <w:tab w:val="left" w:pos="630"/>
          <w:tab w:val="left" w:pos="1719"/>
          <w:tab w:val="left" w:pos="1720"/>
        </w:tabs>
        <w:spacing w:line="265" w:lineRule="exact"/>
        <w:ind w:left="90" w:right="-360" w:firstLine="360"/>
        <w:rPr>
          <w:rFonts w:ascii="Times New Roman" w:hAnsi="Times New Roman" w:cs="Times New Roman"/>
          <w:sz w:val="24"/>
          <w:szCs w:val="24"/>
        </w:rPr>
      </w:pPr>
      <w:r>
        <w:rPr>
          <w:rFonts w:ascii="Times New Roman" w:hAnsi="Times New Roman" w:cs="Times New Roman"/>
          <w:color w:val="231F20"/>
          <w:sz w:val="24"/>
          <w:szCs w:val="24"/>
        </w:rPr>
        <w:t>You are</w:t>
      </w:r>
      <w:r w:rsidR="003B00FB" w:rsidRPr="007A1039">
        <w:rPr>
          <w:rFonts w:ascii="Times New Roman" w:hAnsi="Times New Roman" w:cs="Times New Roman"/>
          <w:color w:val="231F20"/>
          <w:sz w:val="24"/>
          <w:szCs w:val="24"/>
        </w:rPr>
        <w:t xml:space="preserve"> hunted to extinction by</w:t>
      </w:r>
      <w:r w:rsidR="003B00FB" w:rsidRPr="007A1039">
        <w:rPr>
          <w:rFonts w:ascii="Times New Roman" w:hAnsi="Times New Roman" w:cs="Times New Roman"/>
          <w:color w:val="231F20"/>
          <w:spacing w:val="-1"/>
          <w:sz w:val="24"/>
          <w:szCs w:val="24"/>
        </w:rPr>
        <w:t xml:space="preserve"> </w:t>
      </w:r>
      <w:r w:rsidR="003B00FB" w:rsidRPr="007A1039">
        <w:rPr>
          <w:rFonts w:ascii="Times New Roman" w:hAnsi="Times New Roman" w:cs="Times New Roman"/>
          <w:color w:val="231F20"/>
          <w:sz w:val="24"/>
          <w:szCs w:val="24"/>
        </w:rPr>
        <w:t>pr</w:t>
      </w:r>
      <w:r w:rsidR="00E601D5">
        <w:rPr>
          <w:rFonts w:ascii="Times New Roman" w:hAnsi="Times New Roman" w:cs="Times New Roman"/>
          <w:color w:val="231F20"/>
          <w:sz w:val="24"/>
          <w:szCs w:val="24"/>
        </w:rPr>
        <w:t>e</w:t>
      </w:r>
      <w:r w:rsidR="003B00FB" w:rsidRPr="007A1039">
        <w:rPr>
          <w:rFonts w:ascii="Times New Roman" w:hAnsi="Times New Roman" w:cs="Times New Roman"/>
          <w:color w:val="231F20"/>
          <w:sz w:val="24"/>
          <w:szCs w:val="24"/>
        </w:rPr>
        <w:t>dators</w:t>
      </w:r>
      <w:r>
        <w:rPr>
          <w:rFonts w:ascii="Times New Roman" w:hAnsi="Times New Roman" w:cs="Times New Roman"/>
          <w:color w:val="231F20"/>
          <w:sz w:val="24"/>
          <w:szCs w:val="24"/>
        </w:rPr>
        <w:t>.</w:t>
      </w:r>
    </w:p>
    <w:p w14:paraId="76D6130B" w14:textId="5046877C" w:rsidR="003B00FB" w:rsidRPr="003B00FB" w:rsidRDefault="00BE3B33" w:rsidP="005A2D15">
      <w:pPr>
        <w:pStyle w:val="ListParagraph"/>
        <w:numPr>
          <w:ilvl w:val="0"/>
          <w:numId w:val="9"/>
        </w:numPr>
        <w:tabs>
          <w:tab w:val="left" w:pos="630"/>
          <w:tab w:val="left" w:pos="1719"/>
          <w:tab w:val="left" w:pos="172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Your feathers are so</w:t>
      </w:r>
      <w:r w:rsidR="003B00FB" w:rsidRPr="003B00FB">
        <w:rPr>
          <w:rFonts w:ascii="Times New Roman" w:hAnsi="Times New Roman" w:cs="Times New Roman"/>
          <w:color w:val="231F20"/>
          <w:sz w:val="24"/>
          <w:szCs w:val="24"/>
        </w:rPr>
        <w:t xml:space="preserve"> beautiful </w:t>
      </w:r>
      <w:r w:rsidR="00E601D5">
        <w:rPr>
          <w:rFonts w:ascii="Times New Roman" w:hAnsi="Times New Roman" w:cs="Times New Roman"/>
          <w:color w:val="231F20"/>
          <w:sz w:val="24"/>
          <w:szCs w:val="24"/>
        </w:rPr>
        <w:t>(snowy egret)</w:t>
      </w:r>
      <w:r w:rsidR="003B00FB" w:rsidRPr="003B00FB">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tusks so </w:t>
      </w:r>
      <w:r w:rsidR="003B00FB" w:rsidRPr="003B00FB">
        <w:rPr>
          <w:rFonts w:ascii="Times New Roman" w:hAnsi="Times New Roman" w:cs="Times New Roman"/>
          <w:color w:val="231F20"/>
          <w:sz w:val="24"/>
          <w:szCs w:val="24"/>
        </w:rPr>
        <w:t xml:space="preserve">elegant </w:t>
      </w:r>
      <w:r w:rsidR="00E601D5">
        <w:rPr>
          <w:rFonts w:ascii="Times New Roman" w:hAnsi="Times New Roman" w:cs="Times New Roman"/>
          <w:color w:val="231F20"/>
          <w:sz w:val="24"/>
          <w:szCs w:val="24"/>
        </w:rPr>
        <w:t>(African elephant)</w:t>
      </w:r>
      <w:r w:rsidR="003B00FB" w:rsidRPr="003B00FB">
        <w:rPr>
          <w:rFonts w:ascii="Times New Roman" w:hAnsi="Times New Roman" w:cs="Times New Roman"/>
          <w:color w:val="231F20"/>
          <w:sz w:val="24"/>
          <w:szCs w:val="24"/>
        </w:rPr>
        <w:t xml:space="preserve">, or </w:t>
      </w:r>
      <w:r>
        <w:rPr>
          <w:rFonts w:ascii="Times New Roman" w:hAnsi="Times New Roman" w:cs="Times New Roman"/>
          <w:color w:val="231F20"/>
          <w:sz w:val="24"/>
          <w:szCs w:val="24"/>
        </w:rPr>
        <w:t xml:space="preserve">flesh so </w:t>
      </w:r>
      <w:r w:rsidR="003B00FB" w:rsidRPr="003B00FB">
        <w:rPr>
          <w:rFonts w:ascii="Times New Roman" w:hAnsi="Times New Roman" w:cs="Times New Roman"/>
          <w:color w:val="231F20"/>
          <w:sz w:val="24"/>
          <w:szCs w:val="24"/>
        </w:rPr>
        <w:t xml:space="preserve">tasty </w:t>
      </w:r>
      <w:r w:rsidR="00E601D5">
        <w:rPr>
          <w:rFonts w:ascii="Times New Roman" w:hAnsi="Times New Roman" w:cs="Times New Roman"/>
          <w:color w:val="231F20"/>
          <w:sz w:val="24"/>
          <w:szCs w:val="24"/>
        </w:rPr>
        <w:t>(</w:t>
      </w:r>
      <w:r w:rsidR="00A30406">
        <w:rPr>
          <w:rFonts w:ascii="Times New Roman" w:hAnsi="Times New Roman" w:cs="Times New Roman"/>
          <w:color w:val="231F20"/>
          <w:sz w:val="24"/>
          <w:szCs w:val="24"/>
        </w:rPr>
        <w:t xml:space="preserve">dodo </w:t>
      </w:r>
      <w:r w:rsidR="0052106D">
        <w:rPr>
          <w:rFonts w:ascii="Times New Roman" w:hAnsi="Times New Roman" w:cs="Times New Roman"/>
          <w:color w:val="231F20"/>
          <w:sz w:val="24"/>
          <w:szCs w:val="24"/>
        </w:rPr>
        <w:t>bird</w:t>
      </w:r>
      <w:r w:rsidR="00E601D5">
        <w:rPr>
          <w:rFonts w:ascii="Times New Roman" w:hAnsi="Times New Roman" w:cs="Times New Roman"/>
          <w:color w:val="231F20"/>
          <w:sz w:val="24"/>
          <w:szCs w:val="24"/>
        </w:rPr>
        <w:t>)</w:t>
      </w:r>
      <w:r w:rsidR="003B00FB" w:rsidRPr="003B00FB">
        <w:rPr>
          <w:rFonts w:ascii="Times New Roman" w:hAnsi="Times New Roman" w:cs="Times New Roman"/>
          <w:color w:val="231F20"/>
          <w:sz w:val="24"/>
          <w:szCs w:val="24"/>
        </w:rPr>
        <w:t xml:space="preserve"> that humans kill every last</w:t>
      </w:r>
      <w:r w:rsidR="003B00FB" w:rsidRPr="003B00FB">
        <w:rPr>
          <w:rFonts w:ascii="Times New Roman" w:hAnsi="Times New Roman" w:cs="Times New Roman"/>
          <w:color w:val="231F20"/>
          <w:spacing w:val="-3"/>
          <w:sz w:val="24"/>
          <w:szCs w:val="24"/>
        </w:rPr>
        <w:t xml:space="preserve"> </w:t>
      </w:r>
      <w:r w:rsidR="003B00FB" w:rsidRPr="003B00FB">
        <w:rPr>
          <w:rFonts w:ascii="Times New Roman" w:hAnsi="Times New Roman" w:cs="Times New Roman"/>
          <w:color w:val="231F20"/>
          <w:sz w:val="24"/>
          <w:szCs w:val="24"/>
        </w:rPr>
        <w:t>member</w:t>
      </w:r>
      <w:r w:rsidR="00E601D5">
        <w:rPr>
          <w:rFonts w:ascii="Times New Roman" w:hAnsi="Times New Roman" w:cs="Times New Roman"/>
          <w:color w:val="231F20"/>
          <w:sz w:val="24"/>
          <w:szCs w:val="24"/>
        </w:rPr>
        <w:t xml:space="preserve"> </w:t>
      </w:r>
      <w:r w:rsidR="00E601D5" w:rsidRPr="00323343">
        <w:rPr>
          <w:rFonts w:ascii="Times New Roman" w:hAnsi="Times New Roman" w:cs="Times New Roman"/>
          <w:i/>
          <w:iCs/>
          <w:color w:val="231F20"/>
          <w:sz w:val="24"/>
          <w:szCs w:val="24"/>
        </w:rPr>
        <w:t>or</w:t>
      </w:r>
      <w:r w:rsidR="00E601D5">
        <w:rPr>
          <w:rFonts w:ascii="Times New Roman" w:hAnsi="Times New Roman" w:cs="Times New Roman"/>
          <w:color w:val="231F20"/>
          <w:sz w:val="24"/>
          <w:szCs w:val="24"/>
        </w:rPr>
        <w:t xml:space="preserve"> drive </w:t>
      </w:r>
      <w:r>
        <w:rPr>
          <w:rFonts w:ascii="Times New Roman" w:hAnsi="Times New Roman" w:cs="Times New Roman"/>
          <w:color w:val="231F20"/>
          <w:sz w:val="24"/>
          <w:szCs w:val="24"/>
        </w:rPr>
        <w:t>you</w:t>
      </w:r>
      <w:r w:rsidR="00E601D5">
        <w:rPr>
          <w:rFonts w:ascii="Times New Roman" w:hAnsi="Times New Roman" w:cs="Times New Roman"/>
          <w:color w:val="231F20"/>
          <w:sz w:val="24"/>
          <w:szCs w:val="24"/>
        </w:rPr>
        <w:t xml:space="preserve"> to near extinction</w:t>
      </w:r>
      <w:r>
        <w:rPr>
          <w:rFonts w:ascii="Times New Roman" w:hAnsi="Times New Roman" w:cs="Times New Roman"/>
          <w:color w:val="231F20"/>
          <w:sz w:val="24"/>
          <w:szCs w:val="24"/>
        </w:rPr>
        <w:t>.</w:t>
      </w:r>
    </w:p>
    <w:p w14:paraId="3CD04533" w14:textId="3CDB8732" w:rsidR="003B00FB" w:rsidRPr="005E0D4D" w:rsidRDefault="00323343" w:rsidP="005A2D15">
      <w:pPr>
        <w:pStyle w:val="ListParagraph"/>
        <w:numPr>
          <w:ilvl w:val="0"/>
          <w:numId w:val="9"/>
        </w:numPr>
        <w:tabs>
          <w:tab w:val="left" w:pos="630"/>
          <w:tab w:val="left" w:pos="1800"/>
        </w:tabs>
        <w:spacing w:before="12" w:line="220" w:lineRule="auto"/>
        <w:ind w:left="720" w:right="-360" w:hanging="270"/>
        <w:rPr>
          <w:rFonts w:ascii="Times New Roman" w:hAnsi="Times New Roman" w:cs="Times New Roman"/>
          <w:sz w:val="24"/>
          <w:szCs w:val="24"/>
        </w:rPr>
      </w:pPr>
      <w:r>
        <w:rPr>
          <w:rFonts w:ascii="Times New Roman" w:hAnsi="Times New Roman" w:cs="Times New Roman"/>
          <w:color w:val="231F20"/>
          <w:sz w:val="24"/>
          <w:szCs w:val="24"/>
        </w:rPr>
        <w:t xml:space="preserve">Your ecosystem </w:t>
      </w:r>
      <w:r w:rsidR="00680A9F">
        <w:rPr>
          <w:rFonts w:ascii="Times New Roman" w:hAnsi="Times New Roman" w:cs="Times New Roman"/>
          <w:color w:val="231F20"/>
          <w:sz w:val="24"/>
          <w:szCs w:val="24"/>
        </w:rPr>
        <w:t>changes radically because of</w:t>
      </w:r>
      <w:r>
        <w:rPr>
          <w:rFonts w:ascii="Times New Roman" w:hAnsi="Times New Roman" w:cs="Times New Roman"/>
          <w:color w:val="231F20"/>
          <w:sz w:val="24"/>
          <w:szCs w:val="24"/>
        </w:rPr>
        <w:t xml:space="preserve"> a</w:t>
      </w:r>
      <w:r w:rsidR="003B00FB" w:rsidRPr="007A1039">
        <w:rPr>
          <w:rFonts w:ascii="Times New Roman" w:hAnsi="Times New Roman" w:cs="Times New Roman"/>
          <w:color w:val="231F20"/>
          <w:sz w:val="24"/>
          <w:szCs w:val="24"/>
        </w:rPr>
        <w:t xml:space="preserve"> storm, volcano, earthquake, flood, drought, </w:t>
      </w:r>
      <w:r w:rsidR="00E601D5">
        <w:rPr>
          <w:rFonts w:ascii="Times New Roman" w:hAnsi="Times New Roman" w:cs="Times New Roman"/>
          <w:color w:val="231F20"/>
          <w:sz w:val="24"/>
          <w:szCs w:val="24"/>
        </w:rPr>
        <w:t>climate change</w:t>
      </w:r>
      <w:r w:rsidR="00F5525A">
        <w:rPr>
          <w:rFonts w:ascii="Times New Roman" w:hAnsi="Times New Roman" w:cs="Times New Roman"/>
          <w:color w:val="231F20"/>
          <w:sz w:val="24"/>
          <w:szCs w:val="24"/>
        </w:rPr>
        <w:t xml:space="preserve">, </w:t>
      </w:r>
      <w:r w:rsidR="003B00FB" w:rsidRPr="007A1039">
        <w:rPr>
          <w:rFonts w:ascii="Times New Roman" w:hAnsi="Times New Roman" w:cs="Times New Roman"/>
          <w:color w:val="231F20"/>
          <w:sz w:val="24"/>
          <w:szCs w:val="24"/>
        </w:rPr>
        <w:t>or other natural disaster</w:t>
      </w:r>
      <w:r>
        <w:rPr>
          <w:rFonts w:ascii="Times New Roman" w:hAnsi="Times New Roman" w:cs="Times New Roman"/>
          <w:color w:val="231F20"/>
          <w:sz w:val="24"/>
          <w:szCs w:val="24"/>
        </w:rPr>
        <w:t>.</w:t>
      </w:r>
      <w:r w:rsidR="003B00FB" w:rsidRPr="007A1039">
        <w:rPr>
          <w:rFonts w:ascii="Times New Roman" w:hAnsi="Times New Roman" w:cs="Times New Roman"/>
          <w:color w:val="231F20"/>
          <w:spacing w:val="-3"/>
          <w:sz w:val="24"/>
          <w:szCs w:val="24"/>
        </w:rPr>
        <w:t xml:space="preserve"> </w:t>
      </w:r>
      <w:r w:rsidR="003B00FB" w:rsidRPr="007A1039">
        <w:rPr>
          <w:rFonts w:ascii="Times New Roman" w:hAnsi="Times New Roman" w:cs="Times New Roman"/>
          <w:color w:val="231F20"/>
          <w:sz w:val="24"/>
          <w:szCs w:val="24"/>
        </w:rPr>
        <w:t>[</w:t>
      </w:r>
      <w:r w:rsidR="00D23139">
        <w:rPr>
          <w:rFonts w:ascii="Times New Roman" w:hAnsi="Times New Roman" w:cs="Times New Roman"/>
          <w:color w:val="231F20"/>
          <w:sz w:val="24"/>
          <w:szCs w:val="24"/>
        </w:rPr>
        <w:t>12</w:t>
      </w:r>
      <w:r w:rsidR="003B00FB" w:rsidRPr="007A1039">
        <w:rPr>
          <w:rFonts w:ascii="Times New Roman" w:hAnsi="Times New Roman" w:cs="Times New Roman"/>
          <w:color w:val="231F20"/>
          <w:sz w:val="24"/>
          <w:szCs w:val="24"/>
        </w:rPr>
        <w:t>]</w:t>
      </w:r>
    </w:p>
    <w:p w14:paraId="32657B00" w14:textId="77777777" w:rsidR="005E0D4D" w:rsidRPr="00824FE0" w:rsidRDefault="005E0D4D" w:rsidP="005E0D4D">
      <w:pPr>
        <w:pStyle w:val="ListParagraph"/>
        <w:tabs>
          <w:tab w:val="left" w:pos="630"/>
          <w:tab w:val="left" w:pos="1800"/>
        </w:tabs>
        <w:spacing w:before="12" w:line="220" w:lineRule="auto"/>
        <w:ind w:left="720" w:right="-360" w:firstLine="0"/>
        <w:rPr>
          <w:rFonts w:ascii="Times New Roman" w:hAnsi="Times New Roman" w:cs="Times New Roman"/>
          <w:sz w:val="24"/>
          <w:szCs w:val="24"/>
        </w:rPr>
      </w:pPr>
    </w:p>
    <w:p w14:paraId="58F962C3" w14:textId="41A28D12" w:rsidR="00510A94" w:rsidRDefault="003F29AE"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F</w:t>
      </w:r>
      <w:r w:rsidR="00F5525A">
        <w:rPr>
          <w:rFonts w:ascii="Times New Roman" w:hAnsi="Times New Roman" w:cs="Times New Roman"/>
          <w:sz w:val="24"/>
          <w:szCs w:val="24"/>
        </w:rPr>
        <w:t>avorable impact</w:t>
      </w:r>
      <w:r>
        <w:rPr>
          <w:rFonts w:ascii="Times New Roman" w:hAnsi="Times New Roman" w:cs="Times New Roman"/>
          <w:sz w:val="24"/>
          <w:szCs w:val="24"/>
        </w:rPr>
        <w:t>s that</w:t>
      </w:r>
      <w:r w:rsidR="00F5525A">
        <w:rPr>
          <w:rFonts w:ascii="Times New Roman" w:hAnsi="Times New Roman" w:cs="Times New Roman"/>
          <w:sz w:val="24"/>
          <w:szCs w:val="24"/>
        </w:rPr>
        <w:t xml:space="preserve"> spread through </w:t>
      </w:r>
      <w:r>
        <w:rPr>
          <w:rFonts w:ascii="Times New Roman" w:hAnsi="Times New Roman" w:cs="Times New Roman"/>
          <w:sz w:val="24"/>
          <w:szCs w:val="24"/>
        </w:rPr>
        <w:t>a</w:t>
      </w:r>
      <w:r w:rsidR="00F5525A">
        <w:rPr>
          <w:rFonts w:ascii="Times New Roman" w:hAnsi="Times New Roman" w:cs="Times New Roman"/>
          <w:sz w:val="24"/>
          <w:szCs w:val="24"/>
        </w:rPr>
        <w:t xml:space="preserve"> population</w:t>
      </w:r>
      <w:r>
        <w:rPr>
          <w:rFonts w:ascii="Times New Roman" w:hAnsi="Times New Roman" w:cs="Times New Roman"/>
          <w:sz w:val="24"/>
          <w:szCs w:val="24"/>
        </w:rPr>
        <w:t xml:space="preserve"> cause</w:t>
      </w:r>
      <w:r w:rsidR="00F5525A">
        <w:rPr>
          <w:rFonts w:ascii="Times New Roman" w:hAnsi="Times New Roman" w:cs="Times New Roman"/>
          <w:sz w:val="24"/>
          <w:szCs w:val="24"/>
        </w:rPr>
        <w:t xml:space="preserve"> species </w:t>
      </w:r>
      <w:r>
        <w:rPr>
          <w:rFonts w:ascii="Times New Roman" w:hAnsi="Times New Roman" w:cs="Times New Roman"/>
          <w:sz w:val="24"/>
          <w:szCs w:val="24"/>
        </w:rPr>
        <w:t xml:space="preserve">to </w:t>
      </w:r>
      <w:r w:rsidR="00F5525A">
        <w:rPr>
          <w:rFonts w:ascii="Times New Roman" w:hAnsi="Times New Roman" w:cs="Times New Roman"/>
          <w:sz w:val="24"/>
          <w:szCs w:val="24"/>
        </w:rPr>
        <w:t xml:space="preserve">evolve. </w:t>
      </w:r>
      <w:r w:rsidR="005D29B2">
        <w:rPr>
          <w:rFonts w:ascii="Times New Roman" w:hAnsi="Times New Roman" w:cs="Times New Roman"/>
          <w:sz w:val="24"/>
          <w:szCs w:val="24"/>
        </w:rPr>
        <w:t xml:space="preserve">Unfavorable impacts </w:t>
      </w:r>
      <w:r>
        <w:rPr>
          <w:rFonts w:ascii="Times New Roman" w:hAnsi="Times New Roman" w:cs="Times New Roman"/>
          <w:sz w:val="24"/>
          <w:szCs w:val="24"/>
        </w:rPr>
        <w:t xml:space="preserve">that spread through a population </w:t>
      </w:r>
      <w:r w:rsidR="005D29B2">
        <w:rPr>
          <w:rFonts w:ascii="Times New Roman" w:hAnsi="Times New Roman" w:cs="Times New Roman"/>
          <w:sz w:val="24"/>
          <w:szCs w:val="24"/>
        </w:rPr>
        <w:t xml:space="preserve">cause species </w:t>
      </w:r>
      <w:r>
        <w:rPr>
          <w:rFonts w:ascii="Times New Roman" w:hAnsi="Times New Roman" w:cs="Times New Roman"/>
          <w:sz w:val="24"/>
          <w:szCs w:val="24"/>
        </w:rPr>
        <w:t xml:space="preserve">to become </w:t>
      </w:r>
      <w:r w:rsidR="005D29B2">
        <w:rPr>
          <w:rFonts w:ascii="Times New Roman" w:hAnsi="Times New Roman" w:cs="Times New Roman"/>
          <w:sz w:val="24"/>
          <w:szCs w:val="24"/>
        </w:rPr>
        <w:t xml:space="preserve">extinct. </w:t>
      </w:r>
      <w:r w:rsidR="00824FE0">
        <w:rPr>
          <w:rFonts w:ascii="Times New Roman" w:hAnsi="Times New Roman" w:cs="Times New Roman"/>
          <w:sz w:val="24"/>
          <w:szCs w:val="24"/>
        </w:rPr>
        <w:t xml:space="preserve">As long as a species </w:t>
      </w:r>
      <w:r w:rsidR="00D659A4">
        <w:rPr>
          <w:rFonts w:ascii="Times New Roman" w:hAnsi="Times New Roman" w:cs="Times New Roman"/>
          <w:sz w:val="24"/>
          <w:szCs w:val="24"/>
        </w:rPr>
        <w:t>exists</w:t>
      </w:r>
      <w:r w:rsidR="007C0981">
        <w:rPr>
          <w:rFonts w:ascii="Times New Roman" w:hAnsi="Times New Roman" w:cs="Times New Roman"/>
          <w:sz w:val="24"/>
          <w:szCs w:val="24"/>
        </w:rPr>
        <w:t>,</w:t>
      </w:r>
      <w:r w:rsidR="00824FE0">
        <w:rPr>
          <w:rFonts w:ascii="Times New Roman" w:hAnsi="Times New Roman" w:cs="Times New Roman"/>
          <w:sz w:val="24"/>
          <w:szCs w:val="24"/>
        </w:rPr>
        <w:t xml:space="preserve"> it is impacted by evolution</w:t>
      </w:r>
      <w:r w:rsidR="009A5378">
        <w:rPr>
          <w:rFonts w:ascii="Times New Roman" w:hAnsi="Times New Roman" w:cs="Times New Roman"/>
          <w:sz w:val="24"/>
          <w:szCs w:val="24"/>
        </w:rPr>
        <w:t xml:space="preserve"> and will be until it becomes extinct</w:t>
      </w:r>
      <w:r w:rsidR="00824FE0">
        <w:rPr>
          <w:rFonts w:ascii="Times New Roman" w:hAnsi="Times New Roman" w:cs="Times New Roman"/>
          <w:sz w:val="24"/>
          <w:szCs w:val="24"/>
        </w:rPr>
        <w:t>.</w:t>
      </w:r>
      <w:r w:rsidR="002B4FE3">
        <w:rPr>
          <w:rFonts w:ascii="Times New Roman" w:hAnsi="Times New Roman" w:cs="Times New Roman"/>
          <w:sz w:val="24"/>
          <w:szCs w:val="24"/>
        </w:rPr>
        <w:t xml:space="preserve"> </w:t>
      </w:r>
    </w:p>
    <w:p w14:paraId="0E5B7E2F" w14:textId="67049854" w:rsidR="00695979" w:rsidRDefault="00695979" w:rsidP="00824FE0">
      <w:pPr>
        <w:tabs>
          <w:tab w:val="left" w:pos="0"/>
        </w:tabs>
        <w:spacing w:before="12" w:line="220" w:lineRule="auto"/>
        <w:ind w:right="-360"/>
        <w:rPr>
          <w:rFonts w:ascii="Times New Roman" w:hAnsi="Times New Roman" w:cs="Times New Roman"/>
          <w:sz w:val="24"/>
          <w:szCs w:val="24"/>
        </w:rPr>
      </w:pPr>
    </w:p>
    <w:p w14:paraId="3654C4C1" w14:textId="3CB3106C" w:rsidR="00695979" w:rsidRDefault="00695979"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t>Isolation is a key factor in what makes a species</w:t>
      </w:r>
      <w:r w:rsidR="00F841C0">
        <w:rPr>
          <w:rFonts w:ascii="Times New Roman" w:hAnsi="Times New Roman" w:cs="Times New Roman"/>
          <w:sz w:val="24"/>
          <w:szCs w:val="24"/>
        </w:rPr>
        <w:t>:</w:t>
      </w:r>
    </w:p>
    <w:p w14:paraId="6525275B" w14:textId="559F9808" w:rsidR="00695979" w:rsidRDefault="00695979"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66985A9F" w14:textId="3B55AF3E" w:rsidR="00695979" w:rsidRDefault="00695979" w:rsidP="00695979">
      <w:pPr>
        <w:spacing w:before="12" w:line="220" w:lineRule="auto"/>
        <w:ind w:left="720" w:right="-360"/>
        <w:rPr>
          <w:rFonts w:ascii="Times New Roman" w:hAnsi="Times New Roman" w:cs="Times New Roman"/>
          <w:sz w:val="24"/>
          <w:szCs w:val="24"/>
        </w:rPr>
      </w:pPr>
      <w:r>
        <w:rPr>
          <w:rFonts w:ascii="Times New Roman" w:hAnsi="Times New Roman" w:cs="Times New Roman"/>
          <w:sz w:val="24"/>
          <w:szCs w:val="24"/>
        </w:rPr>
        <w:t>It is only in isolation – without the opportunity of exchanging genes – that groups of animals or plants will gradually begin to develop behavioral and structural differences. The isolation can be physical – a desert or an ocean that effectively keeps apart two</w:t>
      </w:r>
      <w:r w:rsidR="00075CED">
        <w:rPr>
          <w:rFonts w:ascii="Times New Roman" w:hAnsi="Times New Roman" w:cs="Times New Roman"/>
          <w:sz w:val="24"/>
          <w:szCs w:val="24"/>
        </w:rPr>
        <w:t xml:space="preserve"> pop</w:t>
      </w:r>
      <w:r>
        <w:rPr>
          <w:rFonts w:ascii="Times New Roman" w:hAnsi="Times New Roman" w:cs="Times New Roman"/>
          <w:sz w:val="24"/>
          <w:szCs w:val="24"/>
        </w:rPr>
        <w:t>ulations that once were one. It can be behavioral – a refusal on the part of two creatures to mate because they no longer recognize each other as suitable partners.</w:t>
      </w:r>
      <w:r w:rsidR="00075CED">
        <w:rPr>
          <w:rFonts w:ascii="Times New Roman" w:hAnsi="Times New Roman" w:cs="Times New Roman"/>
          <w:sz w:val="24"/>
          <w:szCs w:val="24"/>
        </w:rPr>
        <w:t xml:space="preserve"> [</w:t>
      </w:r>
      <w:r w:rsidR="005A220A">
        <w:rPr>
          <w:rFonts w:ascii="Times New Roman" w:hAnsi="Times New Roman" w:cs="Times New Roman"/>
          <w:sz w:val="24"/>
          <w:szCs w:val="24"/>
        </w:rPr>
        <w:t xml:space="preserve">18, </w:t>
      </w:r>
      <w:r w:rsidR="00075CED">
        <w:rPr>
          <w:rFonts w:ascii="Times New Roman" w:hAnsi="Times New Roman" w:cs="Times New Roman"/>
          <w:sz w:val="24"/>
          <w:szCs w:val="24"/>
        </w:rPr>
        <w:t>p.143]</w:t>
      </w:r>
    </w:p>
    <w:p w14:paraId="42A51ED4" w14:textId="6135508B" w:rsidR="00075CED" w:rsidRDefault="00075CED" w:rsidP="00075CED">
      <w:pPr>
        <w:spacing w:before="12" w:line="220" w:lineRule="auto"/>
        <w:ind w:right="-360"/>
        <w:rPr>
          <w:rFonts w:ascii="Times New Roman" w:hAnsi="Times New Roman" w:cs="Times New Roman"/>
          <w:sz w:val="24"/>
          <w:szCs w:val="24"/>
        </w:rPr>
      </w:pPr>
      <w:r>
        <w:rPr>
          <w:rFonts w:ascii="Times New Roman" w:hAnsi="Times New Roman" w:cs="Times New Roman"/>
          <w:sz w:val="24"/>
          <w:szCs w:val="24"/>
        </w:rPr>
        <w:t>I</w:t>
      </w:r>
    </w:p>
    <w:p w14:paraId="555FD39D" w14:textId="7D6E463C" w:rsidR="00075CED" w:rsidRDefault="00075CED" w:rsidP="00075CED">
      <w:pPr>
        <w:spacing w:before="12" w:line="220" w:lineRule="auto"/>
        <w:ind w:right="-360"/>
        <w:rPr>
          <w:rFonts w:ascii="Times New Roman" w:hAnsi="Times New Roman" w:cs="Times New Roman"/>
          <w:sz w:val="24"/>
          <w:szCs w:val="24"/>
        </w:rPr>
      </w:pPr>
      <w:r>
        <w:rPr>
          <w:rFonts w:ascii="Times New Roman" w:hAnsi="Times New Roman" w:cs="Times New Roman"/>
          <w:sz w:val="24"/>
          <w:szCs w:val="24"/>
        </w:rPr>
        <w:t xml:space="preserve">In populations that are separated over time or space, gradual differences occur and </w:t>
      </w:r>
      <w:r w:rsidR="00B303A6">
        <w:rPr>
          <w:rFonts w:ascii="Times New Roman" w:hAnsi="Times New Roman" w:cs="Times New Roman"/>
          <w:sz w:val="24"/>
          <w:szCs w:val="24"/>
        </w:rPr>
        <w:t>eventually</w:t>
      </w:r>
      <w:r>
        <w:rPr>
          <w:rFonts w:ascii="Times New Roman" w:hAnsi="Times New Roman" w:cs="Times New Roman"/>
          <w:sz w:val="24"/>
          <w:szCs w:val="24"/>
        </w:rPr>
        <w:t xml:space="preserve"> “two species . . . emerge where one had been before.” [</w:t>
      </w:r>
      <w:r w:rsidR="005A220A">
        <w:rPr>
          <w:rFonts w:ascii="Times New Roman" w:hAnsi="Times New Roman" w:cs="Times New Roman"/>
          <w:sz w:val="24"/>
          <w:szCs w:val="24"/>
        </w:rPr>
        <w:t>18,</w:t>
      </w:r>
      <w:r>
        <w:rPr>
          <w:rFonts w:ascii="Times New Roman" w:hAnsi="Times New Roman" w:cs="Times New Roman"/>
          <w:sz w:val="24"/>
          <w:szCs w:val="24"/>
        </w:rPr>
        <w:t xml:space="preserve"> p.143]</w:t>
      </w:r>
    </w:p>
    <w:p w14:paraId="454F1C4D" w14:textId="77777777" w:rsidR="00075CED" w:rsidRDefault="00510A94"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1330DA13" w14:textId="2E6B087D" w:rsidR="00824FE0" w:rsidRDefault="00075CED"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r w:rsidR="00824FE0">
        <w:rPr>
          <w:rFonts w:ascii="Times New Roman" w:hAnsi="Times New Roman" w:cs="Times New Roman"/>
          <w:sz w:val="24"/>
          <w:szCs w:val="24"/>
        </w:rPr>
        <w:t xml:space="preserve">Individuals cannot control their evolution, although </w:t>
      </w:r>
      <w:r w:rsidR="00660DCC">
        <w:rPr>
          <w:rFonts w:ascii="Times New Roman" w:hAnsi="Times New Roman" w:cs="Times New Roman"/>
          <w:sz w:val="24"/>
          <w:szCs w:val="24"/>
        </w:rPr>
        <w:t>recent advances in the field of genetics ha</w:t>
      </w:r>
      <w:r w:rsidR="00772B33">
        <w:rPr>
          <w:rFonts w:ascii="Times New Roman" w:hAnsi="Times New Roman" w:cs="Times New Roman"/>
          <w:sz w:val="24"/>
          <w:szCs w:val="24"/>
        </w:rPr>
        <w:t>ve</w:t>
      </w:r>
      <w:r w:rsidR="00660DCC">
        <w:rPr>
          <w:rFonts w:ascii="Times New Roman" w:hAnsi="Times New Roman" w:cs="Times New Roman"/>
          <w:sz w:val="24"/>
          <w:szCs w:val="24"/>
        </w:rPr>
        <w:t xml:space="preserve"> raised questions about changing the composition of some of one’s own genes. Whether or how we might change ourselves volitionally is an open</w:t>
      </w:r>
      <w:r w:rsidR="00272F0D">
        <w:rPr>
          <w:rFonts w:ascii="Times New Roman" w:hAnsi="Times New Roman" w:cs="Times New Roman"/>
          <w:sz w:val="24"/>
          <w:szCs w:val="24"/>
        </w:rPr>
        <w:t xml:space="preserve"> and hotly debated</w:t>
      </w:r>
      <w:r w:rsidR="00660DCC">
        <w:rPr>
          <w:rFonts w:ascii="Times New Roman" w:hAnsi="Times New Roman" w:cs="Times New Roman"/>
          <w:sz w:val="24"/>
          <w:szCs w:val="24"/>
        </w:rPr>
        <w:t xml:space="preserve"> question</w:t>
      </w:r>
      <w:r w:rsidR="00272F0D">
        <w:rPr>
          <w:rFonts w:ascii="Times New Roman" w:hAnsi="Times New Roman" w:cs="Times New Roman"/>
          <w:sz w:val="24"/>
          <w:szCs w:val="24"/>
        </w:rPr>
        <w:t>.</w:t>
      </w:r>
      <w:r>
        <w:rPr>
          <w:rFonts w:ascii="Times New Roman" w:hAnsi="Times New Roman" w:cs="Times New Roman"/>
          <w:sz w:val="24"/>
          <w:szCs w:val="24"/>
        </w:rPr>
        <w:t xml:space="preserve"> </w:t>
      </w:r>
      <w:r w:rsidR="00651B56">
        <w:rPr>
          <w:rFonts w:ascii="Times New Roman" w:hAnsi="Times New Roman" w:cs="Times New Roman"/>
          <w:sz w:val="24"/>
          <w:szCs w:val="24"/>
        </w:rPr>
        <w:t>[Ch. 17, MS pp.4-5]</w:t>
      </w:r>
    </w:p>
    <w:p w14:paraId="310656EC" w14:textId="5B41684F" w:rsidR="005E0D4D" w:rsidRPr="00824FE0" w:rsidRDefault="005E0D4D" w:rsidP="00824FE0">
      <w:pPr>
        <w:tabs>
          <w:tab w:val="left" w:pos="0"/>
        </w:tabs>
        <w:spacing w:before="12" w:line="220" w:lineRule="auto"/>
        <w:ind w:right="-360"/>
        <w:rPr>
          <w:rFonts w:ascii="Times New Roman" w:hAnsi="Times New Roman" w:cs="Times New Roman"/>
          <w:sz w:val="24"/>
          <w:szCs w:val="24"/>
        </w:rPr>
      </w:pPr>
      <w:r>
        <w:rPr>
          <w:rFonts w:ascii="Times New Roman" w:hAnsi="Times New Roman" w:cs="Times New Roman"/>
          <w:sz w:val="24"/>
          <w:szCs w:val="24"/>
        </w:rPr>
        <w:tab/>
      </w:r>
    </w:p>
    <w:p w14:paraId="0DE4AC8B" w14:textId="6F5DB29C" w:rsidR="00DE0E6A" w:rsidRPr="00DE0E6A" w:rsidRDefault="00E5190F" w:rsidP="00DE0E6A">
      <w:pPr>
        <w:tabs>
          <w:tab w:val="left" w:pos="630"/>
          <w:tab w:val="left" w:pos="1800"/>
        </w:tabs>
        <w:spacing w:before="12" w:line="220" w:lineRule="auto"/>
        <w:ind w:right="-360"/>
        <w:jc w:val="center"/>
        <w:rPr>
          <w:rFonts w:ascii="Times New Roman" w:hAnsi="Times New Roman" w:cs="Times New Roman"/>
          <w:b/>
          <w:bCs/>
          <w:sz w:val="24"/>
          <w:szCs w:val="24"/>
        </w:rPr>
      </w:pPr>
      <w:r>
        <w:rPr>
          <w:rFonts w:ascii="Times New Roman" w:hAnsi="Times New Roman" w:cs="Times New Roman"/>
          <w:b/>
          <w:bCs/>
          <w:sz w:val="24"/>
          <w:szCs w:val="24"/>
        </w:rPr>
        <w:t>Insert Try This 15</w:t>
      </w:r>
      <w:r w:rsidR="00DE0E6A">
        <w:rPr>
          <w:rFonts w:ascii="Times New Roman" w:hAnsi="Times New Roman" w:cs="Times New Roman"/>
          <w:b/>
          <w:bCs/>
          <w:sz w:val="24"/>
          <w:szCs w:val="24"/>
        </w:rPr>
        <w:t>.</w:t>
      </w:r>
      <w:r w:rsidR="00032AEB">
        <w:rPr>
          <w:rFonts w:ascii="Times New Roman" w:hAnsi="Times New Roman" w:cs="Times New Roman"/>
          <w:b/>
          <w:bCs/>
          <w:sz w:val="24"/>
          <w:szCs w:val="24"/>
        </w:rPr>
        <w:t>5</w:t>
      </w:r>
      <w:r w:rsidR="00DE0E6A">
        <w:rPr>
          <w:rFonts w:ascii="Times New Roman" w:hAnsi="Times New Roman" w:cs="Times New Roman"/>
          <w:b/>
          <w:bCs/>
          <w:sz w:val="24"/>
          <w:szCs w:val="24"/>
        </w:rPr>
        <w:t xml:space="preserve"> Here</w:t>
      </w:r>
      <w:r w:rsidR="00A5163C">
        <w:rPr>
          <w:rFonts w:ascii="Times New Roman" w:hAnsi="Times New Roman" w:cs="Times New Roman"/>
          <w:b/>
          <w:bCs/>
          <w:sz w:val="24"/>
          <w:szCs w:val="24"/>
        </w:rPr>
        <w:t xml:space="preserve"> – What </w:t>
      </w:r>
      <w:r w:rsidR="00C96429" w:rsidRPr="00C96429">
        <w:rPr>
          <w:rFonts w:ascii="Times New Roman" w:hAnsi="Times New Roman" w:cs="Times New Roman"/>
          <w:b/>
          <w:bCs/>
          <w:i/>
          <w:iCs/>
          <w:sz w:val="24"/>
          <w:szCs w:val="24"/>
        </w:rPr>
        <w:t>I</w:t>
      </w:r>
      <w:r w:rsidR="00A5163C" w:rsidRPr="00C96429">
        <w:rPr>
          <w:rFonts w:ascii="Times New Roman" w:hAnsi="Times New Roman" w:cs="Times New Roman"/>
          <w:b/>
          <w:bCs/>
          <w:i/>
          <w:iCs/>
          <w:sz w:val="24"/>
          <w:szCs w:val="24"/>
        </w:rPr>
        <w:t>s</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A</w:t>
      </w:r>
      <w:r w:rsidR="00A5163C">
        <w:rPr>
          <w:rFonts w:ascii="Times New Roman" w:hAnsi="Times New Roman" w:cs="Times New Roman"/>
          <w:b/>
          <w:bCs/>
          <w:sz w:val="24"/>
          <w:szCs w:val="24"/>
        </w:rPr>
        <w:t xml:space="preserve"> </w:t>
      </w:r>
      <w:r w:rsidR="00C96429">
        <w:rPr>
          <w:rFonts w:ascii="Times New Roman" w:hAnsi="Times New Roman" w:cs="Times New Roman"/>
          <w:b/>
          <w:bCs/>
          <w:sz w:val="24"/>
          <w:szCs w:val="24"/>
        </w:rPr>
        <w:t>S</w:t>
      </w:r>
      <w:r w:rsidR="00A5163C">
        <w:rPr>
          <w:rFonts w:ascii="Times New Roman" w:hAnsi="Times New Roman" w:cs="Times New Roman"/>
          <w:b/>
          <w:bCs/>
          <w:sz w:val="24"/>
          <w:szCs w:val="24"/>
        </w:rPr>
        <w:t>pecies?</w:t>
      </w:r>
    </w:p>
    <w:p w14:paraId="5E75C505" w14:textId="77777777" w:rsidR="003B00FB" w:rsidRDefault="003B00FB" w:rsidP="00104EE3">
      <w:pPr>
        <w:pStyle w:val="BodyText"/>
        <w:tabs>
          <w:tab w:val="left" w:pos="900"/>
        </w:tabs>
        <w:spacing w:line="228" w:lineRule="auto"/>
        <w:ind w:left="90" w:right="-360"/>
        <w:rPr>
          <w:rFonts w:ascii="Times New Roman" w:hAnsi="Times New Roman" w:cs="Times New Roman"/>
          <w:color w:val="231F20"/>
          <w:sz w:val="24"/>
          <w:szCs w:val="24"/>
        </w:rPr>
      </w:pPr>
    </w:p>
    <w:p w14:paraId="70F132D2" w14:textId="6A78B1BB" w:rsidR="00556D1A" w:rsidRDefault="005C6769" w:rsidP="005C6769">
      <w:pPr>
        <w:pStyle w:val="BodyText"/>
        <w:tabs>
          <w:tab w:val="left" w:pos="900"/>
        </w:tabs>
        <w:spacing w:before="11" w:line="223" w:lineRule="auto"/>
        <w:ind w:right="-360"/>
        <w:rPr>
          <w:rFonts w:ascii="Times New Roman" w:hAnsi="Times New Roman" w:cs="Times New Roman"/>
          <w:b/>
          <w:sz w:val="24"/>
          <w:szCs w:val="24"/>
        </w:rPr>
      </w:pPr>
      <w:r>
        <w:rPr>
          <w:rFonts w:ascii="Times New Roman" w:hAnsi="Times New Roman" w:cs="Times New Roman"/>
          <w:b/>
          <w:sz w:val="24"/>
          <w:szCs w:val="24"/>
        </w:rPr>
        <w:t xml:space="preserve">Why </w:t>
      </w:r>
      <w:r w:rsidR="006B48A1">
        <w:rPr>
          <w:rFonts w:ascii="Times New Roman" w:hAnsi="Times New Roman" w:cs="Times New Roman"/>
          <w:b/>
          <w:sz w:val="24"/>
          <w:szCs w:val="24"/>
        </w:rPr>
        <w:t xml:space="preserve">and How to Teach </w:t>
      </w:r>
      <w:r>
        <w:rPr>
          <w:rFonts w:ascii="Times New Roman" w:hAnsi="Times New Roman" w:cs="Times New Roman"/>
          <w:b/>
          <w:sz w:val="24"/>
          <w:szCs w:val="24"/>
        </w:rPr>
        <w:t>Evolution</w:t>
      </w:r>
    </w:p>
    <w:p w14:paraId="334746C6" w14:textId="5072ECBA" w:rsidR="00B63444" w:rsidRDefault="00B63444" w:rsidP="005C6769">
      <w:pPr>
        <w:pStyle w:val="BodyText"/>
        <w:tabs>
          <w:tab w:val="left" w:pos="900"/>
        </w:tabs>
        <w:spacing w:before="11" w:line="223" w:lineRule="auto"/>
        <w:ind w:right="-360"/>
        <w:rPr>
          <w:rFonts w:ascii="Times New Roman" w:hAnsi="Times New Roman" w:cs="Times New Roman"/>
          <w:b/>
          <w:sz w:val="24"/>
          <w:szCs w:val="24"/>
        </w:rPr>
      </w:pPr>
    </w:p>
    <w:p w14:paraId="63F06A65" w14:textId="48F57A04" w:rsidR="00B63444" w:rsidRPr="00B63444" w:rsidRDefault="00B63444" w:rsidP="005C6769">
      <w:pPr>
        <w:pStyle w:val="BodyText"/>
        <w:tabs>
          <w:tab w:val="left" w:pos="900"/>
        </w:tabs>
        <w:spacing w:before="11" w:line="223" w:lineRule="auto"/>
        <w:ind w:right="-360"/>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The subject matter is intriguing. Your toughest job may be dealing with people who vehemently oppose evolution. Read on!</w:t>
      </w:r>
    </w:p>
    <w:p w14:paraId="0BE1ACD6" w14:textId="77777777" w:rsidR="00556D1A" w:rsidRDefault="00556D1A" w:rsidP="00556D1A">
      <w:pPr>
        <w:pStyle w:val="BodyText"/>
        <w:tabs>
          <w:tab w:val="left" w:pos="720"/>
        </w:tabs>
        <w:spacing w:line="213" w:lineRule="auto"/>
        <w:ind w:left="90" w:right="749" w:firstLine="720"/>
        <w:rPr>
          <w:rFonts w:ascii="Times New Roman" w:hAnsi="Times New Roman" w:cs="Times New Roman"/>
          <w:color w:val="231F20"/>
          <w:sz w:val="24"/>
          <w:szCs w:val="24"/>
        </w:rPr>
      </w:pPr>
    </w:p>
    <w:p w14:paraId="79D3B54E" w14:textId="336D9C41" w:rsidR="00433F8E" w:rsidRDefault="00433F8E"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Why</w:t>
      </w:r>
      <w:r w:rsidR="00773321">
        <w:rPr>
          <w:rFonts w:ascii="Times New Roman" w:hAnsi="Times New Roman" w:cs="Times New Roman"/>
          <w:b/>
          <w:bCs/>
          <w:color w:val="231F20"/>
          <w:sz w:val="24"/>
          <w:szCs w:val="24"/>
        </w:rPr>
        <w:t xml:space="preserve"> teach evolution</w:t>
      </w:r>
      <w:r w:rsidR="00F50802">
        <w:rPr>
          <w:rFonts w:ascii="Times New Roman" w:hAnsi="Times New Roman" w:cs="Times New Roman"/>
          <w:b/>
          <w:bCs/>
          <w:color w:val="231F20"/>
          <w:sz w:val="24"/>
          <w:szCs w:val="24"/>
        </w:rPr>
        <w:t>.</w:t>
      </w:r>
      <w:r>
        <w:rPr>
          <w:rFonts w:ascii="Times New Roman" w:hAnsi="Times New Roman" w:cs="Times New Roman"/>
          <w:color w:val="231F20"/>
          <w:sz w:val="24"/>
          <w:szCs w:val="24"/>
        </w:rPr>
        <w:t xml:space="preserve"> </w:t>
      </w:r>
      <w:r w:rsidR="00311BC6">
        <w:rPr>
          <w:rFonts w:ascii="Times New Roman" w:hAnsi="Times New Roman" w:cs="Times New Roman"/>
          <w:color w:val="231F20"/>
          <w:sz w:val="24"/>
          <w:szCs w:val="24"/>
        </w:rPr>
        <w:t xml:space="preserve">In </w:t>
      </w:r>
      <w:r w:rsidR="00E704E8">
        <w:rPr>
          <w:rFonts w:ascii="Times New Roman" w:hAnsi="Times New Roman" w:cs="Times New Roman"/>
          <w:color w:val="231F20"/>
          <w:sz w:val="24"/>
          <w:szCs w:val="24"/>
        </w:rPr>
        <w:t>brief</w:t>
      </w:r>
      <w:r w:rsidR="00311BC6">
        <w:rPr>
          <w:rFonts w:ascii="Times New Roman" w:hAnsi="Times New Roman" w:cs="Times New Roman"/>
          <w:color w:val="231F20"/>
          <w:sz w:val="24"/>
          <w:szCs w:val="24"/>
        </w:rPr>
        <w:t xml:space="preserve">, the subject of evolution </w:t>
      </w:r>
      <w:r w:rsidR="000C75E6">
        <w:rPr>
          <w:rFonts w:ascii="Times New Roman" w:hAnsi="Times New Roman" w:cs="Times New Roman"/>
          <w:color w:val="231F20"/>
          <w:sz w:val="24"/>
          <w:szCs w:val="24"/>
        </w:rPr>
        <w:t>i</w:t>
      </w:r>
      <w:r w:rsidR="00311BC6">
        <w:rPr>
          <w:rFonts w:ascii="Times New Roman" w:hAnsi="Times New Roman" w:cs="Times New Roman"/>
          <w:color w:val="231F20"/>
          <w:sz w:val="24"/>
          <w:szCs w:val="24"/>
        </w:rPr>
        <w:t xml:space="preserve">s an effective way to </w:t>
      </w:r>
      <w:r w:rsidR="00F16210">
        <w:rPr>
          <w:rFonts w:ascii="Times New Roman" w:hAnsi="Times New Roman" w:cs="Times New Roman"/>
          <w:color w:val="231F20"/>
          <w:sz w:val="24"/>
          <w:szCs w:val="24"/>
        </w:rPr>
        <w:t>engage</w:t>
      </w:r>
      <w:r w:rsidR="00AA6B1D">
        <w:rPr>
          <w:rFonts w:ascii="Times New Roman" w:hAnsi="Times New Roman" w:cs="Times New Roman"/>
          <w:color w:val="231F20"/>
          <w:sz w:val="24"/>
          <w:szCs w:val="24"/>
        </w:rPr>
        <w:t xml:space="preserve"> children </w:t>
      </w:r>
      <w:r w:rsidR="00F16210">
        <w:rPr>
          <w:rFonts w:ascii="Times New Roman" w:hAnsi="Times New Roman" w:cs="Times New Roman"/>
          <w:color w:val="231F20"/>
          <w:sz w:val="24"/>
          <w:szCs w:val="24"/>
        </w:rPr>
        <w:t>in</w:t>
      </w:r>
      <w:r w:rsidR="00AA6B1D">
        <w:rPr>
          <w:rFonts w:ascii="Times New Roman" w:hAnsi="Times New Roman" w:cs="Times New Roman"/>
          <w:color w:val="231F20"/>
          <w:sz w:val="24"/>
          <w:szCs w:val="24"/>
        </w:rPr>
        <w:t xml:space="preserve"> us</w:t>
      </w:r>
      <w:r w:rsidR="00F16210">
        <w:rPr>
          <w:rFonts w:ascii="Times New Roman" w:hAnsi="Times New Roman" w:cs="Times New Roman"/>
          <w:color w:val="231F20"/>
          <w:sz w:val="24"/>
          <w:szCs w:val="24"/>
        </w:rPr>
        <w:t>ing</w:t>
      </w:r>
      <w:r w:rsidR="00311BC6">
        <w:rPr>
          <w:rFonts w:ascii="Times New Roman" w:hAnsi="Times New Roman" w:cs="Times New Roman"/>
          <w:color w:val="231F20"/>
          <w:sz w:val="24"/>
          <w:szCs w:val="24"/>
        </w:rPr>
        <w:t xml:space="preserve"> evidence-based thinking. </w:t>
      </w:r>
      <w:r w:rsidR="00F16210">
        <w:rPr>
          <w:rFonts w:ascii="Times New Roman" w:hAnsi="Times New Roman" w:cs="Times New Roman"/>
          <w:color w:val="231F20"/>
          <w:sz w:val="24"/>
          <w:szCs w:val="24"/>
        </w:rPr>
        <w:t>T</w:t>
      </w:r>
      <w:r w:rsidR="00AA6B1D">
        <w:rPr>
          <w:rFonts w:ascii="Times New Roman" w:hAnsi="Times New Roman" w:cs="Times New Roman"/>
          <w:color w:val="231F20"/>
          <w:sz w:val="24"/>
          <w:szCs w:val="24"/>
        </w:rPr>
        <w:t>he ideas in evolution are bold</w:t>
      </w:r>
      <w:r w:rsidR="00946D40">
        <w:rPr>
          <w:rFonts w:ascii="Times New Roman" w:hAnsi="Times New Roman" w:cs="Times New Roman"/>
          <w:color w:val="231F20"/>
          <w:sz w:val="24"/>
          <w:szCs w:val="24"/>
        </w:rPr>
        <w:t xml:space="preserve">–life, death, extinction. </w:t>
      </w:r>
      <w:r w:rsidR="009A5A5F">
        <w:rPr>
          <w:rFonts w:ascii="Times New Roman" w:hAnsi="Times New Roman" w:cs="Times New Roman"/>
          <w:color w:val="231F20"/>
          <w:sz w:val="24"/>
          <w:szCs w:val="24"/>
        </w:rPr>
        <w:t>The topics are dramatic–violent changes on Earth</w:t>
      </w:r>
      <w:r w:rsidR="00AC60A4">
        <w:rPr>
          <w:rFonts w:ascii="Times New Roman" w:hAnsi="Times New Roman" w:cs="Times New Roman"/>
          <w:color w:val="231F20"/>
          <w:sz w:val="24"/>
          <w:szCs w:val="24"/>
        </w:rPr>
        <w:t>,</w:t>
      </w:r>
      <w:r w:rsidR="009A5A5F">
        <w:rPr>
          <w:rFonts w:ascii="Times New Roman" w:hAnsi="Times New Roman" w:cs="Times New Roman"/>
          <w:color w:val="231F20"/>
          <w:sz w:val="24"/>
          <w:szCs w:val="24"/>
        </w:rPr>
        <w:t xml:space="preserve"> conflict among species</w:t>
      </w:r>
      <w:r w:rsidR="00AC60A4">
        <w:rPr>
          <w:rFonts w:ascii="Times New Roman" w:hAnsi="Times New Roman" w:cs="Times New Roman"/>
          <w:color w:val="231F20"/>
          <w:sz w:val="24"/>
          <w:szCs w:val="24"/>
        </w:rPr>
        <w:t>, competition among scientists</w:t>
      </w:r>
      <w:r w:rsidR="009A5A5F">
        <w:rPr>
          <w:rFonts w:ascii="Times New Roman" w:hAnsi="Times New Roman" w:cs="Times New Roman"/>
          <w:color w:val="231F20"/>
          <w:sz w:val="24"/>
          <w:szCs w:val="24"/>
        </w:rPr>
        <w:t>.</w:t>
      </w:r>
      <w:r w:rsidR="00036047">
        <w:rPr>
          <w:rFonts w:ascii="Times New Roman" w:hAnsi="Times New Roman" w:cs="Times New Roman"/>
          <w:color w:val="231F20"/>
          <w:sz w:val="24"/>
          <w:szCs w:val="24"/>
        </w:rPr>
        <w:t xml:space="preserve"> </w:t>
      </w:r>
    </w:p>
    <w:p w14:paraId="40F91391" w14:textId="7118FDC6" w:rsidR="005871E8"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1C7749">
        <w:rPr>
          <w:rFonts w:ascii="Times New Roman" w:hAnsi="Times New Roman" w:cs="Times New Roman"/>
          <w:color w:val="231F20"/>
          <w:sz w:val="24"/>
          <w:szCs w:val="24"/>
        </w:rPr>
        <w:t>Resources</w:t>
      </w:r>
      <w:r w:rsidR="00F16210">
        <w:rPr>
          <w:rFonts w:ascii="Times New Roman" w:hAnsi="Times New Roman" w:cs="Times New Roman"/>
          <w:color w:val="231F20"/>
          <w:sz w:val="24"/>
          <w:szCs w:val="24"/>
        </w:rPr>
        <w:t xml:space="preserve"> are readily available.</w:t>
      </w:r>
    </w:p>
    <w:p w14:paraId="66CC779C" w14:textId="77777777" w:rsidR="008F71B8" w:rsidRDefault="008F71B8" w:rsidP="005C6769">
      <w:pPr>
        <w:pStyle w:val="BodyText"/>
        <w:tabs>
          <w:tab w:val="left" w:pos="720"/>
        </w:tabs>
        <w:spacing w:line="213" w:lineRule="auto"/>
        <w:ind w:right="-270" w:firstLine="720"/>
        <w:rPr>
          <w:rFonts w:ascii="Times New Roman" w:hAnsi="Times New Roman" w:cs="Times New Roman"/>
          <w:color w:val="231F20"/>
          <w:sz w:val="24"/>
          <w:szCs w:val="24"/>
        </w:rPr>
      </w:pPr>
    </w:p>
    <w:p w14:paraId="242E3A4E" w14:textId="4B23CC2B"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1) </w:t>
      </w:r>
      <w:r w:rsidR="00F16210">
        <w:rPr>
          <w:rFonts w:ascii="Times New Roman" w:hAnsi="Times New Roman" w:cs="Times New Roman"/>
          <w:color w:val="231F20"/>
          <w:sz w:val="24"/>
          <w:szCs w:val="24"/>
        </w:rPr>
        <w:t>A</w:t>
      </w:r>
      <w:r w:rsidR="00036047">
        <w:rPr>
          <w:rFonts w:ascii="Times New Roman" w:hAnsi="Times New Roman" w:cs="Times New Roman"/>
          <w:color w:val="231F20"/>
          <w:sz w:val="24"/>
          <w:szCs w:val="24"/>
        </w:rPr>
        <w:t xml:space="preserve"> wealth of dramatic images </w:t>
      </w:r>
      <w:r w:rsidR="00F16210">
        <w:rPr>
          <w:rFonts w:ascii="Times New Roman" w:hAnsi="Times New Roman" w:cs="Times New Roman"/>
          <w:color w:val="231F20"/>
          <w:sz w:val="24"/>
          <w:szCs w:val="24"/>
        </w:rPr>
        <w:t>on the web</w:t>
      </w:r>
      <w:r w:rsidR="00036047">
        <w:rPr>
          <w:rFonts w:ascii="Times New Roman" w:hAnsi="Times New Roman" w:cs="Times New Roman"/>
          <w:color w:val="231F20"/>
          <w:sz w:val="24"/>
          <w:szCs w:val="24"/>
        </w:rPr>
        <w:t xml:space="preserve"> answer</w:t>
      </w:r>
      <w:r w:rsidR="00F16210">
        <w:rPr>
          <w:rFonts w:ascii="Times New Roman" w:hAnsi="Times New Roman" w:cs="Times New Roman"/>
          <w:color w:val="231F20"/>
          <w:sz w:val="24"/>
          <w:szCs w:val="24"/>
        </w:rPr>
        <w:t>s</w:t>
      </w:r>
      <w:r w:rsidR="00036047">
        <w:rPr>
          <w:rFonts w:ascii="Times New Roman" w:hAnsi="Times New Roman" w:cs="Times New Roman"/>
          <w:color w:val="231F20"/>
          <w:sz w:val="24"/>
          <w:szCs w:val="24"/>
        </w:rPr>
        <w:t xml:space="preserve"> children’s questions</w:t>
      </w:r>
      <w:r w:rsidR="00033903">
        <w:rPr>
          <w:rFonts w:ascii="Times New Roman" w:hAnsi="Times New Roman" w:cs="Times New Roman"/>
          <w:color w:val="231F20"/>
          <w:sz w:val="24"/>
          <w:szCs w:val="24"/>
        </w:rPr>
        <w:t>. R</w:t>
      </w:r>
      <w:r w:rsidR="00036047">
        <w:rPr>
          <w:rFonts w:ascii="Times New Roman" w:hAnsi="Times New Roman" w:cs="Times New Roman"/>
          <w:color w:val="231F20"/>
          <w:sz w:val="24"/>
          <w:szCs w:val="24"/>
        </w:rPr>
        <w:t xml:space="preserve">esponsible articles help </w:t>
      </w:r>
      <w:r w:rsidR="00433F8E">
        <w:rPr>
          <w:rFonts w:ascii="Times New Roman" w:hAnsi="Times New Roman" w:cs="Times New Roman"/>
          <w:color w:val="231F20"/>
          <w:sz w:val="24"/>
          <w:szCs w:val="24"/>
        </w:rPr>
        <w:t>you</w:t>
      </w:r>
      <w:r w:rsidR="00036047">
        <w:rPr>
          <w:rFonts w:ascii="Times New Roman" w:hAnsi="Times New Roman" w:cs="Times New Roman"/>
          <w:color w:val="231F20"/>
          <w:sz w:val="24"/>
          <w:szCs w:val="24"/>
        </w:rPr>
        <w:t xml:space="preserve"> understand what the images show. </w:t>
      </w:r>
      <w:r w:rsidR="00036047" w:rsidRPr="001C7749">
        <w:rPr>
          <w:rFonts w:ascii="Times New Roman" w:hAnsi="Times New Roman" w:cs="Times New Roman"/>
          <w:i/>
          <w:iCs/>
          <w:color w:val="231F20"/>
          <w:sz w:val="24"/>
          <w:szCs w:val="24"/>
        </w:rPr>
        <w:t>Choose sources carefully.</w:t>
      </w:r>
      <w:r w:rsidR="00036047">
        <w:rPr>
          <w:rFonts w:ascii="Times New Roman" w:hAnsi="Times New Roman" w:cs="Times New Roman"/>
          <w:color w:val="231F20"/>
          <w:sz w:val="24"/>
          <w:szCs w:val="24"/>
        </w:rPr>
        <w:t xml:space="preserve"> </w:t>
      </w:r>
    </w:p>
    <w:p w14:paraId="085CEECB" w14:textId="77777777" w:rsidR="00FF00CE"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00C53673">
        <w:rPr>
          <w:rFonts w:ascii="Times New Roman" w:hAnsi="Times New Roman" w:cs="Times New Roman"/>
          <w:color w:val="231F20"/>
          <w:sz w:val="24"/>
          <w:szCs w:val="24"/>
        </w:rPr>
        <w:t>Browse on-line m</w:t>
      </w:r>
      <w:r w:rsidR="00036047">
        <w:rPr>
          <w:rFonts w:ascii="Times New Roman" w:hAnsi="Times New Roman" w:cs="Times New Roman"/>
          <w:color w:val="231F20"/>
          <w:sz w:val="24"/>
          <w:szCs w:val="24"/>
        </w:rPr>
        <w:t xml:space="preserve">agazines such as National Geographic, Nature, Science, </w:t>
      </w:r>
      <w:r w:rsidR="00C53673">
        <w:rPr>
          <w:rFonts w:ascii="Times New Roman" w:hAnsi="Times New Roman" w:cs="Times New Roman"/>
          <w:color w:val="231F20"/>
          <w:sz w:val="24"/>
          <w:szCs w:val="24"/>
        </w:rPr>
        <w:t xml:space="preserve">Discover, </w:t>
      </w:r>
    </w:p>
    <w:p w14:paraId="60DF58FA" w14:textId="7DB63B8E" w:rsidR="005871E8" w:rsidRDefault="00B86A4D"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     Smithsonian, and other museums</w:t>
      </w:r>
      <w:r w:rsidR="00B55664">
        <w:rPr>
          <w:rFonts w:ascii="Times New Roman" w:hAnsi="Times New Roman" w:cs="Times New Roman"/>
          <w:color w:val="231F20"/>
          <w:sz w:val="24"/>
          <w:szCs w:val="24"/>
        </w:rPr>
        <w:t>’ publications</w:t>
      </w:r>
      <w:r>
        <w:rPr>
          <w:rFonts w:ascii="Times New Roman" w:hAnsi="Times New Roman" w:cs="Times New Roman"/>
          <w:color w:val="231F20"/>
          <w:sz w:val="24"/>
          <w:szCs w:val="24"/>
        </w:rPr>
        <w:t>.</w:t>
      </w:r>
    </w:p>
    <w:p w14:paraId="299EB11C" w14:textId="33C064EC"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3) E</w:t>
      </w:r>
      <w:r w:rsidR="00433F8E">
        <w:rPr>
          <w:rFonts w:ascii="Times New Roman" w:hAnsi="Times New Roman" w:cs="Times New Roman"/>
          <w:color w:val="231F20"/>
          <w:sz w:val="24"/>
          <w:szCs w:val="24"/>
        </w:rPr>
        <w:t>nter the words “museum exhibits evolution” for robust information</w:t>
      </w:r>
      <w:r w:rsidR="00BD72B8">
        <w:rPr>
          <w:rFonts w:ascii="Times New Roman" w:hAnsi="Times New Roman" w:cs="Times New Roman"/>
          <w:color w:val="231F20"/>
          <w:sz w:val="24"/>
          <w:szCs w:val="24"/>
        </w:rPr>
        <w:t xml:space="preserve"> and possibly pictures of</w:t>
      </w:r>
      <w:r w:rsidR="00433F8E">
        <w:rPr>
          <w:rFonts w:ascii="Times New Roman" w:hAnsi="Times New Roman" w:cs="Times New Roman"/>
          <w:color w:val="231F20"/>
          <w:sz w:val="24"/>
          <w:szCs w:val="24"/>
        </w:rPr>
        <w:t xml:space="preserve"> artifacts, fossils, and </w:t>
      </w:r>
      <w:r w:rsidR="00022AF4">
        <w:rPr>
          <w:rFonts w:ascii="Times New Roman" w:hAnsi="Times New Roman" w:cs="Times New Roman"/>
          <w:color w:val="231F20"/>
          <w:sz w:val="24"/>
          <w:szCs w:val="24"/>
        </w:rPr>
        <w:t>exhibits</w:t>
      </w:r>
      <w:r w:rsidR="00433F8E">
        <w:rPr>
          <w:rFonts w:ascii="Times New Roman" w:hAnsi="Times New Roman" w:cs="Times New Roman"/>
          <w:color w:val="231F20"/>
          <w:sz w:val="24"/>
          <w:szCs w:val="24"/>
        </w:rPr>
        <w:t xml:space="preserve">. </w:t>
      </w:r>
    </w:p>
    <w:p w14:paraId="208A6A93" w14:textId="64DCCB06" w:rsidR="005871E8" w:rsidRDefault="005871E8"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002A60F1">
        <w:rPr>
          <w:rFonts w:ascii="Times New Roman" w:hAnsi="Times New Roman" w:cs="Times New Roman"/>
          <w:color w:val="231F20"/>
          <w:sz w:val="24"/>
          <w:szCs w:val="24"/>
        </w:rPr>
        <w:t>For deeper study, s</w:t>
      </w:r>
      <w:r w:rsidR="00033903">
        <w:rPr>
          <w:rFonts w:ascii="Times New Roman" w:hAnsi="Times New Roman" w:cs="Times New Roman"/>
          <w:color w:val="231F20"/>
          <w:sz w:val="24"/>
          <w:szCs w:val="24"/>
        </w:rPr>
        <w:t xml:space="preserve">earch </w:t>
      </w:r>
      <w:r w:rsidR="00CB29D4">
        <w:rPr>
          <w:rFonts w:ascii="Times New Roman" w:hAnsi="Times New Roman" w:cs="Times New Roman"/>
          <w:color w:val="231F20"/>
          <w:sz w:val="24"/>
          <w:szCs w:val="24"/>
        </w:rPr>
        <w:t xml:space="preserve">research in </w:t>
      </w:r>
      <w:r w:rsidR="00033903">
        <w:rPr>
          <w:rFonts w:ascii="Times New Roman" w:hAnsi="Times New Roman" w:cs="Times New Roman"/>
          <w:color w:val="231F20"/>
          <w:sz w:val="24"/>
          <w:szCs w:val="24"/>
        </w:rPr>
        <w:t>j</w:t>
      </w:r>
      <w:r>
        <w:rPr>
          <w:rFonts w:ascii="Times New Roman" w:hAnsi="Times New Roman" w:cs="Times New Roman"/>
          <w:color w:val="231F20"/>
          <w:sz w:val="24"/>
          <w:szCs w:val="24"/>
        </w:rPr>
        <w:t>ournal</w:t>
      </w:r>
      <w:r w:rsidR="00033903">
        <w:rPr>
          <w:rFonts w:ascii="Times New Roman" w:hAnsi="Times New Roman" w:cs="Times New Roman"/>
          <w:color w:val="231F20"/>
          <w:sz w:val="24"/>
          <w:szCs w:val="24"/>
        </w:rPr>
        <w:t>s</w:t>
      </w:r>
      <w:r w:rsidR="00E410CB">
        <w:rPr>
          <w:rFonts w:ascii="Times New Roman" w:hAnsi="Times New Roman" w:cs="Times New Roman"/>
          <w:color w:val="231F20"/>
          <w:sz w:val="24"/>
          <w:szCs w:val="24"/>
        </w:rPr>
        <w:t xml:space="preserve"> published by the</w:t>
      </w:r>
      <w:r w:rsidR="00CB29D4">
        <w:rPr>
          <w:rFonts w:ascii="Times New Roman" w:hAnsi="Times New Roman" w:cs="Times New Roman"/>
          <w:color w:val="231F20"/>
          <w:sz w:val="24"/>
          <w:szCs w:val="24"/>
        </w:rPr>
        <w:t xml:space="preserve"> </w:t>
      </w:r>
      <w:r>
        <w:rPr>
          <w:rFonts w:ascii="Times New Roman" w:hAnsi="Times New Roman" w:cs="Times New Roman"/>
          <w:color w:val="231F20"/>
          <w:sz w:val="24"/>
          <w:szCs w:val="24"/>
        </w:rPr>
        <w:t>National Science Foundation, American Association for the Advancement of Science, or the National Academy o</w:t>
      </w:r>
      <w:r w:rsidR="00E71EFF">
        <w:rPr>
          <w:rFonts w:ascii="Times New Roman" w:hAnsi="Times New Roman" w:cs="Times New Roman"/>
          <w:color w:val="231F20"/>
          <w:sz w:val="24"/>
          <w:szCs w:val="24"/>
        </w:rPr>
        <w:t>f</w:t>
      </w:r>
      <w:r>
        <w:rPr>
          <w:rFonts w:ascii="Times New Roman" w:hAnsi="Times New Roman" w:cs="Times New Roman"/>
          <w:color w:val="231F20"/>
          <w:sz w:val="24"/>
          <w:szCs w:val="24"/>
        </w:rPr>
        <w:t xml:space="preserve"> Sciences. </w:t>
      </w:r>
      <w:r w:rsidR="002A60F1">
        <w:rPr>
          <w:rFonts w:ascii="Times New Roman" w:hAnsi="Times New Roman" w:cs="Times New Roman"/>
          <w:color w:val="231F20"/>
          <w:sz w:val="24"/>
          <w:szCs w:val="24"/>
        </w:rPr>
        <w:t>Many universities publish</w:t>
      </w:r>
      <w:r>
        <w:rPr>
          <w:rFonts w:ascii="Times New Roman" w:hAnsi="Times New Roman" w:cs="Times New Roman"/>
          <w:color w:val="231F20"/>
          <w:sz w:val="24"/>
          <w:szCs w:val="24"/>
        </w:rPr>
        <w:t xml:space="preserve"> journals of </w:t>
      </w:r>
      <w:r w:rsidR="002A60F1">
        <w:rPr>
          <w:rFonts w:ascii="Times New Roman" w:hAnsi="Times New Roman" w:cs="Times New Roman"/>
          <w:color w:val="231F20"/>
          <w:sz w:val="24"/>
          <w:szCs w:val="24"/>
        </w:rPr>
        <w:t xml:space="preserve">faculty members’ </w:t>
      </w:r>
      <w:r>
        <w:rPr>
          <w:rFonts w:ascii="Times New Roman" w:hAnsi="Times New Roman" w:cs="Times New Roman"/>
          <w:color w:val="231F20"/>
          <w:sz w:val="24"/>
          <w:szCs w:val="24"/>
        </w:rPr>
        <w:t>research.</w:t>
      </w:r>
    </w:p>
    <w:p w14:paraId="4685A32E" w14:textId="1EB5BAA8" w:rsidR="004E1103" w:rsidRDefault="004E1103" w:rsidP="005871E8">
      <w:pPr>
        <w:pStyle w:val="BodyText"/>
        <w:tabs>
          <w:tab w:val="left" w:pos="720"/>
        </w:tabs>
        <w:spacing w:line="213" w:lineRule="auto"/>
        <w:ind w:left="99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5) Type a </w:t>
      </w:r>
      <w:r w:rsidR="00A1330F">
        <w:rPr>
          <w:rFonts w:ascii="Times New Roman" w:hAnsi="Times New Roman" w:cs="Times New Roman"/>
          <w:color w:val="231F20"/>
          <w:sz w:val="24"/>
          <w:szCs w:val="24"/>
        </w:rPr>
        <w:t xml:space="preserve">question–yours or </w:t>
      </w:r>
      <w:r>
        <w:rPr>
          <w:rFonts w:ascii="Times New Roman" w:hAnsi="Times New Roman" w:cs="Times New Roman"/>
          <w:color w:val="231F20"/>
          <w:sz w:val="24"/>
          <w:szCs w:val="24"/>
        </w:rPr>
        <w:t>child’s</w:t>
      </w:r>
      <w:r w:rsidR="00E410CB">
        <w:rPr>
          <w:rFonts w:ascii="Times New Roman" w:hAnsi="Times New Roman" w:cs="Times New Roman"/>
          <w:color w:val="231F20"/>
          <w:sz w:val="24"/>
          <w:szCs w:val="24"/>
        </w:rPr>
        <w:t>–</w:t>
      </w:r>
      <w:r w:rsidR="00A1330F">
        <w:rPr>
          <w:rFonts w:ascii="Times New Roman" w:hAnsi="Times New Roman" w:cs="Times New Roman"/>
          <w:color w:val="231F20"/>
          <w:sz w:val="24"/>
          <w:szCs w:val="24"/>
        </w:rPr>
        <w:t>into</w:t>
      </w:r>
      <w:r>
        <w:rPr>
          <w:rFonts w:ascii="Times New Roman" w:hAnsi="Times New Roman" w:cs="Times New Roman"/>
          <w:color w:val="231F20"/>
          <w:sz w:val="24"/>
          <w:szCs w:val="24"/>
        </w:rPr>
        <w:t xml:space="preserve"> your browser. Short answers have </w:t>
      </w:r>
      <w:r w:rsidR="00E410CB">
        <w:rPr>
          <w:rFonts w:ascii="Times New Roman" w:hAnsi="Times New Roman" w:cs="Times New Roman"/>
          <w:color w:val="231F20"/>
          <w:sz w:val="24"/>
          <w:szCs w:val="24"/>
        </w:rPr>
        <w:t>lin</w:t>
      </w:r>
      <w:r>
        <w:rPr>
          <w:rFonts w:ascii="Times New Roman" w:hAnsi="Times New Roman" w:cs="Times New Roman"/>
          <w:color w:val="231F20"/>
          <w:sz w:val="24"/>
          <w:szCs w:val="24"/>
        </w:rPr>
        <w:t>ks to full articles that may contain the very</w:t>
      </w:r>
      <w:r w:rsidR="009958E6">
        <w:rPr>
          <w:rFonts w:ascii="Times New Roman" w:hAnsi="Times New Roman" w:cs="Times New Roman"/>
          <w:color w:val="231F20"/>
          <w:sz w:val="24"/>
          <w:szCs w:val="24"/>
        </w:rPr>
        <w:t xml:space="preserve"> answers</w:t>
      </w:r>
      <w:r>
        <w:rPr>
          <w:rFonts w:ascii="Times New Roman" w:hAnsi="Times New Roman" w:cs="Times New Roman"/>
          <w:color w:val="231F20"/>
          <w:sz w:val="24"/>
          <w:szCs w:val="24"/>
        </w:rPr>
        <w:t xml:space="preserve"> you want.</w:t>
      </w:r>
    </w:p>
    <w:p w14:paraId="2782F30B" w14:textId="77777777" w:rsidR="00B63444" w:rsidRDefault="00B63444" w:rsidP="005C6769">
      <w:pPr>
        <w:pStyle w:val="BodyText"/>
        <w:tabs>
          <w:tab w:val="left" w:pos="720"/>
        </w:tabs>
        <w:spacing w:line="213" w:lineRule="auto"/>
        <w:ind w:right="-270" w:firstLine="720"/>
        <w:rPr>
          <w:rFonts w:ascii="Times New Roman" w:hAnsi="Times New Roman" w:cs="Times New Roman"/>
          <w:b/>
          <w:bCs/>
          <w:color w:val="231F20"/>
          <w:sz w:val="24"/>
          <w:szCs w:val="24"/>
        </w:rPr>
      </w:pPr>
    </w:p>
    <w:p w14:paraId="6C95AFCB" w14:textId="72C6CBFD" w:rsidR="00036047" w:rsidRDefault="005871E8" w:rsidP="005C6769">
      <w:pPr>
        <w:pStyle w:val="BodyText"/>
        <w:tabs>
          <w:tab w:val="left" w:pos="720"/>
        </w:tabs>
        <w:spacing w:line="213" w:lineRule="auto"/>
        <w:ind w:right="-270" w:firstLine="720"/>
        <w:rPr>
          <w:rFonts w:ascii="Times New Roman" w:hAnsi="Times New Roman" w:cs="Times New Roman"/>
          <w:color w:val="231F20"/>
          <w:sz w:val="24"/>
          <w:szCs w:val="24"/>
        </w:rPr>
      </w:pPr>
      <w:r w:rsidRPr="005871E8">
        <w:rPr>
          <w:rFonts w:ascii="Times New Roman" w:hAnsi="Times New Roman" w:cs="Times New Roman"/>
          <w:b/>
          <w:bCs/>
          <w:color w:val="231F20"/>
          <w:sz w:val="24"/>
          <w:szCs w:val="24"/>
        </w:rPr>
        <w:t>How</w:t>
      </w:r>
      <w:r w:rsidR="00F50802">
        <w:rPr>
          <w:rFonts w:ascii="Times New Roman" w:hAnsi="Times New Roman" w:cs="Times New Roman"/>
          <w:color w:val="231F20"/>
          <w:sz w:val="24"/>
          <w:szCs w:val="24"/>
        </w:rPr>
        <w:t xml:space="preserve"> </w:t>
      </w:r>
      <w:r w:rsidR="00F50802">
        <w:rPr>
          <w:rFonts w:ascii="Times New Roman" w:hAnsi="Times New Roman" w:cs="Times New Roman"/>
          <w:b/>
          <w:bCs/>
          <w:color w:val="231F20"/>
          <w:sz w:val="24"/>
          <w:szCs w:val="24"/>
        </w:rPr>
        <w:t>to teach evolution.</w:t>
      </w:r>
      <w:r>
        <w:rPr>
          <w:rFonts w:ascii="Times New Roman" w:hAnsi="Times New Roman" w:cs="Times New Roman"/>
          <w:color w:val="231F20"/>
          <w:sz w:val="24"/>
          <w:szCs w:val="24"/>
        </w:rPr>
        <w:t xml:space="preserve"> </w:t>
      </w:r>
      <w:r w:rsidR="00033903">
        <w:rPr>
          <w:rFonts w:ascii="Times New Roman" w:hAnsi="Times New Roman" w:cs="Times New Roman"/>
          <w:color w:val="231F20"/>
          <w:sz w:val="24"/>
          <w:szCs w:val="24"/>
        </w:rPr>
        <w:t>Look at</w:t>
      </w:r>
      <w:r>
        <w:rPr>
          <w:rFonts w:ascii="Times New Roman" w:hAnsi="Times New Roman" w:cs="Times New Roman"/>
          <w:color w:val="231F20"/>
          <w:sz w:val="24"/>
          <w:szCs w:val="24"/>
        </w:rPr>
        <w:t xml:space="preserve"> material </w:t>
      </w:r>
      <w:r w:rsidR="00753EA8">
        <w:rPr>
          <w:rFonts w:ascii="Times New Roman" w:hAnsi="Times New Roman" w:cs="Times New Roman"/>
          <w:color w:val="231F20"/>
          <w:sz w:val="24"/>
          <w:szCs w:val="24"/>
        </w:rPr>
        <w:t xml:space="preserve">on the web </w:t>
      </w:r>
      <w:r>
        <w:rPr>
          <w:rFonts w:ascii="Times New Roman" w:hAnsi="Times New Roman" w:cs="Times New Roman"/>
          <w:color w:val="231F20"/>
          <w:sz w:val="24"/>
          <w:szCs w:val="24"/>
        </w:rPr>
        <w:t>in advance</w:t>
      </w:r>
      <w:r w:rsidR="00433F8E">
        <w:rPr>
          <w:rFonts w:ascii="Times New Roman" w:hAnsi="Times New Roman" w:cs="Times New Roman"/>
          <w:color w:val="231F20"/>
          <w:sz w:val="24"/>
          <w:szCs w:val="24"/>
        </w:rPr>
        <w:t xml:space="preserve"> so that you can answer children’s questions more readily. Your own excitement about what you find online is a spur to extend children’s interest. </w:t>
      </w:r>
      <w:r>
        <w:rPr>
          <w:rFonts w:ascii="Times New Roman" w:hAnsi="Times New Roman" w:cs="Times New Roman"/>
          <w:color w:val="231F20"/>
          <w:sz w:val="24"/>
          <w:szCs w:val="24"/>
        </w:rPr>
        <w:t>J</w:t>
      </w:r>
      <w:r w:rsidR="00433F8E">
        <w:rPr>
          <w:rFonts w:ascii="Times New Roman" w:hAnsi="Times New Roman" w:cs="Times New Roman"/>
          <w:color w:val="231F20"/>
          <w:sz w:val="24"/>
          <w:szCs w:val="24"/>
        </w:rPr>
        <w:t>ot down what children ask or say</w:t>
      </w:r>
      <w:r w:rsidR="00FF00CE">
        <w:rPr>
          <w:rFonts w:ascii="Times New Roman" w:hAnsi="Times New Roman" w:cs="Times New Roman"/>
          <w:color w:val="231F20"/>
          <w:sz w:val="24"/>
          <w:szCs w:val="24"/>
        </w:rPr>
        <w:t>.</w:t>
      </w:r>
      <w:r w:rsidR="00433F8E">
        <w:rPr>
          <w:rFonts w:ascii="Times New Roman" w:hAnsi="Times New Roman" w:cs="Times New Roman"/>
          <w:color w:val="231F20"/>
          <w:sz w:val="24"/>
          <w:szCs w:val="24"/>
        </w:rPr>
        <w:t xml:space="preserve"> </w:t>
      </w:r>
      <w:r w:rsidR="00FF00CE">
        <w:rPr>
          <w:rFonts w:ascii="Times New Roman" w:hAnsi="Times New Roman" w:cs="Times New Roman"/>
          <w:color w:val="231F20"/>
          <w:sz w:val="24"/>
          <w:szCs w:val="24"/>
        </w:rPr>
        <w:t>T</w:t>
      </w:r>
      <w:r w:rsidR="00433F8E">
        <w:rPr>
          <w:rFonts w:ascii="Times New Roman" w:hAnsi="Times New Roman" w:cs="Times New Roman"/>
          <w:color w:val="231F20"/>
          <w:sz w:val="24"/>
          <w:szCs w:val="24"/>
        </w:rPr>
        <w:t>ake notes on what interests them. Use their own words and interest</w:t>
      </w:r>
      <w:r>
        <w:rPr>
          <w:rFonts w:ascii="Times New Roman" w:hAnsi="Times New Roman" w:cs="Times New Roman"/>
          <w:color w:val="231F20"/>
          <w:sz w:val="24"/>
          <w:szCs w:val="24"/>
        </w:rPr>
        <w:t>s</w:t>
      </w:r>
      <w:r w:rsidR="00433F8E">
        <w:rPr>
          <w:rFonts w:ascii="Times New Roman" w:hAnsi="Times New Roman" w:cs="Times New Roman"/>
          <w:color w:val="231F20"/>
          <w:sz w:val="24"/>
          <w:szCs w:val="24"/>
        </w:rPr>
        <w:t xml:space="preserve"> to </w:t>
      </w:r>
      <w:r w:rsidR="00FF00CE">
        <w:rPr>
          <w:rFonts w:ascii="Times New Roman" w:hAnsi="Times New Roman" w:cs="Times New Roman"/>
          <w:color w:val="231F20"/>
          <w:sz w:val="24"/>
          <w:szCs w:val="24"/>
        </w:rPr>
        <w:t>extend</w:t>
      </w:r>
      <w:r w:rsidR="00433F8E">
        <w:rPr>
          <w:rFonts w:ascii="Times New Roman" w:hAnsi="Times New Roman" w:cs="Times New Roman"/>
          <w:color w:val="231F20"/>
          <w:sz w:val="24"/>
          <w:szCs w:val="24"/>
        </w:rPr>
        <w:t xml:space="preserve"> </w:t>
      </w:r>
      <w:r w:rsidR="00BD43D5">
        <w:rPr>
          <w:rFonts w:ascii="Times New Roman" w:hAnsi="Times New Roman" w:cs="Times New Roman"/>
          <w:color w:val="231F20"/>
          <w:sz w:val="24"/>
          <w:szCs w:val="24"/>
        </w:rPr>
        <w:t>curiosity t</w:t>
      </w:r>
      <w:r w:rsidR="00433F8E">
        <w:rPr>
          <w:rFonts w:ascii="Times New Roman" w:hAnsi="Times New Roman" w:cs="Times New Roman"/>
          <w:color w:val="231F20"/>
          <w:sz w:val="24"/>
          <w:szCs w:val="24"/>
        </w:rPr>
        <w:t>hat otherwise might be short-lived.</w:t>
      </w:r>
      <w:r w:rsidR="00D23139">
        <w:rPr>
          <w:rFonts w:ascii="Times New Roman" w:hAnsi="Times New Roman" w:cs="Times New Roman"/>
          <w:color w:val="231F20"/>
          <w:sz w:val="24"/>
          <w:szCs w:val="24"/>
        </w:rPr>
        <w:t xml:space="preserve"> [1</w:t>
      </w:r>
      <w:r w:rsidR="00AD7576">
        <w:rPr>
          <w:rFonts w:ascii="Times New Roman" w:hAnsi="Times New Roman" w:cs="Times New Roman"/>
          <w:color w:val="231F20"/>
          <w:sz w:val="24"/>
          <w:szCs w:val="24"/>
        </w:rPr>
        <w:t>9</w:t>
      </w:r>
      <w:r w:rsidR="00D7475E">
        <w:rPr>
          <w:rFonts w:ascii="Times New Roman" w:hAnsi="Times New Roman" w:cs="Times New Roman"/>
          <w:color w:val="231F20"/>
          <w:sz w:val="24"/>
          <w:szCs w:val="24"/>
        </w:rPr>
        <w:t>, p. 53</w:t>
      </w:r>
      <w:r w:rsidR="00D23139">
        <w:rPr>
          <w:rFonts w:ascii="Times New Roman" w:hAnsi="Times New Roman" w:cs="Times New Roman"/>
          <w:color w:val="231F20"/>
          <w:sz w:val="24"/>
          <w:szCs w:val="24"/>
        </w:rPr>
        <w:t>]</w:t>
      </w:r>
    </w:p>
    <w:p w14:paraId="464294B0" w14:textId="2066E69F" w:rsidR="00A40531" w:rsidRDefault="00AA6B1D" w:rsidP="005C6769">
      <w:pPr>
        <w:pStyle w:val="BodyText"/>
        <w:tabs>
          <w:tab w:val="left" w:pos="720"/>
        </w:tabs>
        <w:spacing w:line="213"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51499F" w:rsidRPr="007A1039">
        <w:rPr>
          <w:rFonts w:ascii="Times New Roman" w:hAnsi="Times New Roman" w:cs="Times New Roman"/>
          <w:color w:val="231F20"/>
          <w:sz w:val="24"/>
          <w:szCs w:val="24"/>
        </w:rPr>
        <w:t xml:space="preserve"> best hope </w:t>
      </w:r>
      <w:r w:rsidR="00BD449A">
        <w:rPr>
          <w:rFonts w:ascii="Times New Roman" w:hAnsi="Times New Roman" w:cs="Times New Roman"/>
          <w:color w:val="231F20"/>
          <w:sz w:val="24"/>
          <w:szCs w:val="24"/>
        </w:rPr>
        <w:t xml:space="preserve">to save species and </w:t>
      </w:r>
      <w:r w:rsidR="009C04F9">
        <w:rPr>
          <w:rFonts w:ascii="Times New Roman" w:hAnsi="Times New Roman" w:cs="Times New Roman"/>
          <w:color w:val="231F20"/>
          <w:sz w:val="24"/>
          <w:szCs w:val="24"/>
        </w:rPr>
        <w:t xml:space="preserve">to </w:t>
      </w:r>
      <w:r w:rsidR="00BD449A">
        <w:rPr>
          <w:rFonts w:ascii="Times New Roman" w:hAnsi="Times New Roman" w:cs="Times New Roman"/>
          <w:color w:val="231F20"/>
          <w:sz w:val="24"/>
          <w:szCs w:val="24"/>
        </w:rPr>
        <w:t>stem climate change</w:t>
      </w:r>
      <w:r w:rsidR="0051499F" w:rsidRPr="007A1039">
        <w:rPr>
          <w:rFonts w:ascii="Times New Roman" w:hAnsi="Times New Roman" w:cs="Times New Roman"/>
          <w:color w:val="231F20"/>
          <w:sz w:val="24"/>
          <w:szCs w:val="24"/>
        </w:rPr>
        <w:t xml:space="preserve"> is for children to </w:t>
      </w:r>
      <w:r w:rsidR="00416B8C">
        <w:rPr>
          <w:rFonts w:ascii="Times New Roman" w:hAnsi="Times New Roman" w:cs="Times New Roman"/>
          <w:color w:val="231F20"/>
          <w:sz w:val="24"/>
          <w:szCs w:val="24"/>
        </w:rPr>
        <w:t xml:space="preserve">fall in love with </w:t>
      </w:r>
      <w:r w:rsidR="00300899">
        <w:rPr>
          <w:rFonts w:ascii="Times New Roman" w:hAnsi="Times New Roman" w:cs="Times New Roman"/>
          <w:color w:val="231F20"/>
          <w:sz w:val="24"/>
          <w:szCs w:val="24"/>
        </w:rPr>
        <w:t>a</w:t>
      </w:r>
      <w:r w:rsidR="00416B8C">
        <w:rPr>
          <w:rFonts w:ascii="Times New Roman" w:hAnsi="Times New Roman" w:cs="Times New Roman"/>
          <w:color w:val="231F20"/>
          <w:sz w:val="24"/>
          <w:szCs w:val="24"/>
        </w:rPr>
        <w:t xml:space="preserve"> </w:t>
      </w:r>
      <w:r w:rsidR="00D112A7">
        <w:rPr>
          <w:rFonts w:ascii="Times New Roman" w:hAnsi="Times New Roman" w:cs="Times New Roman"/>
          <w:color w:val="231F20"/>
          <w:sz w:val="24"/>
          <w:szCs w:val="24"/>
        </w:rPr>
        <w:t xml:space="preserve">complex </w:t>
      </w:r>
      <w:r w:rsidR="00416B8C">
        <w:rPr>
          <w:rFonts w:ascii="Times New Roman" w:hAnsi="Times New Roman" w:cs="Times New Roman"/>
          <w:color w:val="231F20"/>
          <w:sz w:val="24"/>
          <w:szCs w:val="24"/>
        </w:rPr>
        <w:t>topic</w:t>
      </w:r>
      <w:r w:rsidR="00613ACD">
        <w:rPr>
          <w:rFonts w:ascii="Times New Roman" w:hAnsi="Times New Roman" w:cs="Times New Roman"/>
          <w:color w:val="231F20"/>
          <w:sz w:val="24"/>
          <w:szCs w:val="24"/>
        </w:rPr>
        <w:t xml:space="preserve"> that relates to the well-being of Earth and its life-forms</w:t>
      </w:r>
      <w:r w:rsidR="00D112A7">
        <w:rPr>
          <w:rFonts w:ascii="Times New Roman" w:hAnsi="Times New Roman" w:cs="Times New Roman"/>
          <w:color w:val="231F20"/>
          <w:sz w:val="24"/>
          <w:szCs w:val="24"/>
        </w:rPr>
        <w:t>:</w:t>
      </w:r>
      <w:r w:rsidR="00300899">
        <w:rPr>
          <w:rFonts w:ascii="Times New Roman" w:hAnsi="Times New Roman" w:cs="Times New Roman"/>
          <w:color w:val="231F20"/>
          <w:sz w:val="24"/>
          <w:szCs w:val="24"/>
        </w:rPr>
        <w:t xml:space="preserve"> Evolution fills the bill.</w:t>
      </w:r>
      <w:r w:rsidR="00D112A7">
        <w:rPr>
          <w:rFonts w:ascii="Times New Roman" w:hAnsi="Times New Roman" w:cs="Times New Roman"/>
          <w:color w:val="231F20"/>
          <w:sz w:val="24"/>
          <w:szCs w:val="24"/>
        </w:rPr>
        <w:t xml:space="preserve"> It</w:t>
      </w:r>
      <w:r w:rsidR="0051499F" w:rsidRPr="007A1039">
        <w:rPr>
          <w:rFonts w:ascii="Times New Roman" w:hAnsi="Times New Roman" w:cs="Times New Roman"/>
          <w:color w:val="231F20"/>
          <w:spacing w:val="-7"/>
          <w:sz w:val="24"/>
          <w:szCs w:val="24"/>
        </w:rPr>
        <w:t xml:space="preserve"> </w:t>
      </w:r>
      <w:r w:rsidR="0051499F" w:rsidRPr="007A1039">
        <w:rPr>
          <w:rFonts w:ascii="Times New Roman" w:hAnsi="Times New Roman" w:cs="Times New Roman"/>
          <w:color w:val="231F20"/>
          <w:sz w:val="24"/>
          <w:szCs w:val="24"/>
        </w:rPr>
        <w:t>evoke</w:t>
      </w:r>
      <w:r w:rsidR="00300899">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A86F2E">
        <w:rPr>
          <w:rFonts w:ascii="Times New Roman" w:hAnsi="Times New Roman" w:cs="Times New Roman"/>
          <w:color w:val="231F20"/>
          <w:sz w:val="24"/>
          <w:szCs w:val="24"/>
        </w:rPr>
        <w:t xml:space="preserve">curiosity, </w:t>
      </w:r>
      <w:r w:rsidR="0051499F" w:rsidRPr="007A1039">
        <w:rPr>
          <w:rFonts w:ascii="Times New Roman" w:hAnsi="Times New Roman" w:cs="Times New Roman"/>
          <w:color w:val="231F20"/>
          <w:sz w:val="24"/>
          <w:szCs w:val="24"/>
        </w:rPr>
        <w:t xml:space="preserve">exploration, imagination, </w:t>
      </w:r>
      <w:r w:rsidR="00834E78">
        <w:rPr>
          <w:rFonts w:ascii="Times New Roman" w:hAnsi="Times New Roman" w:cs="Times New Roman"/>
          <w:color w:val="231F20"/>
          <w:sz w:val="24"/>
          <w:szCs w:val="24"/>
        </w:rPr>
        <w:t>passion,</w:t>
      </w:r>
      <w:r w:rsidR="00CD7468">
        <w:rPr>
          <w:rFonts w:ascii="Times New Roman" w:hAnsi="Times New Roman" w:cs="Times New Roman"/>
          <w:color w:val="231F20"/>
          <w:sz w:val="24"/>
          <w:szCs w:val="24"/>
        </w:rPr>
        <w:t xml:space="preserve"> and</w:t>
      </w:r>
      <w:r w:rsidR="00834E78">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f</w:t>
      </w:r>
      <w:r w:rsidR="0051499F" w:rsidRPr="007A1039">
        <w:rPr>
          <w:rFonts w:ascii="Times New Roman" w:hAnsi="Times New Roman" w:cs="Times New Roman"/>
          <w:color w:val="231F20"/>
          <w:sz w:val="24"/>
          <w:szCs w:val="24"/>
        </w:rPr>
        <w:t>urther question</w:t>
      </w:r>
      <w:r w:rsidR="00CD7468">
        <w:rPr>
          <w:rFonts w:ascii="Times New Roman" w:hAnsi="Times New Roman" w:cs="Times New Roman"/>
          <w:color w:val="231F20"/>
          <w:sz w:val="24"/>
          <w:szCs w:val="24"/>
        </w:rPr>
        <w:t>s</w:t>
      </w:r>
      <w:r w:rsidR="00033903">
        <w:rPr>
          <w:rFonts w:ascii="Times New Roman" w:hAnsi="Times New Roman" w:cs="Times New Roman"/>
          <w:color w:val="231F20"/>
          <w:sz w:val="24"/>
          <w:szCs w:val="24"/>
        </w:rPr>
        <w:t>.</w:t>
      </w:r>
    </w:p>
    <w:p w14:paraId="0E28367A" w14:textId="77777777" w:rsidR="004E1103" w:rsidRDefault="005C6769" w:rsidP="00481937">
      <w:pPr>
        <w:pStyle w:val="BodyText"/>
        <w:tabs>
          <w:tab w:val="left" w:pos="720"/>
        </w:tabs>
        <w:spacing w:line="213"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p>
    <w:p w14:paraId="3065F31C" w14:textId="60FBA0C1" w:rsidR="0051499F" w:rsidRPr="007A1039" w:rsidRDefault="004E1103" w:rsidP="00481937">
      <w:pPr>
        <w:pStyle w:val="BodyText"/>
        <w:tabs>
          <w:tab w:val="left" w:pos="720"/>
        </w:tabs>
        <w:spacing w:line="213" w:lineRule="auto"/>
        <w:ind w:right="-270" w:firstLine="720"/>
        <w:rPr>
          <w:rFonts w:ascii="Times New Roman" w:hAnsi="Times New Roman" w:cs="Times New Roman"/>
          <w:sz w:val="24"/>
          <w:szCs w:val="24"/>
        </w:rPr>
      </w:pPr>
      <w:r>
        <w:rPr>
          <w:rFonts w:ascii="Times New Roman" w:hAnsi="Times New Roman" w:cs="Times New Roman"/>
          <w:b/>
          <w:bCs/>
          <w:color w:val="231F20"/>
          <w:sz w:val="24"/>
          <w:szCs w:val="24"/>
        </w:rPr>
        <w:t>Asking Good Questions</w:t>
      </w:r>
      <w:r w:rsidR="00B63444">
        <w:rPr>
          <w:rFonts w:ascii="Times New Roman" w:hAnsi="Times New Roman" w:cs="Times New Roman"/>
          <w:b/>
          <w:bCs/>
          <w:color w:val="231F20"/>
          <w:sz w:val="24"/>
          <w:szCs w:val="24"/>
        </w:rPr>
        <w:t xml:space="preserve">. </w:t>
      </w:r>
      <w:r w:rsidR="005C6769">
        <w:rPr>
          <w:rFonts w:ascii="Times New Roman" w:hAnsi="Times New Roman" w:cs="Times New Roman"/>
          <w:color w:val="231F20"/>
          <w:sz w:val="24"/>
          <w:szCs w:val="24"/>
        </w:rPr>
        <w:t>Your most effective tool</w:t>
      </w:r>
      <w:r w:rsidR="00A40531">
        <w:rPr>
          <w:rFonts w:ascii="Times New Roman" w:hAnsi="Times New Roman" w:cs="Times New Roman"/>
          <w:color w:val="231F20"/>
          <w:sz w:val="24"/>
          <w:szCs w:val="24"/>
        </w:rPr>
        <w:t xml:space="preserve"> to teach any subject, especially one as complex as evolution,</w:t>
      </w:r>
      <w:r w:rsidR="005C6769">
        <w:rPr>
          <w:rFonts w:ascii="Times New Roman" w:hAnsi="Times New Roman" w:cs="Times New Roman"/>
          <w:color w:val="231F20"/>
          <w:sz w:val="24"/>
          <w:szCs w:val="24"/>
        </w:rPr>
        <w:t xml:space="preserve"> is the</w:t>
      </w:r>
      <w:r w:rsidR="009557EC" w:rsidRPr="005C6769">
        <w:rPr>
          <w:rFonts w:ascii="Times New Roman" w:hAnsi="Times New Roman" w:cs="Times New Roman"/>
          <w:color w:val="231F20"/>
          <w:sz w:val="24"/>
          <w:szCs w:val="24"/>
        </w:rPr>
        <w:t xml:space="preserve"> </w:t>
      </w:r>
      <w:r w:rsidR="005C6769">
        <w:rPr>
          <w:rFonts w:ascii="Times New Roman" w:hAnsi="Times New Roman" w:cs="Times New Roman"/>
          <w:color w:val="231F20"/>
          <w:sz w:val="24"/>
          <w:szCs w:val="24"/>
        </w:rPr>
        <w:t>q</w:t>
      </w:r>
      <w:r w:rsidR="009557EC" w:rsidRPr="005C6769">
        <w:rPr>
          <w:rFonts w:ascii="Times New Roman" w:hAnsi="Times New Roman" w:cs="Times New Roman"/>
          <w:color w:val="231F20"/>
          <w:sz w:val="24"/>
          <w:szCs w:val="24"/>
        </w:rPr>
        <w:t>uestions</w:t>
      </w:r>
      <w:r w:rsidR="005C6769" w:rsidRPr="005C6769">
        <w:rPr>
          <w:rFonts w:ascii="Times New Roman" w:hAnsi="Times New Roman" w:cs="Times New Roman"/>
          <w:color w:val="231F20"/>
          <w:sz w:val="24"/>
          <w:szCs w:val="24"/>
        </w:rPr>
        <w:t xml:space="preserve"> you ask.</w:t>
      </w:r>
      <w:r w:rsidR="00A40531">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Children</w:t>
      </w:r>
      <w:r w:rsidR="00834E78">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are innately curious</w:t>
      </w:r>
      <w:r w:rsidR="00D801DE">
        <w:rPr>
          <w:rFonts w:ascii="Times New Roman" w:hAnsi="Times New Roman" w:cs="Times New Roman"/>
          <w:color w:val="231F20"/>
          <w:sz w:val="24"/>
          <w:szCs w:val="24"/>
        </w:rPr>
        <w:t>. They</w:t>
      </w:r>
      <w:r w:rsidR="003D3E97">
        <w:rPr>
          <w:rFonts w:ascii="Times New Roman" w:hAnsi="Times New Roman" w:cs="Times New Roman"/>
          <w:color w:val="231F20"/>
          <w:sz w:val="24"/>
          <w:szCs w:val="24"/>
        </w:rPr>
        <w:t xml:space="preserve"> </w:t>
      </w:r>
      <w:r w:rsidR="00834E78">
        <w:rPr>
          <w:rFonts w:ascii="Times New Roman" w:hAnsi="Times New Roman" w:cs="Times New Roman"/>
          <w:color w:val="231F20"/>
          <w:sz w:val="24"/>
          <w:szCs w:val="24"/>
        </w:rPr>
        <w:t xml:space="preserve">may ask </w:t>
      </w:r>
      <w:r w:rsidR="00917EC6">
        <w:rPr>
          <w:rFonts w:ascii="Times New Roman" w:hAnsi="Times New Roman" w:cs="Times New Roman"/>
          <w:color w:val="231F20"/>
          <w:sz w:val="24"/>
          <w:szCs w:val="24"/>
        </w:rPr>
        <w:t xml:space="preserve">about evolution </w:t>
      </w:r>
      <w:r w:rsidR="00A40531">
        <w:rPr>
          <w:rFonts w:ascii="Times New Roman" w:hAnsi="Times New Roman" w:cs="Times New Roman"/>
          <w:color w:val="231F20"/>
          <w:sz w:val="24"/>
          <w:szCs w:val="24"/>
        </w:rPr>
        <w:t xml:space="preserve">on their own </w:t>
      </w:r>
      <w:r w:rsidR="00834E78">
        <w:rPr>
          <w:rFonts w:ascii="Times New Roman" w:hAnsi="Times New Roman" w:cs="Times New Roman"/>
          <w:color w:val="231F20"/>
          <w:sz w:val="24"/>
          <w:szCs w:val="24"/>
        </w:rPr>
        <w:t>or their</w:t>
      </w:r>
      <w:r w:rsidR="0051499F" w:rsidRPr="007A1039">
        <w:rPr>
          <w:rFonts w:ascii="Times New Roman" w:hAnsi="Times New Roman" w:cs="Times New Roman"/>
          <w:color w:val="231F20"/>
          <w:sz w:val="24"/>
          <w:szCs w:val="24"/>
        </w:rPr>
        <w:t xml:space="preserve"> interest </w:t>
      </w:r>
      <w:r w:rsidR="00834E78">
        <w:rPr>
          <w:rFonts w:ascii="Times New Roman" w:hAnsi="Times New Roman" w:cs="Times New Roman"/>
          <w:color w:val="231F20"/>
          <w:sz w:val="24"/>
          <w:szCs w:val="24"/>
        </w:rPr>
        <w:t>may</w:t>
      </w:r>
      <w:r w:rsidR="0051499F" w:rsidRPr="007A1039">
        <w:rPr>
          <w:rFonts w:ascii="Times New Roman" w:hAnsi="Times New Roman" w:cs="Times New Roman"/>
          <w:color w:val="231F20"/>
          <w:sz w:val="24"/>
          <w:szCs w:val="24"/>
        </w:rPr>
        <w:t xml:space="preserve"> be roused by </w:t>
      </w:r>
      <w:r w:rsidR="009937DB">
        <w:rPr>
          <w:rFonts w:ascii="Times New Roman" w:hAnsi="Times New Roman" w:cs="Times New Roman"/>
          <w:color w:val="231F20"/>
          <w:sz w:val="24"/>
          <w:szCs w:val="24"/>
        </w:rPr>
        <w:t xml:space="preserve">your </w:t>
      </w:r>
      <w:r w:rsidR="0051499F" w:rsidRPr="007A1039">
        <w:rPr>
          <w:rFonts w:ascii="Times New Roman" w:hAnsi="Times New Roman" w:cs="Times New Roman"/>
          <w:color w:val="231F20"/>
          <w:sz w:val="24"/>
          <w:szCs w:val="24"/>
        </w:rPr>
        <w:t>questions</w:t>
      </w:r>
      <w:r w:rsidR="00033903">
        <w:rPr>
          <w:rFonts w:ascii="Times New Roman" w:hAnsi="Times New Roman" w:cs="Times New Roman"/>
          <w:color w:val="231F20"/>
          <w:sz w:val="24"/>
          <w:szCs w:val="24"/>
        </w:rPr>
        <w:t>. Here are a few:</w:t>
      </w:r>
    </w:p>
    <w:p w14:paraId="7B8F0253" w14:textId="771A6BC4" w:rsidR="005E532F" w:rsidRDefault="0051499F" w:rsidP="007C378C">
      <w:pPr>
        <w:pStyle w:val="BodyText"/>
        <w:tabs>
          <w:tab w:val="left" w:pos="900"/>
        </w:tabs>
        <w:spacing w:line="228" w:lineRule="auto"/>
        <w:ind w:left="720" w:right="-18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did the first person come from?</w:t>
      </w:r>
    </w:p>
    <w:p w14:paraId="1D5ACD54" w14:textId="77777777" w:rsidR="00B21E89" w:rsidRPr="007A1039" w:rsidRDefault="00B21E89" w:rsidP="00B21E89">
      <w:pPr>
        <w:pStyle w:val="BodyText"/>
        <w:tabs>
          <w:tab w:val="left" w:pos="900"/>
        </w:tabs>
        <w:spacing w:line="228" w:lineRule="auto"/>
        <w:ind w:left="720" w:right="-180" w:hanging="1"/>
        <w:rPr>
          <w:rFonts w:ascii="Times New Roman" w:hAnsi="Times New Roman" w:cs="Times New Roman"/>
          <w:sz w:val="24"/>
          <w:szCs w:val="24"/>
        </w:rPr>
      </w:pPr>
      <w:r w:rsidRPr="007A1039">
        <w:rPr>
          <w:rFonts w:ascii="Times New Roman" w:hAnsi="Times New Roman" w:cs="Times New Roman"/>
          <w:color w:val="231F20"/>
          <w:sz w:val="24"/>
          <w:szCs w:val="24"/>
        </w:rPr>
        <w:t>When did the first person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appear?</w:t>
      </w:r>
    </w:p>
    <w:p w14:paraId="620C8C35" w14:textId="13613057"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paleontologists do?</w:t>
      </w:r>
    </w:p>
    <w:p w14:paraId="12883DCB" w14:textId="35C36670"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(Or, as Jonathan asked, </w:t>
      </w:r>
      <w:r>
        <w:rPr>
          <w:rFonts w:ascii="Times New Roman" w:hAnsi="Times New Roman" w:cs="Times New Roman"/>
          <w:i/>
          <w:iCs/>
          <w:color w:val="231F20"/>
          <w:sz w:val="24"/>
          <w:szCs w:val="24"/>
        </w:rPr>
        <w:t>“How do they get those old bones to stick together anyway?”)</w:t>
      </w:r>
    </w:p>
    <w:p w14:paraId="3BE2B292" w14:textId="77777777" w:rsidR="009937DB" w:rsidRDefault="005E532F"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does “sociality” mean?</w:t>
      </w:r>
    </w:p>
    <w:p w14:paraId="7A55C0CD" w14:textId="243D9BEC" w:rsidR="009937DB"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Are humans a social species?</w:t>
      </w:r>
    </w:p>
    <w:p w14:paraId="6A938047" w14:textId="0EF12F5D" w:rsidR="00FA4465" w:rsidRPr="00FA4465" w:rsidRDefault="00FA4465" w:rsidP="007C378C">
      <w:pPr>
        <w:pStyle w:val="BodyText"/>
        <w:tabs>
          <w:tab w:val="left" w:pos="900"/>
        </w:tabs>
        <w:spacing w:line="228" w:lineRule="auto"/>
        <w:ind w:left="720" w:right="-180" w:hanging="1"/>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(As Dorothy volunteered condescendingly: </w:t>
      </w:r>
      <w:r>
        <w:rPr>
          <w:rFonts w:ascii="Times New Roman" w:hAnsi="Times New Roman" w:cs="Times New Roman"/>
          <w:i/>
          <w:iCs/>
          <w:color w:val="231F20"/>
          <w:sz w:val="24"/>
          <w:szCs w:val="24"/>
        </w:rPr>
        <w:t>“Of course! We go to lots</w:t>
      </w:r>
      <w:r w:rsidR="006A4CC9">
        <w:rPr>
          <w:rFonts w:ascii="Times New Roman" w:hAnsi="Times New Roman" w:cs="Times New Roman"/>
          <w:i/>
          <w:iCs/>
          <w:color w:val="231F20"/>
          <w:sz w:val="24"/>
          <w:szCs w:val="24"/>
        </w:rPr>
        <w:t xml:space="preserve">a </w:t>
      </w:r>
      <w:r>
        <w:rPr>
          <w:rFonts w:ascii="Times New Roman" w:hAnsi="Times New Roman" w:cs="Times New Roman"/>
          <w:i/>
          <w:iCs/>
          <w:color w:val="231F20"/>
          <w:sz w:val="24"/>
          <w:szCs w:val="24"/>
        </w:rPr>
        <w:t>birthday parties!”)</w:t>
      </w:r>
    </w:p>
    <w:p w14:paraId="753E1F8D" w14:textId="2A5B9C49" w:rsidR="009937DB" w:rsidRDefault="009953F4"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Do you</w:t>
      </w:r>
      <w:r w:rsidR="009937DB">
        <w:rPr>
          <w:rFonts w:ascii="Times New Roman" w:hAnsi="Times New Roman" w:cs="Times New Roman"/>
          <w:color w:val="231F20"/>
          <w:sz w:val="24"/>
          <w:szCs w:val="24"/>
        </w:rPr>
        <w:t xml:space="preserve"> see sociability </w:t>
      </w:r>
      <w:r w:rsidR="002324F2">
        <w:rPr>
          <w:rFonts w:ascii="Times New Roman" w:hAnsi="Times New Roman" w:cs="Times New Roman"/>
          <w:color w:val="231F20"/>
          <w:sz w:val="24"/>
          <w:szCs w:val="24"/>
        </w:rPr>
        <w:t xml:space="preserve">among </w:t>
      </w:r>
      <w:r w:rsidR="009937DB">
        <w:rPr>
          <w:rFonts w:ascii="Times New Roman" w:hAnsi="Times New Roman" w:cs="Times New Roman"/>
          <w:color w:val="231F20"/>
          <w:sz w:val="24"/>
          <w:szCs w:val="24"/>
        </w:rPr>
        <w:t>our class</w:t>
      </w:r>
      <w:r w:rsidR="002324F2">
        <w:rPr>
          <w:rFonts w:ascii="Times New Roman" w:hAnsi="Times New Roman" w:cs="Times New Roman"/>
          <w:color w:val="231F20"/>
          <w:sz w:val="24"/>
          <w:szCs w:val="24"/>
        </w:rPr>
        <w:t>mates</w:t>
      </w:r>
      <w:r w:rsidR="009937DB">
        <w:rPr>
          <w:rFonts w:ascii="Times New Roman" w:hAnsi="Times New Roman" w:cs="Times New Roman"/>
          <w:color w:val="231F20"/>
          <w:sz w:val="24"/>
          <w:szCs w:val="24"/>
        </w:rPr>
        <w:t>?</w:t>
      </w:r>
    </w:p>
    <w:p w14:paraId="178765A7" w14:textId="5A415E31"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(Joey, emphatically: </w:t>
      </w:r>
      <w:r w:rsidRPr="00FA4465">
        <w:rPr>
          <w:rFonts w:ascii="Times New Roman" w:hAnsi="Times New Roman" w:cs="Times New Roman"/>
          <w:i/>
          <w:iCs/>
          <w:color w:val="231F20"/>
          <w:sz w:val="24"/>
          <w:szCs w:val="24"/>
        </w:rPr>
        <w:t>“It ain’t so nice and social when we fight on the playground!”</w:t>
      </w:r>
      <w:r>
        <w:rPr>
          <w:rFonts w:ascii="Times New Roman" w:hAnsi="Times New Roman" w:cs="Times New Roman"/>
          <w:color w:val="231F20"/>
          <w:sz w:val="24"/>
          <w:szCs w:val="24"/>
        </w:rPr>
        <w:t>)</w:t>
      </w:r>
    </w:p>
    <w:p w14:paraId="0ADF9BFC" w14:textId="7F409451" w:rsidR="006F4B0A" w:rsidRDefault="009937DB"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What do anthropologists do?</w:t>
      </w:r>
      <w:r w:rsidR="0051499F" w:rsidRPr="007A1039">
        <w:rPr>
          <w:rFonts w:ascii="Times New Roman" w:hAnsi="Times New Roman" w:cs="Times New Roman"/>
          <w:color w:val="231F20"/>
          <w:sz w:val="24"/>
          <w:szCs w:val="24"/>
        </w:rPr>
        <w:t xml:space="preserve"> </w:t>
      </w:r>
    </w:p>
    <w:p w14:paraId="6B86E06F" w14:textId="48A7F3C8" w:rsidR="002324F2" w:rsidRDefault="002324F2"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What about </w:t>
      </w:r>
      <w:r w:rsidRPr="00FA4465">
        <w:rPr>
          <w:rFonts w:ascii="Times New Roman" w:hAnsi="Times New Roman" w:cs="Times New Roman"/>
          <w:i/>
          <w:iCs/>
          <w:color w:val="231F20"/>
          <w:sz w:val="24"/>
          <w:szCs w:val="24"/>
        </w:rPr>
        <w:t>us</w:t>
      </w:r>
      <w:r>
        <w:rPr>
          <w:rFonts w:ascii="Times New Roman" w:hAnsi="Times New Roman" w:cs="Times New Roman"/>
          <w:color w:val="231F20"/>
          <w:sz w:val="24"/>
          <w:szCs w:val="24"/>
        </w:rPr>
        <w:t xml:space="preserve"> would interest anthropologists?</w:t>
      </w:r>
    </w:p>
    <w:p w14:paraId="6E401F7D" w14:textId="4AB31F85" w:rsidR="00FA4465" w:rsidRDefault="00FA4465" w:rsidP="007C378C">
      <w:pPr>
        <w:pStyle w:val="BodyText"/>
        <w:tabs>
          <w:tab w:val="left" w:pos="900"/>
        </w:tabs>
        <w:spacing w:line="228" w:lineRule="auto"/>
        <w:ind w:left="720" w:right="-18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(Barb: </w:t>
      </w:r>
      <w:r>
        <w:rPr>
          <w:rFonts w:ascii="Times New Roman" w:hAnsi="Times New Roman" w:cs="Times New Roman"/>
          <w:i/>
          <w:iCs/>
          <w:color w:val="231F20"/>
          <w:sz w:val="24"/>
          <w:szCs w:val="24"/>
        </w:rPr>
        <w:t>They’d like to see that line of what we done</w:t>
      </w:r>
      <w:r w:rsidR="006A4CC9">
        <w:rPr>
          <w:rFonts w:ascii="Times New Roman" w:hAnsi="Times New Roman" w:cs="Times New Roman"/>
          <w:i/>
          <w:iCs/>
          <w:color w:val="231F20"/>
          <w:sz w:val="24"/>
          <w:szCs w:val="24"/>
        </w:rPr>
        <w:t xml:space="preserve"> </w:t>
      </w:r>
      <w:r w:rsidR="00525ED0">
        <w:rPr>
          <w:rFonts w:ascii="Times New Roman" w:hAnsi="Times New Roman" w:cs="Times New Roman"/>
          <w:color w:val="231F20"/>
          <w:sz w:val="24"/>
          <w:szCs w:val="24"/>
        </w:rPr>
        <w:t xml:space="preserve">[sic] </w:t>
      </w:r>
      <w:r w:rsidR="006A4CC9">
        <w:rPr>
          <w:rFonts w:ascii="Times New Roman" w:hAnsi="Times New Roman" w:cs="Times New Roman"/>
          <w:i/>
          <w:iCs/>
          <w:color w:val="231F20"/>
          <w:sz w:val="24"/>
          <w:szCs w:val="24"/>
        </w:rPr>
        <w:t xml:space="preserve">with those pictures.” </w:t>
      </w:r>
      <w:r w:rsidR="00033903">
        <w:rPr>
          <w:rFonts w:ascii="Times New Roman" w:hAnsi="Times New Roman" w:cs="Times New Roman"/>
          <w:color w:val="231F20"/>
          <w:sz w:val="24"/>
          <w:szCs w:val="24"/>
        </w:rPr>
        <w:t>(</w:t>
      </w:r>
      <w:r w:rsidR="006A4CC9">
        <w:rPr>
          <w:rFonts w:ascii="Times New Roman" w:hAnsi="Times New Roman" w:cs="Times New Roman"/>
          <w:color w:val="231F20"/>
          <w:sz w:val="24"/>
          <w:szCs w:val="24"/>
        </w:rPr>
        <w:t>The class had made a timeline from the start of the schoolyear with drawings and photos.)</w:t>
      </w:r>
    </w:p>
    <w:p w14:paraId="54CD12A6" w14:textId="3783A480" w:rsidR="004E0173" w:rsidRPr="004E0173" w:rsidRDefault="004E0173" w:rsidP="007C378C">
      <w:pPr>
        <w:pStyle w:val="BodyText"/>
        <w:tabs>
          <w:tab w:val="left" w:pos="900"/>
        </w:tabs>
        <w:spacing w:line="228" w:lineRule="auto"/>
        <w:ind w:left="720" w:right="-180" w:hanging="1"/>
      </w:pPr>
      <w:r>
        <w:rPr>
          <w:rFonts w:ascii="Times New Roman" w:hAnsi="Times New Roman" w:cs="Times New Roman"/>
          <w:color w:val="231F20"/>
          <w:sz w:val="24"/>
          <w:szCs w:val="24"/>
        </w:rPr>
        <w:t xml:space="preserve">What do </w:t>
      </w:r>
      <w:r w:rsidR="00FF54AC">
        <w:rPr>
          <w:rFonts w:ascii="Times New Roman" w:hAnsi="Times New Roman" w:cs="Times New Roman"/>
          <w:i/>
          <w:iCs/>
          <w:color w:val="231F20"/>
          <w:sz w:val="24"/>
          <w:szCs w:val="24"/>
        </w:rPr>
        <w:t>paleo</w:t>
      </w:r>
      <w:r w:rsidR="00FF54AC">
        <w:t>anthropologists</w:t>
      </w:r>
      <w:r>
        <w:t xml:space="preserve"> do?</w:t>
      </w:r>
    </w:p>
    <w:p w14:paraId="37820183" w14:textId="68879E5D" w:rsidR="0051499F" w:rsidRDefault="0051499F" w:rsidP="007C378C">
      <w:pPr>
        <w:pStyle w:val="BodyText"/>
        <w:tabs>
          <w:tab w:val="left" w:pos="900"/>
        </w:tabs>
        <w:spacing w:line="262" w:lineRule="exact"/>
        <w:ind w:left="72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did birds get wings?</w:t>
      </w:r>
    </w:p>
    <w:p w14:paraId="35D35683" w14:textId="3ED48E48" w:rsidR="008E10CE" w:rsidRDefault="008E10CE"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How did birds learn to fly?</w:t>
      </w:r>
    </w:p>
    <w:p w14:paraId="7B633FE9" w14:textId="4A376C68" w:rsidR="009937DB" w:rsidRDefault="009937DB"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Are birds social?</w:t>
      </w:r>
    </w:p>
    <w:p w14:paraId="4B46AEB1" w14:textId="636C3B97" w:rsidR="006A4CC9" w:rsidRPr="006A4CC9" w:rsidRDefault="006A4CC9"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(Oliver, emphatically: </w:t>
      </w:r>
      <w:r>
        <w:rPr>
          <w:rFonts w:ascii="Times New Roman" w:hAnsi="Times New Roman" w:cs="Times New Roman"/>
          <w:i/>
          <w:iCs/>
          <w:color w:val="231F20"/>
          <w:sz w:val="24"/>
          <w:szCs w:val="24"/>
        </w:rPr>
        <w:t>“Of course! Don’t you see how they come in groups when they take a bath in the fountain?”</w:t>
      </w:r>
      <w:r w:rsidR="004B45EE">
        <w:rPr>
          <w:rFonts w:ascii="Times New Roman" w:hAnsi="Times New Roman" w:cs="Times New Roman"/>
          <w:i/>
          <w:iCs/>
          <w:color w:val="231F20"/>
          <w:sz w:val="24"/>
          <w:szCs w:val="24"/>
        </w:rPr>
        <w:t xml:space="preserve"> </w:t>
      </w:r>
      <w:r w:rsidR="004B45EE">
        <w:rPr>
          <w:rFonts w:ascii="Times New Roman" w:hAnsi="Times New Roman" w:cs="Times New Roman"/>
          <w:color w:val="231F20"/>
          <w:sz w:val="24"/>
          <w:szCs w:val="24"/>
        </w:rPr>
        <w:t>(</w:t>
      </w:r>
      <w:r>
        <w:rPr>
          <w:rFonts w:ascii="Times New Roman" w:hAnsi="Times New Roman" w:cs="Times New Roman"/>
          <w:color w:val="231F20"/>
          <w:sz w:val="24"/>
          <w:szCs w:val="24"/>
        </w:rPr>
        <w:t>Oliver referred to the town’s major attraction, a huge fountain in front of Town Hall.)</w:t>
      </w:r>
    </w:p>
    <w:p w14:paraId="0B80F679" w14:textId="7CBE76D0" w:rsidR="0048588A" w:rsidRDefault="0048588A" w:rsidP="007C378C">
      <w:pPr>
        <w:pStyle w:val="BodyText"/>
        <w:tabs>
          <w:tab w:val="left" w:pos="900"/>
        </w:tabs>
        <w:spacing w:line="262"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What is a fossil?</w:t>
      </w:r>
    </w:p>
    <w:p w14:paraId="31E113BB" w14:textId="451CA155" w:rsidR="00402FB0" w:rsidRPr="007A1039" w:rsidRDefault="00402FB0" w:rsidP="007C378C">
      <w:pPr>
        <w:pStyle w:val="BodyText"/>
        <w:tabs>
          <w:tab w:val="left" w:pos="900"/>
        </w:tabs>
        <w:spacing w:line="262" w:lineRule="exact"/>
        <w:ind w:left="720" w:hanging="1"/>
        <w:rPr>
          <w:rFonts w:ascii="Times New Roman" w:hAnsi="Times New Roman" w:cs="Times New Roman"/>
          <w:sz w:val="24"/>
          <w:szCs w:val="24"/>
        </w:rPr>
      </w:pPr>
      <w:r>
        <w:rPr>
          <w:rFonts w:ascii="Times New Roman" w:hAnsi="Times New Roman" w:cs="Times New Roman"/>
          <w:color w:val="231F20"/>
          <w:sz w:val="24"/>
          <w:szCs w:val="24"/>
        </w:rPr>
        <w:t>What is a skeleton?</w:t>
      </w:r>
    </w:p>
    <w:p w14:paraId="71DDBB96" w14:textId="3F08CAA0" w:rsidR="009937DB" w:rsidRDefault="009937DB" w:rsidP="007C378C">
      <w:pPr>
        <w:pStyle w:val="BodyText"/>
        <w:tabs>
          <w:tab w:val="left" w:pos="900"/>
        </w:tabs>
        <w:spacing w:line="271" w:lineRule="exact"/>
        <w:ind w:left="720" w:hanging="1"/>
        <w:rPr>
          <w:rFonts w:ascii="Times New Roman" w:hAnsi="Times New Roman" w:cs="Times New Roman"/>
          <w:color w:val="231F20"/>
          <w:sz w:val="24"/>
          <w:szCs w:val="24"/>
        </w:rPr>
      </w:pPr>
      <w:r>
        <w:rPr>
          <w:rFonts w:ascii="Times New Roman" w:hAnsi="Times New Roman" w:cs="Times New Roman"/>
          <w:color w:val="231F20"/>
          <w:sz w:val="24"/>
          <w:szCs w:val="24"/>
        </w:rPr>
        <w:t xml:space="preserve">Can skeletons </w:t>
      </w:r>
      <w:r w:rsidR="002324F2">
        <w:rPr>
          <w:rFonts w:ascii="Times New Roman" w:hAnsi="Times New Roman" w:cs="Times New Roman"/>
          <w:color w:val="231F20"/>
          <w:sz w:val="24"/>
          <w:szCs w:val="24"/>
        </w:rPr>
        <w:t xml:space="preserve">or fossils </w:t>
      </w:r>
      <w:r>
        <w:rPr>
          <w:rFonts w:ascii="Times New Roman" w:hAnsi="Times New Roman" w:cs="Times New Roman"/>
          <w:color w:val="231F20"/>
          <w:sz w:val="24"/>
          <w:szCs w:val="24"/>
        </w:rPr>
        <w:t>provide evidence of sociability?</w:t>
      </w:r>
    </w:p>
    <w:p w14:paraId="4F5233B7" w14:textId="7D5940A4" w:rsidR="006A4CC9" w:rsidRPr="006A4CC9" w:rsidRDefault="006A4CC9" w:rsidP="007C378C">
      <w:pPr>
        <w:pStyle w:val="BodyText"/>
        <w:tabs>
          <w:tab w:val="left" w:pos="900"/>
        </w:tabs>
        <w:spacing w:line="271" w:lineRule="exact"/>
        <w:ind w:left="720" w:hanging="1"/>
        <w:rPr>
          <w:rFonts w:ascii="Times New Roman" w:hAnsi="Times New Roman" w:cs="Times New Roman"/>
          <w:i/>
          <w:iCs/>
          <w:color w:val="231F20"/>
          <w:sz w:val="24"/>
          <w:szCs w:val="24"/>
        </w:rPr>
      </w:pPr>
      <w:r>
        <w:rPr>
          <w:rFonts w:ascii="Times New Roman" w:hAnsi="Times New Roman" w:cs="Times New Roman"/>
          <w:color w:val="231F20"/>
          <w:sz w:val="24"/>
          <w:szCs w:val="24"/>
        </w:rPr>
        <w:t>(</w:t>
      </w:r>
      <w:r>
        <w:rPr>
          <w:rFonts w:ascii="Times New Roman" w:hAnsi="Times New Roman" w:cs="Times New Roman"/>
          <w:i/>
          <w:iCs/>
          <w:color w:val="231F20"/>
          <w:sz w:val="24"/>
          <w:szCs w:val="24"/>
        </w:rPr>
        <w:t>“Good question!”</w:t>
      </w:r>
      <w:r>
        <w:rPr>
          <w:rFonts w:ascii="Times New Roman" w:hAnsi="Times New Roman" w:cs="Times New Roman"/>
          <w:color w:val="231F20"/>
          <w:sz w:val="24"/>
          <w:szCs w:val="24"/>
        </w:rPr>
        <w:t xml:space="preserve"> their teacher exclaimed! </w:t>
      </w:r>
      <w:r>
        <w:rPr>
          <w:rFonts w:ascii="Times New Roman" w:hAnsi="Times New Roman" w:cs="Times New Roman"/>
          <w:i/>
          <w:iCs/>
          <w:color w:val="231F20"/>
          <w:sz w:val="24"/>
          <w:szCs w:val="24"/>
        </w:rPr>
        <w:t>How can we find out?”)</w:t>
      </w:r>
    </w:p>
    <w:p w14:paraId="2001BC77"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5"/>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 xml:space="preserve">"change" </w:t>
      </w:r>
      <w:r w:rsidRPr="007A1039">
        <w:rPr>
          <w:rFonts w:ascii="Times New Roman" w:hAnsi="Times New Roman" w:cs="Times New Roman"/>
          <w:color w:val="231F20"/>
          <w:spacing w:val="-5"/>
          <w:sz w:val="24"/>
          <w:szCs w:val="24"/>
        </w:rPr>
        <w:t xml:space="preserve">mean? </w:t>
      </w:r>
    </w:p>
    <w:p w14:paraId="7DA7F406" w14:textId="77777777" w:rsidR="00795E5E" w:rsidRDefault="00795E5E" w:rsidP="00795E5E">
      <w:pPr>
        <w:pStyle w:val="BodyText"/>
        <w:tabs>
          <w:tab w:val="left" w:pos="900"/>
        </w:tabs>
        <w:spacing w:line="271" w:lineRule="exact"/>
        <w:ind w:left="720" w:hanging="1"/>
        <w:rPr>
          <w:rFonts w:ascii="Times New Roman" w:hAnsi="Times New Roman" w:cs="Times New Roman"/>
          <w:color w:val="231F20"/>
          <w:spacing w:val="-4"/>
          <w:sz w:val="24"/>
          <w:szCs w:val="24"/>
        </w:rPr>
      </w:pPr>
      <w:r w:rsidRPr="007A1039">
        <w:rPr>
          <w:rFonts w:ascii="Times New Roman" w:hAnsi="Times New Roman" w:cs="Times New Roman"/>
          <w:color w:val="231F20"/>
          <w:spacing w:val="-4"/>
          <w:sz w:val="24"/>
          <w:szCs w:val="24"/>
        </w:rPr>
        <w:t xml:space="preserve">What </w:t>
      </w:r>
      <w:r w:rsidRPr="007A1039">
        <w:rPr>
          <w:rFonts w:ascii="Times New Roman" w:hAnsi="Times New Roman" w:cs="Times New Roman"/>
          <w:color w:val="231F20"/>
          <w:spacing w:val="-3"/>
          <w:sz w:val="24"/>
          <w:szCs w:val="24"/>
        </w:rPr>
        <w:t xml:space="preserve">does </w:t>
      </w:r>
      <w:r w:rsidRPr="007A1039">
        <w:rPr>
          <w:rFonts w:ascii="Times New Roman" w:hAnsi="Times New Roman" w:cs="Times New Roman"/>
          <w:color w:val="231F20"/>
          <w:spacing w:val="-4"/>
          <w:sz w:val="24"/>
          <w:szCs w:val="24"/>
        </w:rPr>
        <w:t>"random" mean?</w:t>
      </w:r>
    </w:p>
    <w:p w14:paraId="297B02F1" w14:textId="66EA9D01" w:rsidR="00896186" w:rsidRDefault="00D25252" w:rsidP="00896186">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Answers deve</w:t>
      </w:r>
      <w:r w:rsidR="006A4CC9">
        <w:rPr>
          <w:rFonts w:ascii="Times New Roman" w:hAnsi="Times New Roman" w:cs="Times New Roman"/>
          <w:color w:val="231F20"/>
          <w:sz w:val="24"/>
          <w:szCs w:val="24"/>
        </w:rPr>
        <w:t xml:space="preserve">lop through </w:t>
      </w:r>
      <w:r w:rsidR="00791ED4">
        <w:rPr>
          <w:rFonts w:ascii="Times New Roman" w:hAnsi="Times New Roman" w:cs="Times New Roman"/>
          <w:color w:val="231F20"/>
          <w:sz w:val="24"/>
          <w:szCs w:val="24"/>
        </w:rPr>
        <w:t xml:space="preserve">long </w:t>
      </w:r>
      <w:r w:rsidR="006A4CC9">
        <w:rPr>
          <w:rFonts w:ascii="Times New Roman" w:hAnsi="Times New Roman" w:cs="Times New Roman"/>
          <w:color w:val="231F20"/>
          <w:sz w:val="24"/>
          <w:szCs w:val="24"/>
        </w:rPr>
        <w:t>conversation</w:t>
      </w:r>
      <w:r w:rsidR="00791ED4">
        <w:rPr>
          <w:rFonts w:ascii="Times New Roman" w:hAnsi="Times New Roman" w:cs="Times New Roman"/>
          <w:color w:val="231F20"/>
          <w:sz w:val="24"/>
          <w:szCs w:val="24"/>
        </w:rPr>
        <w:t>s</w:t>
      </w:r>
      <w:r w:rsidR="006A4CC9">
        <w:rPr>
          <w:rFonts w:ascii="Times New Roman" w:hAnsi="Times New Roman" w:cs="Times New Roman"/>
          <w:color w:val="231F20"/>
          <w:sz w:val="24"/>
          <w:szCs w:val="24"/>
        </w:rPr>
        <w:t xml:space="preserve"> supported by </w:t>
      </w:r>
      <w:r>
        <w:rPr>
          <w:rFonts w:ascii="Times New Roman" w:hAnsi="Times New Roman" w:cs="Times New Roman"/>
          <w:color w:val="231F20"/>
          <w:sz w:val="24"/>
          <w:szCs w:val="24"/>
        </w:rPr>
        <w:t>books</w:t>
      </w:r>
      <w:r w:rsidR="003A4FE9">
        <w:rPr>
          <w:rFonts w:ascii="Times New Roman" w:hAnsi="Times New Roman" w:cs="Times New Roman"/>
          <w:color w:val="231F20"/>
          <w:sz w:val="24"/>
          <w:szCs w:val="24"/>
        </w:rPr>
        <w:t>,</w:t>
      </w:r>
      <w:r w:rsidR="006A4CC9">
        <w:rPr>
          <w:rFonts w:ascii="Times New Roman" w:hAnsi="Times New Roman" w:cs="Times New Roman"/>
          <w:color w:val="231F20"/>
          <w:sz w:val="24"/>
          <w:szCs w:val="24"/>
        </w:rPr>
        <w:t xml:space="preserve"> web browsing</w:t>
      </w:r>
      <w:r w:rsidR="003A4FE9">
        <w:rPr>
          <w:rFonts w:ascii="Times New Roman" w:hAnsi="Times New Roman" w:cs="Times New Roman"/>
          <w:color w:val="231F20"/>
          <w:sz w:val="24"/>
          <w:szCs w:val="24"/>
        </w:rPr>
        <w:t xml:space="preserve">, </w:t>
      </w:r>
      <w:r w:rsidR="00D801DE">
        <w:rPr>
          <w:rFonts w:ascii="Times New Roman" w:hAnsi="Times New Roman" w:cs="Times New Roman"/>
          <w:color w:val="231F20"/>
          <w:sz w:val="24"/>
          <w:szCs w:val="24"/>
        </w:rPr>
        <w:t>children’s</w:t>
      </w:r>
      <w:r w:rsidR="003A4FE9">
        <w:rPr>
          <w:rFonts w:ascii="Times New Roman" w:hAnsi="Times New Roman" w:cs="Times New Roman"/>
          <w:color w:val="231F20"/>
          <w:sz w:val="24"/>
          <w:szCs w:val="24"/>
        </w:rPr>
        <w:t xml:space="preserve"> </w:t>
      </w:r>
      <w:r w:rsidR="00C00FA9">
        <w:rPr>
          <w:rFonts w:ascii="Times New Roman" w:hAnsi="Times New Roman" w:cs="Times New Roman"/>
          <w:color w:val="231F20"/>
          <w:sz w:val="24"/>
          <w:szCs w:val="24"/>
        </w:rPr>
        <w:t xml:space="preserve">interests, </w:t>
      </w:r>
      <w:r w:rsidR="007E4BE0">
        <w:rPr>
          <w:rFonts w:ascii="Times New Roman" w:hAnsi="Times New Roman" w:cs="Times New Roman"/>
          <w:color w:val="231F20"/>
          <w:sz w:val="24"/>
          <w:szCs w:val="24"/>
        </w:rPr>
        <w:t xml:space="preserve">and </w:t>
      </w:r>
      <w:r w:rsidR="00C00FA9">
        <w:rPr>
          <w:rFonts w:ascii="Times New Roman" w:hAnsi="Times New Roman" w:cs="Times New Roman"/>
          <w:color w:val="231F20"/>
          <w:sz w:val="24"/>
          <w:szCs w:val="24"/>
        </w:rPr>
        <w:t xml:space="preserve">their </w:t>
      </w:r>
      <w:r w:rsidR="003A4FE9">
        <w:rPr>
          <w:rFonts w:ascii="Times New Roman" w:hAnsi="Times New Roman" w:cs="Times New Roman"/>
          <w:color w:val="231F20"/>
          <w:sz w:val="24"/>
          <w:szCs w:val="24"/>
        </w:rPr>
        <w:t>own experiences and knowledge.</w:t>
      </w:r>
      <w:r w:rsidR="006A4CC9">
        <w:rPr>
          <w:rFonts w:ascii="Times New Roman" w:hAnsi="Times New Roman" w:cs="Times New Roman"/>
          <w:color w:val="231F20"/>
          <w:sz w:val="24"/>
          <w:szCs w:val="24"/>
        </w:rPr>
        <w:t xml:space="preserve"> </w:t>
      </w:r>
      <w:r w:rsidR="00D23139">
        <w:rPr>
          <w:rFonts w:ascii="Times New Roman" w:hAnsi="Times New Roman" w:cs="Times New Roman"/>
          <w:color w:val="231F20"/>
          <w:sz w:val="24"/>
          <w:szCs w:val="24"/>
        </w:rPr>
        <w:t>[</w:t>
      </w:r>
      <w:r w:rsidR="00117370">
        <w:rPr>
          <w:rFonts w:ascii="Times New Roman" w:hAnsi="Times New Roman" w:cs="Times New Roman"/>
          <w:color w:val="231F20"/>
          <w:sz w:val="24"/>
          <w:szCs w:val="24"/>
        </w:rPr>
        <w:t>20</w:t>
      </w:r>
      <w:r w:rsidR="004305B9">
        <w:rPr>
          <w:rFonts w:ascii="Times New Roman" w:hAnsi="Times New Roman" w:cs="Times New Roman"/>
          <w:color w:val="231F20"/>
          <w:sz w:val="24"/>
          <w:szCs w:val="24"/>
        </w:rPr>
        <w:t>,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70, p</w:t>
      </w:r>
      <w:r w:rsidR="00D90DAE">
        <w:rPr>
          <w:rFonts w:ascii="Times New Roman" w:hAnsi="Times New Roman" w:cs="Times New Roman"/>
          <w:color w:val="231F20"/>
          <w:sz w:val="24"/>
          <w:szCs w:val="24"/>
        </w:rPr>
        <w:t>.</w:t>
      </w:r>
      <w:r w:rsidR="004305B9">
        <w:rPr>
          <w:rFonts w:ascii="Times New Roman" w:hAnsi="Times New Roman" w:cs="Times New Roman"/>
          <w:color w:val="231F20"/>
          <w:sz w:val="24"/>
          <w:szCs w:val="24"/>
        </w:rPr>
        <w:t>110</w:t>
      </w:r>
      <w:r w:rsidR="00D23139">
        <w:rPr>
          <w:rFonts w:ascii="Times New Roman" w:hAnsi="Times New Roman" w:cs="Times New Roman"/>
          <w:color w:val="231F20"/>
          <w:sz w:val="24"/>
          <w:szCs w:val="24"/>
        </w:rPr>
        <w:t xml:space="preserve">] </w:t>
      </w:r>
      <w:r w:rsidR="00F40CF5">
        <w:rPr>
          <w:rFonts w:ascii="Times New Roman" w:hAnsi="Times New Roman" w:cs="Times New Roman"/>
          <w:color w:val="231F20"/>
          <w:sz w:val="24"/>
          <w:szCs w:val="24"/>
        </w:rPr>
        <w:t>Appetite for information develops when children make fascinating finds</w:t>
      </w:r>
      <w:r w:rsidR="009D5007">
        <w:rPr>
          <w:rFonts w:ascii="Times New Roman" w:hAnsi="Times New Roman" w:cs="Times New Roman"/>
          <w:color w:val="231F20"/>
          <w:sz w:val="24"/>
          <w:szCs w:val="24"/>
        </w:rPr>
        <w:t>;</w:t>
      </w:r>
      <w:r w:rsidR="00F40CF5">
        <w:rPr>
          <w:rFonts w:ascii="Times New Roman" w:hAnsi="Times New Roman" w:cs="Times New Roman"/>
          <w:color w:val="231F20"/>
          <w:sz w:val="24"/>
          <w:szCs w:val="24"/>
        </w:rPr>
        <w:t xml:space="preserve"> for example: Gorillas</w:t>
      </w:r>
      <w:r w:rsidR="00A93A7F">
        <w:rPr>
          <w:rFonts w:ascii="Times New Roman" w:hAnsi="Times New Roman" w:cs="Times New Roman"/>
          <w:color w:val="231F20"/>
          <w:sz w:val="24"/>
          <w:szCs w:val="24"/>
        </w:rPr>
        <w:t>*</w:t>
      </w:r>
      <w:r w:rsidR="00F40CF5">
        <w:rPr>
          <w:rFonts w:ascii="Times New Roman" w:hAnsi="Times New Roman" w:cs="Times New Roman"/>
          <w:color w:val="231F20"/>
          <w:sz w:val="24"/>
          <w:szCs w:val="24"/>
        </w:rPr>
        <w:t xml:space="preserve">, </w:t>
      </w:r>
      <w:r w:rsidR="00683843">
        <w:rPr>
          <w:rFonts w:ascii="Times New Roman" w:hAnsi="Times New Roman" w:cs="Times New Roman"/>
          <w:color w:val="231F20"/>
          <w:sz w:val="24"/>
          <w:szCs w:val="24"/>
        </w:rPr>
        <w:t>an enormous s</w:t>
      </w:r>
      <w:r w:rsidR="00FC442C">
        <w:rPr>
          <w:rFonts w:ascii="Times New Roman" w:hAnsi="Times New Roman" w:cs="Times New Roman"/>
          <w:color w:val="231F20"/>
          <w:sz w:val="24"/>
          <w:szCs w:val="24"/>
        </w:rPr>
        <w:t>ize</w:t>
      </w:r>
      <w:r w:rsidR="00683843">
        <w:rPr>
          <w:rFonts w:ascii="Times New Roman" w:hAnsi="Times New Roman" w:cs="Times New Roman"/>
          <w:color w:val="231F20"/>
          <w:sz w:val="24"/>
          <w:szCs w:val="24"/>
        </w:rPr>
        <w:t>, and Pygmy Mice</w:t>
      </w:r>
      <w:r w:rsidR="00A93A7F">
        <w:rPr>
          <w:rFonts w:ascii="Times New Roman" w:hAnsi="Times New Roman" w:cs="Times New Roman"/>
          <w:color w:val="231F20"/>
          <w:sz w:val="24"/>
          <w:szCs w:val="24"/>
        </w:rPr>
        <w:t>,**</w:t>
      </w:r>
      <w:r w:rsidR="00730505">
        <w:rPr>
          <w:rFonts w:ascii="Times New Roman" w:hAnsi="Times New Roman" w:cs="Times New Roman"/>
          <w:color w:val="231F20"/>
          <w:sz w:val="24"/>
          <w:szCs w:val="24"/>
        </w:rPr>
        <w:t xml:space="preserve"> </w:t>
      </w:r>
      <w:r w:rsidR="00683843">
        <w:rPr>
          <w:rFonts w:ascii="Times New Roman" w:hAnsi="Times New Roman" w:cs="Times New Roman"/>
          <w:color w:val="231F20"/>
          <w:sz w:val="24"/>
          <w:szCs w:val="24"/>
        </w:rPr>
        <w:t>a tiny</w:t>
      </w:r>
      <w:r w:rsidR="00F40CF5">
        <w:rPr>
          <w:rFonts w:ascii="Times New Roman" w:hAnsi="Times New Roman" w:cs="Times New Roman"/>
          <w:color w:val="231F20"/>
          <w:sz w:val="24"/>
          <w:szCs w:val="24"/>
        </w:rPr>
        <w:t xml:space="preserve"> s</w:t>
      </w:r>
      <w:r w:rsidR="00FC442C">
        <w:rPr>
          <w:rFonts w:ascii="Times New Roman" w:hAnsi="Times New Roman" w:cs="Times New Roman"/>
          <w:color w:val="231F20"/>
          <w:sz w:val="24"/>
          <w:szCs w:val="24"/>
        </w:rPr>
        <w:t>ize,</w:t>
      </w:r>
      <w:r w:rsidR="00F40CF5">
        <w:rPr>
          <w:rFonts w:ascii="Times New Roman" w:hAnsi="Times New Roman" w:cs="Times New Roman"/>
          <w:color w:val="231F20"/>
          <w:sz w:val="24"/>
          <w:szCs w:val="24"/>
        </w:rPr>
        <w:t xml:space="preserve"> </w:t>
      </w:r>
      <w:r w:rsidR="00683843" w:rsidRPr="00FF00CE">
        <w:rPr>
          <w:rFonts w:ascii="Times New Roman" w:hAnsi="Times New Roman" w:cs="Times New Roman"/>
          <w:i/>
          <w:iCs/>
          <w:color w:val="231F20"/>
          <w:sz w:val="24"/>
          <w:szCs w:val="24"/>
        </w:rPr>
        <w:t>are both</w:t>
      </w:r>
      <w:r w:rsidR="00F40CF5" w:rsidRPr="00FF00CE">
        <w:rPr>
          <w:rFonts w:ascii="Times New Roman" w:hAnsi="Times New Roman" w:cs="Times New Roman"/>
          <w:i/>
          <w:iCs/>
          <w:color w:val="231F20"/>
          <w:sz w:val="24"/>
          <w:szCs w:val="24"/>
        </w:rPr>
        <w:t xml:space="preserve"> chordates</w:t>
      </w:r>
      <w:r w:rsidR="00683843">
        <w:rPr>
          <w:rFonts w:ascii="Times New Roman" w:hAnsi="Times New Roman" w:cs="Times New Roman"/>
          <w:color w:val="231F20"/>
          <w:sz w:val="24"/>
          <w:szCs w:val="24"/>
        </w:rPr>
        <w:t xml:space="preserve"> (life-forms with skeletons).</w:t>
      </w:r>
    </w:p>
    <w:p w14:paraId="158F2167" w14:textId="561F106E" w:rsidR="00A93A7F" w:rsidRPr="00A93A7F" w:rsidRDefault="005547DA" w:rsidP="00896186">
      <w:pPr>
        <w:pStyle w:val="BodyText"/>
        <w:tabs>
          <w:tab w:val="left" w:pos="900"/>
        </w:tabs>
        <w:spacing w:line="271" w:lineRule="exact"/>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00A93A7F" w:rsidRPr="00A93A7F">
        <w:rPr>
          <w:rFonts w:ascii="Times New Roman" w:hAnsi="Times New Roman" w:cs="Times New Roman"/>
          <w:color w:val="231F20"/>
          <w:sz w:val="20"/>
          <w:szCs w:val="20"/>
        </w:rPr>
        <w:t>*Class: Mammal</w:t>
      </w:r>
    </w:p>
    <w:p w14:paraId="4A24650D" w14:textId="3927530D" w:rsidR="00A93A7F" w:rsidRDefault="00A93A7F" w:rsidP="00896186">
      <w:pPr>
        <w:pStyle w:val="BodyText"/>
        <w:tabs>
          <w:tab w:val="left" w:pos="900"/>
        </w:tabs>
        <w:spacing w:line="271" w:lineRule="exact"/>
        <w:rPr>
          <w:rFonts w:ascii="Times New Roman" w:hAnsi="Times New Roman" w:cs="Times New Roman"/>
          <w:color w:val="231F20"/>
          <w:sz w:val="20"/>
          <w:szCs w:val="20"/>
        </w:rPr>
      </w:pPr>
      <w:r w:rsidRPr="00A93A7F">
        <w:rPr>
          <w:rFonts w:ascii="Times New Roman" w:hAnsi="Times New Roman" w:cs="Times New Roman"/>
          <w:color w:val="231F20"/>
          <w:sz w:val="20"/>
          <w:szCs w:val="20"/>
        </w:rPr>
        <w:t>**Class:</w:t>
      </w:r>
      <w:r w:rsidR="002C3A5B">
        <w:rPr>
          <w:rFonts w:ascii="Times New Roman" w:hAnsi="Times New Roman" w:cs="Times New Roman"/>
          <w:color w:val="231F20"/>
          <w:sz w:val="20"/>
          <w:szCs w:val="20"/>
        </w:rPr>
        <w:t xml:space="preserve"> </w:t>
      </w:r>
      <w:r w:rsidR="005258E2">
        <w:rPr>
          <w:rFonts w:ascii="Times New Roman" w:hAnsi="Times New Roman" w:cs="Times New Roman"/>
          <w:color w:val="231F20"/>
          <w:sz w:val="20"/>
          <w:szCs w:val="20"/>
        </w:rPr>
        <w:t xml:space="preserve">Mammal </w:t>
      </w:r>
      <w:r w:rsidR="005258E2" w:rsidRPr="000E1B33">
        <w:rPr>
          <w:rFonts w:ascii="Times New Roman" w:hAnsi="Times New Roman" w:cs="Times New Roman"/>
          <w:b/>
          <w:bCs/>
          <w:color w:val="202124"/>
          <w:shd w:val="clear" w:color="auto" w:fill="FFFFFF"/>
        </w:rPr>
        <w:t>Etruscan pygmy shrew</w:t>
      </w:r>
      <w:r w:rsidR="005258E2" w:rsidRPr="000E1B33">
        <w:rPr>
          <w:rFonts w:ascii="Times New Roman" w:hAnsi="Times New Roman" w:cs="Times New Roman"/>
          <w:color w:val="202124"/>
          <w:shd w:val="clear" w:color="auto" w:fill="FFFFFF"/>
        </w:rPr>
        <w:t> (</w:t>
      </w:r>
      <w:r w:rsidR="005258E2" w:rsidRPr="000E1B33">
        <w:rPr>
          <w:rFonts w:ascii="Times New Roman" w:hAnsi="Times New Roman" w:cs="Times New Roman"/>
          <w:b/>
          <w:bCs/>
          <w:color w:val="202124"/>
          <w:shd w:val="clear" w:color="auto" w:fill="FFFFFF"/>
        </w:rPr>
        <w:t>Suncus etruscus</w:t>
      </w:r>
      <w:r w:rsidR="005258E2" w:rsidRPr="000E1B33">
        <w:rPr>
          <w:rFonts w:ascii="Times New Roman" w:hAnsi="Times New Roman" w:cs="Times New Roman"/>
          <w:color w:val="202124"/>
          <w:shd w:val="clear" w:color="auto" w:fill="FFFFFF"/>
        </w:rPr>
        <w:t>)</w:t>
      </w:r>
    </w:p>
    <w:p w14:paraId="3CD61D62" w14:textId="7D31FFB5" w:rsidR="00613FE0" w:rsidRDefault="00613FE0" w:rsidP="00896186">
      <w:pPr>
        <w:pStyle w:val="BodyText"/>
        <w:tabs>
          <w:tab w:val="left" w:pos="900"/>
        </w:tabs>
        <w:spacing w:line="271" w:lineRule="exact"/>
        <w:rPr>
          <w:rFonts w:ascii="Times New Roman" w:hAnsi="Times New Roman" w:cs="Times New Roman"/>
          <w:color w:val="231F20"/>
          <w:sz w:val="20"/>
          <w:szCs w:val="20"/>
        </w:rPr>
      </w:pPr>
    </w:p>
    <w:p w14:paraId="6FE80841" w14:textId="60AB34FC" w:rsid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a</w:t>
      </w:r>
      <w:r w:rsidR="00C7668C">
        <w:rPr>
          <w:rFonts w:ascii="Times New Roman" w:hAnsi="Times New Roman" w:cs="Times New Roman"/>
          <w:b/>
          <w:bCs/>
          <w:color w:val="231F20"/>
          <w:sz w:val="24"/>
          <w:szCs w:val="24"/>
        </w:rPr>
        <w:t xml:space="preserve"> gorilla </w:t>
      </w:r>
      <w:r>
        <w:rPr>
          <w:rFonts w:ascii="Times New Roman" w:hAnsi="Times New Roman" w:cs="Times New Roman"/>
          <w:b/>
          <w:bCs/>
          <w:color w:val="231F20"/>
          <w:sz w:val="24"/>
          <w:szCs w:val="24"/>
        </w:rPr>
        <w:t>&amp; 15.</w:t>
      </w:r>
      <w:r w:rsidR="00D03FC9">
        <w:rPr>
          <w:rFonts w:ascii="Times New Roman" w:hAnsi="Times New Roman" w:cs="Times New Roman"/>
          <w:b/>
          <w:bCs/>
          <w:color w:val="231F20"/>
          <w:sz w:val="24"/>
          <w:szCs w:val="24"/>
        </w:rPr>
        <w:t>4</w:t>
      </w:r>
      <w:r>
        <w:rPr>
          <w:rFonts w:ascii="Times New Roman" w:hAnsi="Times New Roman" w:cs="Times New Roman"/>
          <w:b/>
          <w:bCs/>
          <w:color w:val="231F20"/>
          <w:sz w:val="24"/>
          <w:szCs w:val="24"/>
        </w:rPr>
        <w:t xml:space="preserve">b– </w:t>
      </w:r>
      <w:r w:rsidR="00C7668C">
        <w:rPr>
          <w:rFonts w:ascii="Times New Roman" w:hAnsi="Times New Roman" w:cs="Times New Roman"/>
          <w:b/>
          <w:bCs/>
          <w:color w:val="231F20"/>
          <w:sz w:val="24"/>
          <w:szCs w:val="24"/>
        </w:rPr>
        <w:t>pygmy shrew</w:t>
      </w:r>
    </w:p>
    <w:p w14:paraId="717B20B8" w14:textId="77777777" w:rsidR="00683843" w:rsidRPr="00683843" w:rsidRDefault="00683843" w:rsidP="00683843">
      <w:pPr>
        <w:pStyle w:val="BodyText"/>
        <w:tabs>
          <w:tab w:val="left" w:pos="900"/>
        </w:tabs>
        <w:spacing w:line="271" w:lineRule="exact"/>
        <w:jc w:val="center"/>
        <w:rPr>
          <w:rFonts w:ascii="Times New Roman" w:hAnsi="Times New Roman" w:cs="Times New Roman"/>
          <w:b/>
          <w:bCs/>
          <w:color w:val="231F20"/>
          <w:sz w:val="24"/>
          <w:szCs w:val="24"/>
        </w:rPr>
      </w:pPr>
    </w:p>
    <w:p w14:paraId="41FFB99C" w14:textId="43551EC0" w:rsidR="00142A80" w:rsidRDefault="00142A80"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907C9C">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 Here</w:t>
      </w:r>
      <w:r w:rsidR="004217CC">
        <w:rPr>
          <w:rFonts w:ascii="Times New Roman" w:hAnsi="Times New Roman" w:cs="Times New Roman"/>
          <w:b/>
          <w:bCs/>
          <w:color w:val="231F20"/>
          <w:sz w:val="24"/>
          <w:szCs w:val="24"/>
        </w:rPr>
        <w:t xml:space="preserve"> – Defin</w:t>
      </w:r>
      <w:r w:rsidR="00AF7222">
        <w:rPr>
          <w:rFonts w:ascii="Times New Roman" w:hAnsi="Times New Roman" w:cs="Times New Roman"/>
          <w:b/>
          <w:bCs/>
          <w:color w:val="231F20"/>
          <w:sz w:val="24"/>
          <w:szCs w:val="24"/>
        </w:rPr>
        <w:t>ing</w:t>
      </w:r>
      <w:r w:rsidR="004217CC">
        <w:rPr>
          <w:rFonts w:ascii="Times New Roman" w:hAnsi="Times New Roman" w:cs="Times New Roman"/>
          <w:b/>
          <w:bCs/>
          <w:color w:val="231F20"/>
          <w:sz w:val="24"/>
          <w:szCs w:val="24"/>
        </w:rPr>
        <w:t xml:space="preserve"> </w:t>
      </w:r>
      <w:r w:rsidR="00E1598F">
        <w:rPr>
          <w:rFonts w:ascii="Times New Roman" w:hAnsi="Times New Roman" w:cs="Times New Roman"/>
          <w:b/>
          <w:bCs/>
          <w:color w:val="231F20"/>
          <w:sz w:val="24"/>
          <w:szCs w:val="24"/>
        </w:rPr>
        <w:t>the Word “E</w:t>
      </w:r>
      <w:r w:rsidR="004217CC">
        <w:rPr>
          <w:rFonts w:ascii="Times New Roman" w:hAnsi="Times New Roman" w:cs="Times New Roman"/>
          <w:b/>
          <w:bCs/>
          <w:color w:val="231F20"/>
          <w:sz w:val="24"/>
          <w:szCs w:val="24"/>
        </w:rPr>
        <w:t>vidence</w:t>
      </w:r>
      <w:r w:rsidR="00E1598F">
        <w:rPr>
          <w:rFonts w:ascii="Times New Roman" w:hAnsi="Times New Roman" w:cs="Times New Roman"/>
          <w:b/>
          <w:bCs/>
          <w:color w:val="231F20"/>
          <w:sz w:val="24"/>
          <w:szCs w:val="24"/>
        </w:rPr>
        <w:t>”</w:t>
      </w:r>
    </w:p>
    <w:p w14:paraId="5CAA861A" w14:textId="14E78603" w:rsidR="00C159B4"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p>
    <w:p w14:paraId="110CF084" w14:textId="56A8A55A" w:rsidR="00C159B4" w:rsidRPr="00142A80" w:rsidRDefault="00C159B4" w:rsidP="00142A80">
      <w:pPr>
        <w:pStyle w:val="BodyText"/>
        <w:tabs>
          <w:tab w:val="left" w:pos="900"/>
        </w:tabs>
        <w:spacing w:line="271" w:lineRule="exact"/>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Try This 15.7 Here – </w:t>
      </w:r>
      <w:r w:rsidR="00AF7222">
        <w:rPr>
          <w:rFonts w:ascii="Times New Roman" w:hAnsi="Times New Roman" w:cs="Times New Roman"/>
          <w:b/>
          <w:bCs/>
          <w:color w:val="231F20"/>
          <w:sz w:val="24"/>
          <w:szCs w:val="24"/>
        </w:rPr>
        <w:t xml:space="preserve">Asking </w:t>
      </w:r>
      <w:r>
        <w:rPr>
          <w:rFonts w:ascii="Times New Roman" w:hAnsi="Times New Roman" w:cs="Times New Roman"/>
          <w:b/>
          <w:bCs/>
          <w:color w:val="231F20"/>
          <w:sz w:val="24"/>
          <w:szCs w:val="24"/>
        </w:rPr>
        <w:t>Good questions</w:t>
      </w:r>
    </w:p>
    <w:p w14:paraId="39CBE08B" w14:textId="77777777" w:rsidR="004E1103" w:rsidRDefault="00402FB0"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p>
    <w:p w14:paraId="3099B62E" w14:textId="462C0F4C" w:rsidR="008C3A13" w:rsidRDefault="004E110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Having Conversations</w:t>
      </w:r>
      <w:r w:rsidR="00B63444">
        <w:rPr>
          <w:rFonts w:ascii="Times New Roman" w:hAnsi="Times New Roman" w:cs="Times New Roman"/>
          <w:b/>
          <w:bCs/>
          <w:color w:val="231F20"/>
          <w:sz w:val="24"/>
          <w:szCs w:val="24"/>
        </w:rPr>
        <w:t xml:space="preserve">. </w:t>
      </w:r>
      <w:r w:rsidR="003E533C">
        <w:rPr>
          <w:rFonts w:ascii="Times New Roman" w:hAnsi="Times New Roman" w:cs="Times New Roman"/>
          <w:color w:val="231F20"/>
          <w:sz w:val="24"/>
          <w:szCs w:val="24"/>
        </w:rPr>
        <w:t xml:space="preserve">As you </w:t>
      </w:r>
      <w:r w:rsidR="007D15BF">
        <w:rPr>
          <w:rFonts w:ascii="Times New Roman" w:hAnsi="Times New Roman" w:cs="Times New Roman"/>
          <w:color w:val="231F20"/>
          <w:sz w:val="24"/>
          <w:szCs w:val="24"/>
        </w:rPr>
        <w:t xml:space="preserve">have </w:t>
      </w:r>
      <w:r w:rsidR="003E533C">
        <w:rPr>
          <w:rFonts w:ascii="Times New Roman" w:hAnsi="Times New Roman" w:cs="Times New Roman"/>
          <w:color w:val="231F20"/>
          <w:sz w:val="24"/>
          <w:szCs w:val="24"/>
        </w:rPr>
        <w:t>read throughou</w:t>
      </w:r>
      <w:r w:rsidR="003E533C" w:rsidRPr="007A1039">
        <w:rPr>
          <w:rFonts w:ascii="Times New Roman" w:hAnsi="Times New Roman" w:cs="Times New Roman"/>
          <w:color w:val="231F20"/>
          <w:sz w:val="24"/>
          <w:szCs w:val="24"/>
        </w:rPr>
        <w:t>t</w:t>
      </w:r>
      <w:r w:rsidR="003E533C">
        <w:rPr>
          <w:rFonts w:ascii="Times New Roman" w:hAnsi="Times New Roman" w:cs="Times New Roman"/>
          <w:color w:val="231F20"/>
          <w:sz w:val="24"/>
          <w:szCs w:val="24"/>
        </w:rPr>
        <w:t xml:space="preserve"> the book, Meaning-FULL Conversation is the bedrock of learning; it </w:t>
      </w:r>
      <w:r w:rsidR="00EF2807">
        <w:rPr>
          <w:rFonts w:ascii="Times New Roman" w:hAnsi="Times New Roman" w:cs="Times New Roman"/>
          <w:color w:val="231F20"/>
          <w:sz w:val="24"/>
          <w:szCs w:val="24"/>
        </w:rPr>
        <w:t>sparks</w:t>
      </w:r>
      <w:r w:rsidR="003E533C">
        <w:rPr>
          <w:rFonts w:ascii="Times New Roman" w:hAnsi="Times New Roman" w:cs="Times New Roman"/>
          <w:color w:val="231F20"/>
          <w:sz w:val="24"/>
          <w:szCs w:val="24"/>
        </w:rPr>
        <w:t xml:space="preserve"> new thoughts</w:t>
      </w:r>
      <w:r w:rsidR="00EF2807">
        <w:rPr>
          <w:rFonts w:ascii="Times New Roman" w:hAnsi="Times New Roman" w:cs="Times New Roman"/>
          <w:color w:val="231F20"/>
          <w:sz w:val="24"/>
          <w:szCs w:val="24"/>
        </w:rPr>
        <w:t>, expands</w:t>
      </w:r>
      <w:r w:rsidR="003E533C">
        <w:rPr>
          <w:rFonts w:ascii="Times New Roman" w:hAnsi="Times New Roman" w:cs="Times New Roman"/>
          <w:color w:val="231F20"/>
          <w:sz w:val="24"/>
          <w:szCs w:val="24"/>
        </w:rPr>
        <w:t xml:space="preserve"> old </w:t>
      </w:r>
      <w:r w:rsidR="007E4BE0">
        <w:rPr>
          <w:rFonts w:ascii="Times New Roman" w:hAnsi="Times New Roman" w:cs="Times New Roman"/>
          <w:color w:val="231F20"/>
          <w:sz w:val="24"/>
          <w:szCs w:val="24"/>
        </w:rPr>
        <w:t>ideas</w:t>
      </w:r>
      <w:r w:rsidR="00EF2807">
        <w:rPr>
          <w:rFonts w:ascii="Times New Roman" w:hAnsi="Times New Roman" w:cs="Times New Roman"/>
          <w:color w:val="231F20"/>
          <w:sz w:val="24"/>
          <w:szCs w:val="24"/>
        </w:rPr>
        <w:t>, and seeds</w:t>
      </w:r>
      <w:r w:rsidR="003E533C">
        <w:rPr>
          <w:rFonts w:ascii="Times New Roman" w:hAnsi="Times New Roman" w:cs="Times New Roman"/>
          <w:color w:val="231F20"/>
          <w:sz w:val="24"/>
          <w:szCs w:val="24"/>
        </w:rPr>
        <w:t xml:space="preserve"> projects. T</w:t>
      </w:r>
      <w:r w:rsidR="003E533C" w:rsidRPr="007A1039">
        <w:rPr>
          <w:rFonts w:ascii="Times New Roman" w:hAnsi="Times New Roman" w:cs="Times New Roman"/>
          <w:color w:val="231F20"/>
          <w:sz w:val="24"/>
          <w:szCs w:val="24"/>
        </w:rPr>
        <w:t>here</w:t>
      </w:r>
      <w:r w:rsidR="0051499F" w:rsidRPr="007A1039">
        <w:rPr>
          <w:rFonts w:ascii="Times New Roman" w:hAnsi="Times New Roman" w:cs="Times New Roman"/>
          <w:color w:val="231F20"/>
          <w:sz w:val="24"/>
          <w:szCs w:val="24"/>
        </w:rPr>
        <w:t xml:space="preserve"> is no end </w:t>
      </w:r>
      <w:r w:rsidR="006B74C1">
        <w:rPr>
          <w:rFonts w:ascii="Times New Roman" w:hAnsi="Times New Roman" w:cs="Times New Roman"/>
          <w:color w:val="231F20"/>
          <w:sz w:val="24"/>
          <w:szCs w:val="24"/>
        </w:rPr>
        <w:t>of</w:t>
      </w:r>
      <w:r w:rsidR="0051499F" w:rsidRPr="007A1039">
        <w:rPr>
          <w:rFonts w:ascii="Times New Roman" w:hAnsi="Times New Roman" w:cs="Times New Roman"/>
          <w:color w:val="231F20"/>
          <w:sz w:val="24"/>
          <w:szCs w:val="24"/>
        </w:rPr>
        <w:t xml:space="preserve"> provocative questions with which to s</w:t>
      </w:r>
      <w:r w:rsidR="00D24523">
        <w:rPr>
          <w:rFonts w:ascii="Times New Roman" w:hAnsi="Times New Roman" w:cs="Times New Roman"/>
          <w:color w:val="231F20"/>
          <w:sz w:val="24"/>
          <w:szCs w:val="24"/>
        </w:rPr>
        <w:t>timulate</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4"/>
          <w:sz w:val="24"/>
          <w:szCs w:val="24"/>
        </w:rPr>
        <w:t xml:space="preserve">rich </w:t>
      </w:r>
      <w:r w:rsidR="0051499F" w:rsidRPr="007A1039">
        <w:rPr>
          <w:rFonts w:ascii="Times New Roman" w:hAnsi="Times New Roman" w:cs="Times New Roman"/>
          <w:color w:val="231F20"/>
          <w:sz w:val="24"/>
          <w:szCs w:val="24"/>
        </w:rPr>
        <w:t>conversation</w:t>
      </w:r>
      <w:r w:rsidR="00423C8E">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 xml:space="preserve">. </w:t>
      </w:r>
      <w:r w:rsidR="006817B4">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Accept all</w:t>
      </w:r>
      <w:r w:rsidR="00CB09AF">
        <w:rPr>
          <w:rFonts w:ascii="Times New Roman" w:hAnsi="Times New Roman" w:cs="Times New Roman"/>
          <w:color w:val="231F20"/>
          <w:sz w:val="24"/>
          <w:szCs w:val="24"/>
        </w:rPr>
        <w:t xml:space="preserve"> </w:t>
      </w:r>
      <w:r w:rsidR="00CE6FD8">
        <w:rPr>
          <w:rFonts w:ascii="Times New Roman" w:hAnsi="Times New Roman" w:cs="Times New Roman"/>
          <w:color w:val="231F20"/>
          <w:sz w:val="24"/>
          <w:szCs w:val="24"/>
        </w:rPr>
        <w:t xml:space="preserve">children’s </w:t>
      </w:r>
      <w:r w:rsidR="00CB09AF">
        <w:rPr>
          <w:rFonts w:ascii="Times New Roman" w:hAnsi="Times New Roman" w:cs="Times New Roman"/>
          <w:color w:val="231F20"/>
          <w:sz w:val="24"/>
          <w:szCs w:val="24"/>
        </w:rPr>
        <w:t xml:space="preserve">questions and </w:t>
      </w:r>
      <w:r w:rsidR="003D3E97">
        <w:rPr>
          <w:rFonts w:ascii="Times New Roman" w:hAnsi="Times New Roman" w:cs="Times New Roman"/>
          <w:color w:val="231F20"/>
          <w:sz w:val="24"/>
          <w:szCs w:val="24"/>
        </w:rPr>
        <w:t xml:space="preserve">listen to </w:t>
      </w:r>
      <w:r w:rsidR="00DC048F">
        <w:rPr>
          <w:rFonts w:ascii="Times New Roman" w:hAnsi="Times New Roman" w:cs="Times New Roman"/>
          <w:color w:val="231F20"/>
          <w:sz w:val="24"/>
          <w:szCs w:val="24"/>
        </w:rPr>
        <w:t xml:space="preserve">their </w:t>
      </w:r>
      <w:r w:rsidR="00CB09AF">
        <w:rPr>
          <w:rFonts w:ascii="Times New Roman" w:hAnsi="Times New Roman" w:cs="Times New Roman"/>
          <w:color w:val="231F20"/>
          <w:sz w:val="24"/>
          <w:szCs w:val="24"/>
        </w:rPr>
        <w:t xml:space="preserve">answers </w:t>
      </w:r>
      <w:r w:rsidR="00CA63F0">
        <w:rPr>
          <w:rFonts w:ascii="Times New Roman" w:hAnsi="Times New Roman" w:cs="Times New Roman"/>
          <w:color w:val="231F20"/>
          <w:sz w:val="24"/>
          <w:szCs w:val="24"/>
        </w:rPr>
        <w:t>both</w:t>
      </w:r>
      <w:r w:rsidR="00CB09AF">
        <w:rPr>
          <w:rFonts w:ascii="Times New Roman" w:hAnsi="Times New Roman" w:cs="Times New Roman"/>
          <w:color w:val="231F20"/>
          <w:sz w:val="24"/>
          <w:szCs w:val="24"/>
        </w:rPr>
        <w:t xml:space="preserve"> right or </w:t>
      </w:r>
      <w:r w:rsidR="0051499F" w:rsidRPr="007A1039">
        <w:rPr>
          <w:rFonts w:ascii="Times New Roman" w:hAnsi="Times New Roman" w:cs="Times New Roman"/>
          <w:color w:val="231F20"/>
          <w:sz w:val="24"/>
          <w:szCs w:val="24"/>
        </w:rPr>
        <w:t>wrong!</w:t>
      </w:r>
      <w:r w:rsidR="006817B4">
        <w:rPr>
          <w:rFonts w:ascii="Times New Roman" w:hAnsi="Times New Roman" w:cs="Times New Roman"/>
          <w:color w:val="231F20"/>
          <w:sz w:val="24"/>
          <w:szCs w:val="24"/>
        </w:rPr>
        <w:t xml:space="preserve"> </w:t>
      </w:r>
      <w:r w:rsidR="00CB09AF">
        <w:rPr>
          <w:rFonts w:ascii="Times New Roman" w:hAnsi="Times New Roman" w:cs="Times New Roman"/>
          <w:color w:val="231F20"/>
          <w:sz w:val="24"/>
          <w:szCs w:val="24"/>
        </w:rPr>
        <w:t>Your goals</w:t>
      </w:r>
      <w:r w:rsidR="00A57208">
        <w:rPr>
          <w:rFonts w:ascii="Times New Roman" w:hAnsi="Times New Roman" w:cs="Times New Roman"/>
          <w:color w:val="231F20"/>
          <w:sz w:val="24"/>
          <w:szCs w:val="24"/>
        </w:rPr>
        <w:t>:</w:t>
      </w:r>
      <w:r w:rsidR="00CB09AF">
        <w:rPr>
          <w:rFonts w:ascii="Times New Roman" w:hAnsi="Times New Roman" w:cs="Times New Roman"/>
          <w:color w:val="231F20"/>
          <w:sz w:val="24"/>
          <w:szCs w:val="24"/>
        </w:rPr>
        <w:t xml:space="preserve"> </w:t>
      </w:r>
      <w:r w:rsidR="00A57208">
        <w:rPr>
          <w:rFonts w:ascii="Times New Roman" w:hAnsi="Times New Roman" w:cs="Times New Roman"/>
          <w:color w:val="231F20"/>
          <w:sz w:val="24"/>
          <w:szCs w:val="24"/>
        </w:rPr>
        <w:t>R</w:t>
      </w:r>
      <w:r w:rsidR="00CB09AF">
        <w:rPr>
          <w:rFonts w:ascii="Times New Roman" w:hAnsi="Times New Roman" w:cs="Times New Roman"/>
          <w:color w:val="231F20"/>
          <w:sz w:val="24"/>
          <w:szCs w:val="24"/>
        </w:rPr>
        <w:t xml:space="preserve">ouse curiosity and </w:t>
      </w:r>
      <w:r w:rsidR="0051499F" w:rsidRPr="007A1039">
        <w:rPr>
          <w:rFonts w:ascii="Times New Roman" w:hAnsi="Times New Roman" w:cs="Times New Roman"/>
          <w:color w:val="231F20"/>
          <w:sz w:val="24"/>
          <w:szCs w:val="24"/>
        </w:rPr>
        <w:t xml:space="preserve">hear what </w:t>
      </w:r>
      <w:r w:rsidR="00D55187">
        <w:rPr>
          <w:rFonts w:ascii="Times New Roman" w:hAnsi="Times New Roman" w:cs="Times New Roman"/>
          <w:color w:val="231F20"/>
          <w:sz w:val="24"/>
          <w:szCs w:val="24"/>
        </w:rPr>
        <w:t>children</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5"/>
          <w:sz w:val="24"/>
          <w:szCs w:val="24"/>
        </w:rPr>
        <w:t>know</w:t>
      </w:r>
      <w:r w:rsidR="00C74DBE">
        <w:rPr>
          <w:rFonts w:ascii="Times New Roman" w:hAnsi="Times New Roman" w:cs="Times New Roman"/>
          <w:color w:val="231F20"/>
          <w:spacing w:val="-5"/>
          <w:sz w:val="24"/>
          <w:szCs w:val="24"/>
        </w:rPr>
        <w:t>. In time, further experience will</w:t>
      </w:r>
      <w:r w:rsidR="0051499F" w:rsidRPr="007A1039">
        <w:rPr>
          <w:rFonts w:ascii="Times New Roman" w:hAnsi="Times New Roman" w:cs="Times New Roman"/>
          <w:color w:val="231F20"/>
          <w:sz w:val="24"/>
          <w:szCs w:val="24"/>
        </w:rPr>
        <w:t xml:space="preserve"> fill </w:t>
      </w:r>
      <w:r w:rsidR="003A4FE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z w:val="24"/>
          <w:szCs w:val="24"/>
        </w:rPr>
        <w:t>holes in their knowledge</w:t>
      </w:r>
      <w:r w:rsidR="00CB09AF">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i/>
          <w:color w:val="231F20"/>
          <w:sz w:val="24"/>
          <w:szCs w:val="24"/>
        </w:rPr>
        <w:t xml:space="preserve">Children </w:t>
      </w:r>
      <w:r w:rsidR="00C74DBE">
        <w:rPr>
          <w:rFonts w:ascii="Times New Roman" w:hAnsi="Times New Roman" w:cs="Times New Roman"/>
          <w:i/>
          <w:color w:val="231F20"/>
          <w:sz w:val="24"/>
          <w:szCs w:val="24"/>
        </w:rPr>
        <w:t>are most likely to</w:t>
      </w:r>
      <w:r w:rsidR="0051499F" w:rsidRPr="007A1039">
        <w:rPr>
          <w:rFonts w:ascii="Times New Roman" w:hAnsi="Times New Roman" w:cs="Times New Roman"/>
          <w:i/>
          <w:color w:val="231F20"/>
          <w:sz w:val="24"/>
          <w:szCs w:val="24"/>
        </w:rPr>
        <w:t xml:space="preserve"> acquire knowledge if</w:t>
      </w:r>
      <w:r w:rsidR="00423C8E">
        <w:rPr>
          <w:rFonts w:ascii="Times New Roman" w:hAnsi="Times New Roman" w:cs="Times New Roman"/>
          <w:i/>
          <w:color w:val="231F20"/>
          <w:sz w:val="24"/>
          <w:szCs w:val="24"/>
        </w:rPr>
        <w:t xml:space="preserve"> conversations and </w:t>
      </w:r>
      <w:r w:rsidR="0051499F" w:rsidRPr="007A1039">
        <w:rPr>
          <w:rFonts w:ascii="Times New Roman" w:hAnsi="Times New Roman" w:cs="Times New Roman"/>
          <w:i/>
          <w:color w:val="231F20"/>
          <w:sz w:val="24"/>
          <w:szCs w:val="24"/>
        </w:rPr>
        <w:t xml:space="preserve">projects </w:t>
      </w:r>
      <w:r w:rsidR="008D6F4E">
        <w:rPr>
          <w:rFonts w:ascii="Times New Roman" w:hAnsi="Times New Roman" w:cs="Times New Roman"/>
          <w:i/>
          <w:color w:val="231F20"/>
          <w:sz w:val="24"/>
          <w:szCs w:val="24"/>
        </w:rPr>
        <w:t xml:space="preserve">reflect </w:t>
      </w:r>
      <w:r w:rsidR="0051499F" w:rsidRPr="00D801DE">
        <w:rPr>
          <w:rFonts w:ascii="Times New Roman" w:hAnsi="Times New Roman" w:cs="Times New Roman"/>
          <w:b/>
          <w:bCs/>
          <w:i/>
          <w:color w:val="231F20"/>
          <w:spacing w:val="-3"/>
          <w:sz w:val="24"/>
          <w:szCs w:val="24"/>
        </w:rPr>
        <w:t>their</w:t>
      </w:r>
      <w:r w:rsidR="0051499F" w:rsidRPr="007A1039">
        <w:rPr>
          <w:rFonts w:ascii="Times New Roman" w:hAnsi="Times New Roman" w:cs="Times New Roman"/>
          <w:i/>
          <w:color w:val="231F20"/>
          <w:spacing w:val="-3"/>
          <w:sz w:val="24"/>
          <w:szCs w:val="24"/>
        </w:rPr>
        <w:t xml:space="preserve"> </w:t>
      </w:r>
      <w:r w:rsidR="0051499F" w:rsidRPr="007A1039">
        <w:rPr>
          <w:rFonts w:ascii="Times New Roman" w:hAnsi="Times New Roman" w:cs="Times New Roman"/>
          <w:i/>
          <w:color w:val="231F20"/>
          <w:sz w:val="24"/>
          <w:szCs w:val="24"/>
        </w:rPr>
        <w:t>interests</w:t>
      </w:r>
      <w:r w:rsidR="007D0A07">
        <w:rPr>
          <w:rFonts w:ascii="Times New Roman" w:hAnsi="Times New Roman" w:cs="Times New Roman"/>
          <w:color w:val="231F20"/>
          <w:sz w:val="24"/>
          <w:szCs w:val="24"/>
        </w:rPr>
        <w:t xml:space="preserve">. </w:t>
      </w:r>
      <w:r w:rsidR="00F97357">
        <w:rPr>
          <w:rFonts w:ascii="Times New Roman" w:hAnsi="Times New Roman" w:cs="Times New Roman"/>
          <w:color w:val="231F20"/>
          <w:sz w:val="24"/>
          <w:szCs w:val="24"/>
        </w:rPr>
        <w:t>[</w:t>
      </w:r>
      <w:r w:rsidR="00AD7576">
        <w:rPr>
          <w:rFonts w:ascii="Times New Roman" w:hAnsi="Times New Roman" w:cs="Times New Roman"/>
          <w:color w:val="231F20"/>
          <w:sz w:val="24"/>
          <w:szCs w:val="24"/>
        </w:rPr>
        <w:t>20</w:t>
      </w:r>
      <w:r w:rsidR="00AE3A02">
        <w:rPr>
          <w:rFonts w:ascii="Times New Roman" w:hAnsi="Times New Roman" w:cs="Times New Roman"/>
          <w:color w:val="231F20"/>
          <w:sz w:val="24"/>
          <w:szCs w:val="24"/>
        </w:rPr>
        <w:t>, p.45</w:t>
      </w:r>
      <w:r w:rsidR="00F97357">
        <w:rPr>
          <w:rFonts w:ascii="Times New Roman" w:hAnsi="Times New Roman" w:cs="Times New Roman"/>
          <w:color w:val="231F20"/>
          <w:sz w:val="24"/>
          <w:szCs w:val="24"/>
        </w:rPr>
        <w:t>]</w:t>
      </w:r>
    </w:p>
    <w:p w14:paraId="43EB23E2" w14:textId="3D38C9E8" w:rsidR="00E74C00" w:rsidRDefault="008C3A13" w:rsidP="00BB07F4">
      <w:pPr>
        <w:pStyle w:val="BodyText"/>
        <w:tabs>
          <w:tab w:val="left" w:pos="900"/>
        </w:tabs>
        <w:spacing w:line="271" w:lineRule="exact"/>
        <w:rPr>
          <w:rFonts w:ascii="Times New Roman" w:hAnsi="Times New Roman" w:cs="Times New Roman"/>
          <w:color w:val="231F20"/>
          <w:sz w:val="24"/>
          <w:szCs w:val="24"/>
        </w:rPr>
      </w:pPr>
      <w:r>
        <w:rPr>
          <w:rFonts w:ascii="Times New Roman" w:hAnsi="Times New Roman" w:cs="Times New Roman"/>
          <w:color w:val="231F20"/>
          <w:sz w:val="24"/>
          <w:szCs w:val="24"/>
        </w:rPr>
        <w:tab/>
      </w:r>
      <w:r w:rsidR="001C3AA1">
        <w:rPr>
          <w:rFonts w:ascii="Times New Roman" w:hAnsi="Times New Roman" w:cs="Times New Roman"/>
          <w:color w:val="231F20"/>
          <w:sz w:val="24"/>
          <w:szCs w:val="24"/>
        </w:rPr>
        <w:t>Repeatedly c</w:t>
      </w:r>
      <w:r w:rsidR="00423C8E">
        <w:rPr>
          <w:rFonts w:ascii="Times New Roman" w:hAnsi="Times New Roman" w:cs="Times New Roman"/>
          <w:color w:val="231F20"/>
          <w:spacing w:val="-10"/>
          <w:sz w:val="24"/>
          <w:szCs w:val="24"/>
        </w:rPr>
        <w:t>onvers</w:t>
      </w:r>
      <w:r w:rsidR="001C3AA1">
        <w:rPr>
          <w:rFonts w:ascii="Times New Roman" w:hAnsi="Times New Roman" w:cs="Times New Roman"/>
          <w:color w:val="231F20"/>
          <w:spacing w:val="-10"/>
          <w:sz w:val="24"/>
          <w:szCs w:val="24"/>
        </w:rPr>
        <w:t>ing</w:t>
      </w:r>
      <w:r w:rsidR="00423C8E">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do</w:t>
      </w:r>
      <w:r w:rsidR="001C3AA1">
        <w:rPr>
          <w:rFonts w:ascii="Times New Roman" w:hAnsi="Times New Roman" w:cs="Times New Roman"/>
          <w:color w:val="231F20"/>
          <w:sz w:val="24"/>
          <w:szCs w:val="24"/>
        </w:rPr>
        <w:t>ing</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projects,</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read</w:t>
      </w:r>
      <w:r w:rsidR="001C3AA1">
        <w:rPr>
          <w:rFonts w:ascii="Times New Roman" w:hAnsi="Times New Roman" w:cs="Times New Roman"/>
          <w:color w:val="231F20"/>
          <w:sz w:val="24"/>
          <w:szCs w:val="24"/>
        </w:rPr>
        <w:t>ing</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books,</w:t>
      </w:r>
      <w:r w:rsidR="00A86F2E">
        <w:rPr>
          <w:rFonts w:ascii="Times New Roman" w:hAnsi="Times New Roman" w:cs="Times New Roman"/>
          <w:color w:val="231F20"/>
          <w:sz w:val="24"/>
          <w:szCs w:val="24"/>
        </w:rPr>
        <w:t xml:space="preserve"> or</w:t>
      </w:r>
      <w:r w:rsidR="0051499F" w:rsidRPr="007A1039">
        <w:rPr>
          <w:rFonts w:ascii="Times New Roman" w:hAnsi="Times New Roman" w:cs="Times New Roman"/>
          <w:color w:val="231F20"/>
          <w:spacing w:val="-9"/>
          <w:sz w:val="24"/>
          <w:szCs w:val="24"/>
        </w:rPr>
        <w:t xml:space="preserve"> </w:t>
      </w:r>
      <w:r w:rsidR="0051499F" w:rsidRPr="007A1039">
        <w:rPr>
          <w:rFonts w:ascii="Times New Roman" w:hAnsi="Times New Roman" w:cs="Times New Roman"/>
          <w:color w:val="231F20"/>
          <w:sz w:val="24"/>
          <w:szCs w:val="24"/>
        </w:rPr>
        <w:t>watch</w:t>
      </w:r>
      <w:r w:rsidR="001C3AA1">
        <w:rPr>
          <w:rFonts w:ascii="Times New Roman" w:hAnsi="Times New Roman" w:cs="Times New Roman"/>
          <w:color w:val="231F20"/>
          <w:sz w:val="24"/>
          <w:szCs w:val="24"/>
        </w:rPr>
        <w:t>ing</w:t>
      </w:r>
      <w:r w:rsidR="0051499F" w:rsidRPr="007A1039">
        <w:rPr>
          <w:rFonts w:ascii="Times New Roman" w:hAnsi="Times New Roman" w:cs="Times New Roman"/>
          <w:color w:val="231F20"/>
          <w:spacing w:val="-10"/>
          <w:sz w:val="24"/>
          <w:szCs w:val="24"/>
        </w:rPr>
        <w:t xml:space="preserve"> </w:t>
      </w:r>
      <w:r w:rsidR="0051499F" w:rsidRPr="007A1039">
        <w:rPr>
          <w:rFonts w:ascii="Times New Roman" w:hAnsi="Times New Roman" w:cs="Times New Roman"/>
          <w:color w:val="231F20"/>
          <w:sz w:val="24"/>
          <w:szCs w:val="24"/>
        </w:rPr>
        <w:t xml:space="preserve">high quality </w:t>
      </w:r>
      <w:r w:rsidR="00C74DBE">
        <w:rPr>
          <w:rFonts w:ascii="Times New Roman" w:hAnsi="Times New Roman" w:cs="Times New Roman"/>
          <w:color w:val="231F20"/>
          <w:sz w:val="24"/>
          <w:szCs w:val="24"/>
        </w:rPr>
        <w:t xml:space="preserve">still </w:t>
      </w:r>
      <w:r w:rsidR="003A4FE9">
        <w:rPr>
          <w:rFonts w:ascii="Times New Roman" w:hAnsi="Times New Roman" w:cs="Times New Roman"/>
          <w:color w:val="231F20"/>
          <w:sz w:val="24"/>
          <w:szCs w:val="24"/>
        </w:rPr>
        <w:t>and</w:t>
      </w:r>
      <w:r w:rsidR="00C74DBE">
        <w:rPr>
          <w:rFonts w:ascii="Times New Roman" w:hAnsi="Times New Roman" w:cs="Times New Roman"/>
          <w:color w:val="231F20"/>
          <w:sz w:val="24"/>
          <w:szCs w:val="24"/>
        </w:rPr>
        <w:t xml:space="preserve"> moving </w:t>
      </w:r>
      <w:r w:rsidR="0051499F" w:rsidRPr="007A1039">
        <w:rPr>
          <w:rFonts w:ascii="Times New Roman" w:hAnsi="Times New Roman" w:cs="Times New Roman"/>
          <w:color w:val="231F20"/>
          <w:sz w:val="24"/>
          <w:szCs w:val="24"/>
        </w:rPr>
        <w:t>images</w:t>
      </w:r>
      <w:r w:rsidR="001C3AA1">
        <w:rPr>
          <w:rFonts w:ascii="Times New Roman" w:hAnsi="Times New Roman" w:cs="Times New Roman"/>
          <w:color w:val="231F20"/>
          <w:sz w:val="24"/>
          <w:szCs w:val="24"/>
        </w:rPr>
        <w:t xml:space="preserve"> in time</w:t>
      </w:r>
      <w:r w:rsidR="00E576CC">
        <w:rPr>
          <w:rFonts w:ascii="Times New Roman" w:hAnsi="Times New Roman" w:cs="Times New Roman"/>
          <w:color w:val="231F20"/>
          <w:sz w:val="24"/>
          <w:szCs w:val="24"/>
        </w:rPr>
        <w:t xml:space="preserve"> enable </w:t>
      </w:r>
      <w:r w:rsidR="00A43016">
        <w:rPr>
          <w:rFonts w:ascii="Times New Roman" w:hAnsi="Times New Roman" w:cs="Times New Roman"/>
          <w:color w:val="231F20"/>
          <w:sz w:val="24"/>
          <w:szCs w:val="24"/>
        </w:rPr>
        <w:t>children</w:t>
      </w:r>
      <w:r w:rsidR="00E576CC">
        <w:rPr>
          <w:rFonts w:ascii="Times New Roman" w:hAnsi="Times New Roman" w:cs="Times New Roman"/>
          <w:color w:val="231F20"/>
          <w:sz w:val="24"/>
          <w:szCs w:val="24"/>
        </w:rPr>
        <w:t xml:space="preserve"> to</w:t>
      </w:r>
      <w:r w:rsidR="0051499F" w:rsidRPr="007A1039">
        <w:rPr>
          <w:rFonts w:ascii="Times New Roman" w:hAnsi="Times New Roman" w:cs="Times New Roman"/>
          <w:color w:val="231F20"/>
          <w:sz w:val="24"/>
          <w:szCs w:val="24"/>
        </w:rPr>
        <w:t xml:space="preserve"> correct their</w:t>
      </w:r>
      <w:r w:rsidR="001C3AA1">
        <w:rPr>
          <w:rFonts w:ascii="Times New Roman" w:hAnsi="Times New Roman" w:cs="Times New Roman"/>
          <w:color w:val="231F20"/>
          <w:sz w:val="24"/>
          <w:szCs w:val="24"/>
        </w:rPr>
        <w:t xml:space="preserve"> own</w:t>
      </w:r>
      <w:r w:rsidR="0051499F" w:rsidRPr="007A1039">
        <w:rPr>
          <w:rFonts w:ascii="Times New Roman" w:hAnsi="Times New Roman" w:cs="Times New Roman"/>
          <w:color w:val="231F20"/>
          <w:sz w:val="24"/>
          <w:szCs w:val="24"/>
        </w:rPr>
        <w:t xml:space="preserve"> mistakes. </w:t>
      </w:r>
      <w:r w:rsidR="00534316">
        <w:rPr>
          <w:rFonts w:ascii="Times New Roman" w:hAnsi="Times New Roman" w:cs="Times New Roman"/>
          <w:color w:val="231F20"/>
          <w:sz w:val="24"/>
          <w:szCs w:val="24"/>
        </w:rPr>
        <w:t>You can</w:t>
      </w:r>
      <w:r w:rsidR="003D3E97">
        <w:rPr>
          <w:rFonts w:ascii="Times New Roman" w:hAnsi="Times New Roman" w:cs="Times New Roman"/>
          <w:color w:val="231F20"/>
          <w:sz w:val="24"/>
          <w:szCs w:val="24"/>
        </w:rPr>
        <w:t xml:space="preserve"> question mistake</w:t>
      </w:r>
      <w:r w:rsidR="00534316">
        <w:rPr>
          <w:rFonts w:ascii="Times New Roman" w:hAnsi="Times New Roman" w:cs="Times New Roman"/>
          <w:color w:val="231F20"/>
          <w:sz w:val="24"/>
          <w:szCs w:val="24"/>
        </w:rPr>
        <w:t>s by</w:t>
      </w:r>
      <w:r w:rsidR="003D3E97">
        <w:rPr>
          <w:rFonts w:ascii="Times New Roman" w:hAnsi="Times New Roman" w:cs="Times New Roman"/>
          <w:color w:val="231F20"/>
          <w:sz w:val="24"/>
          <w:szCs w:val="24"/>
        </w:rPr>
        <w:t xml:space="preserve"> </w:t>
      </w:r>
      <w:r w:rsidR="008648F6">
        <w:rPr>
          <w:rFonts w:ascii="Times New Roman" w:hAnsi="Times New Roman" w:cs="Times New Roman"/>
          <w:color w:val="231F20"/>
          <w:sz w:val="24"/>
          <w:szCs w:val="24"/>
        </w:rPr>
        <w:t>say</w:t>
      </w:r>
      <w:r w:rsidR="00534316">
        <w:rPr>
          <w:rFonts w:ascii="Times New Roman" w:hAnsi="Times New Roman" w:cs="Times New Roman"/>
          <w:color w:val="231F20"/>
          <w:sz w:val="24"/>
          <w:szCs w:val="24"/>
        </w:rPr>
        <w:t>ing</w:t>
      </w:r>
      <w:r w:rsidR="008648F6">
        <w:rPr>
          <w:rFonts w:ascii="Times New Roman" w:hAnsi="Times New Roman" w:cs="Times New Roman"/>
          <w:color w:val="231F20"/>
          <w:sz w:val="24"/>
          <w:szCs w:val="24"/>
        </w:rPr>
        <w:t>, “Hmmm! interesting</w:t>
      </w:r>
      <w:r w:rsidR="00534316">
        <w:rPr>
          <w:rFonts w:ascii="Times New Roman" w:hAnsi="Times New Roman" w:cs="Times New Roman"/>
          <w:color w:val="231F20"/>
          <w:sz w:val="24"/>
          <w:szCs w:val="24"/>
        </w:rPr>
        <w:t xml:space="preserve">! </w:t>
      </w:r>
      <w:r w:rsidR="003D3E97">
        <w:rPr>
          <w:rFonts w:ascii="Times New Roman" w:hAnsi="Times New Roman" w:cs="Times New Roman"/>
          <w:color w:val="231F20"/>
          <w:sz w:val="24"/>
          <w:szCs w:val="24"/>
        </w:rPr>
        <w:t>What is your evidence?”</w:t>
      </w:r>
      <w:r>
        <w:rPr>
          <w:rFonts w:ascii="Times New Roman" w:hAnsi="Times New Roman" w:cs="Times New Roman"/>
          <w:color w:val="231F20"/>
          <w:sz w:val="24"/>
          <w:szCs w:val="24"/>
        </w:rPr>
        <w:t xml:space="preserve"> With the children, compare </w:t>
      </w:r>
      <w:r w:rsidR="00905A0E">
        <w:rPr>
          <w:rFonts w:ascii="Times New Roman" w:hAnsi="Times New Roman" w:cs="Times New Roman"/>
          <w:color w:val="231F20"/>
          <w:sz w:val="24"/>
          <w:szCs w:val="24"/>
        </w:rPr>
        <w:t xml:space="preserve">how </w:t>
      </w:r>
      <w:r>
        <w:rPr>
          <w:rFonts w:ascii="Times New Roman" w:hAnsi="Times New Roman" w:cs="Times New Roman"/>
          <w:color w:val="231F20"/>
          <w:sz w:val="24"/>
          <w:szCs w:val="24"/>
        </w:rPr>
        <w:t>their</w:t>
      </w:r>
      <w:r w:rsidR="00615878">
        <w:rPr>
          <w:rFonts w:ascii="Times New Roman" w:hAnsi="Times New Roman" w:cs="Times New Roman"/>
          <w:color w:val="231F20"/>
          <w:sz w:val="24"/>
          <w:szCs w:val="24"/>
        </w:rPr>
        <w:t xml:space="preserve"> initial</w:t>
      </w:r>
      <w:r>
        <w:rPr>
          <w:rFonts w:ascii="Times New Roman" w:hAnsi="Times New Roman" w:cs="Times New Roman"/>
          <w:color w:val="231F20"/>
          <w:sz w:val="24"/>
          <w:szCs w:val="24"/>
        </w:rPr>
        <w:t xml:space="preserve"> thoughts </w:t>
      </w:r>
      <w:r w:rsidR="00905A0E">
        <w:rPr>
          <w:rFonts w:ascii="Times New Roman" w:hAnsi="Times New Roman" w:cs="Times New Roman"/>
          <w:color w:val="231F20"/>
          <w:sz w:val="24"/>
          <w:szCs w:val="24"/>
        </w:rPr>
        <w:t>change over time: “Last week you said . . .</w:t>
      </w:r>
      <w:r w:rsidR="00EA4C32">
        <w:rPr>
          <w:rFonts w:ascii="Times New Roman" w:hAnsi="Times New Roman" w:cs="Times New Roman"/>
          <w:color w:val="231F20"/>
          <w:sz w:val="24"/>
          <w:szCs w:val="24"/>
        </w:rPr>
        <w:t xml:space="preserve"> </w:t>
      </w:r>
      <w:r w:rsidR="00413A20">
        <w:rPr>
          <w:rFonts w:ascii="Times New Roman" w:hAnsi="Times New Roman" w:cs="Times New Roman"/>
          <w:color w:val="231F20"/>
          <w:sz w:val="24"/>
          <w:szCs w:val="24"/>
        </w:rPr>
        <w:t>and</w:t>
      </w:r>
      <w:r w:rsidR="00905A0E">
        <w:rPr>
          <w:rFonts w:ascii="Times New Roman" w:hAnsi="Times New Roman" w:cs="Times New Roman"/>
          <w:color w:val="231F20"/>
          <w:sz w:val="24"/>
          <w:szCs w:val="24"/>
        </w:rPr>
        <w:t xml:space="preserve"> </w:t>
      </w:r>
      <w:r w:rsidR="00EA4C32">
        <w:rPr>
          <w:rFonts w:ascii="Times New Roman" w:hAnsi="Times New Roman" w:cs="Times New Roman"/>
          <w:color w:val="231F20"/>
          <w:sz w:val="24"/>
          <w:szCs w:val="24"/>
        </w:rPr>
        <w:t>t</w:t>
      </w:r>
      <w:r w:rsidR="00905A0E">
        <w:rPr>
          <w:rFonts w:ascii="Times New Roman" w:hAnsi="Times New Roman" w:cs="Times New Roman"/>
          <w:color w:val="231F20"/>
          <w:sz w:val="24"/>
          <w:szCs w:val="24"/>
        </w:rPr>
        <w:t>oday you said . . .</w:t>
      </w:r>
      <w:r w:rsidR="00EA4C32">
        <w:rPr>
          <w:rFonts w:ascii="Times New Roman" w:hAnsi="Times New Roman" w:cs="Times New Roman"/>
          <w:color w:val="231F20"/>
          <w:sz w:val="24"/>
          <w:szCs w:val="24"/>
        </w:rPr>
        <w:t>.</w:t>
      </w:r>
      <w:r w:rsidR="00905A0E">
        <w:rPr>
          <w:rFonts w:ascii="Times New Roman" w:hAnsi="Times New Roman" w:cs="Times New Roman"/>
          <w:color w:val="231F20"/>
          <w:sz w:val="24"/>
          <w:szCs w:val="24"/>
        </w:rPr>
        <w:t xml:space="preserve"> What is different? What changed your mind?</w:t>
      </w:r>
      <w:r w:rsidR="00EA4C32">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p>
    <w:p w14:paraId="56D3E502" w14:textId="40BD79F3" w:rsidR="00D97838" w:rsidRDefault="0051499F" w:rsidP="00481937">
      <w:pPr>
        <w:pStyle w:val="BodyText"/>
        <w:tabs>
          <w:tab w:val="left" w:pos="720"/>
        </w:tabs>
        <w:spacing w:line="225"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Good questions </w:t>
      </w:r>
      <w:r w:rsidRPr="007A1039">
        <w:rPr>
          <w:rFonts w:ascii="Times New Roman" w:hAnsi="Times New Roman" w:cs="Times New Roman"/>
          <w:i/>
          <w:color w:val="231F20"/>
          <w:sz w:val="24"/>
          <w:szCs w:val="24"/>
        </w:rPr>
        <w:t>ar</w:t>
      </w:r>
      <w:r w:rsidR="006817B4">
        <w:rPr>
          <w:rFonts w:ascii="Times New Roman" w:hAnsi="Times New Roman" w:cs="Times New Roman"/>
          <w:i/>
          <w:color w:val="231F20"/>
          <w:sz w:val="24"/>
          <w:szCs w:val="24"/>
        </w:rPr>
        <w:t xml:space="preserve">e </w:t>
      </w:r>
      <w:r w:rsidRPr="007A1039">
        <w:rPr>
          <w:rFonts w:ascii="Times New Roman" w:hAnsi="Times New Roman" w:cs="Times New Roman"/>
          <w:i/>
          <w:color w:val="231F20"/>
          <w:sz w:val="24"/>
          <w:szCs w:val="24"/>
        </w:rPr>
        <w:t xml:space="preserve">not </w:t>
      </w:r>
      <w:r w:rsidR="009E40DA" w:rsidRPr="007A1039">
        <w:rPr>
          <w:rFonts w:ascii="Times New Roman" w:hAnsi="Times New Roman" w:cs="Times New Roman"/>
          <w:color w:val="231F20"/>
          <w:sz w:val="24"/>
          <w:szCs w:val="24"/>
        </w:rPr>
        <w:t>list</w:t>
      </w:r>
      <w:r w:rsidR="00CF0708">
        <w:rPr>
          <w:rFonts w:ascii="Times New Roman" w:hAnsi="Times New Roman" w:cs="Times New Roman"/>
          <w:color w:val="231F20"/>
          <w:sz w:val="24"/>
          <w:szCs w:val="24"/>
        </w:rPr>
        <w:t>s</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of subjects to teach</w:t>
      </w:r>
      <w:r w:rsidR="00275DA1">
        <w:rPr>
          <w:rFonts w:ascii="Times New Roman" w:hAnsi="Times New Roman" w:cs="Times New Roman"/>
          <w:color w:val="231F20"/>
          <w:sz w:val="24"/>
          <w:szCs w:val="24"/>
        </w:rPr>
        <w:t>; they</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are </w:t>
      </w:r>
      <w:r w:rsidRPr="007A1039">
        <w:rPr>
          <w:rFonts w:ascii="Times New Roman" w:hAnsi="Times New Roman" w:cs="Times New Roman"/>
          <w:color w:val="231F20"/>
          <w:spacing w:val="-4"/>
          <w:sz w:val="24"/>
          <w:szCs w:val="24"/>
        </w:rPr>
        <w:t xml:space="preserve">ways </w:t>
      </w:r>
      <w:r w:rsidR="007E1A62">
        <w:rPr>
          <w:rFonts w:ascii="Times New Roman" w:hAnsi="Times New Roman" w:cs="Times New Roman"/>
          <w:color w:val="231F20"/>
          <w:spacing w:val="-4"/>
          <w:sz w:val="24"/>
          <w:szCs w:val="24"/>
        </w:rPr>
        <w:t>you</w:t>
      </w:r>
      <w:r w:rsidRPr="007A1039">
        <w:rPr>
          <w:rFonts w:ascii="Times New Roman" w:hAnsi="Times New Roman" w:cs="Times New Roman"/>
          <w:color w:val="231F20"/>
          <w:sz w:val="24"/>
          <w:szCs w:val="24"/>
        </w:rPr>
        <w:t xml:space="preserve"> can learn </w:t>
      </w:r>
      <w:r w:rsidR="007D0A07">
        <w:rPr>
          <w:rFonts w:ascii="Times New Roman" w:hAnsi="Times New Roman" w:cs="Times New Roman"/>
          <w:color w:val="231F20"/>
          <w:sz w:val="24"/>
          <w:szCs w:val="24"/>
        </w:rPr>
        <w:t>about</w:t>
      </w:r>
      <w:r w:rsidRPr="007A1039">
        <w:rPr>
          <w:rFonts w:ascii="Times New Roman" w:hAnsi="Times New Roman" w:cs="Times New Roman"/>
          <w:color w:val="231F20"/>
          <w:sz w:val="24"/>
          <w:szCs w:val="24"/>
        </w:rPr>
        <w:t xml:space="preserve"> children</w:t>
      </w:r>
      <w:r w:rsidR="00A43016">
        <w:rPr>
          <w:rFonts w:ascii="Times New Roman" w:hAnsi="Times New Roman" w:cs="Times New Roman"/>
          <w:color w:val="231F20"/>
          <w:sz w:val="24"/>
          <w:szCs w:val="24"/>
        </w:rPr>
        <w:t>’s interests,</w:t>
      </w:r>
      <w:r w:rsidR="003D3E97">
        <w:rPr>
          <w:rFonts w:ascii="Times New Roman" w:hAnsi="Times New Roman" w:cs="Times New Roman"/>
          <w:color w:val="231F20"/>
          <w:sz w:val="24"/>
          <w:szCs w:val="24"/>
        </w:rPr>
        <w:t xml:space="preserve"> where their information come</w:t>
      </w:r>
      <w:r w:rsidR="00A43016">
        <w:rPr>
          <w:rFonts w:ascii="Times New Roman" w:hAnsi="Times New Roman" w:cs="Times New Roman"/>
          <w:color w:val="231F20"/>
          <w:sz w:val="24"/>
          <w:szCs w:val="24"/>
        </w:rPr>
        <w:t xml:space="preserve">s </w:t>
      </w:r>
      <w:r w:rsidR="003D3E97">
        <w:rPr>
          <w:rFonts w:ascii="Times New Roman" w:hAnsi="Times New Roman" w:cs="Times New Roman"/>
          <w:color w:val="231F20"/>
          <w:sz w:val="24"/>
          <w:szCs w:val="24"/>
        </w:rPr>
        <w:t>from, if their ideas are based on opinions</w:t>
      </w:r>
      <w:r w:rsidR="00C23B1D">
        <w:rPr>
          <w:rFonts w:ascii="Times New Roman" w:hAnsi="Times New Roman" w:cs="Times New Roman"/>
          <w:color w:val="231F20"/>
          <w:sz w:val="24"/>
          <w:szCs w:val="24"/>
        </w:rPr>
        <w:t>,</w:t>
      </w:r>
      <w:r w:rsidR="003D3E97">
        <w:rPr>
          <w:rFonts w:ascii="Times New Roman" w:hAnsi="Times New Roman" w:cs="Times New Roman"/>
          <w:color w:val="231F20"/>
          <w:sz w:val="24"/>
          <w:szCs w:val="24"/>
        </w:rPr>
        <w:t xml:space="preserve"> or if they </w:t>
      </w:r>
      <w:r w:rsidR="002F044F">
        <w:rPr>
          <w:rFonts w:ascii="Times New Roman" w:hAnsi="Times New Roman" w:cs="Times New Roman"/>
          <w:color w:val="231F20"/>
          <w:sz w:val="24"/>
          <w:szCs w:val="24"/>
        </w:rPr>
        <w:t>can support</w:t>
      </w:r>
      <w:r w:rsidR="003D3E97">
        <w:rPr>
          <w:rFonts w:ascii="Times New Roman" w:hAnsi="Times New Roman" w:cs="Times New Roman"/>
          <w:color w:val="231F20"/>
          <w:sz w:val="24"/>
          <w:szCs w:val="24"/>
        </w:rPr>
        <w:t xml:space="preserve"> their statements</w:t>
      </w:r>
      <w:r w:rsidR="002F044F">
        <w:rPr>
          <w:rFonts w:ascii="Times New Roman" w:hAnsi="Times New Roman" w:cs="Times New Roman"/>
          <w:color w:val="231F20"/>
          <w:sz w:val="24"/>
          <w:szCs w:val="24"/>
        </w:rPr>
        <w:t xml:space="preserve"> with evidence</w:t>
      </w:r>
      <w:r w:rsidR="00C74DBE">
        <w:rPr>
          <w:rFonts w:ascii="Times New Roman" w:hAnsi="Times New Roman" w:cs="Times New Roman"/>
          <w:color w:val="231F20"/>
          <w:sz w:val="24"/>
          <w:szCs w:val="24"/>
        </w:rPr>
        <w:t xml:space="preserve">. </w:t>
      </w:r>
      <w:r w:rsidR="00A43016">
        <w:rPr>
          <w:rFonts w:ascii="Times New Roman" w:hAnsi="Times New Roman" w:cs="Times New Roman"/>
          <w:color w:val="231F20"/>
          <w:sz w:val="24"/>
          <w:szCs w:val="24"/>
        </w:rPr>
        <w:t>Knowing these things about children makes your</w:t>
      </w:r>
      <w:r w:rsidR="00411F52">
        <w:rPr>
          <w:rFonts w:ascii="Times New Roman" w:hAnsi="Times New Roman" w:cs="Times New Roman"/>
          <w:color w:val="231F20"/>
          <w:sz w:val="24"/>
          <w:szCs w:val="24"/>
        </w:rPr>
        <w:t xml:space="preserve"> </w:t>
      </w:r>
      <w:r w:rsidR="00C74DBE">
        <w:rPr>
          <w:rFonts w:ascii="Times New Roman" w:hAnsi="Times New Roman" w:cs="Times New Roman"/>
          <w:color w:val="231F20"/>
          <w:sz w:val="24"/>
          <w:szCs w:val="24"/>
        </w:rPr>
        <w:t>convers</w:t>
      </w:r>
      <w:r w:rsidR="00A43016">
        <w:rPr>
          <w:rFonts w:ascii="Times New Roman" w:hAnsi="Times New Roman" w:cs="Times New Roman"/>
          <w:color w:val="231F20"/>
          <w:sz w:val="24"/>
          <w:szCs w:val="24"/>
        </w:rPr>
        <w:t>ations richer and</w:t>
      </w:r>
      <w:r w:rsidR="00DF5CF2">
        <w:rPr>
          <w:rFonts w:ascii="Times New Roman" w:hAnsi="Times New Roman" w:cs="Times New Roman"/>
          <w:color w:val="231F20"/>
          <w:sz w:val="24"/>
          <w:szCs w:val="24"/>
        </w:rPr>
        <w:t xml:space="preserve"> </w:t>
      </w:r>
      <w:r w:rsidR="007D0A07">
        <w:rPr>
          <w:rFonts w:ascii="Times New Roman" w:hAnsi="Times New Roman" w:cs="Times New Roman"/>
          <w:color w:val="231F20"/>
          <w:sz w:val="24"/>
          <w:szCs w:val="24"/>
        </w:rPr>
        <w:t>plants</w:t>
      </w:r>
      <w:r w:rsidR="00C74DBE">
        <w:rPr>
          <w:rFonts w:ascii="Times New Roman" w:hAnsi="Times New Roman" w:cs="Times New Roman"/>
          <w:color w:val="231F20"/>
          <w:sz w:val="24"/>
          <w:szCs w:val="24"/>
        </w:rPr>
        <w:t xml:space="preserve"> ideas</w:t>
      </w:r>
      <w:r w:rsidR="007032DD">
        <w:rPr>
          <w:rFonts w:ascii="Times New Roman" w:hAnsi="Times New Roman" w:cs="Times New Roman"/>
          <w:color w:val="231F20"/>
          <w:sz w:val="24"/>
          <w:szCs w:val="24"/>
        </w:rPr>
        <w:t xml:space="preserve"> f</w:t>
      </w:r>
      <w:r w:rsidR="00DF5CF2">
        <w:rPr>
          <w:rFonts w:ascii="Times New Roman" w:hAnsi="Times New Roman" w:cs="Times New Roman"/>
          <w:color w:val="231F20"/>
          <w:sz w:val="24"/>
          <w:szCs w:val="24"/>
        </w:rPr>
        <w:t>or individual</w:t>
      </w:r>
      <w:r w:rsidR="00275DA1">
        <w:rPr>
          <w:rFonts w:ascii="Times New Roman" w:hAnsi="Times New Roman" w:cs="Times New Roman"/>
          <w:color w:val="231F20"/>
          <w:sz w:val="24"/>
          <w:szCs w:val="24"/>
        </w:rPr>
        <w:t>s</w:t>
      </w:r>
      <w:r w:rsidR="00DF5CF2">
        <w:rPr>
          <w:rFonts w:ascii="Times New Roman" w:hAnsi="Times New Roman" w:cs="Times New Roman"/>
          <w:color w:val="231F20"/>
          <w:sz w:val="24"/>
          <w:szCs w:val="24"/>
        </w:rPr>
        <w:t xml:space="preserve"> or small group</w:t>
      </w:r>
      <w:r w:rsidR="007032DD">
        <w:rPr>
          <w:rFonts w:ascii="Times New Roman" w:hAnsi="Times New Roman" w:cs="Times New Roman"/>
          <w:color w:val="231F20"/>
          <w:sz w:val="24"/>
          <w:szCs w:val="24"/>
        </w:rPr>
        <w:t xml:space="preserve"> to pursue</w:t>
      </w:r>
      <w:r w:rsidR="001F0D0D">
        <w:rPr>
          <w:rFonts w:ascii="Times New Roman" w:hAnsi="Times New Roman" w:cs="Times New Roman"/>
          <w:color w:val="231F20"/>
          <w:sz w:val="24"/>
          <w:szCs w:val="24"/>
        </w:rPr>
        <w:t xml:space="preserve">. </w:t>
      </w:r>
    </w:p>
    <w:p w14:paraId="4DF3D648" w14:textId="61B69C65" w:rsidR="00E74C00" w:rsidRDefault="00804344" w:rsidP="00481937">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I</w:t>
      </w:r>
      <w:r w:rsidR="00880269">
        <w:rPr>
          <w:rFonts w:ascii="Times New Roman" w:hAnsi="Times New Roman" w:cs="Times New Roman"/>
          <w:color w:val="231F20"/>
          <w:sz w:val="24"/>
          <w:szCs w:val="24"/>
        </w:rPr>
        <w:t>f there is a n</w:t>
      </w:r>
      <w:r w:rsidR="00C86A0F">
        <w:rPr>
          <w:rFonts w:ascii="Times New Roman" w:hAnsi="Times New Roman" w:cs="Times New Roman"/>
          <w:color w:val="231F20"/>
          <w:sz w:val="24"/>
          <w:szCs w:val="24"/>
        </w:rPr>
        <w:t xml:space="preserve">atural </w:t>
      </w:r>
      <w:r w:rsidR="00880269">
        <w:rPr>
          <w:rFonts w:ascii="Times New Roman" w:hAnsi="Times New Roman" w:cs="Times New Roman"/>
          <w:color w:val="231F20"/>
          <w:sz w:val="24"/>
          <w:szCs w:val="24"/>
        </w:rPr>
        <w:t>h</w:t>
      </w:r>
      <w:r w:rsidR="00C86A0F">
        <w:rPr>
          <w:rFonts w:ascii="Times New Roman" w:hAnsi="Times New Roman" w:cs="Times New Roman"/>
          <w:color w:val="231F20"/>
          <w:sz w:val="24"/>
          <w:szCs w:val="24"/>
        </w:rPr>
        <w:t>istory museum</w:t>
      </w:r>
      <w:r w:rsidR="00880269">
        <w:rPr>
          <w:rFonts w:ascii="Times New Roman" w:hAnsi="Times New Roman" w:cs="Times New Roman"/>
          <w:color w:val="231F20"/>
          <w:sz w:val="24"/>
          <w:szCs w:val="24"/>
        </w:rPr>
        <w:t xml:space="preserve"> nearby, visit it. R</w:t>
      </w:r>
      <w:r w:rsidR="00C86A0F">
        <w:rPr>
          <w:rFonts w:ascii="Times New Roman" w:hAnsi="Times New Roman" w:cs="Times New Roman"/>
          <w:color w:val="231F20"/>
          <w:sz w:val="24"/>
          <w:szCs w:val="24"/>
        </w:rPr>
        <w:t>e</w:t>
      </w:r>
      <w:r w:rsidR="00322965">
        <w:rPr>
          <w:rFonts w:ascii="Times New Roman" w:hAnsi="Times New Roman" w:cs="Times New Roman"/>
          <w:color w:val="231F20"/>
          <w:sz w:val="24"/>
          <w:szCs w:val="24"/>
        </w:rPr>
        <w:t>al fossils</w:t>
      </w:r>
      <w:r w:rsidR="00880269">
        <w:rPr>
          <w:rFonts w:ascii="Times New Roman" w:hAnsi="Times New Roman" w:cs="Times New Roman"/>
          <w:color w:val="231F20"/>
          <w:sz w:val="24"/>
          <w:szCs w:val="24"/>
        </w:rPr>
        <w:t>, reconstructions</w:t>
      </w:r>
      <w:r w:rsidR="00D97838">
        <w:rPr>
          <w:rFonts w:ascii="Times New Roman" w:hAnsi="Times New Roman" w:cs="Times New Roman"/>
          <w:color w:val="231F20"/>
          <w:sz w:val="24"/>
          <w:szCs w:val="24"/>
        </w:rPr>
        <w:t xml:space="preserve"> of extinct species</w:t>
      </w:r>
      <w:r w:rsidR="00880269">
        <w:rPr>
          <w:rFonts w:ascii="Times New Roman" w:hAnsi="Times New Roman" w:cs="Times New Roman"/>
          <w:color w:val="231F20"/>
          <w:sz w:val="24"/>
          <w:szCs w:val="24"/>
        </w:rPr>
        <w:t>,</w:t>
      </w:r>
      <w:r w:rsidR="00322965">
        <w:rPr>
          <w:rFonts w:ascii="Times New Roman" w:hAnsi="Times New Roman" w:cs="Times New Roman"/>
          <w:color w:val="231F20"/>
          <w:sz w:val="24"/>
          <w:szCs w:val="24"/>
        </w:rPr>
        <w:t xml:space="preserve"> and dioramas </w:t>
      </w:r>
      <w:r w:rsidR="00407CEF">
        <w:rPr>
          <w:rFonts w:ascii="Times New Roman" w:hAnsi="Times New Roman" w:cs="Times New Roman"/>
          <w:color w:val="231F20"/>
          <w:sz w:val="24"/>
          <w:szCs w:val="24"/>
        </w:rPr>
        <w:t>provide</w:t>
      </w:r>
      <w:r w:rsidR="00322965">
        <w:rPr>
          <w:rFonts w:ascii="Times New Roman" w:hAnsi="Times New Roman" w:cs="Times New Roman"/>
          <w:color w:val="231F20"/>
          <w:sz w:val="24"/>
          <w:szCs w:val="24"/>
        </w:rPr>
        <w:t xml:space="preserve"> context </w:t>
      </w:r>
      <w:r w:rsidR="00407CEF">
        <w:rPr>
          <w:rFonts w:ascii="Times New Roman" w:hAnsi="Times New Roman" w:cs="Times New Roman"/>
          <w:color w:val="231F20"/>
          <w:sz w:val="24"/>
          <w:szCs w:val="24"/>
        </w:rPr>
        <w:t>for</w:t>
      </w:r>
      <w:r w:rsidR="00322965">
        <w:rPr>
          <w:rFonts w:ascii="Times New Roman" w:hAnsi="Times New Roman" w:cs="Times New Roman"/>
          <w:color w:val="231F20"/>
          <w:sz w:val="24"/>
          <w:szCs w:val="24"/>
        </w:rPr>
        <w:t xml:space="preserve"> </w:t>
      </w:r>
      <w:r w:rsidR="003D5612">
        <w:rPr>
          <w:rFonts w:ascii="Times New Roman" w:hAnsi="Times New Roman" w:cs="Times New Roman"/>
          <w:color w:val="231F20"/>
          <w:sz w:val="24"/>
          <w:szCs w:val="24"/>
        </w:rPr>
        <w:t>Earth’s</w:t>
      </w:r>
      <w:r w:rsidR="00322965">
        <w:rPr>
          <w:rFonts w:ascii="Times New Roman" w:hAnsi="Times New Roman" w:cs="Times New Roman"/>
          <w:color w:val="231F20"/>
          <w:sz w:val="24"/>
          <w:szCs w:val="24"/>
        </w:rPr>
        <w:t xml:space="preserve"> grand parade of life. </w:t>
      </w:r>
      <w:r w:rsidR="001875B2">
        <w:rPr>
          <w:rFonts w:ascii="Times New Roman" w:hAnsi="Times New Roman" w:cs="Times New Roman"/>
          <w:color w:val="231F20"/>
          <w:sz w:val="24"/>
          <w:szCs w:val="24"/>
        </w:rPr>
        <w:t>If there is no museum, search the web</w:t>
      </w:r>
      <w:r w:rsidR="00C21E9C">
        <w:rPr>
          <w:rFonts w:ascii="Times New Roman" w:hAnsi="Times New Roman" w:cs="Times New Roman"/>
          <w:color w:val="231F20"/>
          <w:sz w:val="24"/>
          <w:szCs w:val="24"/>
        </w:rPr>
        <w:t xml:space="preserve"> (See MS. p.</w:t>
      </w:r>
      <w:r w:rsidR="00005687">
        <w:rPr>
          <w:rFonts w:ascii="Times New Roman" w:hAnsi="Times New Roman" w:cs="Times New Roman"/>
          <w:color w:val="231F20"/>
          <w:sz w:val="24"/>
          <w:szCs w:val="24"/>
        </w:rPr>
        <w:t>2</w:t>
      </w:r>
      <w:r w:rsidR="00C21E9C">
        <w:rPr>
          <w:rFonts w:ascii="Times New Roman" w:hAnsi="Times New Roman" w:cs="Times New Roman"/>
          <w:color w:val="231F20"/>
          <w:sz w:val="24"/>
          <w:szCs w:val="24"/>
        </w:rPr>
        <w:t>).</w:t>
      </w:r>
      <w:r w:rsidR="001875B2">
        <w:rPr>
          <w:rFonts w:ascii="Times New Roman" w:hAnsi="Times New Roman" w:cs="Times New Roman"/>
          <w:color w:val="231F20"/>
          <w:sz w:val="24"/>
          <w:szCs w:val="24"/>
        </w:rPr>
        <w:t xml:space="preserve"> </w:t>
      </w:r>
      <w:r w:rsidR="00C526BE">
        <w:rPr>
          <w:rFonts w:ascii="Times New Roman" w:hAnsi="Times New Roman" w:cs="Times New Roman"/>
          <w:color w:val="231F20"/>
          <w:sz w:val="24"/>
          <w:szCs w:val="24"/>
        </w:rPr>
        <w:t>When you c</w:t>
      </w:r>
      <w:r w:rsidR="00043DE7">
        <w:rPr>
          <w:rFonts w:ascii="Times New Roman" w:hAnsi="Times New Roman" w:cs="Times New Roman"/>
          <w:color w:val="231F20"/>
          <w:sz w:val="24"/>
          <w:szCs w:val="24"/>
        </w:rPr>
        <w:t>onvers</w:t>
      </w:r>
      <w:r w:rsidR="00C526BE">
        <w:rPr>
          <w:rFonts w:ascii="Times New Roman" w:hAnsi="Times New Roman" w:cs="Times New Roman"/>
          <w:color w:val="231F20"/>
          <w:sz w:val="24"/>
          <w:szCs w:val="24"/>
        </w:rPr>
        <w:t>e</w:t>
      </w:r>
      <w:r>
        <w:rPr>
          <w:rFonts w:ascii="Times New Roman" w:hAnsi="Times New Roman" w:cs="Times New Roman"/>
          <w:color w:val="231F20"/>
          <w:sz w:val="24"/>
          <w:szCs w:val="24"/>
        </w:rPr>
        <w:t xml:space="preserve"> about what you’ve seen and</w:t>
      </w:r>
      <w:r w:rsidR="00880269">
        <w:rPr>
          <w:rFonts w:ascii="Times New Roman" w:hAnsi="Times New Roman" w:cs="Times New Roman"/>
          <w:color w:val="231F20"/>
          <w:sz w:val="24"/>
          <w:szCs w:val="24"/>
        </w:rPr>
        <w:t xml:space="preserve"> ask</w:t>
      </w:r>
      <w:r w:rsidR="004A0B8A">
        <w:rPr>
          <w:rFonts w:ascii="Times New Roman" w:hAnsi="Times New Roman" w:cs="Times New Roman"/>
          <w:color w:val="231F20"/>
          <w:sz w:val="24"/>
          <w:szCs w:val="24"/>
        </w:rPr>
        <w:t xml:space="preserve"> children</w:t>
      </w:r>
      <w:r w:rsidR="001875B2">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to support their ideas with evidence</w:t>
      </w:r>
      <w:r w:rsidR="00C526BE">
        <w:rPr>
          <w:rFonts w:ascii="Times New Roman" w:hAnsi="Times New Roman" w:cs="Times New Roman"/>
          <w:color w:val="231F20"/>
          <w:sz w:val="24"/>
          <w:szCs w:val="24"/>
        </w:rPr>
        <w:t>, you</w:t>
      </w:r>
      <w:r w:rsidR="000D56AC">
        <w:rPr>
          <w:rFonts w:ascii="Times New Roman" w:hAnsi="Times New Roman" w:cs="Times New Roman"/>
          <w:color w:val="231F20"/>
          <w:sz w:val="24"/>
          <w:szCs w:val="24"/>
        </w:rPr>
        <w:t xml:space="preserve"> encourage</w:t>
      </w:r>
      <w:r>
        <w:rPr>
          <w:rFonts w:ascii="Times New Roman" w:hAnsi="Times New Roman" w:cs="Times New Roman"/>
          <w:color w:val="231F20"/>
          <w:sz w:val="24"/>
          <w:szCs w:val="24"/>
        </w:rPr>
        <w:t xml:space="preserve"> </w:t>
      </w:r>
      <w:r w:rsidR="00E22C1E">
        <w:rPr>
          <w:rFonts w:ascii="Times New Roman" w:hAnsi="Times New Roman" w:cs="Times New Roman"/>
          <w:color w:val="231F20"/>
          <w:sz w:val="24"/>
          <w:szCs w:val="24"/>
        </w:rPr>
        <w:t>them</w:t>
      </w:r>
      <w:r>
        <w:rPr>
          <w:rFonts w:ascii="Times New Roman" w:hAnsi="Times New Roman" w:cs="Times New Roman"/>
          <w:color w:val="231F20"/>
          <w:sz w:val="24"/>
          <w:szCs w:val="24"/>
        </w:rPr>
        <w:t xml:space="preserve"> to </w:t>
      </w:r>
      <w:r w:rsidR="00880269">
        <w:rPr>
          <w:rFonts w:ascii="Times New Roman" w:hAnsi="Times New Roman" w:cs="Times New Roman"/>
          <w:color w:val="231F20"/>
          <w:sz w:val="24"/>
          <w:szCs w:val="24"/>
        </w:rPr>
        <w:t>develop</w:t>
      </w:r>
      <w:r w:rsidR="004A0B8A">
        <w:rPr>
          <w:rFonts w:ascii="Times New Roman" w:hAnsi="Times New Roman" w:cs="Times New Roman"/>
          <w:color w:val="231F20"/>
          <w:sz w:val="24"/>
          <w:szCs w:val="24"/>
        </w:rPr>
        <w:t xml:space="preserve"> a scientific mindset.</w:t>
      </w:r>
      <w:r w:rsidR="00842AE0">
        <w:rPr>
          <w:rFonts w:ascii="Times New Roman" w:hAnsi="Times New Roman" w:cs="Times New Roman"/>
          <w:color w:val="231F20"/>
          <w:sz w:val="24"/>
          <w:szCs w:val="24"/>
        </w:rPr>
        <w:t xml:space="preserve"> </w:t>
      </w:r>
      <w:r>
        <w:rPr>
          <w:rFonts w:ascii="Times New Roman" w:hAnsi="Times New Roman" w:cs="Times New Roman"/>
          <w:color w:val="231F20"/>
          <w:sz w:val="24"/>
          <w:szCs w:val="24"/>
        </w:rPr>
        <w:t>Y</w:t>
      </w:r>
      <w:r w:rsidR="007E1A62">
        <w:rPr>
          <w:rFonts w:ascii="Times New Roman" w:hAnsi="Times New Roman" w:cs="Times New Roman"/>
          <w:color w:val="231F20"/>
          <w:sz w:val="24"/>
          <w:szCs w:val="24"/>
        </w:rPr>
        <w:t>our</w:t>
      </w:r>
      <w:r w:rsidR="0051499F" w:rsidRPr="007A1039">
        <w:rPr>
          <w:rFonts w:ascii="Times New Roman" w:hAnsi="Times New Roman" w:cs="Times New Roman"/>
          <w:color w:val="231F20"/>
          <w:sz w:val="24"/>
          <w:szCs w:val="24"/>
        </w:rPr>
        <w:t xml:space="preserve"> </w:t>
      </w:r>
      <w:r w:rsidR="005001B3">
        <w:rPr>
          <w:rFonts w:ascii="Times New Roman" w:hAnsi="Times New Roman" w:cs="Times New Roman"/>
          <w:color w:val="231F20"/>
          <w:sz w:val="24"/>
          <w:szCs w:val="24"/>
        </w:rPr>
        <w:t>interest</w:t>
      </w:r>
      <w:r w:rsidR="007032DD">
        <w:rPr>
          <w:rFonts w:ascii="Times New Roman" w:hAnsi="Times New Roman" w:cs="Times New Roman"/>
          <w:color w:val="231F20"/>
          <w:sz w:val="24"/>
          <w:szCs w:val="24"/>
        </w:rPr>
        <w:t xml:space="preserve"> can lead</w:t>
      </w:r>
      <w:r w:rsidR="00842AE0">
        <w:rPr>
          <w:rFonts w:ascii="Times New Roman" w:hAnsi="Times New Roman" w:cs="Times New Roman"/>
          <w:color w:val="231F20"/>
          <w:sz w:val="24"/>
          <w:szCs w:val="24"/>
        </w:rPr>
        <w:t xml:space="preserve"> </w:t>
      </w:r>
      <w:r w:rsidR="001F0D0D">
        <w:rPr>
          <w:rFonts w:ascii="Times New Roman" w:hAnsi="Times New Roman" w:cs="Times New Roman"/>
          <w:color w:val="231F20"/>
          <w:sz w:val="24"/>
          <w:szCs w:val="24"/>
        </w:rPr>
        <w:t>c</w:t>
      </w:r>
      <w:r w:rsidR="00C74DBE">
        <w:rPr>
          <w:rFonts w:ascii="Times New Roman" w:hAnsi="Times New Roman" w:cs="Times New Roman"/>
          <w:color w:val="231F20"/>
          <w:sz w:val="24"/>
          <w:szCs w:val="24"/>
        </w:rPr>
        <w:t>h</w:t>
      </w:r>
      <w:r w:rsidR="001F0D0D">
        <w:rPr>
          <w:rFonts w:ascii="Times New Roman" w:hAnsi="Times New Roman" w:cs="Times New Roman"/>
          <w:color w:val="231F20"/>
          <w:sz w:val="24"/>
          <w:szCs w:val="24"/>
        </w:rPr>
        <w:t>ildren</w:t>
      </w:r>
      <w:r w:rsidR="00C74DBE">
        <w:rPr>
          <w:rFonts w:ascii="Times New Roman" w:hAnsi="Times New Roman" w:cs="Times New Roman"/>
          <w:color w:val="231F20"/>
          <w:sz w:val="24"/>
          <w:szCs w:val="24"/>
        </w:rPr>
        <w:t xml:space="preserve"> </w:t>
      </w:r>
      <w:r w:rsidR="001E264C">
        <w:rPr>
          <w:rFonts w:ascii="Times New Roman" w:hAnsi="Times New Roman" w:cs="Times New Roman"/>
          <w:color w:val="231F20"/>
          <w:sz w:val="24"/>
          <w:szCs w:val="24"/>
        </w:rPr>
        <w:t>to explore</w:t>
      </w:r>
      <w:r w:rsidR="0051499F" w:rsidRPr="007A1039">
        <w:rPr>
          <w:rFonts w:ascii="Times New Roman" w:hAnsi="Times New Roman" w:cs="Times New Roman"/>
          <w:color w:val="231F20"/>
          <w:sz w:val="24"/>
          <w:szCs w:val="24"/>
        </w:rPr>
        <w:t xml:space="preserve"> evolution</w:t>
      </w:r>
      <w:r w:rsidR="00924BA1">
        <w:rPr>
          <w:rFonts w:ascii="Times New Roman" w:hAnsi="Times New Roman" w:cs="Times New Roman"/>
          <w:color w:val="231F20"/>
          <w:sz w:val="24"/>
          <w:szCs w:val="24"/>
        </w:rPr>
        <w:t xml:space="preserve">–or </w:t>
      </w:r>
      <w:r w:rsidR="0051499F" w:rsidRPr="007A1039">
        <w:rPr>
          <w:rFonts w:ascii="Times New Roman" w:hAnsi="Times New Roman" w:cs="Times New Roman"/>
          <w:color w:val="231F20"/>
          <w:spacing w:val="-4"/>
          <w:sz w:val="24"/>
          <w:szCs w:val="24"/>
        </w:rPr>
        <w:t xml:space="preserve">any </w:t>
      </w:r>
      <w:r w:rsidR="0051499F" w:rsidRPr="007A1039">
        <w:rPr>
          <w:rFonts w:ascii="Times New Roman" w:hAnsi="Times New Roman" w:cs="Times New Roman"/>
          <w:color w:val="231F20"/>
          <w:sz w:val="24"/>
          <w:szCs w:val="24"/>
        </w:rPr>
        <w:t>grand topic</w:t>
      </w:r>
      <w:r w:rsidR="00791ED4">
        <w:rPr>
          <w:rFonts w:ascii="Times New Roman" w:hAnsi="Times New Roman" w:cs="Times New Roman"/>
          <w:color w:val="231F20"/>
          <w:sz w:val="24"/>
          <w:szCs w:val="24"/>
        </w:rPr>
        <w:t>,</w:t>
      </w:r>
      <w:r w:rsidR="00DF0D33">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gradually</w:t>
      </w:r>
      <w:r w:rsidR="00791ED4">
        <w:rPr>
          <w:rFonts w:ascii="Times New Roman" w:hAnsi="Times New Roman" w:cs="Times New Roman"/>
          <w:color w:val="231F20"/>
          <w:sz w:val="24"/>
          <w:szCs w:val="24"/>
        </w:rPr>
        <w:t xml:space="preserve"> </w:t>
      </w:r>
      <w:r w:rsidR="004A0B8A">
        <w:rPr>
          <w:rFonts w:ascii="Times New Roman" w:hAnsi="Times New Roman" w:cs="Times New Roman"/>
          <w:color w:val="231F20"/>
          <w:sz w:val="24"/>
          <w:szCs w:val="24"/>
        </w:rPr>
        <w:t xml:space="preserve">to replace “magical” </w:t>
      </w:r>
      <w:r w:rsidR="000F566C">
        <w:rPr>
          <w:rFonts w:ascii="Times New Roman" w:hAnsi="Times New Roman" w:cs="Times New Roman"/>
          <w:color w:val="231F20"/>
          <w:sz w:val="24"/>
          <w:szCs w:val="24"/>
        </w:rPr>
        <w:t>ideas</w:t>
      </w:r>
      <w:r w:rsidR="004A0B8A">
        <w:rPr>
          <w:rFonts w:ascii="Times New Roman" w:hAnsi="Times New Roman" w:cs="Times New Roman"/>
          <w:color w:val="231F20"/>
          <w:sz w:val="24"/>
          <w:szCs w:val="24"/>
        </w:rPr>
        <w:t xml:space="preserve"> with evidence-based reasoning</w:t>
      </w:r>
      <w:r w:rsidR="00791ED4">
        <w:rPr>
          <w:rFonts w:ascii="Times New Roman" w:hAnsi="Times New Roman" w:cs="Times New Roman"/>
          <w:color w:val="231F20"/>
          <w:sz w:val="24"/>
          <w:szCs w:val="24"/>
        </w:rPr>
        <w:t xml:space="preserve">, and possibly to </w:t>
      </w:r>
      <w:r w:rsidR="00EF3D93">
        <w:rPr>
          <w:rFonts w:ascii="Times New Roman" w:hAnsi="Times New Roman" w:cs="Times New Roman"/>
          <w:color w:val="231F20"/>
          <w:sz w:val="24"/>
          <w:szCs w:val="24"/>
        </w:rPr>
        <w:t>want</w:t>
      </w:r>
      <w:r w:rsidR="00791ED4">
        <w:rPr>
          <w:rFonts w:ascii="Times New Roman" w:hAnsi="Times New Roman" w:cs="Times New Roman"/>
          <w:color w:val="231F20"/>
          <w:sz w:val="24"/>
          <w:szCs w:val="24"/>
        </w:rPr>
        <w:t xml:space="preserve"> to become a scientist.</w:t>
      </w:r>
    </w:p>
    <w:p w14:paraId="2BCC1395" w14:textId="69305C6B" w:rsidR="004E217F" w:rsidRDefault="00322965"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Many children are</w:t>
      </w:r>
      <w:r w:rsidR="00860FC9">
        <w:rPr>
          <w:rFonts w:ascii="Times New Roman" w:hAnsi="Times New Roman" w:cs="Times New Roman"/>
          <w:color w:val="231F20"/>
          <w:sz w:val="24"/>
          <w:szCs w:val="24"/>
        </w:rPr>
        <w:t xml:space="preserve"> curio</w:t>
      </w:r>
      <w:r w:rsidR="004A0B8A">
        <w:rPr>
          <w:rFonts w:ascii="Times New Roman" w:hAnsi="Times New Roman" w:cs="Times New Roman"/>
          <w:color w:val="231F20"/>
          <w:sz w:val="24"/>
          <w:szCs w:val="24"/>
        </w:rPr>
        <w:t>u</w:t>
      </w:r>
      <w:r w:rsidR="00860FC9">
        <w:rPr>
          <w:rFonts w:ascii="Times New Roman" w:hAnsi="Times New Roman" w:cs="Times New Roman"/>
          <w:color w:val="231F20"/>
          <w:sz w:val="24"/>
          <w:szCs w:val="24"/>
        </w:rPr>
        <w:t>s about big topics</w:t>
      </w:r>
      <w:r w:rsidR="00127C8C">
        <w:rPr>
          <w:rFonts w:ascii="Times New Roman" w:hAnsi="Times New Roman" w:cs="Times New Roman"/>
          <w:color w:val="231F20"/>
          <w:sz w:val="24"/>
          <w:szCs w:val="24"/>
        </w:rPr>
        <w:t>: H</w:t>
      </w:r>
      <w:r w:rsidR="00860FC9">
        <w:rPr>
          <w:rFonts w:ascii="Times New Roman" w:hAnsi="Times New Roman" w:cs="Times New Roman"/>
          <w:color w:val="231F20"/>
          <w:sz w:val="24"/>
          <w:szCs w:val="24"/>
        </w:rPr>
        <w:t xml:space="preserve">ow </w:t>
      </w:r>
      <w:r w:rsidR="00D801DE">
        <w:rPr>
          <w:rFonts w:ascii="Times New Roman" w:hAnsi="Times New Roman" w:cs="Times New Roman"/>
          <w:color w:val="231F20"/>
          <w:sz w:val="24"/>
          <w:szCs w:val="24"/>
        </w:rPr>
        <w:t xml:space="preserve">did </w:t>
      </w:r>
      <w:r w:rsidR="00860FC9">
        <w:rPr>
          <w:rFonts w:ascii="Times New Roman" w:hAnsi="Times New Roman" w:cs="Times New Roman"/>
          <w:color w:val="231F20"/>
          <w:sz w:val="24"/>
          <w:szCs w:val="24"/>
        </w:rPr>
        <w:t>humans originat</w:t>
      </w:r>
      <w:r w:rsidR="00D801DE">
        <w:rPr>
          <w:rFonts w:ascii="Times New Roman" w:hAnsi="Times New Roman" w:cs="Times New Roman"/>
          <w:color w:val="231F20"/>
          <w:sz w:val="24"/>
          <w:szCs w:val="24"/>
        </w:rPr>
        <w:t xml:space="preserve">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ho </w:t>
      </w:r>
      <w:r w:rsidR="00D801DE">
        <w:rPr>
          <w:rFonts w:ascii="Times New Roman" w:hAnsi="Times New Roman" w:cs="Times New Roman"/>
          <w:color w:val="231F20"/>
          <w:sz w:val="24"/>
          <w:szCs w:val="24"/>
        </w:rPr>
        <w:t xml:space="preserve">were </w:t>
      </w:r>
      <w:r w:rsidR="00860FC9">
        <w:rPr>
          <w:rFonts w:ascii="Times New Roman" w:hAnsi="Times New Roman" w:cs="Times New Roman"/>
          <w:color w:val="231F20"/>
          <w:sz w:val="24"/>
          <w:szCs w:val="24"/>
        </w:rPr>
        <w:t>the first humans</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076736">
        <w:rPr>
          <w:rFonts w:ascii="Times New Roman" w:hAnsi="Times New Roman" w:cs="Times New Roman"/>
          <w:color w:val="231F20"/>
          <w:sz w:val="24"/>
          <w:szCs w:val="24"/>
        </w:rPr>
        <w:t xml:space="preserve">hat </w:t>
      </w:r>
      <w:r w:rsidR="00D801DE">
        <w:rPr>
          <w:rFonts w:ascii="Times New Roman" w:hAnsi="Times New Roman" w:cs="Times New Roman"/>
          <w:color w:val="231F20"/>
          <w:sz w:val="24"/>
          <w:szCs w:val="24"/>
        </w:rPr>
        <w:t xml:space="preserve">were </w:t>
      </w:r>
      <w:r w:rsidR="00076736">
        <w:rPr>
          <w:rFonts w:ascii="Times New Roman" w:hAnsi="Times New Roman" w:cs="Times New Roman"/>
          <w:color w:val="231F20"/>
          <w:sz w:val="24"/>
          <w:szCs w:val="24"/>
        </w:rPr>
        <w:t>their lives like</w:t>
      </w:r>
      <w:r w:rsidR="00D801DE">
        <w:rPr>
          <w:rFonts w:ascii="Times New Roman" w:hAnsi="Times New Roman" w:cs="Times New Roman"/>
          <w:color w:val="231F20"/>
          <w:sz w:val="24"/>
          <w:szCs w:val="24"/>
        </w:rPr>
        <w:t>?</w:t>
      </w:r>
      <w:r w:rsidR="00076736">
        <w:rPr>
          <w:rFonts w:ascii="Times New Roman" w:hAnsi="Times New Roman" w:cs="Times New Roman"/>
          <w:color w:val="231F20"/>
          <w:sz w:val="24"/>
          <w:szCs w:val="24"/>
        </w:rPr>
        <w:t xml:space="preserve"> </w:t>
      </w:r>
      <w:r w:rsidR="00127C8C">
        <w:rPr>
          <w:rFonts w:ascii="Times New Roman" w:hAnsi="Times New Roman" w:cs="Times New Roman"/>
          <w:color w:val="231F20"/>
          <w:sz w:val="24"/>
          <w:szCs w:val="24"/>
        </w:rPr>
        <w:t>W</w:t>
      </w:r>
      <w:r w:rsidR="00860FC9">
        <w:rPr>
          <w:rFonts w:ascii="Times New Roman" w:hAnsi="Times New Roman" w:cs="Times New Roman"/>
          <w:color w:val="231F20"/>
          <w:sz w:val="24"/>
          <w:szCs w:val="24"/>
        </w:rPr>
        <w:t xml:space="preserve">hy </w:t>
      </w:r>
      <w:r w:rsidR="00D801DE">
        <w:rPr>
          <w:rFonts w:ascii="Times New Roman" w:hAnsi="Times New Roman" w:cs="Times New Roman"/>
          <w:color w:val="231F20"/>
          <w:sz w:val="24"/>
          <w:szCs w:val="24"/>
        </w:rPr>
        <w:t xml:space="preserve">do </w:t>
      </w:r>
      <w:r w:rsidR="00860FC9">
        <w:rPr>
          <w:rFonts w:ascii="Times New Roman" w:hAnsi="Times New Roman" w:cs="Times New Roman"/>
          <w:color w:val="231F20"/>
          <w:sz w:val="24"/>
          <w:szCs w:val="24"/>
        </w:rPr>
        <w:t>people look, act, and speak differently</w:t>
      </w:r>
      <w:r w:rsidR="00D801DE">
        <w:rPr>
          <w:rFonts w:ascii="Times New Roman" w:hAnsi="Times New Roman" w:cs="Times New Roman"/>
          <w:color w:val="231F20"/>
          <w:sz w:val="24"/>
          <w:szCs w:val="24"/>
        </w:rPr>
        <w:t>?</w:t>
      </w:r>
      <w:r w:rsidR="00860FC9">
        <w:rPr>
          <w:rFonts w:ascii="Times New Roman" w:hAnsi="Times New Roman" w:cs="Times New Roman"/>
          <w:color w:val="231F20"/>
          <w:sz w:val="24"/>
          <w:szCs w:val="24"/>
        </w:rPr>
        <w:t xml:space="preserve"> </w:t>
      </w:r>
      <w:r w:rsidR="00A04A8A">
        <w:rPr>
          <w:rFonts w:ascii="Times New Roman" w:hAnsi="Times New Roman" w:cs="Times New Roman"/>
          <w:color w:val="231F20"/>
          <w:sz w:val="24"/>
          <w:szCs w:val="24"/>
        </w:rPr>
        <w:t>My interest in evolution</w:t>
      </w:r>
      <w:r w:rsidR="00E21BE7">
        <w:rPr>
          <w:rFonts w:ascii="Times New Roman" w:hAnsi="Times New Roman" w:cs="Times New Roman"/>
          <w:color w:val="231F20"/>
          <w:sz w:val="24"/>
          <w:szCs w:val="24"/>
        </w:rPr>
        <w:t>, long before</w:t>
      </w:r>
      <w:r w:rsidR="000F373F">
        <w:rPr>
          <w:rFonts w:ascii="Times New Roman" w:hAnsi="Times New Roman" w:cs="Times New Roman"/>
          <w:color w:val="231F20"/>
          <w:sz w:val="24"/>
          <w:szCs w:val="24"/>
        </w:rPr>
        <w:t xml:space="preserve"> I </w:t>
      </w:r>
      <w:r w:rsidR="00791ED4">
        <w:rPr>
          <w:rFonts w:ascii="Times New Roman" w:hAnsi="Times New Roman" w:cs="Times New Roman"/>
          <w:color w:val="231F20"/>
          <w:sz w:val="24"/>
          <w:szCs w:val="24"/>
        </w:rPr>
        <w:t>heard</w:t>
      </w:r>
      <w:r w:rsidR="00E21BE7">
        <w:rPr>
          <w:rFonts w:ascii="Times New Roman" w:hAnsi="Times New Roman" w:cs="Times New Roman"/>
          <w:color w:val="231F20"/>
          <w:sz w:val="24"/>
          <w:szCs w:val="24"/>
        </w:rPr>
        <w:t xml:space="preserve"> the word, </w:t>
      </w:r>
      <w:r w:rsidR="00A04A8A">
        <w:rPr>
          <w:rFonts w:ascii="Times New Roman" w:hAnsi="Times New Roman" w:cs="Times New Roman"/>
          <w:color w:val="231F20"/>
          <w:sz w:val="24"/>
          <w:szCs w:val="24"/>
        </w:rPr>
        <w:t>was stimulated around age 3 by</w:t>
      </w:r>
      <w:r w:rsidR="002305FE">
        <w:rPr>
          <w:rFonts w:ascii="Times New Roman" w:hAnsi="Times New Roman" w:cs="Times New Roman"/>
          <w:color w:val="231F20"/>
          <w:sz w:val="24"/>
          <w:szCs w:val="24"/>
        </w:rPr>
        <w:t xml:space="preserve"> an illustration</w:t>
      </w:r>
      <w:r w:rsidR="00A04A8A">
        <w:rPr>
          <w:rFonts w:ascii="Times New Roman" w:hAnsi="Times New Roman" w:cs="Times New Roman"/>
          <w:color w:val="231F20"/>
          <w:sz w:val="24"/>
          <w:szCs w:val="24"/>
        </w:rPr>
        <w:t xml:space="preserve"> similar to Fig</w:t>
      </w:r>
      <w:r w:rsidR="002305FE">
        <w:rPr>
          <w:rFonts w:ascii="Times New Roman" w:hAnsi="Times New Roman" w:cs="Times New Roman"/>
          <w:color w:val="231F20"/>
          <w:sz w:val="24"/>
          <w:szCs w:val="24"/>
        </w:rPr>
        <w:t>.</w:t>
      </w:r>
      <w:r w:rsidR="00A04A8A">
        <w:rPr>
          <w:rFonts w:ascii="Times New Roman" w:hAnsi="Times New Roman" w:cs="Times New Roman"/>
          <w:color w:val="231F20"/>
          <w:sz w:val="24"/>
          <w:szCs w:val="24"/>
        </w:rPr>
        <w:t>15.</w:t>
      </w:r>
      <w:r w:rsidR="00DB68C6">
        <w:rPr>
          <w:rFonts w:ascii="Times New Roman" w:hAnsi="Times New Roman" w:cs="Times New Roman"/>
          <w:color w:val="231F20"/>
          <w:sz w:val="24"/>
          <w:szCs w:val="24"/>
        </w:rPr>
        <w:t>5</w:t>
      </w:r>
      <w:r w:rsidR="00A04A8A">
        <w:rPr>
          <w:rFonts w:ascii="Times New Roman" w:hAnsi="Times New Roman" w:cs="Times New Roman"/>
          <w:color w:val="231F20"/>
          <w:sz w:val="24"/>
          <w:szCs w:val="24"/>
        </w:rPr>
        <w:t xml:space="preserve">. The picture was dramatic, </w:t>
      </w:r>
      <w:r w:rsidR="006B4644">
        <w:rPr>
          <w:rFonts w:ascii="Times New Roman" w:hAnsi="Times New Roman" w:cs="Times New Roman"/>
          <w:color w:val="231F20"/>
          <w:sz w:val="24"/>
          <w:szCs w:val="24"/>
        </w:rPr>
        <w:t xml:space="preserve">held time’s mysteries, </w:t>
      </w:r>
      <w:r w:rsidR="00A04A8A">
        <w:rPr>
          <w:rFonts w:ascii="Times New Roman" w:hAnsi="Times New Roman" w:cs="Times New Roman"/>
          <w:color w:val="231F20"/>
          <w:sz w:val="24"/>
          <w:szCs w:val="24"/>
        </w:rPr>
        <w:t>left a deep impression, and has remained in my mind all my life.</w:t>
      </w:r>
      <w:r w:rsidR="000F373F">
        <w:rPr>
          <w:rFonts w:ascii="Times New Roman" w:hAnsi="Times New Roman" w:cs="Times New Roman"/>
          <w:color w:val="231F20"/>
          <w:sz w:val="24"/>
          <w:szCs w:val="24"/>
        </w:rPr>
        <w:t xml:space="preserve"> </w:t>
      </w:r>
    </w:p>
    <w:p w14:paraId="1D84E622" w14:textId="0E7D618C" w:rsidR="00406A6B" w:rsidRDefault="00406A6B" w:rsidP="00406A6B">
      <w:pPr>
        <w:pStyle w:val="BodyText"/>
        <w:tabs>
          <w:tab w:val="left" w:pos="720"/>
        </w:tabs>
        <w:spacing w:line="225" w:lineRule="auto"/>
        <w:ind w:right="-270"/>
        <w:rPr>
          <w:rFonts w:ascii="Times New Roman" w:hAnsi="Times New Roman" w:cs="Times New Roman"/>
          <w:color w:val="231F20"/>
          <w:sz w:val="24"/>
          <w:szCs w:val="24"/>
        </w:rPr>
      </w:pPr>
    </w:p>
    <w:p w14:paraId="49123311" w14:textId="6217171D" w:rsidR="00406A6B" w:rsidRDefault="00406A6B" w:rsidP="00406A6B">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D03FC9">
        <w:rPr>
          <w:rFonts w:ascii="Times New Roman" w:hAnsi="Times New Roman" w:cs="Times New Roman"/>
          <w:b/>
          <w:bCs/>
          <w:color w:val="231F20"/>
          <w:sz w:val="24"/>
          <w:szCs w:val="24"/>
        </w:rPr>
        <w:t xml:space="preserve">5 </w:t>
      </w:r>
      <w:r>
        <w:rPr>
          <w:rFonts w:ascii="Times New Roman" w:hAnsi="Times New Roman" w:cs="Times New Roman"/>
          <w:b/>
          <w:bCs/>
          <w:color w:val="231F20"/>
          <w:sz w:val="24"/>
          <w:szCs w:val="24"/>
        </w:rPr>
        <w:t>Here 1/3-page Outdated idea of evolution</w:t>
      </w:r>
    </w:p>
    <w:p w14:paraId="5A3DE1A0" w14:textId="77777777" w:rsidR="00406A6B" w:rsidRDefault="00406A6B" w:rsidP="00406A6B">
      <w:pPr>
        <w:pStyle w:val="BodyText"/>
        <w:tabs>
          <w:tab w:val="left" w:pos="900"/>
        </w:tabs>
        <w:spacing w:line="271" w:lineRule="exact"/>
        <w:rPr>
          <w:rFonts w:ascii="Times New Roman" w:hAnsi="Times New Roman" w:cs="Times New Roman"/>
          <w:color w:val="231F20"/>
          <w:sz w:val="24"/>
          <w:szCs w:val="24"/>
        </w:rPr>
      </w:pPr>
    </w:p>
    <w:p w14:paraId="50463885" w14:textId="48808081" w:rsidR="00530ECC" w:rsidRDefault="004E217F" w:rsidP="00530ECC">
      <w:pPr>
        <w:pStyle w:val="BodyText"/>
        <w:tabs>
          <w:tab w:val="left" w:pos="720"/>
        </w:tabs>
        <w:spacing w:line="225"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But t</w:t>
      </w:r>
      <w:r w:rsidR="00530ECC">
        <w:rPr>
          <w:rFonts w:ascii="Times New Roman" w:hAnsi="Times New Roman" w:cs="Times New Roman"/>
          <w:color w:val="231F20"/>
          <w:sz w:val="24"/>
          <w:szCs w:val="24"/>
        </w:rPr>
        <w:t xml:space="preserve">he picture is incorrect. </w:t>
      </w:r>
      <w:r w:rsidR="00E21BE7">
        <w:rPr>
          <w:rFonts w:ascii="Times New Roman" w:hAnsi="Times New Roman" w:cs="Times New Roman"/>
          <w:color w:val="231F20"/>
          <w:sz w:val="24"/>
          <w:szCs w:val="24"/>
        </w:rPr>
        <w:t>T</w:t>
      </w:r>
      <w:r w:rsidR="00530ECC">
        <w:rPr>
          <w:rFonts w:ascii="Times New Roman" w:hAnsi="Times New Roman" w:cs="Times New Roman"/>
          <w:color w:val="231F20"/>
          <w:sz w:val="24"/>
          <w:szCs w:val="24"/>
        </w:rPr>
        <w:t xml:space="preserve">oday we know that hominid development did not take place in an orderly linear fashion. </w:t>
      </w:r>
      <w:r w:rsidR="006B4644">
        <w:rPr>
          <w:rFonts w:ascii="Times New Roman" w:hAnsi="Times New Roman" w:cs="Times New Roman"/>
          <w:color w:val="231F20"/>
          <w:sz w:val="24"/>
          <w:szCs w:val="24"/>
        </w:rPr>
        <w:t xml:space="preserve">Humans did not evolve simply </w:t>
      </w:r>
      <w:r w:rsidR="001570E9">
        <w:rPr>
          <w:rFonts w:ascii="Times New Roman" w:hAnsi="Times New Roman" w:cs="Times New Roman"/>
          <w:color w:val="231F20"/>
          <w:sz w:val="24"/>
          <w:szCs w:val="24"/>
        </w:rPr>
        <w:t xml:space="preserve">in a straight line </w:t>
      </w:r>
      <w:r w:rsidR="006B4644">
        <w:rPr>
          <w:rFonts w:ascii="Times New Roman" w:hAnsi="Times New Roman" w:cs="Times New Roman"/>
          <w:color w:val="231F20"/>
          <w:sz w:val="24"/>
          <w:szCs w:val="24"/>
        </w:rPr>
        <w:t xml:space="preserve">from less to more </w:t>
      </w:r>
      <w:r w:rsidR="002178AE">
        <w:rPr>
          <w:rFonts w:ascii="Times New Roman" w:hAnsi="Times New Roman" w:cs="Times New Roman"/>
          <w:color w:val="231F20"/>
          <w:sz w:val="24"/>
          <w:szCs w:val="24"/>
        </w:rPr>
        <w:t>like us</w:t>
      </w:r>
      <w:r w:rsidR="006B4644">
        <w:rPr>
          <w:rFonts w:ascii="Times New Roman" w:hAnsi="Times New Roman" w:cs="Times New Roman"/>
          <w:color w:val="231F20"/>
          <w:sz w:val="24"/>
          <w:szCs w:val="24"/>
        </w:rPr>
        <w:t xml:space="preserve">. </w:t>
      </w:r>
      <w:r w:rsidR="00530ECC">
        <w:rPr>
          <w:rFonts w:ascii="Times New Roman" w:hAnsi="Times New Roman" w:cs="Times New Roman"/>
          <w:color w:val="231F20"/>
          <w:sz w:val="24"/>
          <w:szCs w:val="24"/>
        </w:rPr>
        <w:t xml:space="preserve">Fossil evidence </w:t>
      </w:r>
      <w:r w:rsidR="00102A0B">
        <w:rPr>
          <w:rFonts w:ascii="Times New Roman" w:hAnsi="Times New Roman" w:cs="Times New Roman"/>
          <w:color w:val="231F20"/>
          <w:sz w:val="24"/>
          <w:szCs w:val="24"/>
        </w:rPr>
        <w:t>show</w:t>
      </w:r>
      <w:r w:rsidR="00730505">
        <w:rPr>
          <w:rFonts w:ascii="Times New Roman" w:hAnsi="Times New Roman" w:cs="Times New Roman"/>
          <w:color w:val="231F20"/>
          <w:sz w:val="24"/>
          <w:szCs w:val="24"/>
        </w:rPr>
        <w:t>s</w:t>
      </w:r>
      <w:r w:rsidR="00530ECC">
        <w:rPr>
          <w:rFonts w:ascii="Times New Roman" w:hAnsi="Times New Roman" w:cs="Times New Roman"/>
          <w:color w:val="231F20"/>
          <w:sz w:val="24"/>
          <w:szCs w:val="24"/>
        </w:rPr>
        <w:t xml:space="preserve"> that</w:t>
      </w:r>
      <w:r w:rsidR="007021A5">
        <w:rPr>
          <w:rFonts w:ascii="Times New Roman" w:hAnsi="Times New Roman" w:cs="Times New Roman"/>
          <w:color w:val="231F20"/>
          <w:sz w:val="24"/>
          <w:szCs w:val="24"/>
        </w:rPr>
        <w:t xml:space="preserve"> in geologic time </w:t>
      </w:r>
      <w:r w:rsidR="00530ECC">
        <w:rPr>
          <w:rFonts w:ascii="Times New Roman" w:hAnsi="Times New Roman" w:cs="Times New Roman"/>
          <w:color w:val="231F20"/>
          <w:sz w:val="24"/>
          <w:szCs w:val="24"/>
        </w:rPr>
        <w:t xml:space="preserve">there were </w:t>
      </w:r>
      <w:r w:rsidR="007021A5">
        <w:rPr>
          <w:rFonts w:ascii="Times New Roman" w:hAnsi="Times New Roman" w:cs="Times New Roman"/>
          <w:color w:val="231F20"/>
          <w:sz w:val="24"/>
          <w:szCs w:val="24"/>
        </w:rPr>
        <w:t>diverse and overlapping</w:t>
      </w:r>
      <w:r w:rsidR="00530ECC">
        <w:rPr>
          <w:rFonts w:ascii="Times New Roman" w:hAnsi="Times New Roman" w:cs="Times New Roman"/>
          <w:color w:val="231F20"/>
          <w:sz w:val="24"/>
          <w:szCs w:val="24"/>
        </w:rPr>
        <w:t xml:space="preserve"> proto-human species.</w:t>
      </w:r>
      <w:r w:rsidR="00E21BE7">
        <w:rPr>
          <w:rFonts w:ascii="Times New Roman" w:hAnsi="Times New Roman" w:cs="Times New Roman"/>
          <w:color w:val="231F20"/>
          <w:sz w:val="24"/>
          <w:szCs w:val="24"/>
        </w:rPr>
        <w:t xml:space="preserve"> </w:t>
      </w:r>
      <w:r w:rsidR="001570E9">
        <w:rPr>
          <w:rFonts w:ascii="Times New Roman" w:hAnsi="Times New Roman" w:cs="Times New Roman"/>
          <w:color w:val="231F20"/>
          <w:sz w:val="24"/>
          <w:szCs w:val="24"/>
        </w:rPr>
        <w:t>C</w:t>
      </w:r>
      <w:r w:rsidR="00E21BE7">
        <w:rPr>
          <w:rFonts w:ascii="Times New Roman" w:hAnsi="Times New Roman" w:cs="Times New Roman"/>
          <w:color w:val="231F20"/>
          <w:sz w:val="24"/>
          <w:szCs w:val="24"/>
        </w:rPr>
        <w:t>ompari</w:t>
      </w:r>
      <w:r w:rsidR="001570E9">
        <w:rPr>
          <w:rFonts w:ascii="Times New Roman" w:hAnsi="Times New Roman" w:cs="Times New Roman"/>
          <w:color w:val="231F20"/>
          <w:sz w:val="24"/>
          <w:szCs w:val="24"/>
        </w:rPr>
        <w:t>son</w:t>
      </w:r>
      <w:r w:rsidR="00D801DE">
        <w:rPr>
          <w:rFonts w:ascii="Times New Roman" w:hAnsi="Times New Roman" w:cs="Times New Roman"/>
          <w:color w:val="231F20"/>
          <w:sz w:val="24"/>
          <w:szCs w:val="24"/>
        </w:rPr>
        <w:t>s</w:t>
      </w:r>
      <w:r w:rsidR="001570E9">
        <w:rPr>
          <w:rFonts w:ascii="Times New Roman" w:hAnsi="Times New Roman" w:cs="Times New Roman"/>
          <w:color w:val="231F20"/>
          <w:sz w:val="24"/>
          <w:szCs w:val="24"/>
        </w:rPr>
        <w:t xml:space="preserve"> of</w:t>
      </w:r>
      <w:r w:rsidR="00E21BE7">
        <w:rPr>
          <w:rFonts w:ascii="Times New Roman" w:hAnsi="Times New Roman" w:cs="Times New Roman"/>
          <w:color w:val="231F20"/>
          <w:sz w:val="24"/>
          <w:szCs w:val="24"/>
        </w:rPr>
        <w:t xml:space="preserve"> fossils’ DNA to our DNA </w:t>
      </w:r>
      <w:r w:rsidR="00102A0B">
        <w:rPr>
          <w:rFonts w:ascii="Times New Roman" w:hAnsi="Times New Roman" w:cs="Times New Roman"/>
          <w:color w:val="231F20"/>
          <w:sz w:val="24"/>
          <w:szCs w:val="24"/>
        </w:rPr>
        <w:t>prove</w:t>
      </w:r>
      <w:r w:rsidR="001570E9">
        <w:rPr>
          <w:rFonts w:ascii="Times New Roman" w:hAnsi="Times New Roman" w:cs="Times New Roman"/>
          <w:color w:val="231F20"/>
          <w:sz w:val="24"/>
          <w:szCs w:val="24"/>
        </w:rPr>
        <w:t xml:space="preserve"> that </w:t>
      </w:r>
      <w:r w:rsidR="006E0159">
        <w:rPr>
          <w:rFonts w:ascii="Times New Roman" w:hAnsi="Times New Roman" w:cs="Times New Roman"/>
          <w:color w:val="231F20"/>
          <w:sz w:val="24"/>
          <w:szCs w:val="24"/>
        </w:rPr>
        <w:t xml:space="preserve">some of the </w:t>
      </w:r>
      <w:r w:rsidR="004E1103">
        <w:rPr>
          <w:rFonts w:ascii="Times New Roman" w:hAnsi="Times New Roman" w:cs="Times New Roman"/>
          <w:color w:val="231F20"/>
          <w:sz w:val="24"/>
          <w:szCs w:val="24"/>
        </w:rPr>
        <w:t xml:space="preserve">very same genes </w:t>
      </w:r>
      <w:r w:rsidR="00730505">
        <w:rPr>
          <w:rFonts w:ascii="Times New Roman" w:hAnsi="Times New Roman" w:cs="Times New Roman"/>
          <w:color w:val="231F20"/>
          <w:sz w:val="24"/>
          <w:szCs w:val="24"/>
        </w:rPr>
        <w:t>that are in</w:t>
      </w:r>
      <w:r w:rsidR="00E20F58">
        <w:rPr>
          <w:rFonts w:ascii="Times New Roman" w:hAnsi="Times New Roman" w:cs="Times New Roman"/>
          <w:color w:val="231F20"/>
          <w:sz w:val="24"/>
          <w:szCs w:val="24"/>
        </w:rPr>
        <w:t xml:space="preserve"> </w:t>
      </w:r>
      <w:r w:rsidR="00530D4F">
        <w:rPr>
          <w:rFonts w:ascii="Times New Roman" w:hAnsi="Times New Roman" w:cs="Times New Roman"/>
          <w:color w:val="231F20"/>
          <w:sz w:val="24"/>
          <w:szCs w:val="24"/>
        </w:rPr>
        <w:t>humans</w:t>
      </w:r>
      <w:r w:rsidR="004E1103">
        <w:rPr>
          <w:rFonts w:ascii="Times New Roman" w:hAnsi="Times New Roman" w:cs="Times New Roman"/>
          <w:color w:val="231F20"/>
          <w:sz w:val="24"/>
          <w:szCs w:val="24"/>
        </w:rPr>
        <w:t xml:space="preserve"> are also in</w:t>
      </w:r>
      <w:r w:rsidR="00E21BE7">
        <w:rPr>
          <w:rFonts w:ascii="Times New Roman" w:hAnsi="Times New Roman" w:cs="Times New Roman"/>
          <w:color w:val="231F20"/>
          <w:sz w:val="24"/>
          <w:szCs w:val="24"/>
        </w:rPr>
        <w:t xml:space="preserve"> </w:t>
      </w:r>
      <w:r w:rsidR="001F18F1">
        <w:rPr>
          <w:rFonts w:ascii="Times New Roman" w:hAnsi="Times New Roman" w:cs="Times New Roman"/>
          <w:color w:val="231F20"/>
          <w:sz w:val="24"/>
          <w:szCs w:val="24"/>
        </w:rPr>
        <w:t>earl</w:t>
      </w:r>
      <w:r w:rsidR="00730505">
        <w:rPr>
          <w:rFonts w:ascii="Times New Roman" w:hAnsi="Times New Roman" w:cs="Times New Roman"/>
          <w:color w:val="231F20"/>
          <w:sz w:val="24"/>
          <w:szCs w:val="24"/>
        </w:rPr>
        <w:t>ier pre-human</w:t>
      </w:r>
      <w:r w:rsidR="005C57B6">
        <w:rPr>
          <w:rFonts w:ascii="Times New Roman" w:hAnsi="Times New Roman" w:cs="Times New Roman"/>
          <w:color w:val="231F20"/>
          <w:sz w:val="24"/>
          <w:szCs w:val="24"/>
        </w:rPr>
        <w:t xml:space="preserve"> species</w:t>
      </w:r>
      <w:r w:rsidR="00127C8C">
        <w:rPr>
          <w:rFonts w:ascii="Times New Roman" w:hAnsi="Times New Roman" w:cs="Times New Roman"/>
          <w:color w:val="231F20"/>
          <w:sz w:val="24"/>
          <w:szCs w:val="24"/>
        </w:rPr>
        <w:t>.</w:t>
      </w:r>
      <w:r w:rsidR="00E21BE7">
        <w:rPr>
          <w:rFonts w:ascii="Times New Roman" w:hAnsi="Times New Roman" w:cs="Times New Roman"/>
          <w:color w:val="231F20"/>
          <w:sz w:val="24"/>
          <w:szCs w:val="24"/>
        </w:rPr>
        <w:t xml:space="preserve"> </w:t>
      </w:r>
    </w:p>
    <w:p w14:paraId="456968E5" w14:textId="1FC88BA9" w:rsidR="006F0450" w:rsidRDefault="006F0450" w:rsidP="006F0450">
      <w:pPr>
        <w:pStyle w:val="BodyText"/>
        <w:tabs>
          <w:tab w:val="left" w:pos="720"/>
        </w:tabs>
        <w:spacing w:line="225" w:lineRule="auto"/>
        <w:ind w:right="-270"/>
        <w:rPr>
          <w:rFonts w:ascii="Times New Roman" w:hAnsi="Times New Roman" w:cs="Times New Roman"/>
          <w:color w:val="231F20"/>
          <w:sz w:val="24"/>
          <w:szCs w:val="24"/>
        </w:rPr>
      </w:pPr>
    </w:p>
    <w:p w14:paraId="070D3B65" w14:textId="059D1F67" w:rsid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15.</w:t>
      </w:r>
      <w:r w:rsidR="00C159B4">
        <w:rPr>
          <w:rFonts w:ascii="Times New Roman" w:hAnsi="Times New Roman" w:cs="Times New Roman"/>
          <w:b/>
          <w:bCs/>
          <w:color w:val="231F20"/>
          <w:sz w:val="24"/>
          <w:szCs w:val="24"/>
        </w:rPr>
        <w:t xml:space="preserve">8 </w:t>
      </w:r>
      <w:r>
        <w:rPr>
          <w:rFonts w:ascii="Times New Roman" w:hAnsi="Times New Roman" w:cs="Times New Roman"/>
          <w:b/>
          <w:bCs/>
          <w:color w:val="231F20"/>
          <w:sz w:val="24"/>
          <w:szCs w:val="24"/>
        </w:rPr>
        <w:t>Here</w:t>
      </w:r>
      <w:r w:rsidR="004D0F52">
        <w:rPr>
          <w:rFonts w:ascii="Times New Roman" w:hAnsi="Times New Roman" w:cs="Times New Roman"/>
          <w:b/>
          <w:bCs/>
          <w:color w:val="231F20"/>
          <w:sz w:val="24"/>
          <w:szCs w:val="24"/>
        </w:rPr>
        <w:t xml:space="preserve"> -- </w:t>
      </w:r>
      <w:r w:rsidR="006C440C">
        <w:rPr>
          <w:rFonts w:ascii="Times New Roman" w:hAnsi="Times New Roman" w:cs="Times New Roman"/>
          <w:b/>
          <w:bCs/>
          <w:color w:val="231F20"/>
          <w:sz w:val="24"/>
          <w:szCs w:val="24"/>
        </w:rPr>
        <w:t>C</w:t>
      </w:r>
      <w:r>
        <w:rPr>
          <w:rFonts w:ascii="Times New Roman" w:hAnsi="Times New Roman" w:cs="Times New Roman"/>
          <w:b/>
          <w:bCs/>
          <w:color w:val="231F20"/>
          <w:sz w:val="24"/>
          <w:szCs w:val="24"/>
        </w:rPr>
        <w:t xml:space="preserve">hanging </w:t>
      </w:r>
      <w:r w:rsidR="006C440C">
        <w:rPr>
          <w:rFonts w:ascii="Times New Roman" w:hAnsi="Times New Roman" w:cs="Times New Roman"/>
          <w:b/>
          <w:bCs/>
          <w:color w:val="231F20"/>
          <w:sz w:val="24"/>
          <w:szCs w:val="24"/>
        </w:rPr>
        <w:t xml:space="preserve">One’s </w:t>
      </w:r>
      <w:r w:rsidR="00A0215D">
        <w:rPr>
          <w:rFonts w:ascii="Times New Roman" w:hAnsi="Times New Roman" w:cs="Times New Roman"/>
          <w:b/>
          <w:bCs/>
          <w:color w:val="231F20"/>
          <w:sz w:val="24"/>
          <w:szCs w:val="24"/>
        </w:rPr>
        <w:t>Mind</w:t>
      </w:r>
    </w:p>
    <w:p w14:paraId="74CC5639" w14:textId="77777777" w:rsidR="004217CC" w:rsidRPr="004217CC" w:rsidRDefault="004217CC" w:rsidP="004217CC">
      <w:pPr>
        <w:pStyle w:val="BodyText"/>
        <w:tabs>
          <w:tab w:val="left" w:pos="720"/>
        </w:tabs>
        <w:spacing w:line="225" w:lineRule="auto"/>
        <w:ind w:right="-270"/>
        <w:jc w:val="center"/>
        <w:rPr>
          <w:rFonts w:ascii="Times New Roman" w:hAnsi="Times New Roman" w:cs="Times New Roman"/>
          <w:b/>
          <w:bCs/>
          <w:color w:val="231F20"/>
          <w:sz w:val="24"/>
          <w:szCs w:val="24"/>
        </w:rPr>
      </w:pPr>
    </w:p>
    <w:p w14:paraId="1491625B" w14:textId="47AB9431" w:rsidR="00481937" w:rsidRDefault="009557EC" w:rsidP="001832D3">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S</w:t>
      </w:r>
      <w:r w:rsidR="00CE5165">
        <w:rPr>
          <w:rFonts w:ascii="Times New Roman" w:hAnsi="Times New Roman" w:cs="Times New Roman"/>
          <w:b/>
          <w:bCs/>
          <w:color w:val="231F20"/>
          <w:sz w:val="24"/>
          <w:szCs w:val="24"/>
        </w:rPr>
        <w:t xml:space="preserve">eeing Where </w:t>
      </w:r>
      <w:r>
        <w:rPr>
          <w:rFonts w:ascii="Times New Roman" w:hAnsi="Times New Roman" w:cs="Times New Roman"/>
          <w:b/>
          <w:bCs/>
          <w:color w:val="231F20"/>
          <w:sz w:val="24"/>
          <w:szCs w:val="24"/>
        </w:rPr>
        <w:t>Research</w:t>
      </w:r>
      <w:r w:rsidR="00481937">
        <w:rPr>
          <w:rFonts w:ascii="Times New Roman" w:hAnsi="Times New Roman" w:cs="Times New Roman"/>
          <w:b/>
          <w:bCs/>
          <w:color w:val="231F20"/>
          <w:sz w:val="24"/>
          <w:szCs w:val="24"/>
        </w:rPr>
        <w:t xml:space="preserve"> </w:t>
      </w:r>
      <w:r w:rsidR="00CE5165">
        <w:rPr>
          <w:rFonts w:ascii="Times New Roman" w:hAnsi="Times New Roman" w:cs="Times New Roman"/>
          <w:b/>
          <w:bCs/>
          <w:color w:val="231F20"/>
          <w:sz w:val="24"/>
          <w:szCs w:val="24"/>
        </w:rPr>
        <w:t>Leads</w:t>
      </w:r>
    </w:p>
    <w:p w14:paraId="347DAA22" w14:textId="77777777" w:rsidR="00481937" w:rsidRPr="00481937" w:rsidRDefault="00481937" w:rsidP="00481937">
      <w:pPr>
        <w:pStyle w:val="BodyText"/>
        <w:tabs>
          <w:tab w:val="left" w:pos="720"/>
        </w:tabs>
        <w:spacing w:line="225" w:lineRule="auto"/>
        <w:ind w:right="-270"/>
        <w:rPr>
          <w:rFonts w:ascii="Times New Roman" w:hAnsi="Times New Roman" w:cs="Times New Roman"/>
          <w:b/>
          <w:bCs/>
          <w:color w:val="231F20"/>
          <w:sz w:val="24"/>
          <w:szCs w:val="24"/>
        </w:rPr>
      </w:pPr>
    </w:p>
    <w:p w14:paraId="19230EBC" w14:textId="64E94668" w:rsidR="00DF4543" w:rsidRDefault="00AC2F34" w:rsidP="00AC2F3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Fossils were first collected in the1700s. In the early 1800s, </w:t>
      </w:r>
      <w:r w:rsidR="004B1937">
        <w:rPr>
          <w:rFonts w:ascii="Times New Roman" w:hAnsi="Times New Roman" w:cs="Times New Roman"/>
          <w:color w:val="231F20"/>
          <w:sz w:val="24"/>
          <w:szCs w:val="24"/>
        </w:rPr>
        <w:t xml:space="preserve">geologist </w:t>
      </w:r>
      <w:r>
        <w:rPr>
          <w:rFonts w:ascii="Times New Roman" w:hAnsi="Times New Roman" w:cs="Times New Roman"/>
          <w:color w:val="231F20"/>
          <w:sz w:val="24"/>
          <w:szCs w:val="24"/>
        </w:rPr>
        <w:t>William Smith</w:t>
      </w:r>
      <w:r w:rsidR="004B1937">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 xml:space="preserve">whom we met in Chapter 7, </w:t>
      </w:r>
      <w:r>
        <w:rPr>
          <w:rFonts w:ascii="Times New Roman" w:hAnsi="Times New Roman" w:cs="Times New Roman"/>
          <w:color w:val="231F20"/>
          <w:sz w:val="24"/>
          <w:szCs w:val="24"/>
        </w:rPr>
        <w:t xml:space="preserve">recognized </w:t>
      </w:r>
      <w:r w:rsidR="00C75829">
        <w:rPr>
          <w:rFonts w:ascii="Times New Roman" w:hAnsi="Times New Roman" w:cs="Times New Roman"/>
          <w:color w:val="231F20"/>
          <w:sz w:val="24"/>
          <w:szCs w:val="24"/>
        </w:rPr>
        <w:t>that</w:t>
      </w:r>
      <w:r>
        <w:rPr>
          <w:rFonts w:ascii="Times New Roman" w:hAnsi="Times New Roman" w:cs="Times New Roman"/>
          <w:color w:val="231F20"/>
          <w:sz w:val="24"/>
          <w:szCs w:val="24"/>
        </w:rPr>
        <w:t xml:space="preserve"> </w:t>
      </w:r>
      <w:r w:rsidR="00C75829">
        <w:rPr>
          <w:rFonts w:ascii="Times New Roman" w:hAnsi="Times New Roman" w:cs="Times New Roman"/>
          <w:color w:val="231F20"/>
          <w:sz w:val="24"/>
          <w:szCs w:val="24"/>
        </w:rPr>
        <w:t xml:space="preserve">if </w:t>
      </w:r>
      <w:r>
        <w:rPr>
          <w:rFonts w:ascii="Times New Roman" w:hAnsi="Times New Roman" w:cs="Times New Roman"/>
          <w:color w:val="231F20"/>
          <w:sz w:val="24"/>
          <w:szCs w:val="24"/>
        </w:rPr>
        <w:t xml:space="preserve">fossils </w:t>
      </w:r>
      <w:r w:rsidR="00C75829">
        <w:rPr>
          <w:rFonts w:ascii="Times New Roman" w:hAnsi="Times New Roman" w:cs="Times New Roman"/>
          <w:color w:val="231F20"/>
          <w:sz w:val="24"/>
          <w:szCs w:val="24"/>
        </w:rPr>
        <w:t>are in the same</w:t>
      </w:r>
      <w:r>
        <w:rPr>
          <w:rFonts w:ascii="Times New Roman" w:hAnsi="Times New Roman" w:cs="Times New Roman"/>
          <w:color w:val="231F20"/>
          <w:sz w:val="24"/>
          <w:szCs w:val="24"/>
        </w:rPr>
        <w:t xml:space="preserve"> rock strata</w:t>
      </w:r>
      <w:r w:rsidR="00C75829">
        <w:rPr>
          <w:rFonts w:ascii="Times New Roman" w:hAnsi="Times New Roman" w:cs="Times New Roman"/>
          <w:color w:val="231F20"/>
          <w:sz w:val="24"/>
          <w:szCs w:val="24"/>
        </w:rPr>
        <w:t>, they must have existed at the same time</w:t>
      </w:r>
      <w:r w:rsidR="004B1937">
        <w:rPr>
          <w:rFonts w:ascii="Times New Roman" w:hAnsi="Times New Roman" w:cs="Times New Roman"/>
          <w:color w:val="231F20"/>
          <w:sz w:val="24"/>
          <w:szCs w:val="24"/>
        </w:rPr>
        <w:t>. A</w:t>
      </w:r>
      <w:r w:rsidR="00C75829">
        <w:rPr>
          <w:rFonts w:ascii="Times New Roman" w:hAnsi="Times New Roman" w:cs="Times New Roman"/>
          <w:color w:val="231F20"/>
          <w:sz w:val="24"/>
          <w:szCs w:val="24"/>
        </w:rPr>
        <w:t>lso, in the early 1800s</w:t>
      </w:r>
      <w:r w:rsidR="004B1937">
        <w:rPr>
          <w:rFonts w:ascii="Times New Roman" w:hAnsi="Times New Roman" w:cs="Times New Roman"/>
          <w:color w:val="231F20"/>
          <w:sz w:val="24"/>
          <w:szCs w:val="24"/>
        </w:rPr>
        <w:t>, the French Zoologist,</w:t>
      </w:r>
      <w:r>
        <w:rPr>
          <w:rFonts w:ascii="Times New Roman" w:hAnsi="Times New Roman" w:cs="Times New Roman"/>
          <w:color w:val="231F20"/>
          <w:sz w:val="24"/>
          <w:szCs w:val="24"/>
        </w:rPr>
        <w:t xml:space="preserve"> </w:t>
      </w:r>
      <w:r w:rsidRPr="004B1937">
        <w:rPr>
          <w:rFonts w:ascii="Times New Roman" w:hAnsi="Times New Roman" w:cs="Times New Roman"/>
          <w:b/>
          <w:bCs/>
          <w:color w:val="231F20"/>
          <w:sz w:val="24"/>
          <w:szCs w:val="24"/>
        </w:rPr>
        <w:t>Georges Cuvier</w:t>
      </w:r>
      <w:r>
        <w:rPr>
          <w:rFonts w:ascii="Times New Roman" w:hAnsi="Times New Roman" w:cs="Times New Roman"/>
          <w:color w:val="231F20"/>
          <w:sz w:val="24"/>
          <w:szCs w:val="24"/>
        </w:rPr>
        <w:t xml:space="preserve"> </w:t>
      </w:r>
      <w:r w:rsidR="004B1937" w:rsidRPr="0066795A">
        <w:rPr>
          <w:rFonts w:ascii="Times New Roman" w:hAnsi="Times New Roman" w:cs="Times New Roman"/>
          <w:color w:val="231F20"/>
          <w:sz w:val="24"/>
          <w:szCs w:val="24"/>
        </w:rPr>
        <w:t>(1769-1832)</w:t>
      </w:r>
      <w:r w:rsidR="00C75829">
        <w:rPr>
          <w:rFonts w:ascii="Times New Roman" w:hAnsi="Times New Roman" w:cs="Times New Roman"/>
          <w:color w:val="231F20"/>
          <w:sz w:val="24"/>
          <w:szCs w:val="24"/>
        </w:rPr>
        <w:t>,</w:t>
      </w:r>
      <w:r w:rsidR="004B1937">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began to compare fossils to the </w:t>
      </w:r>
      <w:r w:rsidR="004B1937">
        <w:rPr>
          <w:rFonts w:ascii="Times New Roman" w:hAnsi="Times New Roman" w:cs="Times New Roman"/>
          <w:color w:val="231F20"/>
          <w:sz w:val="24"/>
          <w:szCs w:val="24"/>
        </w:rPr>
        <w:t>bone structure</w:t>
      </w:r>
      <w:r>
        <w:rPr>
          <w:rFonts w:ascii="Times New Roman" w:hAnsi="Times New Roman" w:cs="Times New Roman"/>
          <w:color w:val="231F20"/>
          <w:sz w:val="24"/>
          <w:szCs w:val="24"/>
        </w:rPr>
        <w:t xml:space="preserve"> of living animals. </w:t>
      </w:r>
      <w:r w:rsidR="0096043A">
        <w:rPr>
          <w:rFonts w:ascii="Times New Roman" w:hAnsi="Times New Roman" w:cs="Times New Roman"/>
          <w:color w:val="231F20"/>
          <w:sz w:val="24"/>
          <w:szCs w:val="24"/>
        </w:rPr>
        <w:t>[2</w:t>
      </w:r>
      <w:r w:rsidR="00C851C5">
        <w:rPr>
          <w:rFonts w:ascii="Times New Roman" w:hAnsi="Times New Roman" w:cs="Times New Roman"/>
          <w:color w:val="231F20"/>
          <w:sz w:val="24"/>
          <w:szCs w:val="24"/>
        </w:rPr>
        <w:t>1</w:t>
      </w:r>
      <w:r w:rsidR="0096043A">
        <w:rPr>
          <w:rFonts w:ascii="Times New Roman" w:hAnsi="Times New Roman" w:cs="Times New Roman"/>
          <w:color w:val="231F20"/>
          <w:sz w:val="24"/>
          <w:szCs w:val="24"/>
        </w:rPr>
        <w:t>]</w:t>
      </w:r>
    </w:p>
    <w:p w14:paraId="643EFFDC" w14:textId="5FEA9354" w:rsidR="00A326D8" w:rsidRDefault="00A326D8" w:rsidP="00AC2F34">
      <w:pPr>
        <w:pStyle w:val="BodyText"/>
        <w:tabs>
          <w:tab w:val="left" w:pos="720"/>
        </w:tabs>
        <w:spacing w:line="225" w:lineRule="auto"/>
        <w:ind w:right="-270"/>
        <w:rPr>
          <w:rFonts w:ascii="Times New Roman" w:hAnsi="Times New Roman" w:cs="Times New Roman"/>
          <w:color w:val="231F20"/>
          <w:sz w:val="24"/>
          <w:szCs w:val="24"/>
        </w:rPr>
      </w:pPr>
    </w:p>
    <w:p w14:paraId="6E8930E8" w14:textId="08E5A307" w:rsidR="00DF4543" w:rsidRPr="00DF4543" w:rsidRDefault="00DF4543" w:rsidP="00AC2F34">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New Fields of Research Then</w:t>
      </w:r>
    </w:p>
    <w:p w14:paraId="73201D28" w14:textId="77777777" w:rsidR="00DF4543" w:rsidRDefault="00DF4543" w:rsidP="00AC2F34">
      <w:pPr>
        <w:pStyle w:val="BodyText"/>
        <w:tabs>
          <w:tab w:val="left" w:pos="720"/>
        </w:tabs>
        <w:spacing w:line="225" w:lineRule="auto"/>
        <w:ind w:right="-270"/>
        <w:rPr>
          <w:rFonts w:ascii="Times New Roman" w:hAnsi="Times New Roman" w:cs="Times New Roman"/>
          <w:color w:val="231F20"/>
          <w:sz w:val="24"/>
          <w:szCs w:val="24"/>
        </w:rPr>
      </w:pPr>
    </w:p>
    <w:p w14:paraId="27081E6C" w14:textId="45BBC00A" w:rsidR="007942D3" w:rsidRDefault="00EB4E78" w:rsidP="007942D3">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91F7D">
        <w:rPr>
          <w:rFonts w:ascii="Times New Roman" w:hAnsi="Times New Roman" w:cs="Times New Roman"/>
          <w:color w:val="231F20"/>
          <w:sz w:val="24"/>
          <w:szCs w:val="24"/>
        </w:rPr>
        <w:t>In the field of c</w:t>
      </w:r>
      <w:r w:rsidR="007942D3">
        <w:rPr>
          <w:rFonts w:ascii="Times New Roman" w:hAnsi="Times New Roman" w:cs="Times New Roman"/>
          <w:color w:val="231F20"/>
          <w:sz w:val="24"/>
          <w:szCs w:val="24"/>
        </w:rPr>
        <w:t>omparative anatomy</w:t>
      </w:r>
      <w:r w:rsidR="00C91F7D">
        <w:rPr>
          <w:rFonts w:ascii="Times New Roman" w:hAnsi="Times New Roman" w:cs="Times New Roman"/>
          <w:color w:val="231F20"/>
          <w:sz w:val="24"/>
          <w:szCs w:val="24"/>
        </w:rPr>
        <w:t>, stud</w:t>
      </w:r>
      <w:r w:rsidR="00437DA0">
        <w:rPr>
          <w:rFonts w:ascii="Times New Roman" w:hAnsi="Times New Roman" w:cs="Times New Roman"/>
          <w:color w:val="231F20"/>
          <w:sz w:val="24"/>
          <w:szCs w:val="24"/>
        </w:rPr>
        <w:t>ies of</w:t>
      </w:r>
      <w:r w:rsidR="00C91F7D">
        <w:rPr>
          <w:rFonts w:ascii="Times New Roman" w:hAnsi="Times New Roman" w:cs="Times New Roman"/>
          <w:color w:val="231F20"/>
          <w:sz w:val="24"/>
          <w:szCs w:val="24"/>
        </w:rPr>
        <w:t xml:space="preserve"> </w:t>
      </w:r>
      <w:r w:rsidR="006D5937">
        <w:rPr>
          <w:rFonts w:ascii="Times New Roman" w:hAnsi="Times New Roman" w:cs="Times New Roman"/>
          <w:color w:val="231F20"/>
          <w:sz w:val="24"/>
          <w:szCs w:val="24"/>
        </w:rPr>
        <w:t>changes in</w:t>
      </w:r>
      <w:r w:rsidR="00C91F7D">
        <w:rPr>
          <w:rFonts w:ascii="Times New Roman" w:hAnsi="Times New Roman" w:cs="Times New Roman"/>
          <w:color w:val="231F20"/>
          <w:sz w:val="24"/>
          <w:szCs w:val="24"/>
        </w:rPr>
        <w:t xml:space="preserve"> bone structure</w:t>
      </w:r>
      <w:r w:rsidR="00292E91">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have led to a</w:t>
      </w:r>
      <w:r w:rsidR="00C91F7D">
        <w:rPr>
          <w:rFonts w:ascii="Times New Roman" w:hAnsi="Times New Roman" w:cs="Times New Roman"/>
          <w:color w:val="231F20"/>
          <w:sz w:val="24"/>
          <w:szCs w:val="24"/>
        </w:rPr>
        <w:t xml:space="preserve"> better understand</w:t>
      </w:r>
      <w:r w:rsidR="00C16817">
        <w:rPr>
          <w:rFonts w:ascii="Times New Roman" w:hAnsi="Times New Roman" w:cs="Times New Roman"/>
          <w:color w:val="231F20"/>
          <w:sz w:val="24"/>
          <w:szCs w:val="24"/>
        </w:rPr>
        <w:t>ing of</w:t>
      </w:r>
      <w:r w:rsidR="00C91F7D">
        <w:rPr>
          <w:rFonts w:ascii="Times New Roman" w:hAnsi="Times New Roman" w:cs="Times New Roman"/>
          <w:color w:val="231F20"/>
          <w:sz w:val="24"/>
          <w:szCs w:val="24"/>
        </w:rPr>
        <w:t xml:space="preserve"> how species </w:t>
      </w:r>
      <w:r w:rsidR="006E57A5">
        <w:rPr>
          <w:rFonts w:ascii="Times New Roman" w:hAnsi="Times New Roman" w:cs="Times New Roman"/>
          <w:color w:val="231F20"/>
          <w:sz w:val="24"/>
          <w:szCs w:val="24"/>
        </w:rPr>
        <w:t xml:space="preserve">have </w:t>
      </w:r>
      <w:r w:rsidR="00C91F7D">
        <w:rPr>
          <w:rFonts w:ascii="Times New Roman" w:hAnsi="Times New Roman" w:cs="Times New Roman"/>
          <w:color w:val="231F20"/>
          <w:sz w:val="24"/>
          <w:szCs w:val="24"/>
        </w:rPr>
        <w:t>evolved.</w:t>
      </w:r>
      <w:r w:rsidR="007942D3">
        <w:rPr>
          <w:rFonts w:ascii="Times New Roman" w:hAnsi="Times New Roman" w:cs="Times New Roman"/>
          <w:color w:val="231F20"/>
          <w:sz w:val="24"/>
          <w:szCs w:val="24"/>
        </w:rPr>
        <w:t xml:space="preserve"> Consider the human hand:</w:t>
      </w:r>
    </w:p>
    <w:p w14:paraId="37C47767" w14:textId="77777777" w:rsidR="006A2468" w:rsidRDefault="006A2468" w:rsidP="007942D3">
      <w:pPr>
        <w:pStyle w:val="BodyText"/>
        <w:tabs>
          <w:tab w:val="left" w:pos="720"/>
        </w:tabs>
        <w:spacing w:line="225" w:lineRule="auto"/>
        <w:ind w:right="-270"/>
        <w:rPr>
          <w:rFonts w:ascii="Times New Roman" w:hAnsi="Times New Roman" w:cs="Times New Roman"/>
          <w:color w:val="231F20"/>
          <w:sz w:val="24"/>
          <w:szCs w:val="24"/>
        </w:rPr>
      </w:pPr>
    </w:p>
    <w:p w14:paraId="1E76843E" w14:textId="18206EC4" w:rsidR="007942D3" w:rsidRDefault="007942D3" w:rsidP="007942D3">
      <w:pPr>
        <w:pStyle w:val="BodyText"/>
        <w:tabs>
          <w:tab w:val="left" w:pos="720"/>
        </w:tabs>
        <w:spacing w:line="225" w:lineRule="auto"/>
        <w:ind w:left="720" w:right="-270"/>
        <w:rPr>
          <w:rFonts w:ascii="Times New Roman" w:hAnsi="Times New Roman" w:cs="Times New Roman"/>
          <w:color w:val="231F20"/>
          <w:sz w:val="24"/>
          <w:szCs w:val="24"/>
        </w:rPr>
      </w:pPr>
      <w:r>
        <w:rPr>
          <w:rFonts w:ascii="Times New Roman" w:hAnsi="Times New Roman" w:cs="Times New Roman"/>
          <w:color w:val="231F20"/>
          <w:sz w:val="24"/>
          <w:szCs w:val="24"/>
        </w:rPr>
        <w:t>The hand without the thumb is at worst nothing but an animated fish-slice, and at best a pair of forceps whose points don’t meet properly. Without the thumb, the hand is put back 60 million years in evolutionary terms to a stage when the thumb had no independent movement and was just another digit. One cannot emphasize enough the importance of finger-thumb opposition for human emergence from a relatively undistinguished primate background.</w:t>
      </w:r>
      <w:r w:rsidR="009876C4">
        <w:rPr>
          <w:rFonts w:ascii="Times New Roman" w:hAnsi="Times New Roman" w:cs="Times New Roman"/>
          <w:color w:val="231F20"/>
          <w:sz w:val="24"/>
          <w:szCs w:val="24"/>
        </w:rPr>
        <w:t xml:space="preserve"> </w:t>
      </w:r>
      <w:bookmarkStart w:id="5" w:name="_Hlk70338221"/>
      <w:r>
        <w:rPr>
          <w:rFonts w:ascii="Times New Roman" w:hAnsi="Times New Roman" w:cs="Times New Roman"/>
          <w:color w:val="231F20"/>
          <w:sz w:val="24"/>
          <w:szCs w:val="24"/>
        </w:rPr>
        <w:t xml:space="preserve">John Napier (1993).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p.55. Quoted in Frank Wilson</w:t>
      </w:r>
      <w:r w:rsidR="004305B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96043A">
        <w:rPr>
          <w:rFonts w:ascii="Times New Roman" w:hAnsi="Times New Roman" w:cs="Times New Roman"/>
          <w:color w:val="231F20"/>
          <w:sz w:val="24"/>
          <w:szCs w:val="24"/>
        </w:rPr>
        <w:t>[2</w:t>
      </w:r>
      <w:r w:rsidR="00C851C5">
        <w:rPr>
          <w:rFonts w:ascii="Times New Roman" w:hAnsi="Times New Roman" w:cs="Times New Roman"/>
          <w:color w:val="231F20"/>
          <w:sz w:val="24"/>
          <w:szCs w:val="24"/>
        </w:rPr>
        <w:t>2</w:t>
      </w:r>
      <w:r w:rsidR="0096043A">
        <w:rPr>
          <w:rFonts w:ascii="Times New Roman" w:hAnsi="Times New Roman" w:cs="Times New Roman"/>
          <w:color w:val="231F20"/>
          <w:sz w:val="24"/>
          <w:szCs w:val="24"/>
        </w:rPr>
        <w:t>,</w:t>
      </w:r>
      <w:r w:rsidR="00D90DAE">
        <w:rPr>
          <w:rFonts w:ascii="Times New Roman" w:hAnsi="Times New Roman" w:cs="Times New Roman"/>
          <w:color w:val="231F20"/>
          <w:sz w:val="24"/>
          <w:szCs w:val="24"/>
        </w:rPr>
        <w:t xml:space="preserve"> </w:t>
      </w:r>
      <w:r>
        <w:rPr>
          <w:rFonts w:ascii="Times New Roman" w:hAnsi="Times New Roman" w:cs="Times New Roman"/>
          <w:color w:val="231F20"/>
          <w:sz w:val="24"/>
          <w:szCs w:val="24"/>
        </w:rPr>
        <w:t>p.128</w:t>
      </w:r>
      <w:r w:rsidR="0096043A">
        <w:rPr>
          <w:rFonts w:ascii="Times New Roman" w:hAnsi="Times New Roman" w:cs="Times New Roman"/>
          <w:color w:val="231F20"/>
          <w:sz w:val="24"/>
          <w:szCs w:val="24"/>
        </w:rPr>
        <w:t>]</w:t>
      </w:r>
      <w:bookmarkEnd w:id="5"/>
    </w:p>
    <w:p w14:paraId="6927BF90"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4424B719" w14:textId="4B382184" w:rsidR="006A2468" w:rsidRDefault="006D5937"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M</w:t>
      </w:r>
      <w:r w:rsidR="00292E91">
        <w:rPr>
          <w:rFonts w:ascii="Times New Roman" w:hAnsi="Times New Roman" w:cs="Times New Roman"/>
          <w:color w:val="231F20"/>
          <w:sz w:val="24"/>
          <w:szCs w:val="24"/>
        </w:rPr>
        <w:t>any</w:t>
      </w:r>
      <w:r w:rsidR="005C5FE7">
        <w:rPr>
          <w:rFonts w:ascii="Times New Roman" w:hAnsi="Times New Roman" w:cs="Times New Roman"/>
          <w:color w:val="231F20"/>
          <w:sz w:val="24"/>
          <w:szCs w:val="24"/>
        </w:rPr>
        <w:t>,</w:t>
      </w:r>
      <w:r w:rsidR="00292E91">
        <w:rPr>
          <w:rFonts w:ascii="Times New Roman" w:hAnsi="Times New Roman" w:cs="Times New Roman"/>
          <w:color w:val="231F20"/>
          <w:sz w:val="24"/>
          <w:szCs w:val="24"/>
        </w:rPr>
        <w:t xml:space="preserve"> who</w:t>
      </w:r>
      <w:r w:rsidR="00C75829">
        <w:rPr>
          <w:rFonts w:ascii="Times New Roman" w:hAnsi="Times New Roman" w:cs="Times New Roman"/>
          <w:color w:val="231F20"/>
          <w:sz w:val="24"/>
          <w:szCs w:val="24"/>
        </w:rPr>
        <w:t>se work</w:t>
      </w:r>
      <w:r w:rsidR="00F2282B">
        <w:rPr>
          <w:rFonts w:ascii="Times New Roman" w:hAnsi="Times New Roman" w:cs="Times New Roman"/>
          <w:color w:val="231F20"/>
          <w:sz w:val="24"/>
          <w:szCs w:val="24"/>
        </w:rPr>
        <w:t xml:space="preserve"> long-preceded Darwin</w:t>
      </w:r>
      <w:r w:rsidR="005C5FE7">
        <w:rPr>
          <w:rFonts w:ascii="Times New Roman" w:hAnsi="Times New Roman" w:cs="Times New Roman"/>
          <w:color w:val="231F20"/>
          <w:sz w:val="24"/>
          <w:szCs w:val="24"/>
        </w:rPr>
        <w:t>,</w:t>
      </w:r>
      <w:r w:rsidR="00F2282B">
        <w:rPr>
          <w:rFonts w:ascii="Times New Roman" w:hAnsi="Times New Roman" w:cs="Times New Roman"/>
          <w:color w:val="231F20"/>
          <w:sz w:val="24"/>
          <w:szCs w:val="24"/>
        </w:rPr>
        <w:t xml:space="preserve"> indirectly set a stage for evolution</w:t>
      </w:r>
      <w:r>
        <w:rPr>
          <w:rFonts w:ascii="Times New Roman" w:hAnsi="Times New Roman" w:cs="Times New Roman"/>
          <w:color w:val="231F20"/>
          <w:sz w:val="24"/>
          <w:szCs w:val="24"/>
        </w:rPr>
        <w:t xml:space="preserve">. </w:t>
      </w:r>
      <w:r w:rsidR="005C5FE7">
        <w:rPr>
          <w:rFonts w:ascii="Times New Roman" w:hAnsi="Times New Roman" w:cs="Times New Roman"/>
          <w:color w:val="231F20"/>
          <w:sz w:val="24"/>
          <w:szCs w:val="24"/>
        </w:rPr>
        <w:t>Here we read about</w:t>
      </w:r>
      <w:r w:rsidR="00292E91">
        <w:rPr>
          <w:rFonts w:ascii="Times New Roman" w:hAnsi="Times New Roman" w:cs="Times New Roman"/>
          <w:color w:val="231F20"/>
          <w:sz w:val="24"/>
          <w:szCs w:val="24"/>
        </w:rPr>
        <w:t xml:space="preserve"> four: an artist</w:t>
      </w:r>
      <w:r w:rsidR="00EA4C32">
        <w:rPr>
          <w:rFonts w:ascii="Times New Roman" w:hAnsi="Times New Roman" w:cs="Times New Roman"/>
          <w:color w:val="231F20"/>
          <w:sz w:val="24"/>
          <w:szCs w:val="24"/>
        </w:rPr>
        <w:t>,</w:t>
      </w:r>
      <w:r w:rsidR="00292E91">
        <w:rPr>
          <w:rFonts w:ascii="Times New Roman" w:hAnsi="Times New Roman" w:cs="Times New Roman"/>
          <w:color w:val="231F20"/>
          <w:sz w:val="24"/>
          <w:szCs w:val="24"/>
        </w:rPr>
        <w:t xml:space="preserve"> a physician, a geologist</w:t>
      </w:r>
      <w:r w:rsidR="00EA4C32">
        <w:rPr>
          <w:rFonts w:ascii="Times New Roman" w:hAnsi="Times New Roman" w:cs="Times New Roman"/>
          <w:color w:val="231F20"/>
          <w:sz w:val="24"/>
          <w:szCs w:val="24"/>
        </w:rPr>
        <w:t>,</w:t>
      </w:r>
      <w:r w:rsidR="00292E91">
        <w:rPr>
          <w:rFonts w:ascii="Times New Roman" w:hAnsi="Times New Roman" w:cs="Times New Roman"/>
          <w:color w:val="231F20"/>
          <w:sz w:val="24"/>
          <w:szCs w:val="24"/>
        </w:rPr>
        <w:t xml:space="preserve"> and a comparative anatomist.</w:t>
      </w:r>
    </w:p>
    <w:p w14:paraId="06A0152C" w14:textId="77777777" w:rsidR="00292E91" w:rsidRDefault="00292E91" w:rsidP="006A2468">
      <w:pPr>
        <w:pStyle w:val="BodyText"/>
        <w:tabs>
          <w:tab w:val="left" w:pos="720"/>
        </w:tabs>
        <w:spacing w:line="225" w:lineRule="auto"/>
        <w:ind w:right="-270"/>
        <w:rPr>
          <w:rFonts w:ascii="Times New Roman" w:hAnsi="Times New Roman" w:cs="Times New Roman"/>
          <w:color w:val="231F20"/>
          <w:sz w:val="24"/>
          <w:szCs w:val="24"/>
        </w:rPr>
      </w:pPr>
    </w:p>
    <w:p w14:paraId="699CE41D" w14:textId="1745CBD8" w:rsidR="006E1306" w:rsidRDefault="006A2468"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b/>
          <w:bCs/>
          <w:color w:val="231F20"/>
          <w:sz w:val="24"/>
          <w:szCs w:val="24"/>
        </w:rPr>
        <w:tab/>
        <w:t>The Anatomical Drawings of d</w:t>
      </w:r>
      <w:r w:rsidR="002416EB">
        <w:rPr>
          <w:rFonts w:ascii="Times New Roman" w:hAnsi="Times New Roman" w:cs="Times New Roman"/>
          <w:b/>
          <w:bCs/>
          <w:color w:val="231F20"/>
          <w:sz w:val="24"/>
          <w:szCs w:val="24"/>
        </w:rPr>
        <w:t xml:space="preserve">a </w:t>
      </w:r>
      <w:r>
        <w:rPr>
          <w:rFonts w:ascii="Times New Roman" w:hAnsi="Times New Roman" w:cs="Times New Roman"/>
          <w:b/>
          <w:bCs/>
          <w:color w:val="231F20"/>
          <w:sz w:val="24"/>
          <w:szCs w:val="24"/>
        </w:rPr>
        <w:t xml:space="preserve">Vinci </w:t>
      </w:r>
      <w:r w:rsidR="00800C46">
        <w:rPr>
          <w:rFonts w:ascii="Times New Roman" w:hAnsi="Times New Roman" w:cs="Times New Roman"/>
          <w:b/>
          <w:bCs/>
          <w:color w:val="231F20"/>
          <w:sz w:val="24"/>
          <w:szCs w:val="24"/>
        </w:rPr>
        <w:t xml:space="preserve">(artist) </w:t>
      </w:r>
      <w:r>
        <w:rPr>
          <w:rFonts w:ascii="Times New Roman" w:hAnsi="Times New Roman" w:cs="Times New Roman"/>
          <w:b/>
          <w:bCs/>
          <w:color w:val="231F20"/>
          <w:sz w:val="24"/>
          <w:szCs w:val="24"/>
        </w:rPr>
        <w:t>and Vesalius</w:t>
      </w:r>
      <w:r w:rsidR="00800C46">
        <w:rPr>
          <w:rFonts w:ascii="Times New Roman" w:hAnsi="Times New Roman" w:cs="Times New Roman"/>
          <w:b/>
          <w:bCs/>
          <w:color w:val="231F20"/>
          <w:sz w:val="24"/>
          <w:szCs w:val="24"/>
        </w:rPr>
        <w:t xml:space="preserve"> (physician)</w:t>
      </w:r>
      <w:r>
        <w:rPr>
          <w:rFonts w:ascii="Times New Roman" w:hAnsi="Times New Roman" w:cs="Times New Roman"/>
          <w:b/>
          <w:bCs/>
          <w:color w:val="231F20"/>
          <w:sz w:val="24"/>
          <w:szCs w:val="24"/>
        </w:rPr>
        <w:t xml:space="preserve">. </w:t>
      </w:r>
      <w:r w:rsidR="00533E4B">
        <w:rPr>
          <w:rFonts w:ascii="Times New Roman" w:hAnsi="Times New Roman" w:cs="Times New Roman"/>
          <w:color w:val="231F20"/>
          <w:sz w:val="24"/>
          <w:szCs w:val="24"/>
        </w:rPr>
        <w:t xml:space="preserve">The </w:t>
      </w:r>
      <w:r w:rsidR="00F50E48">
        <w:rPr>
          <w:rFonts w:ascii="Times New Roman" w:hAnsi="Times New Roman" w:cs="Times New Roman"/>
          <w:color w:val="231F20"/>
          <w:sz w:val="24"/>
          <w:szCs w:val="24"/>
        </w:rPr>
        <w:t xml:space="preserve">revered Italian </w:t>
      </w:r>
      <w:r w:rsidR="00533E4B">
        <w:rPr>
          <w:rFonts w:ascii="Times New Roman" w:hAnsi="Times New Roman" w:cs="Times New Roman"/>
          <w:color w:val="231F20"/>
          <w:sz w:val="24"/>
          <w:szCs w:val="24"/>
        </w:rPr>
        <w:t xml:space="preserve">Renaissance artist </w:t>
      </w:r>
      <w:r w:rsidR="00625879" w:rsidRPr="00FE2C0E">
        <w:rPr>
          <w:rFonts w:ascii="Times New Roman" w:hAnsi="Times New Roman" w:cs="Times New Roman"/>
          <w:b/>
          <w:bCs/>
          <w:color w:val="231F20"/>
          <w:sz w:val="24"/>
          <w:szCs w:val="24"/>
        </w:rPr>
        <w:t>Leonardo</w:t>
      </w:r>
      <w:r w:rsidR="008243B3" w:rsidRPr="00FE2C0E">
        <w:rPr>
          <w:rFonts w:ascii="Times New Roman" w:hAnsi="Times New Roman" w:cs="Times New Roman"/>
          <w:b/>
          <w:bCs/>
          <w:color w:val="231F20"/>
          <w:sz w:val="24"/>
          <w:szCs w:val="24"/>
        </w:rPr>
        <w:t xml:space="preserve"> da Vinci</w:t>
      </w:r>
      <w:r w:rsidR="00FE2C0E">
        <w:rPr>
          <w:rFonts w:ascii="Times New Roman" w:hAnsi="Times New Roman" w:cs="Times New Roman"/>
          <w:color w:val="231F20"/>
          <w:sz w:val="24"/>
          <w:szCs w:val="24"/>
        </w:rPr>
        <w:t xml:space="preserve"> (1452-1519)</w:t>
      </w:r>
      <w:r w:rsidR="00625879">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studied anatomy </w:t>
      </w:r>
      <w:r w:rsidR="00830784">
        <w:rPr>
          <w:rFonts w:ascii="Times New Roman" w:hAnsi="Times New Roman" w:cs="Times New Roman"/>
          <w:color w:val="231F20"/>
          <w:sz w:val="24"/>
          <w:szCs w:val="24"/>
        </w:rPr>
        <w:t>both</w:t>
      </w:r>
      <w:r w:rsidR="00F773B0">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to make his paintings of humans more realistic</w:t>
      </w:r>
      <w:r w:rsidR="00F773B0">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and</w:t>
      </w:r>
      <w:r w:rsidR="00F773B0">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to satisfy his</w:t>
      </w:r>
      <w:r w:rsidR="00F773B0">
        <w:rPr>
          <w:rFonts w:ascii="Times New Roman" w:hAnsi="Times New Roman" w:cs="Times New Roman"/>
          <w:color w:val="231F20"/>
          <w:sz w:val="24"/>
          <w:szCs w:val="24"/>
        </w:rPr>
        <w:t xml:space="preserve"> i</w:t>
      </w:r>
      <w:r w:rsidR="00533E4B">
        <w:rPr>
          <w:rFonts w:ascii="Times New Roman" w:hAnsi="Times New Roman" w:cs="Times New Roman"/>
          <w:color w:val="231F20"/>
          <w:sz w:val="24"/>
          <w:szCs w:val="24"/>
        </w:rPr>
        <w:t>nsatiabl</w:t>
      </w:r>
      <w:r w:rsidR="00830784">
        <w:rPr>
          <w:rFonts w:ascii="Times New Roman" w:hAnsi="Times New Roman" w:cs="Times New Roman"/>
          <w:color w:val="231F20"/>
          <w:sz w:val="24"/>
          <w:szCs w:val="24"/>
        </w:rPr>
        <w:t>e</w:t>
      </w:r>
      <w:r w:rsidR="00533E4B">
        <w:rPr>
          <w:rFonts w:ascii="Times New Roman" w:hAnsi="Times New Roman" w:cs="Times New Roman"/>
          <w:color w:val="231F20"/>
          <w:sz w:val="24"/>
          <w:szCs w:val="24"/>
        </w:rPr>
        <w:t xml:space="preserve"> curio</w:t>
      </w:r>
      <w:r w:rsidR="00830784">
        <w:rPr>
          <w:rFonts w:ascii="Times New Roman" w:hAnsi="Times New Roman" w:cs="Times New Roman"/>
          <w:color w:val="231F20"/>
          <w:sz w:val="24"/>
          <w:szCs w:val="24"/>
        </w:rPr>
        <w:t>sity</w:t>
      </w:r>
      <w:r w:rsidR="00F773B0">
        <w:rPr>
          <w:rFonts w:ascii="Times New Roman" w:hAnsi="Times New Roman" w:cs="Times New Roman"/>
          <w:color w:val="231F20"/>
          <w:sz w:val="24"/>
          <w:szCs w:val="24"/>
        </w:rPr>
        <w:t>. H</w:t>
      </w:r>
      <w:r w:rsidR="00533E4B">
        <w:rPr>
          <w:rFonts w:ascii="Times New Roman" w:hAnsi="Times New Roman" w:cs="Times New Roman"/>
          <w:color w:val="231F20"/>
          <w:sz w:val="24"/>
          <w:szCs w:val="24"/>
        </w:rPr>
        <w:t xml:space="preserve">e learned </w:t>
      </w:r>
      <w:r w:rsidR="00F773B0">
        <w:rPr>
          <w:rFonts w:ascii="Times New Roman" w:hAnsi="Times New Roman" w:cs="Times New Roman"/>
          <w:color w:val="231F20"/>
          <w:sz w:val="24"/>
          <w:szCs w:val="24"/>
        </w:rPr>
        <w:t>how</w:t>
      </w:r>
      <w:r w:rsidR="00533E4B">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lungs</w:t>
      </w:r>
      <w:r w:rsidR="00F773B0">
        <w:rPr>
          <w:rFonts w:ascii="Times New Roman" w:hAnsi="Times New Roman" w:cs="Times New Roman"/>
          <w:color w:val="231F20"/>
          <w:sz w:val="24"/>
          <w:szCs w:val="24"/>
        </w:rPr>
        <w:t xml:space="preserve"> and</w:t>
      </w:r>
      <w:r w:rsidR="00DD3AD3">
        <w:rPr>
          <w:rFonts w:ascii="Times New Roman" w:hAnsi="Times New Roman" w:cs="Times New Roman"/>
          <w:color w:val="231F20"/>
          <w:sz w:val="24"/>
          <w:szCs w:val="24"/>
        </w:rPr>
        <w:t xml:space="preserve"> veins</w:t>
      </w:r>
      <w:r w:rsidR="00F773B0">
        <w:rPr>
          <w:rFonts w:ascii="Times New Roman" w:hAnsi="Times New Roman" w:cs="Times New Roman"/>
          <w:color w:val="231F20"/>
          <w:sz w:val="24"/>
          <w:szCs w:val="24"/>
        </w:rPr>
        <w:t xml:space="preserve"> function,</w:t>
      </w:r>
      <w:r w:rsidR="00DD3AD3">
        <w:rPr>
          <w:rFonts w:ascii="Times New Roman" w:hAnsi="Times New Roman" w:cs="Times New Roman"/>
          <w:color w:val="231F20"/>
          <w:sz w:val="24"/>
          <w:szCs w:val="24"/>
        </w:rPr>
        <w:t xml:space="preserve"> that the</w:t>
      </w:r>
      <w:r w:rsidR="00533E4B">
        <w:rPr>
          <w:rFonts w:ascii="Times New Roman" w:hAnsi="Times New Roman" w:cs="Times New Roman"/>
          <w:color w:val="231F20"/>
          <w:sz w:val="24"/>
          <w:szCs w:val="24"/>
        </w:rPr>
        <w:t xml:space="preserve"> heart</w:t>
      </w:r>
      <w:r w:rsidR="00DD3AD3">
        <w:rPr>
          <w:rFonts w:ascii="Times New Roman" w:hAnsi="Times New Roman" w:cs="Times New Roman"/>
          <w:color w:val="231F20"/>
          <w:sz w:val="24"/>
          <w:szCs w:val="24"/>
        </w:rPr>
        <w:t xml:space="preserve"> has 4 chambers and how it works</w:t>
      </w:r>
      <w:r w:rsidR="00533E4B">
        <w:rPr>
          <w:rFonts w:ascii="Times New Roman" w:hAnsi="Times New Roman" w:cs="Times New Roman"/>
          <w:color w:val="231F20"/>
          <w:sz w:val="24"/>
          <w:szCs w:val="24"/>
        </w:rPr>
        <w:t>.</w:t>
      </w:r>
      <w:r w:rsidR="00DD3AD3">
        <w:rPr>
          <w:rFonts w:ascii="Times New Roman" w:hAnsi="Times New Roman" w:cs="Times New Roman"/>
          <w:color w:val="231F20"/>
          <w:sz w:val="24"/>
          <w:szCs w:val="24"/>
        </w:rPr>
        <w:t xml:space="preserve"> </w:t>
      </w:r>
      <w:r w:rsidR="00830784">
        <w:rPr>
          <w:rFonts w:ascii="Times New Roman" w:hAnsi="Times New Roman" w:cs="Times New Roman"/>
          <w:color w:val="231F20"/>
          <w:sz w:val="24"/>
          <w:szCs w:val="24"/>
        </w:rPr>
        <w:t>H</w:t>
      </w:r>
      <w:r w:rsidR="00DD3AD3">
        <w:rPr>
          <w:rFonts w:ascii="Times New Roman" w:hAnsi="Times New Roman" w:cs="Times New Roman"/>
          <w:color w:val="231F20"/>
          <w:sz w:val="24"/>
          <w:szCs w:val="24"/>
        </w:rPr>
        <w:t>is medical drawings were published</w:t>
      </w:r>
      <w:r w:rsidR="00C75829">
        <w:rPr>
          <w:rFonts w:ascii="Times New Roman" w:hAnsi="Times New Roman" w:cs="Times New Roman"/>
          <w:color w:val="231F20"/>
          <w:sz w:val="24"/>
          <w:szCs w:val="24"/>
        </w:rPr>
        <w:t xml:space="preserve"> around 400 years after his death</w:t>
      </w:r>
      <w:r w:rsidR="00830784">
        <w:rPr>
          <w:rFonts w:ascii="Times New Roman" w:hAnsi="Times New Roman" w:cs="Times New Roman"/>
          <w:color w:val="231F20"/>
          <w:sz w:val="24"/>
          <w:szCs w:val="24"/>
        </w:rPr>
        <w:t>; thus,</w:t>
      </w:r>
      <w:r w:rsidR="00DD3AD3">
        <w:rPr>
          <w:rFonts w:ascii="Times New Roman" w:hAnsi="Times New Roman" w:cs="Times New Roman"/>
          <w:color w:val="231F20"/>
          <w:sz w:val="24"/>
          <w:szCs w:val="24"/>
        </w:rPr>
        <w:t xml:space="preserve"> </w:t>
      </w:r>
      <w:r w:rsidR="00292E91">
        <w:rPr>
          <w:rFonts w:ascii="Times New Roman" w:hAnsi="Times New Roman" w:cs="Times New Roman"/>
          <w:color w:val="231F20"/>
          <w:sz w:val="24"/>
          <w:szCs w:val="24"/>
        </w:rPr>
        <w:t>only in</w:t>
      </w:r>
      <w:r w:rsidR="00DD3AD3">
        <w:rPr>
          <w:rFonts w:ascii="Times New Roman" w:hAnsi="Times New Roman" w:cs="Times New Roman"/>
          <w:color w:val="231F20"/>
          <w:sz w:val="24"/>
          <w:szCs w:val="24"/>
        </w:rPr>
        <w:t xml:space="preserve"> the late 1960’s </w:t>
      </w:r>
      <w:r w:rsidR="002416EB">
        <w:rPr>
          <w:rFonts w:ascii="Times New Roman" w:hAnsi="Times New Roman" w:cs="Times New Roman"/>
          <w:color w:val="231F20"/>
          <w:sz w:val="24"/>
          <w:szCs w:val="24"/>
        </w:rPr>
        <w:t>did we confirm that</w:t>
      </w:r>
      <w:r w:rsidR="00DD3AD3">
        <w:rPr>
          <w:rFonts w:ascii="Times New Roman" w:hAnsi="Times New Roman" w:cs="Times New Roman"/>
          <w:color w:val="231F20"/>
          <w:sz w:val="24"/>
          <w:szCs w:val="24"/>
        </w:rPr>
        <w:t xml:space="preserve"> his</w:t>
      </w:r>
      <w:r w:rsidR="00292E91">
        <w:rPr>
          <w:rFonts w:ascii="Times New Roman" w:hAnsi="Times New Roman" w:cs="Times New Roman"/>
          <w:color w:val="231F20"/>
          <w:sz w:val="24"/>
          <w:szCs w:val="24"/>
        </w:rPr>
        <w:t xml:space="preserve"> understanding of </w:t>
      </w:r>
      <w:r w:rsidR="00830784">
        <w:rPr>
          <w:rFonts w:ascii="Times New Roman" w:hAnsi="Times New Roman" w:cs="Times New Roman"/>
          <w:color w:val="231F20"/>
          <w:sz w:val="24"/>
          <w:szCs w:val="24"/>
        </w:rPr>
        <w:t xml:space="preserve">the </w:t>
      </w:r>
      <w:r w:rsidR="00EB4292">
        <w:rPr>
          <w:rFonts w:ascii="Times New Roman" w:hAnsi="Times New Roman" w:cs="Times New Roman"/>
          <w:color w:val="231F20"/>
          <w:sz w:val="24"/>
          <w:szCs w:val="24"/>
        </w:rPr>
        <w:t xml:space="preserve">heart </w:t>
      </w:r>
      <w:r w:rsidR="002416EB">
        <w:rPr>
          <w:rFonts w:ascii="Times New Roman" w:hAnsi="Times New Roman" w:cs="Times New Roman"/>
          <w:color w:val="231F20"/>
          <w:sz w:val="24"/>
          <w:szCs w:val="24"/>
        </w:rPr>
        <w:t>was accurate</w:t>
      </w:r>
      <w:r w:rsidR="00DD3AD3">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Among</w:t>
      </w:r>
      <w:r w:rsidR="002416EB">
        <w:rPr>
          <w:rFonts w:ascii="Times New Roman" w:hAnsi="Times New Roman" w:cs="Times New Roman"/>
          <w:color w:val="231F20"/>
          <w:sz w:val="24"/>
          <w:szCs w:val="24"/>
        </w:rPr>
        <w:t xml:space="preserve"> his</w:t>
      </w:r>
      <w:r w:rsidR="00533E4B">
        <w:rPr>
          <w:rFonts w:ascii="Times New Roman" w:hAnsi="Times New Roman" w:cs="Times New Roman"/>
          <w:color w:val="231F20"/>
          <w:sz w:val="24"/>
          <w:szCs w:val="24"/>
        </w:rPr>
        <w:t xml:space="preserve"> many </w:t>
      </w:r>
      <w:r w:rsidR="00DD3AD3">
        <w:rPr>
          <w:rFonts w:ascii="Times New Roman" w:hAnsi="Times New Roman" w:cs="Times New Roman"/>
          <w:color w:val="231F20"/>
          <w:sz w:val="24"/>
          <w:szCs w:val="24"/>
        </w:rPr>
        <w:t xml:space="preserve">futuristic </w:t>
      </w:r>
      <w:r w:rsidR="00533E4B">
        <w:rPr>
          <w:rFonts w:ascii="Times New Roman" w:hAnsi="Times New Roman" w:cs="Times New Roman"/>
          <w:color w:val="231F20"/>
          <w:sz w:val="24"/>
          <w:szCs w:val="24"/>
        </w:rPr>
        <w:t xml:space="preserve">inventions </w:t>
      </w:r>
      <w:r w:rsidR="002416EB">
        <w:rPr>
          <w:rFonts w:ascii="Times New Roman" w:hAnsi="Times New Roman" w:cs="Times New Roman"/>
          <w:color w:val="231F20"/>
          <w:sz w:val="24"/>
          <w:szCs w:val="24"/>
        </w:rPr>
        <w:t xml:space="preserve">is </w:t>
      </w:r>
      <w:r w:rsidR="00DD3AD3">
        <w:rPr>
          <w:rFonts w:ascii="Times New Roman" w:hAnsi="Times New Roman" w:cs="Times New Roman"/>
          <w:color w:val="231F20"/>
          <w:sz w:val="24"/>
          <w:szCs w:val="24"/>
        </w:rPr>
        <w:t xml:space="preserve">a </w:t>
      </w:r>
      <w:r w:rsidR="002416EB">
        <w:rPr>
          <w:rFonts w:ascii="Times New Roman" w:hAnsi="Times New Roman" w:cs="Times New Roman"/>
          <w:color w:val="231F20"/>
          <w:sz w:val="24"/>
          <w:szCs w:val="24"/>
        </w:rPr>
        <w:t xml:space="preserve">mechanical </w:t>
      </w:r>
      <w:r w:rsidR="00DD3AD3">
        <w:rPr>
          <w:rFonts w:ascii="Times New Roman" w:hAnsi="Times New Roman" w:cs="Times New Roman"/>
          <w:color w:val="231F20"/>
          <w:sz w:val="24"/>
          <w:szCs w:val="24"/>
        </w:rPr>
        <w:t>device</w:t>
      </w:r>
      <w:r w:rsidR="002416EB">
        <w:rPr>
          <w:rFonts w:ascii="Times New Roman" w:hAnsi="Times New Roman" w:cs="Times New Roman"/>
          <w:color w:val="231F20"/>
          <w:sz w:val="24"/>
          <w:szCs w:val="24"/>
        </w:rPr>
        <w:t>, called the Da Vinci,</w:t>
      </w:r>
      <w:r w:rsidR="00B34E4C">
        <w:rPr>
          <w:rFonts w:ascii="Times New Roman" w:hAnsi="Times New Roman" w:cs="Times New Roman"/>
          <w:color w:val="231F20"/>
          <w:sz w:val="24"/>
          <w:szCs w:val="24"/>
        </w:rPr>
        <w:t xml:space="preserve"> </w:t>
      </w:r>
      <w:r w:rsidR="00DD3AD3">
        <w:rPr>
          <w:rFonts w:ascii="Times New Roman" w:hAnsi="Times New Roman" w:cs="Times New Roman"/>
          <w:color w:val="231F20"/>
          <w:sz w:val="24"/>
          <w:szCs w:val="24"/>
        </w:rPr>
        <w:t xml:space="preserve">widely used today </w:t>
      </w:r>
      <w:r w:rsidR="002416EB">
        <w:rPr>
          <w:rFonts w:ascii="Times New Roman" w:hAnsi="Times New Roman" w:cs="Times New Roman"/>
          <w:color w:val="231F20"/>
          <w:sz w:val="24"/>
          <w:szCs w:val="24"/>
        </w:rPr>
        <w:t>in cadaver dissection and in</w:t>
      </w:r>
      <w:r w:rsidR="00DD3AD3">
        <w:rPr>
          <w:rFonts w:ascii="Times New Roman" w:hAnsi="Times New Roman" w:cs="Times New Roman"/>
          <w:color w:val="231F20"/>
          <w:sz w:val="24"/>
          <w:szCs w:val="24"/>
        </w:rPr>
        <w:t xml:space="preserve"> minimally invasive surger</w:t>
      </w:r>
      <w:r w:rsidR="00F773B0">
        <w:rPr>
          <w:rFonts w:ascii="Times New Roman" w:hAnsi="Times New Roman" w:cs="Times New Roman"/>
          <w:color w:val="231F20"/>
          <w:sz w:val="24"/>
          <w:szCs w:val="24"/>
        </w:rPr>
        <w:t>y. “As</w:t>
      </w:r>
      <w:r w:rsidR="009F7187">
        <w:rPr>
          <w:rFonts w:ascii="Times New Roman" w:hAnsi="Times New Roman" w:cs="Times New Roman"/>
          <w:color w:val="231F20"/>
          <w:sz w:val="24"/>
          <w:szCs w:val="24"/>
        </w:rPr>
        <w:t xml:space="preserve"> an artist he used science to understand the human body. As an anatomist he used art to illuminate secrets </w:t>
      </w:r>
      <w:r w:rsidR="00A449FB">
        <w:rPr>
          <w:rFonts w:ascii="Times New Roman" w:hAnsi="Times New Roman" w:cs="Times New Roman"/>
          <w:color w:val="231F20"/>
          <w:sz w:val="24"/>
          <w:szCs w:val="24"/>
        </w:rPr>
        <w:t>beneath the flesh.” [2</w:t>
      </w:r>
      <w:r w:rsidR="00C851C5">
        <w:rPr>
          <w:rFonts w:ascii="Times New Roman" w:hAnsi="Times New Roman" w:cs="Times New Roman"/>
          <w:color w:val="231F20"/>
          <w:sz w:val="24"/>
          <w:szCs w:val="24"/>
        </w:rPr>
        <w:t>3</w:t>
      </w:r>
      <w:r w:rsidR="00A449FB">
        <w:rPr>
          <w:rFonts w:ascii="Times New Roman" w:hAnsi="Times New Roman" w:cs="Times New Roman"/>
          <w:color w:val="231F20"/>
          <w:sz w:val="24"/>
          <w:szCs w:val="24"/>
        </w:rPr>
        <w:t xml:space="preserve">] </w:t>
      </w:r>
    </w:p>
    <w:p w14:paraId="2CEE4F56" w14:textId="61A87B25" w:rsidR="00900E7F" w:rsidRDefault="006E1306" w:rsidP="003E1207">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C64780">
        <w:rPr>
          <w:rFonts w:ascii="Times New Roman" w:hAnsi="Times New Roman" w:cs="Times New Roman"/>
          <w:color w:val="231F20"/>
          <w:sz w:val="24"/>
          <w:szCs w:val="24"/>
        </w:rPr>
        <w:t>In 1514 in Brussels, shortly</w:t>
      </w:r>
      <w:r w:rsidR="009F7187">
        <w:rPr>
          <w:rFonts w:ascii="Times New Roman" w:hAnsi="Times New Roman" w:cs="Times New Roman"/>
          <w:color w:val="231F20"/>
          <w:sz w:val="24"/>
          <w:szCs w:val="24"/>
        </w:rPr>
        <w:t xml:space="preserve"> before da Vinci died, </w:t>
      </w:r>
      <w:r w:rsidR="002416EB">
        <w:rPr>
          <w:rFonts w:ascii="Times New Roman" w:hAnsi="Times New Roman" w:cs="Times New Roman"/>
          <w:color w:val="231F20"/>
          <w:sz w:val="24"/>
          <w:szCs w:val="24"/>
        </w:rPr>
        <w:t xml:space="preserve">the </w:t>
      </w:r>
      <w:r w:rsidR="00292E91">
        <w:rPr>
          <w:rFonts w:ascii="Times New Roman" w:hAnsi="Times New Roman" w:cs="Times New Roman"/>
          <w:color w:val="231F20"/>
          <w:sz w:val="24"/>
          <w:szCs w:val="24"/>
        </w:rPr>
        <w:t xml:space="preserve">physician and anatomist </w:t>
      </w:r>
      <w:r w:rsidR="00533E4B" w:rsidRPr="00533E4B">
        <w:rPr>
          <w:rFonts w:ascii="Times New Roman" w:hAnsi="Times New Roman" w:cs="Times New Roman"/>
          <w:b/>
          <w:bCs/>
          <w:color w:val="231F20"/>
          <w:sz w:val="24"/>
          <w:szCs w:val="24"/>
        </w:rPr>
        <w:t xml:space="preserve">Andreas </w:t>
      </w:r>
      <w:r w:rsidR="00C91F7D" w:rsidRPr="00533E4B">
        <w:rPr>
          <w:rFonts w:ascii="Times New Roman" w:hAnsi="Times New Roman" w:cs="Times New Roman"/>
          <w:b/>
          <w:bCs/>
          <w:color w:val="231F20"/>
          <w:sz w:val="24"/>
          <w:szCs w:val="24"/>
        </w:rPr>
        <w:t>Vesalius</w:t>
      </w:r>
      <w:r w:rsidR="00C91F7D">
        <w:rPr>
          <w:rFonts w:ascii="Times New Roman" w:hAnsi="Times New Roman" w:cs="Times New Roman"/>
          <w:color w:val="231F20"/>
          <w:sz w:val="24"/>
          <w:szCs w:val="24"/>
        </w:rPr>
        <w:t xml:space="preserve"> </w:t>
      </w:r>
      <w:r w:rsidR="00533E4B">
        <w:rPr>
          <w:rFonts w:ascii="Times New Roman" w:hAnsi="Times New Roman" w:cs="Times New Roman"/>
          <w:color w:val="231F20"/>
          <w:sz w:val="24"/>
          <w:szCs w:val="24"/>
        </w:rPr>
        <w:t xml:space="preserve">(1514-1564) </w:t>
      </w:r>
      <w:r w:rsidR="009F7187">
        <w:rPr>
          <w:rFonts w:ascii="Times New Roman" w:hAnsi="Times New Roman" w:cs="Times New Roman"/>
          <w:color w:val="231F20"/>
          <w:sz w:val="24"/>
          <w:szCs w:val="24"/>
        </w:rPr>
        <w:t xml:space="preserve">was born. </w:t>
      </w:r>
      <w:r w:rsidR="00292E91">
        <w:rPr>
          <w:rFonts w:ascii="Times New Roman" w:hAnsi="Times New Roman" w:cs="Times New Roman"/>
          <w:color w:val="231F20"/>
          <w:sz w:val="24"/>
          <w:szCs w:val="24"/>
        </w:rPr>
        <w:t>I</w:t>
      </w:r>
      <w:r w:rsidR="00F773B0">
        <w:rPr>
          <w:rFonts w:ascii="Times New Roman" w:hAnsi="Times New Roman" w:cs="Times New Roman"/>
          <w:color w:val="231F20"/>
          <w:sz w:val="24"/>
          <w:szCs w:val="24"/>
        </w:rPr>
        <w:t>n 1543</w:t>
      </w:r>
      <w:r w:rsidR="006E5158">
        <w:rPr>
          <w:rFonts w:ascii="Times New Roman" w:hAnsi="Times New Roman" w:cs="Times New Roman"/>
          <w:color w:val="231F20"/>
          <w:sz w:val="24"/>
          <w:szCs w:val="24"/>
        </w:rPr>
        <w:t>,</w:t>
      </w:r>
      <w:r w:rsidR="00F773B0">
        <w:rPr>
          <w:rFonts w:ascii="Times New Roman" w:hAnsi="Times New Roman" w:cs="Times New Roman"/>
          <w:color w:val="231F20"/>
          <w:sz w:val="24"/>
          <w:szCs w:val="24"/>
        </w:rPr>
        <w:t xml:space="preserve"> </w:t>
      </w:r>
      <w:r w:rsidR="009F7187">
        <w:rPr>
          <w:rFonts w:ascii="Times New Roman" w:hAnsi="Times New Roman" w:cs="Times New Roman"/>
          <w:color w:val="231F20"/>
          <w:sz w:val="24"/>
          <w:szCs w:val="24"/>
        </w:rPr>
        <w:t>Vesalius</w:t>
      </w:r>
      <w:r w:rsidR="00F773B0">
        <w:rPr>
          <w:rFonts w:ascii="Times New Roman" w:hAnsi="Times New Roman" w:cs="Times New Roman"/>
          <w:color w:val="231F20"/>
          <w:sz w:val="24"/>
          <w:szCs w:val="24"/>
        </w:rPr>
        <w:t xml:space="preserve"> published a tome of drawings</w:t>
      </w:r>
      <w:r w:rsidR="00A064E3">
        <w:rPr>
          <w:rFonts w:ascii="Times New Roman" w:hAnsi="Times New Roman" w:cs="Times New Roman"/>
          <w:color w:val="231F20"/>
          <w:sz w:val="24"/>
          <w:szCs w:val="24"/>
        </w:rPr>
        <w:t>:</w:t>
      </w:r>
      <w:r w:rsidR="009F7187">
        <w:rPr>
          <w:rFonts w:ascii="Times New Roman" w:hAnsi="Times New Roman" w:cs="Times New Roman"/>
          <w:color w:val="231F20"/>
          <w:sz w:val="24"/>
          <w:szCs w:val="24"/>
        </w:rPr>
        <w:t xml:space="preserve"> </w:t>
      </w:r>
      <w:r w:rsidR="00F50E48">
        <w:rPr>
          <w:rFonts w:ascii="Times New Roman" w:hAnsi="Times New Roman" w:cs="Times New Roman"/>
          <w:i/>
          <w:iCs/>
          <w:color w:val="231F20"/>
          <w:sz w:val="24"/>
          <w:szCs w:val="24"/>
        </w:rPr>
        <w:t>On the Fabric of the Human Body in Seven Books</w:t>
      </w:r>
      <w:r w:rsidR="00C57527">
        <w:rPr>
          <w:rFonts w:ascii="Times New Roman" w:hAnsi="Times New Roman" w:cs="Times New Roman"/>
          <w:color w:val="231F20"/>
          <w:sz w:val="24"/>
          <w:szCs w:val="24"/>
        </w:rPr>
        <w:t>. Widely circulated and influential in his lifetime,</w:t>
      </w:r>
      <w:r w:rsidR="006E5158">
        <w:rPr>
          <w:rFonts w:ascii="Times New Roman" w:hAnsi="Times New Roman" w:cs="Times New Roman"/>
          <w:color w:val="231F20"/>
          <w:sz w:val="24"/>
          <w:szCs w:val="24"/>
        </w:rPr>
        <w:t xml:space="preserve"> the work is </w:t>
      </w:r>
      <w:r w:rsidR="00F773B0">
        <w:rPr>
          <w:rFonts w:ascii="Times New Roman" w:hAnsi="Times New Roman" w:cs="Times New Roman"/>
          <w:color w:val="231F20"/>
          <w:sz w:val="24"/>
          <w:szCs w:val="24"/>
        </w:rPr>
        <w:t xml:space="preserve">highly regarded and still </w:t>
      </w:r>
      <w:r w:rsidR="006A2468">
        <w:rPr>
          <w:rFonts w:ascii="Times New Roman" w:hAnsi="Times New Roman" w:cs="Times New Roman"/>
          <w:color w:val="231F20"/>
          <w:sz w:val="24"/>
          <w:szCs w:val="24"/>
        </w:rPr>
        <w:t>used</w:t>
      </w:r>
      <w:r w:rsidR="006E5158">
        <w:rPr>
          <w:rFonts w:ascii="Times New Roman" w:hAnsi="Times New Roman" w:cs="Times New Roman"/>
          <w:color w:val="231F20"/>
          <w:sz w:val="24"/>
          <w:szCs w:val="24"/>
        </w:rPr>
        <w:t xml:space="preserve"> today.</w:t>
      </w:r>
      <w:r w:rsidR="006A2468">
        <w:rPr>
          <w:rFonts w:ascii="Times New Roman" w:hAnsi="Times New Roman" w:cs="Times New Roman"/>
          <w:color w:val="231F20"/>
          <w:sz w:val="24"/>
          <w:szCs w:val="24"/>
        </w:rPr>
        <w:t xml:space="preserve"> </w:t>
      </w:r>
      <w:r w:rsidR="00C57527">
        <w:rPr>
          <w:rFonts w:ascii="Times New Roman" w:hAnsi="Times New Roman" w:cs="Times New Roman"/>
          <w:color w:val="231F20"/>
          <w:sz w:val="24"/>
          <w:szCs w:val="24"/>
        </w:rPr>
        <w:t>Vesalius</w:t>
      </w:r>
      <w:r w:rsidR="006A2468">
        <w:rPr>
          <w:rFonts w:ascii="Times New Roman" w:hAnsi="Times New Roman" w:cs="Times New Roman"/>
          <w:color w:val="231F20"/>
          <w:sz w:val="24"/>
          <w:szCs w:val="24"/>
        </w:rPr>
        <w:t xml:space="preserve"> is called the</w:t>
      </w:r>
      <w:r w:rsidR="00C57527">
        <w:rPr>
          <w:rFonts w:ascii="Times New Roman" w:hAnsi="Times New Roman" w:cs="Times New Roman"/>
          <w:color w:val="231F20"/>
          <w:sz w:val="24"/>
          <w:szCs w:val="24"/>
        </w:rPr>
        <w:t xml:space="preserve"> Founder of Modern Human Anatomy. However, </w:t>
      </w:r>
      <w:r w:rsidR="00830784">
        <w:rPr>
          <w:rFonts w:ascii="Times New Roman" w:hAnsi="Times New Roman" w:cs="Times New Roman"/>
          <w:color w:val="231F20"/>
          <w:sz w:val="24"/>
          <w:szCs w:val="24"/>
        </w:rPr>
        <w:t xml:space="preserve">in his day, </w:t>
      </w:r>
      <w:r w:rsidR="00C57527">
        <w:rPr>
          <w:rFonts w:ascii="Times New Roman" w:hAnsi="Times New Roman" w:cs="Times New Roman"/>
          <w:color w:val="231F20"/>
          <w:sz w:val="24"/>
          <w:szCs w:val="24"/>
        </w:rPr>
        <w:t xml:space="preserve">many rejected his work because his anatomical drawings differed </w:t>
      </w:r>
      <w:r w:rsidR="003D1AD9">
        <w:rPr>
          <w:rFonts w:ascii="Times New Roman" w:hAnsi="Times New Roman" w:cs="Times New Roman"/>
          <w:color w:val="231F20"/>
          <w:sz w:val="24"/>
          <w:szCs w:val="24"/>
        </w:rPr>
        <w:t>[2</w:t>
      </w:r>
      <w:r w:rsidR="00C851C5">
        <w:rPr>
          <w:rFonts w:ascii="Times New Roman" w:hAnsi="Times New Roman" w:cs="Times New Roman"/>
          <w:color w:val="231F20"/>
          <w:sz w:val="24"/>
          <w:szCs w:val="24"/>
        </w:rPr>
        <w:t>4</w:t>
      </w:r>
      <w:r w:rsidR="003D1AD9">
        <w:rPr>
          <w:rFonts w:ascii="Times New Roman" w:hAnsi="Times New Roman" w:cs="Times New Roman"/>
          <w:color w:val="231F20"/>
          <w:sz w:val="24"/>
          <w:szCs w:val="24"/>
        </w:rPr>
        <w:t xml:space="preserve">] </w:t>
      </w:r>
      <w:r w:rsidR="00C57527">
        <w:rPr>
          <w:rFonts w:ascii="Times New Roman" w:hAnsi="Times New Roman" w:cs="Times New Roman"/>
          <w:color w:val="231F20"/>
          <w:sz w:val="24"/>
          <w:szCs w:val="24"/>
        </w:rPr>
        <w:t>from</w:t>
      </w:r>
      <w:r w:rsidR="00F228C3">
        <w:rPr>
          <w:rFonts w:ascii="Times New Roman" w:hAnsi="Times New Roman" w:cs="Times New Roman"/>
          <w:color w:val="231F20"/>
          <w:sz w:val="24"/>
          <w:szCs w:val="24"/>
        </w:rPr>
        <w:t xml:space="preserve"> th</w:t>
      </w:r>
      <w:r w:rsidR="00B34E4C">
        <w:rPr>
          <w:rFonts w:ascii="Times New Roman" w:hAnsi="Times New Roman" w:cs="Times New Roman"/>
          <w:color w:val="231F20"/>
          <w:sz w:val="24"/>
          <w:szCs w:val="24"/>
        </w:rPr>
        <w:t>os</w:t>
      </w:r>
      <w:r w:rsidR="00F228C3">
        <w:rPr>
          <w:rFonts w:ascii="Times New Roman" w:hAnsi="Times New Roman" w:cs="Times New Roman"/>
          <w:color w:val="231F20"/>
          <w:sz w:val="24"/>
          <w:szCs w:val="24"/>
        </w:rPr>
        <w:t xml:space="preserve">e </w:t>
      </w:r>
      <w:r w:rsidR="00B34E4C">
        <w:rPr>
          <w:rFonts w:ascii="Times New Roman" w:hAnsi="Times New Roman" w:cs="Times New Roman"/>
          <w:color w:val="231F20"/>
          <w:sz w:val="24"/>
          <w:szCs w:val="24"/>
        </w:rPr>
        <w:t xml:space="preserve">of </w:t>
      </w:r>
      <w:r w:rsidR="00C64780">
        <w:rPr>
          <w:rFonts w:ascii="Times New Roman" w:hAnsi="Times New Roman" w:cs="Times New Roman"/>
          <w:color w:val="231F20"/>
          <w:sz w:val="24"/>
          <w:szCs w:val="24"/>
        </w:rPr>
        <w:t xml:space="preserve">the </w:t>
      </w:r>
      <w:r w:rsidR="00F228C3">
        <w:rPr>
          <w:rFonts w:ascii="Times New Roman" w:hAnsi="Times New Roman" w:cs="Times New Roman"/>
          <w:color w:val="231F20"/>
          <w:sz w:val="24"/>
          <w:szCs w:val="24"/>
        </w:rPr>
        <w:t xml:space="preserve">Greek physician/philosopher </w:t>
      </w:r>
      <w:r w:rsidR="00F228C3">
        <w:rPr>
          <w:rFonts w:ascii="Times New Roman" w:hAnsi="Times New Roman" w:cs="Times New Roman"/>
          <w:b/>
          <w:bCs/>
          <w:color w:val="231F20"/>
          <w:sz w:val="24"/>
          <w:szCs w:val="24"/>
        </w:rPr>
        <w:t xml:space="preserve">Galen </w:t>
      </w:r>
      <w:r w:rsidR="00F228C3" w:rsidRPr="008C1C39">
        <w:rPr>
          <w:rFonts w:ascii="Times New Roman" w:hAnsi="Times New Roman" w:cs="Times New Roman"/>
          <w:color w:val="231F20"/>
          <w:sz w:val="24"/>
          <w:szCs w:val="24"/>
        </w:rPr>
        <w:t>(</w:t>
      </w:r>
      <w:r w:rsidR="004D72CB">
        <w:rPr>
          <w:rFonts w:ascii="Times New Roman" w:hAnsi="Times New Roman" w:cs="Times New Roman"/>
          <w:color w:val="231F20"/>
          <w:sz w:val="24"/>
          <w:szCs w:val="24"/>
        </w:rPr>
        <w:t>c.129-210 AD</w:t>
      </w:r>
      <w:r w:rsidR="00F228C3" w:rsidRPr="008C1C39">
        <w:rPr>
          <w:rFonts w:ascii="Times New Roman" w:hAnsi="Times New Roman" w:cs="Times New Roman"/>
          <w:color w:val="231F20"/>
          <w:sz w:val="24"/>
          <w:szCs w:val="24"/>
        </w:rPr>
        <w:t>)</w:t>
      </w:r>
      <w:r w:rsidR="00F228C3">
        <w:rPr>
          <w:rFonts w:ascii="Times New Roman" w:hAnsi="Times New Roman" w:cs="Times New Roman"/>
          <w:b/>
          <w:bCs/>
          <w:color w:val="231F20"/>
          <w:sz w:val="24"/>
          <w:szCs w:val="24"/>
        </w:rPr>
        <w:t xml:space="preserve"> </w:t>
      </w:r>
      <w:r w:rsidR="00F228C3">
        <w:rPr>
          <w:rFonts w:ascii="Times New Roman" w:hAnsi="Times New Roman" w:cs="Times New Roman"/>
          <w:color w:val="231F20"/>
          <w:sz w:val="24"/>
          <w:szCs w:val="24"/>
        </w:rPr>
        <w:t xml:space="preserve">whose work </w:t>
      </w:r>
      <w:r w:rsidR="00C57527">
        <w:rPr>
          <w:rFonts w:ascii="Times New Roman" w:hAnsi="Times New Roman" w:cs="Times New Roman"/>
          <w:color w:val="231F20"/>
          <w:sz w:val="24"/>
          <w:szCs w:val="24"/>
        </w:rPr>
        <w:t xml:space="preserve">was </w:t>
      </w:r>
      <w:r w:rsidR="00F228C3">
        <w:rPr>
          <w:rFonts w:ascii="Times New Roman" w:hAnsi="Times New Roman" w:cs="Times New Roman"/>
          <w:color w:val="231F20"/>
          <w:sz w:val="24"/>
          <w:szCs w:val="24"/>
        </w:rPr>
        <w:t>still domina</w:t>
      </w:r>
      <w:r w:rsidR="00C57527">
        <w:rPr>
          <w:rFonts w:ascii="Times New Roman" w:hAnsi="Times New Roman" w:cs="Times New Roman"/>
          <w:color w:val="231F20"/>
          <w:sz w:val="24"/>
          <w:szCs w:val="24"/>
        </w:rPr>
        <w:t>nt.</w:t>
      </w:r>
      <w:r w:rsidR="003D1AD9">
        <w:rPr>
          <w:rFonts w:ascii="Times New Roman" w:hAnsi="Times New Roman" w:cs="Times New Roman"/>
          <w:color w:val="231F20"/>
          <w:sz w:val="24"/>
          <w:szCs w:val="24"/>
        </w:rPr>
        <w:t xml:space="preserve"> [2</w:t>
      </w:r>
      <w:r w:rsidR="00C851C5">
        <w:rPr>
          <w:rFonts w:ascii="Times New Roman" w:hAnsi="Times New Roman" w:cs="Times New Roman"/>
          <w:color w:val="231F20"/>
          <w:sz w:val="24"/>
          <w:szCs w:val="24"/>
        </w:rPr>
        <w:t>5</w:t>
      </w:r>
      <w:r w:rsidR="003D1AD9">
        <w:rPr>
          <w:rFonts w:ascii="Times New Roman" w:hAnsi="Times New Roman" w:cs="Times New Roman"/>
          <w:color w:val="231F20"/>
          <w:sz w:val="24"/>
          <w:szCs w:val="24"/>
        </w:rPr>
        <w:t>]</w:t>
      </w:r>
      <w:r w:rsidR="00F228C3">
        <w:rPr>
          <w:rFonts w:ascii="Times New Roman" w:hAnsi="Times New Roman" w:cs="Times New Roman"/>
          <w:b/>
          <w:bCs/>
          <w:color w:val="231F20"/>
          <w:sz w:val="24"/>
          <w:szCs w:val="24"/>
        </w:rPr>
        <w:t xml:space="preserve"> </w:t>
      </w:r>
      <w:r w:rsidR="00FF54AC">
        <w:rPr>
          <w:rFonts w:ascii="Times New Roman" w:hAnsi="Times New Roman" w:cs="Times New Roman"/>
          <w:color w:val="231F20"/>
          <w:sz w:val="24"/>
          <w:szCs w:val="24"/>
        </w:rPr>
        <w:t>I</w:t>
      </w:r>
      <w:r w:rsidR="00F2282B">
        <w:rPr>
          <w:rFonts w:ascii="Times New Roman" w:hAnsi="Times New Roman" w:cs="Times New Roman"/>
          <w:color w:val="231F20"/>
          <w:sz w:val="24"/>
          <w:szCs w:val="24"/>
        </w:rPr>
        <w:t xml:space="preserve">n </w:t>
      </w:r>
      <w:r w:rsidR="00437DA0">
        <w:rPr>
          <w:rFonts w:ascii="Times New Roman" w:hAnsi="Times New Roman" w:cs="Times New Roman"/>
          <w:color w:val="231F20"/>
          <w:sz w:val="24"/>
          <w:szCs w:val="24"/>
        </w:rPr>
        <w:t xml:space="preserve">neither </w:t>
      </w:r>
      <w:r w:rsidR="003E0252">
        <w:rPr>
          <w:rFonts w:ascii="Times New Roman" w:hAnsi="Times New Roman" w:cs="Times New Roman"/>
          <w:color w:val="231F20"/>
          <w:sz w:val="24"/>
          <w:szCs w:val="24"/>
        </w:rPr>
        <w:t>Galen</w:t>
      </w:r>
      <w:r w:rsidR="00FF54AC">
        <w:rPr>
          <w:rFonts w:ascii="Times New Roman" w:hAnsi="Times New Roman" w:cs="Times New Roman"/>
          <w:color w:val="231F20"/>
          <w:sz w:val="24"/>
          <w:szCs w:val="24"/>
        </w:rPr>
        <w:t>’s</w:t>
      </w:r>
      <w:r w:rsidR="00F0037A">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nor</w:t>
      </w:r>
      <w:r w:rsidR="00F0037A">
        <w:rPr>
          <w:rFonts w:ascii="Times New Roman" w:hAnsi="Times New Roman" w:cs="Times New Roman"/>
          <w:i/>
          <w:iCs/>
          <w:color w:val="231F20"/>
          <w:sz w:val="24"/>
          <w:szCs w:val="24"/>
        </w:rPr>
        <w:t xml:space="preserve"> </w:t>
      </w:r>
      <w:r w:rsidR="00F0037A">
        <w:rPr>
          <w:rFonts w:ascii="Times New Roman" w:hAnsi="Times New Roman" w:cs="Times New Roman"/>
          <w:color w:val="231F20"/>
          <w:sz w:val="24"/>
          <w:szCs w:val="24"/>
        </w:rPr>
        <w:t>Vesalius’</w:t>
      </w:r>
      <w:r w:rsidR="00FF54AC">
        <w:rPr>
          <w:rFonts w:ascii="Times New Roman" w:hAnsi="Times New Roman" w:cs="Times New Roman"/>
          <w:color w:val="231F20"/>
          <w:sz w:val="24"/>
          <w:szCs w:val="24"/>
        </w:rPr>
        <w:t xml:space="preserve"> time</w:t>
      </w:r>
      <w:r w:rsidR="00F0037A">
        <w:rPr>
          <w:rFonts w:ascii="Times New Roman" w:hAnsi="Times New Roman" w:cs="Times New Roman"/>
          <w:color w:val="231F20"/>
          <w:sz w:val="24"/>
          <w:szCs w:val="24"/>
        </w:rPr>
        <w:t xml:space="preserve"> was</w:t>
      </w:r>
      <w:r w:rsidR="00437DA0">
        <w:rPr>
          <w:rFonts w:ascii="Times New Roman" w:hAnsi="Times New Roman" w:cs="Times New Roman"/>
          <w:color w:val="231F20"/>
          <w:sz w:val="24"/>
          <w:szCs w:val="24"/>
        </w:rPr>
        <w:t xml:space="preserve"> it </w:t>
      </w:r>
      <w:r w:rsidR="00F0037A">
        <w:rPr>
          <w:rFonts w:ascii="Times New Roman" w:hAnsi="Times New Roman" w:cs="Times New Roman"/>
          <w:color w:val="231F20"/>
          <w:sz w:val="24"/>
          <w:szCs w:val="24"/>
        </w:rPr>
        <w:t xml:space="preserve">known </w:t>
      </w:r>
      <w:r w:rsidR="00FF54AC">
        <w:rPr>
          <w:rFonts w:ascii="Times New Roman" w:hAnsi="Times New Roman" w:cs="Times New Roman"/>
          <w:color w:val="231F20"/>
          <w:sz w:val="24"/>
          <w:szCs w:val="24"/>
        </w:rPr>
        <w:t xml:space="preserve">that </w:t>
      </w:r>
      <w:r w:rsidR="00F0037A">
        <w:rPr>
          <w:rFonts w:ascii="Times New Roman" w:hAnsi="Times New Roman" w:cs="Times New Roman"/>
          <w:color w:val="231F20"/>
          <w:sz w:val="24"/>
          <w:szCs w:val="24"/>
        </w:rPr>
        <w:t>Galen</w:t>
      </w:r>
      <w:r w:rsidR="003E0252">
        <w:rPr>
          <w:rFonts w:ascii="Times New Roman" w:hAnsi="Times New Roman" w:cs="Times New Roman"/>
          <w:color w:val="231F20"/>
          <w:sz w:val="24"/>
          <w:szCs w:val="24"/>
        </w:rPr>
        <w:t xml:space="preserve"> had </w:t>
      </w:r>
      <w:r w:rsidR="0064211F">
        <w:rPr>
          <w:rFonts w:ascii="Times New Roman" w:hAnsi="Times New Roman" w:cs="Times New Roman"/>
          <w:color w:val="231F20"/>
          <w:sz w:val="24"/>
          <w:szCs w:val="24"/>
        </w:rPr>
        <w:t xml:space="preserve">used a baboon as the </w:t>
      </w:r>
      <w:r w:rsidR="003E0252">
        <w:rPr>
          <w:rFonts w:ascii="Times New Roman" w:hAnsi="Times New Roman" w:cs="Times New Roman"/>
          <w:color w:val="231F20"/>
          <w:sz w:val="24"/>
          <w:szCs w:val="24"/>
        </w:rPr>
        <w:t>bas</w:t>
      </w:r>
      <w:r w:rsidR="0064211F">
        <w:rPr>
          <w:rFonts w:ascii="Times New Roman" w:hAnsi="Times New Roman" w:cs="Times New Roman"/>
          <w:color w:val="231F20"/>
          <w:sz w:val="24"/>
          <w:szCs w:val="24"/>
        </w:rPr>
        <w:t>is for</w:t>
      </w:r>
      <w:r w:rsidR="003E0252">
        <w:rPr>
          <w:rFonts w:ascii="Times New Roman" w:hAnsi="Times New Roman" w:cs="Times New Roman"/>
          <w:color w:val="231F20"/>
          <w:sz w:val="24"/>
          <w:szCs w:val="24"/>
        </w:rPr>
        <w:t xml:space="preserve"> his drawings</w:t>
      </w:r>
      <w:r w:rsidR="00037A36">
        <w:rPr>
          <w:rFonts w:ascii="Times New Roman" w:hAnsi="Times New Roman" w:cs="Times New Roman"/>
          <w:color w:val="231F20"/>
          <w:sz w:val="24"/>
          <w:szCs w:val="24"/>
        </w:rPr>
        <w:t>. Vesalius</w:t>
      </w:r>
      <w:r w:rsidR="00437DA0">
        <w:rPr>
          <w:rFonts w:ascii="Times New Roman" w:hAnsi="Times New Roman" w:cs="Times New Roman"/>
          <w:color w:val="231F20"/>
          <w:sz w:val="24"/>
          <w:szCs w:val="24"/>
        </w:rPr>
        <w:t xml:space="preserve"> realized this, and was</w:t>
      </w:r>
      <w:r w:rsidR="00F0037A">
        <w:rPr>
          <w:rFonts w:ascii="Times New Roman" w:hAnsi="Times New Roman" w:cs="Times New Roman"/>
          <w:color w:val="231F20"/>
          <w:sz w:val="24"/>
          <w:szCs w:val="24"/>
        </w:rPr>
        <w:t xml:space="preserve"> </w:t>
      </w:r>
      <w:r w:rsidR="00037A36">
        <w:rPr>
          <w:rFonts w:ascii="Times New Roman" w:hAnsi="Times New Roman" w:cs="Times New Roman"/>
          <w:color w:val="231F20"/>
          <w:sz w:val="24"/>
          <w:szCs w:val="24"/>
        </w:rPr>
        <w:t xml:space="preserve">criticized </w:t>
      </w:r>
      <w:r w:rsidR="00437DA0">
        <w:rPr>
          <w:rFonts w:ascii="Times New Roman" w:hAnsi="Times New Roman" w:cs="Times New Roman"/>
          <w:color w:val="231F20"/>
          <w:sz w:val="24"/>
          <w:szCs w:val="24"/>
        </w:rPr>
        <w:t xml:space="preserve">by his contemporaries </w:t>
      </w:r>
      <w:r w:rsidR="00037A36">
        <w:rPr>
          <w:rFonts w:ascii="Times New Roman" w:hAnsi="Times New Roman" w:cs="Times New Roman"/>
          <w:color w:val="231F20"/>
          <w:sz w:val="24"/>
          <w:szCs w:val="24"/>
        </w:rPr>
        <w:t xml:space="preserve">for </w:t>
      </w:r>
      <w:r w:rsidR="003E0252">
        <w:rPr>
          <w:rFonts w:ascii="Times New Roman" w:hAnsi="Times New Roman" w:cs="Times New Roman"/>
          <w:color w:val="231F20"/>
          <w:sz w:val="24"/>
          <w:szCs w:val="24"/>
        </w:rPr>
        <w:t>correct</w:t>
      </w:r>
      <w:r w:rsidR="00037A36">
        <w:rPr>
          <w:rFonts w:ascii="Times New Roman" w:hAnsi="Times New Roman" w:cs="Times New Roman"/>
          <w:color w:val="231F20"/>
          <w:sz w:val="24"/>
          <w:szCs w:val="24"/>
        </w:rPr>
        <w:t>ing Galen’s drawings!</w:t>
      </w:r>
      <w:r w:rsidR="003D1AD9">
        <w:rPr>
          <w:rFonts w:ascii="Times New Roman" w:hAnsi="Times New Roman" w:cs="Times New Roman"/>
          <w:color w:val="231F20"/>
          <w:sz w:val="24"/>
          <w:szCs w:val="24"/>
        </w:rPr>
        <w:t xml:space="preserve"> [2</w:t>
      </w:r>
      <w:r w:rsidR="00C851C5">
        <w:rPr>
          <w:rFonts w:ascii="Times New Roman" w:hAnsi="Times New Roman" w:cs="Times New Roman"/>
          <w:color w:val="231F20"/>
          <w:sz w:val="24"/>
          <w:szCs w:val="24"/>
        </w:rPr>
        <w:t>4</w:t>
      </w:r>
      <w:r w:rsidR="003D1AD9">
        <w:rPr>
          <w:rFonts w:ascii="Times New Roman" w:hAnsi="Times New Roman" w:cs="Times New Roman"/>
          <w:color w:val="231F20"/>
          <w:sz w:val="24"/>
          <w:szCs w:val="24"/>
        </w:rPr>
        <w:t>]</w:t>
      </w:r>
    </w:p>
    <w:p w14:paraId="555AC05F" w14:textId="40186D5D" w:rsidR="009F7187" w:rsidRDefault="006A2468" w:rsidP="00625879">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F2282B">
        <w:rPr>
          <w:rFonts w:ascii="Times New Roman" w:hAnsi="Times New Roman" w:cs="Times New Roman"/>
          <w:color w:val="231F20"/>
          <w:sz w:val="24"/>
          <w:szCs w:val="24"/>
        </w:rPr>
        <w:t>B</w:t>
      </w:r>
      <w:r w:rsidR="008A1D8F">
        <w:rPr>
          <w:rFonts w:ascii="Times New Roman" w:hAnsi="Times New Roman" w:cs="Times New Roman"/>
          <w:color w:val="231F20"/>
          <w:sz w:val="24"/>
          <w:szCs w:val="24"/>
        </w:rPr>
        <w:t xml:space="preserve">oth da Vinci and Vesalius based </w:t>
      </w:r>
      <w:r w:rsidR="00F2282B">
        <w:rPr>
          <w:rFonts w:ascii="Times New Roman" w:hAnsi="Times New Roman" w:cs="Times New Roman"/>
          <w:color w:val="231F20"/>
          <w:sz w:val="24"/>
          <w:szCs w:val="24"/>
        </w:rPr>
        <w:t xml:space="preserve">their drawings </w:t>
      </w:r>
      <w:r w:rsidR="008A1D8F">
        <w:rPr>
          <w:rFonts w:ascii="Times New Roman" w:hAnsi="Times New Roman" w:cs="Times New Roman"/>
          <w:color w:val="231F20"/>
          <w:sz w:val="24"/>
          <w:szCs w:val="24"/>
        </w:rPr>
        <w:t xml:space="preserve">on </w:t>
      </w:r>
      <w:r w:rsidR="00800C46">
        <w:rPr>
          <w:rFonts w:ascii="Times New Roman" w:hAnsi="Times New Roman" w:cs="Times New Roman"/>
          <w:color w:val="231F20"/>
          <w:sz w:val="24"/>
          <w:szCs w:val="24"/>
        </w:rPr>
        <w:t>their own</w:t>
      </w:r>
      <w:r w:rsidR="008A1D8F">
        <w:rPr>
          <w:rFonts w:ascii="Times New Roman" w:hAnsi="Times New Roman" w:cs="Times New Roman"/>
          <w:color w:val="231F20"/>
          <w:sz w:val="24"/>
          <w:szCs w:val="24"/>
        </w:rPr>
        <w:t xml:space="preserve"> dissections</w:t>
      </w:r>
      <w:r w:rsidR="00800C46">
        <w:rPr>
          <w:rFonts w:ascii="Times New Roman" w:hAnsi="Times New Roman" w:cs="Times New Roman"/>
          <w:color w:val="231F20"/>
          <w:sz w:val="24"/>
          <w:szCs w:val="24"/>
        </w:rPr>
        <w:t xml:space="preserve"> of humans</w:t>
      </w:r>
      <w:r w:rsidR="00F2282B">
        <w:rPr>
          <w:rFonts w:ascii="Times New Roman" w:hAnsi="Times New Roman" w:cs="Times New Roman"/>
          <w:color w:val="231F20"/>
          <w:sz w:val="24"/>
          <w:szCs w:val="24"/>
        </w:rPr>
        <w:t xml:space="preserve">, </w:t>
      </w:r>
      <w:r w:rsidR="00437DA0">
        <w:rPr>
          <w:rFonts w:ascii="Times New Roman" w:hAnsi="Times New Roman" w:cs="Times New Roman"/>
          <w:color w:val="231F20"/>
          <w:sz w:val="24"/>
          <w:szCs w:val="24"/>
        </w:rPr>
        <w:t>in their time</w:t>
      </w:r>
      <w:r w:rsidR="000A0307">
        <w:rPr>
          <w:rFonts w:ascii="Times New Roman" w:hAnsi="Times New Roman" w:cs="Times New Roman"/>
          <w:color w:val="231F20"/>
          <w:sz w:val="24"/>
          <w:szCs w:val="24"/>
        </w:rPr>
        <w:t xml:space="preserve"> an illegal </w:t>
      </w:r>
      <w:r w:rsidR="00F2282B">
        <w:rPr>
          <w:rFonts w:ascii="Times New Roman" w:hAnsi="Times New Roman" w:cs="Times New Roman"/>
          <w:color w:val="231F20"/>
          <w:sz w:val="24"/>
          <w:szCs w:val="24"/>
        </w:rPr>
        <w:t xml:space="preserve">procedure. </w:t>
      </w:r>
      <w:r w:rsidR="008A1D8F">
        <w:rPr>
          <w:rFonts w:ascii="Times New Roman" w:hAnsi="Times New Roman" w:cs="Times New Roman"/>
          <w:color w:val="231F20"/>
          <w:sz w:val="24"/>
          <w:szCs w:val="24"/>
        </w:rPr>
        <w:t>Today</w:t>
      </w:r>
      <w:r w:rsidR="007E5549">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w:t>
      </w:r>
      <w:r>
        <w:rPr>
          <w:rFonts w:ascii="Times New Roman" w:hAnsi="Times New Roman" w:cs="Times New Roman"/>
          <w:color w:val="231F20"/>
          <w:sz w:val="24"/>
          <w:szCs w:val="24"/>
        </w:rPr>
        <w:t>their</w:t>
      </w:r>
      <w:r w:rsidR="008A1D8F">
        <w:rPr>
          <w:rFonts w:ascii="Times New Roman" w:hAnsi="Times New Roman" w:cs="Times New Roman"/>
          <w:color w:val="231F20"/>
          <w:sz w:val="24"/>
          <w:szCs w:val="24"/>
        </w:rPr>
        <w:t xml:space="preserve"> drawings are treasured for their beauty</w:t>
      </w:r>
      <w:r w:rsidR="00800C46">
        <w:rPr>
          <w:rFonts w:ascii="Times New Roman" w:hAnsi="Times New Roman" w:cs="Times New Roman"/>
          <w:color w:val="231F20"/>
          <w:sz w:val="24"/>
          <w:szCs w:val="24"/>
        </w:rPr>
        <w:t>,</w:t>
      </w:r>
      <w:r w:rsidR="008A1D8F">
        <w:rPr>
          <w:rFonts w:ascii="Times New Roman" w:hAnsi="Times New Roman" w:cs="Times New Roman"/>
          <w:color w:val="231F20"/>
          <w:sz w:val="24"/>
          <w:szCs w:val="24"/>
        </w:rPr>
        <w:t xml:space="preserve"> widely used for their accuracy</w:t>
      </w:r>
      <w:r w:rsidR="008C1C39">
        <w:rPr>
          <w:rFonts w:ascii="Times New Roman" w:hAnsi="Times New Roman" w:cs="Times New Roman"/>
          <w:color w:val="231F20"/>
          <w:sz w:val="24"/>
          <w:szCs w:val="24"/>
        </w:rPr>
        <w:t>, and</w:t>
      </w:r>
      <w:r w:rsidR="007E5549">
        <w:rPr>
          <w:rFonts w:ascii="Times New Roman" w:hAnsi="Times New Roman" w:cs="Times New Roman"/>
          <w:color w:val="231F20"/>
          <w:sz w:val="24"/>
          <w:szCs w:val="24"/>
        </w:rPr>
        <w:t xml:space="preserve"> have</w:t>
      </w:r>
      <w:r w:rsidR="008C1C39">
        <w:rPr>
          <w:rFonts w:ascii="Times New Roman" w:hAnsi="Times New Roman" w:cs="Times New Roman"/>
          <w:color w:val="231F20"/>
          <w:sz w:val="24"/>
          <w:szCs w:val="24"/>
        </w:rPr>
        <w:t xml:space="preserve"> insured that the field of Comparative Anatomy w</w:t>
      </w:r>
      <w:r w:rsidR="00800C46">
        <w:rPr>
          <w:rFonts w:ascii="Times New Roman" w:hAnsi="Times New Roman" w:cs="Times New Roman"/>
          <w:color w:val="231F20"/>
          <w:sz w:val="24"/>
          <w:szCs w:val="24"/>
        </w:rPr>
        <w:t xml:space="preserve">as </w:t>
      </w:r>
      <w:r w:rsidR="008C1C39">
        <w:rPr>
          <w:rFonts w:ascii="Times New Roman" w:hAnsi="Times New Roman" w:cs="Times New Roman"/>
          <w:color w:val="231F20"/>
          <w:sz w:val="24"/>
          <w:szCs w:val="24"/>
        </w:rPr>
        <w:t>well-grounded from its inception.</w:t>
      </w:r>
    </w:p>
    <w:p w14:paraId="1F99F021" w14:textId="6F9DEBF1" w:rsidR="00F40CF5" w:rsidRDefault="00F40CF5" w:rsidP="00625879">
      <w:pPr>
        <w:pStyle w:val="BodyText"/>
        <w:tabs>
          <w:tab w:val="left" w:pos="720"/>
        </w:tabs>
        <w:spacing w:line="225" w:lineRule="auto"/>
        <w:ind w:right="-270"/>
        <w:rPr>
          <w:rFonts w:ascii="Times New Roman" w:hAnsi="Times New Roman" w:cs="Times New Roman"/>
          <w:color w:val="231F20"/>
          <w:sz w:val="24"/>
          <w:szCs w:val="24"/>
        </w:rPr>
      </w:pPr>
    </w:p>
    <w:p w14:paraId="1871611B" w14:textId="45E18881" w:rsidR="00F40CF5" w:rsidRDefault="00F40CF5" w:rsidP="00F40CF5">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Insert Figure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a, Hands Leonardo drawing &amp; 15.</w:t>
      </w:r>
      <w:r w:rsidR="008A6265">
        <w:rPr>
          <w:rFonts w:ascii="Times New Roman" w:hAnsi="Times New Roman" w:cs="Times New Roman"/>
          <w:b/>
          <w:bCs/>
          <w:color w:val="231F20"/>
          <w:sz w:val="24"/>
          <w:szCs w:val="24"/>
        </w:rPr>
        <w:t>6</w:t>
      </w:r>
      <w:r>
        <w:rPr>
          <w:rFonts w:ascii="Times New Roman" w:hAnsi="Times New Roman" w:cs="Times New Roman"/>
          <w:b/>
          <w:bCs/>
          <w:color w:val="231F20"/>
          <w:sz w:val="24"/>
          <w:szCs w:val="24"/>
        </w:rPr>
        <w:t>b Hand Skeleton Vesalius</w:t>
      </w:r>
    </w:p>
    <w:p w14:paraId="31E293A2" w14:textId="77777777" w:rsidR="006A2468" w:rsidRDefault="002069B2"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2A2E8C" w14:textId="4F1AC3A0" w:rsidR="003B0D08" w:rsidRDefault="006A2468" w:rsidP="006A246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b/>
          <w:bCs/>
          <w:color w:val="231F20"/>
          <w:sz w:val="24"/>
          <w:szCs w:val="24"/>
        </w:rPr>
        <w:t>The Work of Smith and Cuvier</w:t>
      </w:r>
      <w:r w:rsidR="004F2AAE">
        <w:rPr>
          <w:rFonts w:ascii="Times New Roman" w:hAnsi="Times New Roman" w:cs="Times New Roman"/>
          <w:b/>
          <w:bCs/>
          <w:color w:val="231F20"/>
          <w:sz w:val="24"/>
          <w:szCs w:val="24"/>
        </w:rPr>
        <w:t>.</w:t>
      </w:r>
      <w:r w:rsidR="00574ECB">
        <w:rPr>
          <w:rFonts w:ascii="Times New Roman" w:hAnsi="Times New Roman" w:cs="Times New Roman"/>
          <w:b/>
          <w:bCs/>
          <w:color w:val="231F20"/>
          <w:sz w:val="24"/>
          <w:szCs w:val="24"/>
        </w:rPr>
        <w:t>*</w:t>
      </w:r>
      <w:r w:rsidR="004F2AAE">
        <w:rPr>
          <w:rFonts w:ascii="Times New Roman" w:hAnsi="Times New Roman" w:cs="Times New Roman"/>
          <w:b/>
          <w:bCs/>
          <w:color w:val="231F20"/>
          <w:sz w:val="24"/>
          <w:szCs w:val="24"/>
        </w:rPr>
        <w:t xml:space="preserve"> </w:t>
      </w:r>
      <w:r w:rsidR="00771A53">
        <w:rPr>
          <w:rFonts w:ascii="Times New Roman" w:hAnsi="Times New Roman" w:cs="Times New Roman"/>
          <w:color w:val="231F20"/>
          <w:sz w:val="24"/>
          <w:szCs w:val="24"/>
        </w:rPr>
        <w:t xml:space="preserve">In the early1800s, exhaustive field work by </w:t>
      </w:r>
      <w:r w:rsidR="00771A53" w:rsidRPr="005E09CE">
        <w:rPr>
          <w:rFonts w:ascii="Times New Roman" w:hAnsi="Times New Roman" w:cs="Times New Roman"/>
          <w:b/>
          <w:bCs/>
          <w:color w:val="231F20"/>
          <w:sz w:val="24"/>
          <w:szCs w:val="24"/>
        </w:rPr>
        <w:t>William Smith</w:t>
      </w:r>
      <w:r w:rsidR="001A1BD8">
        <w:rPr>
          <w:rFonts w:ascii="Times New Roman" w:hAnsi="Times New Roman" w:cs="Times New Roman"/>
          <w:color w:val="231F20"/>
          <w:sz w:val="24"/>
          <w:szCs w:val="24"/>
        </w:rPr>
        <w:t xml:space="preserve"> (1769-1839)</w:t>
      </w:r>
      <w:r w:rsidR="0068084E">
        <w:rPr>
          <w:rFonts w:ascii="Times New Roman" w:hAnsi="Times New Roman" w:cs="Times New Roman"/>
          <w:color w:val="231F20"/>
          <w:sz w:val="24"/>
          <w:szCs w:val="24"/>
        </w:rPr>
        <w:t>, called the Father of English Geology,</w:t>
      </w:r>
      <w:r>
        <w:rPr>
          <w:rFonts w:ascii="Times New Roman" w:hAnsi="Times New Roman" w:cs="Times New Roman"/>
          <w:color w:val="231F20"/>
          <w:sz w:val="24"/>
          <w:szCs w:val="24"/>
        </w:rPr>
        <w:t xml:space="preserve"> </w:t>
      </w:r>
      <w:r w:rsidR="00771A53">
        <w:rPr>
          <w:rFonts w:ascii="Times New Roman" w:hAnsi="Times New Roman" w:cs="Times New Roman"/>
          <w:color w:val="231F20"/>
          <w:sz w:val="24"/>
          <w:szCs w:val="24"/>
        </w:rPr>
        <w:t xml:space="preserve">changed </w:t>
      </w:r>
      <w:r>
        <w:rPr>
          <w:rFonts w:ascii="Times New Roman" w:hAnsi="Times New Roman" w:cs="Times New Roman"/>
          <w:color w:val="231F20"/>
          <w:sz w:val="24"/>
          <w:szCs w:val="24"/>
        </w:rPr>
        <w:t xml:space="preserve">fossils from mere curiosities to </w:t>
      </w:r>
      <w:r w:rsidR="00F2282B">
        <w:rPr>
          <w:rFonts w:ascii="Times New Roman" w:hAnsi="Times New Roman" w:cs="Times New Roman"/>
          <w:color w:val="231F20"/>
          <w:sz w:val="24"/>
          <w:szCs w:val="24"/>
        </w:rPr>
        <w:t>evidence of</w:t>
      </w:r>
      <w:r>
        <w:rPr>
          <w:rFonts w:ascii="Times New Roman" w:hAnsi="Times New Roman" w:cs="Times New Roman"/>
          <w:color w:val="231F20"/>
          <w:sz w:val="24"/>
          <w:szCs w:val="24"/>
        </w:rPr>
        <w:t xml:space="preserve"> earlier </w:t>
      </w:r>
      <w:r w:rsidR="00B356CB">
        <w:rPr>
          <w:rFonts w:ascii="Times New Roman" w:hAnsi="Times New Roman" w:cs="Times New Roman"/>
          <w:color w:val="231F20"/>
          <w:sz w:val="24"/>
          <w:szCs w:val="24"/>
        </w:rPr>
        <w:t>life</w:t>
      </w:r>
      <w:r w:rsidR="00F2282B">
        <w:rPr>
          <w:rFonts w:ascii="Times New Roman" w:hAnsi="Times New Roman" w:cs="Times New Roman"/>
          <w:color w:val="231F20"/>
          <w:sz w:val="24"/>
          <w:szCs w:val="24"/>
        </w:rPr>
        <w:t>-form</w:t>
      </w:r>
      <w:r>
        <w:rPr>
          <w:rFonts w:ascii="Times New Roman" w:hAnsi="Times New Roman" w:cs="Times New Roman"/>
          <w:color w:val="231F20"/>
          <w:sz w:val="24"/>
          <w:szCs w:val="24"/>
        </w:rPr>
        <w:t>s</w:t>
      </w:r>
      <w:r w:rsidR="00EE167F">
        <w:rPr>
          <w:rFonts w:ascii="Times New Roman" w:hAnsi="Times New Roman" w:cs="Times New Roman"/>
          <w:color w:val="231F20"/>
          <w:sz w:val="24"/>
          <w:szCs w:val="24"/>
        </w:rPr>
        <w:t xml:space="preserve">. Smith’s work </w:t>
      </w:r>
      <w:r w:rsidR="00B61574">
        <w:rPr>
          <w:rFonts w:ascii="Times New Roman" w:hAnsi="Times New Roman" w:cs="Times New Roman"/>
          <w:color w:val="231F20"/>
          <w:sz w:val="24"/>
          <w:szCs w:val="24"/>
        </w:rPr>
        <w:t>made</w:t>
      </w:r>
      <w:r>
        <w:rPr>
          <w:rFonts w:ascii="Times New Roman" w:hAnsi="Times New Roman" w:cs="Times New Roman"/>
          <w:color w:val="231F20"/>
          <w:sz w:val="24"/>
          <w:szCs w:val="24"/>
        </w:rPr>
        <w:t xml:space="preserve"> rock</w:t>
      </w:r>
      <w:r w:rsidR="001A1BD8">
        <w:rPr>
          <w:rFonts w:ascii="Times New Roman" w:hAnsi="Times New Roman" w:cs="Times New Roman"/>
          <w:color w:val="231F20"/>
          <w:sz w:val="24"/>
          <w:szCs w:val="24"/>
        </w:rPr>
        <w:t xml:space="preserve"> strat</w:t>
      </w:r>
      <w:r w:rsidR="005E09CE">
        <w:rPr>
          <w:rFonts w:ascii="Times New Roman" w:hAnsi="Times New Roman" w:cs="Times New Roman"/>
          <w:color w:val="231F20"/>
          <w:sz w:val="24"/>
          <w:szCs w:val="24"/>
        </w:rPr>
        <w:t>a</w:t>
      </w:r>
      <w:r>
        <w:rPr>
          <w:rFonts w:ascii="Times New Roman" w:hAnsi="Times New Roman" w:cs="Times New Roman"/>
          <w:color w:val="231F20"/>
          <w:sz w:val="24"/>
          <w:szCs w:val="24"/>
        </w:rPr>
        <w:t xml:space="preserve"> </w:t>
      </w:r>
      <w:r w:rsidR="00B61574">
        <w:rPr>
          <w:rFonts w:ascii="Times New Roman" w:hAnsi="Times New Roman" w:cs="Times New Roman"/>
          <w:color w:val="231F20"/>
          <w:sz w:val="24"/>
          <w:szCs w:val="24"/>
        </w:rPr>
        <w:t>meaningful by connecting</w:t>
      </w:r>
      <w:r w:rsidR="00B2188C">
        <w:rPr>
          <w:rFonts w:ascii="Times New Roman" w:hAnsi="Times New Roman" w:cs="Times New Roman"/>
          <w:color w:val="231F20"/>
          <w:sz w:val="24"/>
          <w:szCs w:val="24"/>
        </w:rPr>
        <w:t xml:space="preserve"> rocks’</w:t>
      </w:r>
      <w:r w:rsidR="00F2282B">
        <w:rPr>
          <w:rFonts w:ascii="Times New Roman" w:hAnsi="Times New Roman" w:cs="Times New Roman"/>
          <w:color w:val="231F20"/>
          <w:sz w:val="24"/>
          <w:szCs w:val="24"/>
        </w:rPr>
        <w:t xml:space="preserve"> age to</w:t>
      </w:r>
      <w:r w:rsidR="00EE167F">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succession of </w:t>
      </w:r>
      <w:r w:rsidR="00771A53">
        <w:rPr>
          <w:rFonts w:ascii="Times New Roman" w:hAnsi="Times New Roman" w:cs="Times New Roman"/>
          <w:color w:val="231F20"/>
          <w:sz w:val="24"/>
          <w:szCs w:val="24"/>
        </w:rPr>
        <w:t>extinct life-forms.</w:t>
      </w:r>
      <w:r w:rsidR="001A1BD8">
        <w:rPr>
          <w:rFonts w:ascii="Times New Roman" w:hAnsi="Times New Roman" w:cs="Times New Roman"/>
          <w:color w:val="231F20"/>
          <w:sz w:val="24"/>
          <w:szCs w:val="24"/>
        </w:rPr>
        <w:t xml:space="preserve"> </w:t>
      </w:r>
      <w:r w:rsidR="00EE167F">
        <w:rPr>
          <w:rFonts w:ascii="Times New Roman" w:hAnsi="Times New Roman" w:cs="Times New Roman"/>
          <w:color w:val="231F20"/>
          <w:sz w:val="24"/>
          <w:szCs w:val="24"/>
        </w:rPr>
        <w:t>(See</w:t>
      </w:r>
      <w:r w:rsidR="00302BD2">
        <w:rPr>
          <w:rFonts w:ascii="Times New Roman" w:hAnsi="Times New Roman" w:cs="Times New Roman"/>
          <w:color w:val="231F20"/>
          <w:sz w:val="24"/>
          <w:szCs w:val="24"/>
        </w:rPr>
        <w:t xml:space="preserve"> Ch.7</w:t>
      </w:r>
      <w:r w:rsidR="001C5659">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pp.x-x) </w:t>
      </w:r>
      <w:r w:rsidR="00A76850">
        <w:rPr>
          <w:rFonts w:ascii="Times New Roman" w:hAnsi="Times New Roman" w:cs="Times New Roman"/>
          <w:color w:val="231F20"/>
          <w:sz w:val="24"/>
          <w:szCs w:val="24"/>
        </w:rPr>
        <w:t>His</w:t>
      </w:r>
      <w:r w:rsidR="003B0D08">
        <w:rPr>
          <w:rFonts w:ascii="Times New Roman" w:hAnsi="Times New Roman" w:cs="Times New Roman"/>
          <w:color w:val="231F20"/>
          <w:sz w:val="24"/>
          <w:szCs w:val="24"/>
        </w:rPr>
        <w:t xml:space="preserve"> unusual</w:t>
      </w:r>
      <w:r w:rsidR="00A76850">
        <w:rPr>
          <w:rFonts w:ascii="Times New Roman" w:hAnsi="Times New Roman" w:cs="Times New Roman"/>
          <w:color w:val="231F20"/>
          <w:sz w:val="24"/>
          <w:szCs w:val="24"/>
        </w:rPr>
        <w:t xml:space="preserve"> and sad</w:t>
      </w:r>
      <w:r w:rsidR="003B0D08">
        <w:rPr>
          <w:rFonts w:ascii="Times New Roman" w:hAnsi="Times New Roman" w:cs="Times New Roman"/>
          <w:color w:val="231F20"/>
          <w:sz w:val="24"/>
          <w:szCs w:val="24"/>
        </w:rPr>
        <w:t xml:space="preserve"> life story is told in the gripping book </w:t>
      </w:r>
      <w:r w:rsidR="003B0D08">
        <w:rPr>
          <w:rFonts w:ascii="Times New Roman" w:hAnsi="Times New Roman" w:cs="Times New Roman"/>
          <w:i/>
          <w:iCs/>
          <w:color w:val="231F20"/>
          <w:sz w:val="24"/>
          <w:szCs w:val="24"/>
        </w:rPr>
        <w:t>The Map That Changed the World</w:t>
      </w:r>
      <w:r w:rsidR="003B0D08">
        <w:rPr>
          <w:rFonts w:ascii="Times New Roman" w:hAnsi="Times New Roman" w:cs="Times New Roman"/>
          <w:color w:val="231F20"/>
          <w:sz w:val="24"/>
          <w:szCs w:val="24"/>
        </w:rPr>
        <w:t xml:space="preserve"> by Simon Winchester. </w:t>
      </w:r>
      <w:r w:rsidR="00EE167F">
        <w:rPr>
          <w:rFonts w:ascii="Times New Roman" w:hAnsi="Times New Roman" w:cs="Times New Roman"/>
          <w:color w:val="231F20"/>
          <w:sz w:val="24"/>
          <w:szCs w:val="24"/>
        </w:rPr>
        <w:t>Smith’s</w:t>
      </w:r>
      <w:r w:rsidR="0068084E">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 xml:space="preserve">huge </w:t>
      </w:r>
      <w:r w:rsidR="0068084E">
        <w:rPr>
          <w:rFonts w:ascii="Times New Roman" w:hAnsi="Times New Roman" w:cs="Times New Roman"/>
          <w:color w:val="231F20"/>
          <w:sz w:val="24"/>
          <w:szCs w:val="24"/>
        </w:rPr>
        <w:t xml:space="preserve">6’ x 8’ 6” hand-made map of England, Wales, and parts of Scotland </w:t>
      </w:r>
      <w:r w:rsidR="004D72CB">
        <w:rPr>
          <w:rFonts w:ascii="Times New Roman" w:hAnsi="Times New Roman" w:cs="Times New Roman"/>
          <w:color w:val="231F20"/>
          <w:sz w:val="24"/>
          <w:szCs w:val="24"/>
        </w:rPr>
        <w:t xml:space="preserve">(scale: 5 miles per inch) </w:t>
      </w:r>
      <w:r w:rsidR="0068084E">
        <w:rPr>
          <w:rFonts w:ascii="Times New Roman" w:hAnsi="Times New Roman" w:cs="Times New Roman"/>
          <w:color w:val="231F20"/>
          <w:sz w:val="24"/>
          <w:szCs w:val="24"/>
        </w:rPr>
        <w:t>was the first to use color to designate rock layers</w:t>
      </w:r>
      <w:r w:rsidR="00EE167F">
        <w:rPr>
          <w:rFonts w:ascii="Times New Roman" w:hAnsi="Times New Roman" w:cs="Times New Roman"/>
          <w:color w:val="231F20"/>
          <w:sz w:val="24"/>
          <w:szCs w:val="24"/>
        </w:rPr>
        <w:t xml:space="preserve"> (Fig. 7.x)</w:t>
      </w:r>
      <w:r w:rsidR="004D72CB">
        <w:rPr>
          <w:rFonts w:ascii="Times New Roman" w:hAnsi="Times New Roman" w:cs="Times New Roman"/>
          <w:color w:val="231F20"/>
          <w:sz w:val="24"/>
          <w:szCs w:val="24"/>
        </w:rPr>
        <w:t>,</w:t>
      </w:r>
      <w:r w:rsidR="00EE167F">
        <w:rPr>
          <w:rFonts w:ascii="Times New Roman" w:hAnsi="Times New Roman" w:cs="Times New Roman"/>
          <w:color w:val="231F20"/>
          <w:sz w:val="24"/>
          <w:szCs w:val="24"/>
        </w:rPr>
        <w:t xml:space="preserve"> a </w:t>
      </w:r>
      <w:r w:rsidR="00F0069B">
        <w:rPr>
          <w:rFonts w:ascii="Times New Roman" w:hAnsi="Times New Roman" w:cs="Times New Roman"/>
          <w:color w:val="231F20"/>
          <w:sz w:val="24"/>
          <w:szCs w:val="24"/>
        </w:rPr>
        <w:t>technique</w:t>
      </w:r>
      <w:r w:rsidR="00EE167F">
        <w:rPr>
          <w:rFonts w:ascii="Times New Roman" w:hAnsi="Times New Roman" w:cs="Times New Roman"/>
          <w:color w:val="231F20"/>
          <w:sz w:val="24"/>
          <w:szCs w:val="24"/>
        </w:rPr>
        <w:t xml:space="preserve"> </w:t>
      </w:r>
      <w:r w:rsidR="004D72CB">
        <w:rPr>
          <w:rFonts w:ascii="Times New Roman" w:hAnsi="Times New Roman" w:cs="Times New Roman"/>
          <w:color w:val="231F20"/>
          <w:sz w:val="24"/>
          <w:szCs w:val="24"/>
        </w:rPr>
        <w:t xml:space="preserve">still </w:t>
      </w:r>
      <w:r w:rsidR="00EE167F">
        <w:rPr>
          <w:rFonts w:ascii="Times New Roman" w:hAnsi="Times New Roman" w:cs="Times New Roman"/>
          <w:color w:val="231F20"/>
          <w:sz w:val="24"/>
          <w:szCs w:val="24"/>
        </w:rPr>
        <w:t>used on geologic maps.</w:t>
      </w:r>
      <w:r w:rsidR="008F362D">
        <w:rPr>
          <w:rFonts w:ascii="Times New Roman" w:hAnsi="Times New Roman" w:cs="Times New Roman"/>
          <w:color w:val="231F20"/>
          <w:sz w:val="24"/>
          <w:szCs w:val="24"/>
        </w:rPr>
        <w:t xml:space="preserve"> [2</w:t>
      </w:r>
      <w:r w:rsidR="00E8715E">
        <w:rPr>
          <w:rFonts w:ascii="Times New Roman" w:hAnsi="Times New Roman" w:cs="Times New Roman"/>
          <w:color w:val="231F20"/>
          <w:sz w:val="24"/>
          <w:szCs w:val="24"/>
        </w:rPr>
        <w:t>6</w:t>
      </w:r>
      <w:r w:rsidR="008F362D">
        <w:rPr>
          <w:rFonts w:ascii="Times New Roman" w:hAnsi="Times New Roman" w:cs="Times New Roman"/>
          <w:color w:val="231F20"/>
          <w:sz w:val="24"/>
          <w:szCs w:val="24"/>
        </w:rPr>
        <w:t>]</w:t>
      </w:r>
    </w:p>
    <w:p w14:paraId="37730206" w14:textId="5EB26D1D" w:rsidR="00574ECB" w:rsidRPr="00574ECB" w:rsidRDefault="00574ECB" w:rsidP="006A2468">
      <w:pPr>
        <w:pStyle w:val="BodyText"/>
        <w:tabs>
          <w:tab w:val="left" w:pos="720"/>
        </w:tabs>
        <w:spacing w:line="225" w:lineRule="auto"/>
        <w:ind w:right="-270"/>
        <w:rPr>
          <w:rFonts w:ascii="Times New Roman" w:hAnsi="Times New Roman" w:cs="Times New Roman"/>
          <w:color w:val="231F20"/>
          <w:sz w:val="20"/>
          <w:szCs w:val="20"/>
        </w:rPr>
      </w:pPr>
      <w:r w:rsidRPr="00574ECB">
        <w:rPr>
          <w:rFonts w:ascii="Times New Roman" w:hAnsi="Times New Roman" w:cs="Times New Roman"/>
          <w:color w:val="231F20"/>
          <w:sz w:val="20"/>
          <w:szCs w:val="20"/>
        </w:rPr>
        <w:t>*Pronounced CYU vee ay</w:t>
      </w:r>
    </w:p>
    <w:p w14:paraId="6F1721DD" w14:textId="74494D8C" w:rsidR="00301B50" w:rsidRDefault="003B0D08" w:rsidP="006A06A8">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7C506A">
        <w:rPr>
          <w:rFonts w:ascii="Times New Roman" w:hAnsi="Times New Roman" w:cs="Times New Roman"/>
          <w:color w:val="231F20"/>
          <w:sz w:val="24"/>
          <w:szCs w:val="24"/>
        </w:rPr>
        <w:t xml:space="preserve">Born the same year as Smith, </w:t>
      </w:r>
      <w:r w:rsidR="007C506A" w:rsidRPr="005E09CE">
        <w:rPr>
          <w:rFonts w:ascii="Times New Roman" w:hAnsi="Times New Roman" w:cs="Times New Roman"/>
          <w:b/>
          <w:bCs/>
          <w:color w:val="231F20"/>
          <w:sz w:val="24"/>
          <w:szCs w:val="24"/>
        </w:rPr>
        <w:t>Georges Cuvier</w:t>
      </w:r>
      <w:r w:rsidR="007C506A" w:rsidRPr="0066795A">
        <w:rPr>
          <w:rFonts w:ascii="Times New Roman" w:hAnsi="Times New Roman" w:cs="Times New Roman"/>
          <w:color w:val="231F20"/>
          <w:sz w:val="24"/>
          <w:szCs w:val="24"/>
        </w:rPr>
        <w:t xml:space="preserve"> </w:t>
      </w:r>
      <w:r w:rsidR="007C506A">
        <w:rPr>
          <w:rFonts w:ascii="Times New Roman" w:hAnsi="Times New Roman" w:cs="Times New Roman"/>
          <w:color w:val="231F20"/>
          <w:sz w:val="24"/>
          <w:szCs w:val="24"/>
        </w:rPr>
        <w:t>(1769-1832)</w:t>
      </w:r>
      <w:r w:rsidR="009176FA">
        <w:rPr>
          <w:rFonts w:ascii="Times New Roman" w:hAnsi="Times New Roman" w:cs="Times New Roman"/>
          <w:color w:val="231F20"/>
          <w:sz w:val="24"/>
          <w:szCs w:val="24"/>
        </w:rPr>
        <w:t xml:space="preserve"> is </w:t>
      </w:r>
      <w:r w:rsidR="007C506A">
        <w:rPr>
          <w:rFonts w:ascii="Times New Roman" w:hAnsi="Times New Roman" w:cs="Times New Roman"/>
          <w:color w:val="231F20"/>
          <w:sz w:val="24"/>
          <w:szCs w:val="24"/>
        </w:rPr>
        <w:t>called the Father of Paleontology</w:t>
      </w:r>
      <w:r w:rsidR="00574ECB">
        <w:rPr>
          <w:rFonts w:ascii="Times New Roman" w:hAnsi="Times New Roman" w:cs="Times New Roman"/>
          <w:color w:val="231F20"/>
          <w:sz w:val="24"/>
          <w:szCs w:val="24"/>
        </w:rPr>
        <w:t>.</w:t>
      </w:r>
      <w:r w:rsidR="009176FA">
        <w:rPr>
          <w:rFonts w:ascii="Times New Roman" w:hAnsi="Times New Roman" w:cs="Times New Roman"/>
          <w:color w:val="231F20"/>
          <w:sz w:val="24"/>
          <w:szCs w:val="24"/>
        </w:rPr>
        <w:t xml:space="preserve"> </w:t>
      </w:r>
      <w:r w:rsidR="006A06A8">
        <w:rPr>
          <w:rFonts w:ascii="Times New Roman" w:hAnsi="Times New Roman" w:cs="Times New Roman"/>
          <w:color w:val="231F20"/>
          <w:sz w:val="24"/>
          <w:szCs w:val="24"/>
        </w:rPr>
        <w:t>[2</w:t>
      </w:r>
      <w:r w:rsidR="001E7240">
        <w:rPr>
          <w:rFonts w:ascii="Times New Roman" w:hAnsi="Times New Roman" w:cs="Times New Roman"/>
          <w:color w:val="231F20"/>
          <w:sz w:val="24"/>
          <w:szCs w:val="24"/>
        </w:rPr>
        <w:t>1</w:t>
      </w:r>
      <w:r w:rsidR="006A06A8">
        <w:rPr>
          <w:rFonts w:ascii="Times New Roman" w:hAnsi="Times New Roman" w:cs="Times New Roman"/>
          <w:color w:val="231F20"/>
          <w:sz w:val="24"/>
          <w:szCs w:val="24"/>
        </w:rPr>
        <w:t xml:space="preserve">] He was driven to discover nature’s </w:t>
      </w:r>
      <w:r w:rsidR="00646534">
        <w:rPr>
          <w:rFonts w:ascii="Times New Roman" w:hAnsi="Times New Roman" w:cs="Times New Roman"/>
          <w:color w:val="231F20"/>
          <w:sz w:val="24"/>
          <w:szCs w:val="24"/>
        </w:rPr>
        <w:t xml:space="preserve">laws and </w:t>
      </w:r>
      <w:r w:rsidR="00B17AD5">
        <w:rPr>
          <w:rFonts w:ascii="Times New Roman" w:hAnsi="Times New Roman" w:cs="Times New Roman"/>
          <w:color w:val="231F20"/>
          <w:sz w:val="24"/>
          <w:szCs w:val="24"/>
        </w:rPr>
        <w:t>focused his</w:t>
      </w:r>
      <w:r w:rsidR="00E4226A">
        <w:rPr>
          <w:rFonts w:ascii="Times New Roman" w:hAnsi="Times New Roman" w:cs="Times New Roman"/>
          <w:color w:val="231F20"/>
          <w:sz w:val="24"/>
          <w:szCs w:val="24"/>
        </w:rPr>
        <w:t xml:space="preserve"> wide-ranging intelligence and </w:t>
      </w:r>
      <w:r w:rsidR="00BB2AA6">
        <w:rPr>
          <w:rFonts w:ascii="Times New Roman" w:hAnsi="Times New Roman" w:cs="Times New Roman"/>
          <w:color w:val="231F20"/>
          <w:sz w:val="24"/>
          <w:szCs w:val="24"/>
        </w:rPr>
        <w:t>uncanny insight</w:t>
      </w:r>
      <w:r w:rsidR="00B17AD5">
        <w:rPr>
          <w:rFonts w:ascii="Times New Roman" w:hAnsi="Times New Roman" w:cs="Times New Roman"/>
          <w:color w:val="231F20"/>
          <w:sz w:val="24"/>
          <w:szCs w:val="24"/>
        </w:rPr>
        <w:t xml:space="preserve"> o</w:t>
      </w:r>
      <w:r w:rsidR="00BB2AA6">
        <w:rPr>
          <w:rFonts w:ascii="Times New Roman" w:hAnsi="Times New Roman" w:cs="Times New Roman"/>
          <w:color w:val="231F20"/>
          <w:sz w:val="24"/>
          <w:szCs w:val="24"/>
        </w:rPr>
        <w:t xml:space="preserve">n comparing fossils to living animals and </w:t>
      </w:r>
      <w:r w:rsidR="00E4226A">
        <w:rPr>
          <w:rFonts w:ascii="Times New Roman" w:hAnsi="Times New Roman" w:cs="Times New Roman"/>
          <w:color w:val="231F20"/>
          <w:sz w:val="24"/>
          <w:szCs w:val="24"/>
        </w:rPr>
        <w:t xml:space="preserve">using fossils to </w:t>
      </w:r>
      <w:r w:rsidR="00BB2AA6">
        <w:rPr>
          <w:rFonts w:ascii="Times New Roman" w:hAnsi="Times New Roman" w:cs="Times New Roman"/>
          <w:color w:val="231F20"/>
          <w:sz w:val="24"/>
          <w:szCs w:val="24"/>
        </w:rPr>
        <w:t xml:space="preserve">find the basis for species’ </w:t>
      </w:r>
      <w:r w:rsidR="00E4226A">
        <w:rPr>
          <w:rFonts w:ascii="Times New Roman" w:hAnsi="Times New Roman" w:cs="Times New Roman"/>
          <w:color w:val="231F20"/>
          <w:sz w:val="24"/>
          <w:szCs w:val="24"/>
        </w:rPr>
        <w:t>functions, growth, origin, and evolution</w:t>
      </w:r>
      <w:r w:rsidR="00BB2AA6">
        <w:rPr>
          <w:rFonts w:ascii="Times New Roman" w:hAnsi="Times New Roman" w:cs="Times New Roman"/>
          <w:color w:val="231F20"/>
          <w:sz w:val="24"/>
          <w:szCs w:val="24"/>
        </w:rPr>
        <w:t>.</w:t>
      </w:r>
      <w:r w:rsidR="006A06A8" w:rsidRPr="0066795A">
        <w:rPr>
          <w:rFonts w:ascii="Times New Roman" w:hAnsi="Times New Roman" w:cs="Times New Roman"/>
          <w:color w:val="231F20"/>
          <w:sz w:val="24"/>
          <w:szCs w:val="24"/>
        </w:rPr>
        <w:t xml:space="preserve"> </w:t>
      </w:r>
      <w:r w:rsidR="00301B50">
        <w:rPr>
          <w:rFonts w:ascii="Times New Roman" w:hAnsi="Times New Roman" w:cs="Times New Roman"/>
          <w:color w:val="231F20"/>
          <w:sz w:val="24"/>
          <w:szCs w:val="24"/>
        </w:rPr>
        <w:t xml:space="preserve"> </w:t>
      </w:r>
    </w:p>
    <w:p w14:paraId="74277B0B" w14:textId="77777777" w:rsidR="00095E96" w:rsidRDefault="00095E96" w:rsidP="006A06A8">
      <w:pPr>
        <w:pStyle w:val="BodyText"/>
        <w:tabs>
          <w:tab w:val="left" w:pos="720"/>
        </w:tabs>
        <w:spacing w:line="225" w:lineRule="auto"/>
        <w:ind w:right="-270"/>
        <w:rPr>
          <w:rFonts w:ascii="Times New Roman" w:hAnsi="Times New Roman" w:cs="Times New Roman"/>
          <w:color w:val="231F20"/>
          <w:sz w:val="24"/>
          <w:szCs w:val="24"/>
        </w:rPr>
      </w:pPr>
    </w:p>
    <w:p w14:paraId="131F2BFC" w14:textId="77777777"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At the end of the 18</w:t>
      </w:r>
      <w:r w:rsidRPr="00644030">
        <w:rPr>
          <w:rFonts w:ascii="Times New Roman" w:hAnsi="Times New Roman" w:cs="Times New Roman"/>
          <w:sz w:val="24"/>
          <w:szCs w:val="24"/>
          <w:vertAlign w:val="superscript"/>
        </w:rPr>
        <w:t>th</w:t>
      </w:r>
      <w:r w:rsidRPr="00644030">
        <w:rPr>
          <w:rFonts w:ascii="Times New Roman" w:hAnsi="Times New Roman" w:cs="Times New Roman"/>
          <w:sz w:val="24"/>
          <w:szCs w:val="24"/>
        </w:rPr>
        <w:t xml:space="preserve"> century, professors at Paris’ famed Museum of Natural History </w:t>
      </w:r>
    </w:p>
    <w:p w14:paraId="2DE71247" w14:textId="366B0B76" w:rsidR="00095E96" w:rsidRPr="00644030" w:rsidRDefault="00095E96" w:rsidP="00095E96">
      <w:pPr>
        <w:tabs>
          <w:tab w:val="left" w:pos="3240"/>
        </w:tabs>
        <w:ind w:left="720"/>
        <w:rPr>
          <w:rFonts w:ascii="Times New Roman" w:hAnsi="Times New Roman" w:cs="Times New Roman"/>
          <w:sz w:val="24"/>
          <w:szCs w:val="24"/>
        </w:rPr>
      </w:pPr>
      <w:r w:rsidRPr="00644030">
        <w:rPr>
          <w:rFonts w:ascii="Times New Roman" w:hAnsi="Times New Roman" w:cs="Times New Roman"/>
          <w:sz w:val="24"/>
          <w:szCs w:val="24"/>
        </w:rPr>
        <w:t xml:space="preserve">“were engaged in a battle of ideas . . . about the nature and definition of life itself, and . . . the idea, then discussed widely in Europe, that existing species might have </w:t>
      </w:r>
      <w:r w:rsidRPr="00644030">
        <w:rPr>
          <w:rFonts w:ascii="Times New Roman" w:hAnsi="Times New Roman" w:cs="Times New Roman"/>
          <w:i/>
          <w:iCs/>
          <w:sz w:val="24"/>
          <w:szCs w:val="24"/>
        </w:rPr>
        <w:t>transformed</w:t>
      </w:r>
      <w:r w:rsidRPr="00644030">
        <w:rPr>
          <w:rFonts w:ascii="Times New Roman" w:hAnsi="Times New Roman" w:cs="Times New Roman"/>
          <w:sz w:val="24"/>
          <w:szCs w:val="24"/>
        </w:rPr>
        <w:t xml:space="preserve"> from earlier species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 xml:space="preserve">p.185] . . . Cuvier was certain it was time to look </w:t>
      </w:r>
      <w:r w:rsidRPr="00644030">
        <w:rPr>
          <w:rFonts w:ascii="Times New Roman" w:hAnsi="Times New Roman" w:cs="Times New Roman"/>
          <w:i/>
          <w:iCs/>
          <w:sz w:val="24"/>
          <w:szCs w:val="24"/>
        </w:rPr>
        <w:t xml:space="preserve">inside </w:t>
      </w:r>
      <w:r w:rsidRPr="00644030">
        <w:rPr>
          <w:rFonts w:ascii="Times New Roman" w:hAnsi="Times New Roman" w:cs="Times New Roman"/>
          <w:sz w:val="24"/>
          <w:szCs w:val="24"/>
        </w:rPr>
        <w:t>animal</w:t>
      </w:r>
      <w:r w:rsidR="00874199">
        <w:rPr>
          <w:rFonts w:ascii="Times New Roman" w:hAnsi="Times New Roman" w:cs="Times New Roman"/>
          <w:sz w:val="24"/>
          <w:szCs w:val="24"/>
        </w:rPr>
        <w:t>s’</w:t>
      </w:r>
      <w:r w:rsidRPr="00644030">
        <w:rPr>
          <w:rFonts w:ascii="Times New Roman" w:hAnsi="Times New Roman" w:cs="Times New Roman"/>
          <w:sz w:val="24"/>
          <w:szCs w:val="24"/>
        </w:rPr>
        <w:t xml:space="preserve"> bodies, to examine and analyze their internal structures rather than their external characteristics as earlier naturalists had done.  .  . . [</w:t>
      </w:r>
      <w:r w:rsidR="00103280">
        <w:rPr>
          <w:rFonts w:ascii="Times New Roman" w:hAnsi="Times New Roman" w:cs="Times New Roman"/>
          <w:sz w:val="24"/>
          <w:szCs w:val="24"/>
        </w:rPr>
        <w:t xml:space="preserve">2, </w:t>
      </w:r>
      <w:r w:rsidRPr="00644030">
        <w:rPr>
          <w:rFonts w:ascii="Times New Roman" w:hAnsi="Times New Roman" w:cs="Times New Roman"/>
          <w:sz w:val="24"/>
          <w:szCs w:val="24"/>
        </w:rPr>
        <w:t>p.186] He became increasingly dedicated to the idea that measurement, fact, precision, and evidence . . . and claims to truth must be based only on close observation and accurate recording. . . . Convinced by</w:t>
      </w:r>
      <w:r w:rsidR="00363EFA">
        <w:rPr>
          <w:rFonts w:ascii="Times New Roman" w:hAnsi="Times New Roman" w:cs="Times New Roman"/>
          <w:sz w:val="24"/>
          <w:szCs w:val="24"/>
        </w:rPr>
        <w:t xml:space="preserve"> </w:t>
      </w:r>
      <w:r w:rsidRPr="00644030">
        <w:rPr>
          <w:rFonts w:ascii="Times New Roman" w:hAnsi="Times New Roman" w:cs="Times New Roman"/>
          <w:sz w:val="24"/>
          <w:szCs w:val="24"/>
        </w:rPr>
        <w:t xml:space="preserve"> years of </w:t>
      </w:r>
      <w:r w:rsidR="00DA68C3">
        <w:rPr>
          <w:rFonts w:ascii="Times New Roman" w:hAnsi="Times New Roman" w:cs="Times New Roman"/>
          <w:sz w:val="24"/>
          <w:szCs w:val="24"/>
        </w:rPr>
        <w:t xml:space="preserve">meticulous </w:t>
      </w:r>
      <w:r w:rsidR="00363EFA">
        <w:rPr>
          <w:rFonts w:ascii="Times New Roman" w:hAnsi="Times New Roman" w:cs="Times New Roman"/>
          <w:sz w:val="24"/>
          <w:szCs w:val="24"/>
        </w:rPr>
        <w:t>dissections</w:t>
      </w:r>
      <w:r w:rsidR="00DA68C3">
        <w:rPr>
          <w:rFonts w:ascii="Times New Roman" w:hAnsi="Times New Roman" w:cs="Times New Roman"/>
          <w:sz w:val="24"/>
          <w:szCs w:val="24"/>
        </w:rPr>
        <w:t xml:space="preserve"> to</w:t>
      </w:r>
      <w:r w:rsidRPr="00644030">
        <w:rPr>
          <w:rFonts w:ascii="Times New Roman" w:hAnsi="Times New Roman" w:cs="Times New Roman"/>
          <w:sz w:val="24"/>
          <w:szCs w:val="24"/>
        </w:rPr>
        <w:t xml:space="preserve"> compar</w:t>
      </w:r>
      <w:r w:rsidR="00DA68C3">
        <w:rPr>
          <w:rFonts w:ascii="Times New Roman" w:hAnsi="Times New Roman" w:cs="Times New Roman"/>
          <w:sz w:val="24"/>
          <w:szCs w:val="24"/>
        </w:rPr>
        <w:t>e animals</w:t>
      </w:r>
      <w:r w:rsidRPr="00644030">
        <w:rPr>
          <w:rFonts w:ascii="Times New Roman" w:hAnsi="Times New Roman" w:cs="Times New Roman"/>
          <w:sz w:val="24"/>
          <w:szCs w:val="24"/>
        </w:rPr>
        <w:t xml:space="preserve"> physiological</w:t>
      </w:r>
      <w:r w:rsidR="00363EFA">
        <w:rPr>
          <w:rFonts w:ascii="Times New Roman" w:hAnsi="Times New Roman" w:cs="Times New Roman"/>
          <w:sz w:val="24"/>
          <w:szCs w:val="24"/>
        </w:rPr>
        <w:t>ly (function)</w:t>
      </w:r>
      <w:r w:rsidRPr="00644030">
        <w:rPr>
          <w:rFonts w:ascii="Times New Roman" w:hAnsi="Times New Roman" w:cs="Times New Roman"/>
          <w:sz w:val="24"/>
          <w:szCs w:val="24"/>
        </w:rPr>
        <w:t xml:space="preserve"> and anatomical</w:t>
      </w:r>
      <w:r w:rsidR="00363EFA">
        <w:rPr>
          <w:rFonts w:ascii="Times New Roman" w:hAnsi="Times New Roman" w:cs="Times New Roman"/>
          <w:sz w:val="24"/>
          <w:szCs w:val="24"/>
        </w:rPr>
        <w:t>ly (structure)</w:t>
      </w:r>
      <w:r w:rsidRPr="00644030">
        <w:rPr>
          <w:rFonts w:ascii="Times New Roman" w:hAnsi="Times New Roman" w:cs="Times New Roman"/>
          <w:sz w:val="24"/>
          <w:szCs w:val="24"/>
        </w:rPr>
        <w:t xml:space="preserve"> </w:t>
      </w:r>
      <w:r w:rsidR="00DA68C3">
        <w:rPr>
          <w:rFonts w:ascii="Times New Roman" w:hAnsi="Times New Roman" w:cs="Times New Roman"/>
          <w:sz w:val="24"/>
          <w:szCs w:val="24"/>
        </w:rPr>
        <w:t xml:space="preserve">. . ., </w:t>
      </w:r>
      <w:r w:rsidRPr="00644030">
        <w:rPr>
          <w:rFonts w:ascii="Times New Roman" w:hAnsi="Times New Roman" w:cs="Times New Roman"/>
          <w:sz w:val="24"/>
          <w:szCs w:val="24"/>
        </w:rPr>
        <w:t>he was certain that all organisms were functionally integrated wholes. Any change to that balance would make them unviable, unfit to survive. [</w:t>
      </w:r>
      <w:r w:rsidR="00103280">
        <w:rPr>
          <w:rFonts w:ascii="Times New Roman" w:hAnsi="Times New Roman" w:cs="Times New Roman"/>
          <w:sz w:val="24"/>
          <w:szCs w:val="24"/>
        </w:rPr>
        <w:t>2,</w:t>
      </w:r>
      <w:r>
        <w:rPr>
          <w:rFonts w:ascii="Times New Roman" w:hAnsi="Times New Roman" w:cs="Times New Roman"/>
          <w:sz w:val="24"/>
          <w:szCs w:val="24"/>
        </w:rPr>
        <w:t xml:space="preserve"> </w:t>
      </w:r>
      <w:r w:rsidR="00103280">
        <w:rPr>
          <w:rFonts w:ascii="Times New Roman" w:hAnsi="Times New Roman" w:cs="Times New Roman"/>
          <w:sz w:val="24"/>
          <w:szCs w:val="24"/>
        </w:rPr>
        <w:t>pp.</w:t>
      </w:r>
      <w:r w:rsidRPr="00644030">
        <w:rPr>
          <w:rFonts w:ascii="Times New Roman" w:hAnsi="Times New Roman" w:cs="Times New Roman"/>
          <w:sz w:val="24"/>
          <w:szCs w:val="24"/>
        </w:rPr>
        <w:t>187-190]</w:t>
      </w:r>
    </w:p>
    <w:p w14:paraId="4E5749D9" w14:textId="0E80B2EA" w:rsidR="00D03FC9" w:rsidRDefault="00D03FC9" w:rsidP="00D03FC9">
      <w:pPr>
        <w:tabs>
          <w:tab w:val="left" w:pos="3240"/>
        </w:tabs>
        <w:rPr>
          <w:rFonts w:ascii="Times New Roman" w:hAnsi="Times New Roman" w:cs="Times New Roman"/>
          <w:sz w:val="24"/>
          <w:szCs w:val="24"/>
        </w:rPr>
      </w:pPr>
    </w:p>
    <w:p w14:paraId="093E2B7A" w14:textId="5E82049A" w:rsidR="00D03FC9" w:rsidRPr="003C1F10" w:rsidRDefault="00D03FC9" w:rsidP="00D03FC9">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w:t>
      </w:r>
      <w:r w:rsidR="00833E14">
        <w:rPr>
          <w:rFonts w:ascii="Times New Roman" w:hAnsi="Times New Roman" w:cs="Times New Roman"/>
          <w:b/>
          <w:bCs/>
          <w:color w:val="231F20"/>
          <w:sz w:val="24"/>
          <w:szCs w:val="24"/>
        </w:rPr>
        <w:t>ure</w:t>
      </w:r>
      <w:r>
        <w:rPr>
          <w:rFonts w:ascii="Times New Roman" w:hAnsi="Times New Roman" w:cs="Times New Roman"/>
          <w:b/>
          <w:bCs/>
          <w:color w:val="231F20"/>
          <w:sz w:val="24"/>
          <w:szCs w:val="24"/>
        </w:rPr>
        <w:t xml:space="preserve">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a</w:t>
      </w:r>
      <w:r w:rsidR="001E0DB9">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15.</w:t>
      </w:r>
      <w:r w:rsidR="008A6265">
        <w:rPr>
          <w:rFonts w:ascii="Times New Roman" w:hAnsi="Times New Roman" w:cs="Times New Roman"/>
          <w:b/>
          <w:bCs/>
          <w:color w:val="231F20"/>
          <w:sz w:val="24"/>
          <w:szCs w:val="24"/>
        </w:rPr>
        <w:t>7</w:t>
      </w:r>
      <w:r>
        <w:rPr>
          <w:rFonts w:ascii="Times New Roman" w:hAnsi="Times New Roman" w:cs="Times New Roman"/>
          <w:b/>
          <w:bCs/>
          <w:color w:val="231F20"/>
          <w:sz w:val="24"/>
          <w:szCs w:val="24"/>
        </w:rPr>
        <w:t>b</w:t>
      </w:r>
      <w:r w:rsidR="001E0DB9">
        <w:rPr>
          <w:rFonts w:ascii="Times New Roman" w:hAnsi="Times New Roman" w:cs="Times New Roman"/>
          <w:b/>
          <w:bCs/>
          <w:color w:val="231F20"/>
          <w:sz w:val="24"/>
          <w:szCs w:val="24"/>
        </w:rPr>
        <w:t>, 15.7c</w:t>
      </w:r>
      <w:r>
        <w:rPr>
          <w:rFonts w:ascii="Times New Roman" w:hAnsi="Times New Roman" w:cs="Times New Roman"/>
          <w:b/>
          <w:bCs/>
          <w:color w:val="231F20"/>
          <w:sz w:val="24"/>
          <w:szCs w:val="24"/>
        </w:rPr>
        <w:t xml:space="preserve"> Here – comparative anatomy</w:t>
      </w:r>
    </w:p>
    <w:p w14:paraId="36052373" w14:textId="77777777" w:rsidR="00095E96" w:rsidRDefault="00095E96" w:rsidP="00095E96">
      <w:pPr>
        <w:tabs>
          <w:tab w:val="left" w:pos="3240"/>
        </w:tabs>
        <w:rPr>
          <w:rFonts w:ascii="Times New Roman" w:hAnsi="Times New Roman" w:cs="Times New Roman"/>
          <w:sz w:val="24"/>
          <w:szCs w:val="24"/>
        </w:rPr>
      </w:pPr>
    </w:p>
    <w:p w14:paraId="7E40970C" w14:textId="13DAF6F3" w:rsidR="00095E96" w:rsidRPr="00644030" w:rsidRDefault="006B0FFD" w:rsidP="00095E96">
      <w:pPr>
        <w:tabs>
          <w:tab w:val="left" w:pos="3240"/>
        </w:tabs>
        <w:ind w:firstLine="720"/>
        <w:rPr>
          <w:rFonts w:ascii="Times New Roman" w:hAnsi="Times New Roman" w:cs="Times New Roman"/>
          <w:sz w:val="24"/>
          <w:szCs w:val="24"/>
        </w:rPr>
      </w:pPr>
      <w:r>
        <w:rPr>
          <w:rFonts w:ascii="Times New Roman" w:hAnsi="Times New Roman" w:cs="Times New Roman"/>
          <w:sz w:val="24"/>
          <w:szCs w:val="24"/>
        </w:rPr>
        <w:t>A</w:t>
      </w:r>
      <w:r w:rsidR="00095E96" w:rsidRPr="00644030">
        <w:rPr>
          <w:rFonts w:ascii="Times New Roman" w:hAnsi="Times New Roman" w:cs="Times New Roman"/>
          <w:sz w:val="24"/>
          <w:szCs w:val="24"/>
        </w:rPr>
        <w:t xml:space="preserve">cross France, Cuvier was making headway, “convincing people that comparative anatomy, the close and systematic study of animal structures and internal characteristics </w:t>
      </w:r>
      <w:r>
        <w:rPr>
          <w:rFonts w:ascii="Times New Roman" w:hAnsi="Times New Roman" w:cs="Times New Roman"/>
          <w:sz w:val="24"/>
          <w:szCs w:val="24"/>
        </w:rPr>
        <w:t>(</w:t>
      </w:r>
      <w:r w:rsidR="00095E96" w:rsidRPr="00644030">
        <w:rPr>
          <w:rFonts w:ascii="Times New Roman" w:hAnsi="Times New Roman" w:cs="Times New Roman"/>
          <w:sz w:val="24"/>
          <w:szCs w:val="24"/>
        </w:rPr>
        <w:t>a branch of science that was becoming synonymous with his own name</w:t>
      </w:r>
      <w:r>
        <w:rPr>
          <w:rFonts w:ascii="Times New Roman" w:hAnsi="Times New Roman" w:cs="Times New Roman"/>
          <w:sz w:val="24"/>
          <w:szCs w:val="24"/>
        </w:rPr>
        <w:t>)</w:t>
      </w:r>
      <w:r w:rsidR="00095E96" w:rsidRPr="00644030">
        <w:rPr>
          <w:rFonts w:ascii="Times New Roman" w:hAnsi="Times New Roman" w:cs="Times New Roman"/>
          <w:sz w:val="24"/>
          <w:szCs w:val="24"/>
        </w:rPr>
        <w:t xml:space="preserve"> was the key to deciphering nature’s laws.” [</w:t>
      </w:r>
      <w:r w:rsidR="00095E96">
        <w:rPr>
          <w:rFonts w:ascii="Times New Roman" w:hAnsi="Times New Roman" w:cs="Times New Roman"/>
          <w:sz w:val="24"/>
          <w:szCs w:val="24"/>
        </w:rPr>
        <w:t xml:space="preserve">2, </w:t>
      </w:r>
      <w:r w:rsidR="00095E96" w:rsidRPr="00644030">
        <w:rPr>
          <w:rFonts w:ascii="Times New Roman" w:hAnsi="Times New Roman" w:cs="Times New Roman"/>
          <w:sz w:val="24"/>
          <w:szCs w:val="24"/>
        </w:rPr>
        <w:t xml:space="preserve">p.197]  </w:t>
      </w:r>
    </w:p>
    <w:p w14:paraId="0EEFAF95" w14:textId="3634F467" w:rsidR="00095E96" w:rsidRPr="00644030" w:rsidRDefault="00095E96" w:rsidP="00095E96">
      <w:pPr>
        <w:tabs>
          <w:tab w:val="left" w:pos="3240"/>
        </w:tabs>
        <w:ind w:firstLine="720"/>
        <w:rPr>
          <w:rFonts w:ascii="Times New Roman" w:hAnsi="Times New Roman" w:cs="Times New Roman"/>
          <w:sz w:val="24"/>
          <w:szCs w:val="24"/>
        </w:rPr>
      </w:pPr>
      <w:r w:rsidRPr="00644030">
        <w:rPr>
          <w:rFonts w:ascii="Times New Roman" w:hAnsi="Times New Roman" w:cs="Times New Roman"/>
          <w:sz w:val="24"/>
          <w:szCs w:val="24"/>
        </w:rPr>
        <w:t xml:space="preserve">Time proved Cuvier’s theories. </w:t>
      </w:r>
      <w:r w:rsidR="00AF37D0">
        <w:rPr>
          <w:rFonts w:ascii="Times New Roman" w:hAnsi="Times New Roman" w:cs="Times New Roman"/>
          <w:sz w:val="24"/>
          <w:szCs w:val="24"/>
        </w:rPr>
        <w:t>And, t</w:t>
      </w:r>
      <w:r w:rsidRPr="00644030">
        <w:rPr>
          <w:rFonts w:ascii="Times New Roman" w:hAnsi="Times New Roman" w:cs="Times New Roman"/>
          <w:sz w:val="24"/>
          <w:szCs w:val="24"/>
        </w:rPr>
        <w:t>ime revealed Earth’s forces, like catastrophic extinctions and eons</w:t>
      </w:r>
      <w:r w:rsidR="00585EDD">
        <w:rPr>
          <w:rFonts w:ascii="Times New Roman" w:hAnsi="Times New Roman" w:cs="Times New Roman"/>
          <w:sz w:val="24"/>
          <w:szCs w:val="24"/>
        </w:rPr>
        <w:t>-</w:t>
      </w:r>
      <w:r w:rsidR="00AF37D0">
        <w:rPr>
          <w:rFonts w:ascii="Times New Roman" w:hAnsi="Times New Roman" w:cs="Times New Roman"/>
          <w:sz w:val="24"/>
          <w:szCs w:val="24"/>
        </w:rPr>
        <w:t xml:space="preserve">long, </w:t>
      </w:r>
      <w:r w:rsidRPr="00644030">
        <w:rPr>
          <w:rFonts w:ascii="Times New Roman" w:hAnsi="Times New Roman" w:cs="Times New Roman"/>
          <w:sz w:val="24"/>
          <w:szCs w:val="24"/>
        </w:rPr>
        <w:t>slow grinding movements of plate tectonics</w:t>
      </w:r>
      <w:r w:rsidR="00AF37D0">
        <w:rPr>
          <w:rFonts w:ascii="Times New Roman" w:hAnsi="Times New Roman" w:cs="Times New Roman"/>
          <w:sz w:val="24"/>
          <w:szCs w:val="24"/>
        </w:rPr>
        <w:t>, not accepted until the 1960s</w:t>
      </w:r>
      <w:r w:rsidRPr="00644030">
        <w:rPr>
          <w:rFonts w:ascii="Times New Roman" w:hAnsi="Times New Roman" w:cs="Times New Roman"/>
          <w:sz w:val="24"/>
          <w:szCs w:val="24"/>
        </w:rPr>
        <w:t xml:space="preserve">. </w:t>
      </w:r>
      <w:r w:rsidRPr="00644030">
        <w:rPr>
          <w:rFonts w:ascii="Times New Roman" w:hAnsi="Times New Roman" w:cs="Times New Roman"/>
          <w:color w:val="000000"/>
          <w:sz w:val="24"/>
          <w:szCs w:val="24"/>
          <w:shd w:val="clear" w:color="auto" w:fill="FFFFFF"/>
        </w:rPr>
        <w:t xml:space="preserve">In Charles Darwin’s day, scientists did not yet know about giant asteroid impacts, flood basalt volcanic eruptions,* and other violent extremes of Earth’s geological history. . .. Since Darwin’s time, it has become clear that catastrophic events have occurred repeatedly </w:t>
      </w:r>
      <w:r w:rsidR="000B7D06">
        <w:rPr>
          <w:rFonts w:ascii="Times New Roman" w:hAnsi="Times New Roman" w:cs="Times New Roman"/>
          <w:color w:val="000000"/>
          <w:sz w:val="24"/>
          <w:szCs w:val="24"/>
          <w:shd w:val="clear" w:color="auto" w:fill="FFFFFF"/>
        </w:rPr>
        <w:t>in</w:t>
      </w:r>
      <w:r w:rsidRPr="00644030">
        <w:rPr>
          <w:rFonts w:ascii="Times New Roman" w:hAnsi="Times New Roman" w:cs="Times New Roman"/>
          <w:color w:val="000000"/>
          <w:sz w:val="24"/>
          <w:szCs w:val="24"/>
          <w:shd w:val="clear" w:color="auto" w:fill="FFFFFF"/>
        </w:rPr>
        <w:t xml:space="preserve"> the history of life on Earth. [</w:t>
      </w:r>
      <w:r>
        <w:rPr>
          <w:rFonts w:ascii="Times New Roman" w:hAnsi="Times New Roman" w:cs="Times New Roman"/>
          <w:color w:val="000000"/>
          <w:sz w:val="24"/>
          <w:szCs w:val="24"/>
          <w:shd w:val="clear" w:color="auto" w:fill="FFFFFF"/>
        </w:rPr>
        <w:t>2</w:t>
      </w:r>
      <w:r w:rsidR="00E8715E">
        <w:rPr>
          <w:rFonts w:ascii="Times New Roman" w:hAnsi="Times New Roman" w:cs="Times New Roman"/>
          <w:color w:val="000000"/>
          <w:sz w:val="24"/>
          <w:szCs w:val="24"/>
          <w:shd w:val="clear" w:color="auto" w:fill="FFFFFF"/>
        </w:rPr>
        <w:t>7</w:t>
      </w:r>
      <w:r w:rsidR="00715FC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p>
    <w:p w14:paraId="1C2FA34D" w14:textId="77777777" w:rsidR="00095E96" w:rsidRPr="00715FC9" w:rsidRDefault="00095E96" w:rsidP="00E704E8">
      <w:pPr>
        <w:tabs>
          <w:tab w:val="left" w:pos="6552"/>
        </w:tabs>
        <w:ind w:left="90" w:hanging="90"/>
        <w:rPr>
          <w:rFonts w:ascii="Times New Roman" w:hAnsi="Times New Roman" w:cs="Times New Roman"/>
          <w:sz w:val="20"/>
          <w:szCs w:val="20"/>
        </w:rPr>
      </w:pPr>
      <w:r w:rsidRPr="00715FC9">
        <w:rPr>
          <w:rFonts w:ascii="Times New Roman" w:hAnsi="Times New Roman" w:cs="Times New Roman"/>
          <w:sz w:val="20"/>
          <w:szCs w:val="20"/>
        </w:rPr>
        <w:t>*a high volume eruption on land or sea that floods vast areas and can split continents; most recent: 5 to 17 MYA in the Columbia Plateau and Oregon Basin and Range, Pacific Northwest USA.</w:t>
      </w:r>
      <w:r w:rsidRPr="00715FC9">
        <w:rPr>
          <w:rFonts w:ascii="Times New Roman" w:hAnsi="Times New Roman" w:cs="Times New Roman"/>
          <w:sz w:val="20"/>
          <w:szCs w:val="20"/>
        </w:rPr>
        <w:tab/>
      </w:r>
    </w:p>
    <w:p w14:paraId="0CCDFD10" w14:textId="1B4BBD1D" w:rsidR="00CA32D2" w:rsidRDefault="00715FC9" w:rsidP="00CA32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9176FA">
        <w:rPr>
          <w:rFonts w:ascii="Times New Roman" w:hAnsi="Times New Roman" w:cs="Times New Roman"/>
          <w:color w:val="231F20"/>
          <w:sz w:val="24"/>
          <w:szCs w:val="24"/>
        </w:rPr>
        <w:t xml:space="preserve">Cuvier </w:t>
      </w:r>
      <w:r w:rsidR="00A449FB">
        <w:rPr>
          <w:rFonts w:ascii="Times New Roman" w:hAnsi="Times New Roman" w:cs="Times New Roman"/>
          <w:color w:val="231F20"/>
          <w:sz w:val="24"/>
          <w:szCs w:val="24"/>
        </w:rPr>
        <w:t>f</w:t>
      </w:r>
      <w:r w:rsidR="006A2468" w:rsidRPr="0066795A">
        <w:rPr>
          <w:rFonts w:ascii="Times New Roman" w:hAnsi="Times New Roman" w:cs="Times New Roman"/>
          <w:color w:val="231F20"/>
          <w:sz w:val="24"/>
          <w:szCs w:val="24"/>
        </w:rPr>
        <w:t>amously said</w:t>
      </w:r>
      <w:r w:rsidR="00EF5E4E">
        <w:rPr>
          <w:rFonts w:ascii="Times New Roman" w:hAnsi="Times New Roman" w:cs="Times New Roman"/>
          <w:color w:val="231F20"/>
          <w:sz w:val="24"/>
          <w:szCs w:val="24"/>
        </w:rPr>
        <w:t>,</w:t>
      </w:r>
      <w:r w:rsidR="006A2468" w:rsidRPr="0066795A">
        <w:rPr>
          <w:rFonts w:ascii="Times New Roman" w:hAnsi="Times New Roman" w:cs="Times New Roman"/>
          <w:color w:val="231F20"/>
          <w:sz w:val="24"/>
          <w:szCs w:val="24"/>
        </w:rPr>
        <w:t xml:space="preserve"> </w:t>
      </w:r>
      <w:r w:rsidR="005E09CE">
        <w:rPr>
          <w:rFonts w:ascii="Times New Roman" w:hAnsi="Times New Roman" w:cs="Times New Roman"/>
          <w:color w:val="231F20"/>
          <w:sz w:val="24"/>
          <w:szCs w:val="24"/>
        </w:rPr>
        <w:t>“W</w:t>
      </w:r>
      <w:r w:rsidR="006A2468" w:rsidRPr="0066795A">
        <w:rPr>
          <w:rFonts w:ascii="Times New Roman" w:hAnsi="Times New Roman" w:cs="Times New Roman"/>
          <w:color w:val="231F20"/>
          <w:sz w:val="24"/>
          <w:szCs w:val="24"/>
        </w:rPr>
        <w:t>ithout fossils</w:t>
      </w:r>
      <w:r w:rsidR="005E09CE">
        <w:rPr>
          <w:rFonts w:ascii="Times New Roman" w:hAnsi="Times New Roman" w:cs="Times New Roman"/>
          <w:color w:val="231F20"/>
          <w:sz w:val="24"/>
          <w:szCs w:val="24"/>
        </w:rPr>
        <w:t xml:space="preserve">, </w:t>
      </w:r>
      <w:r w:rsidR="006A2468" w:rsidRPr="0066795A">
        <w:rPr>
          <w:rFonts w:ascii="Times New Roman" w:hAnsi="Times New Roman" w:cs="Times New Roman"/>
          <w:color w:val="000000"/>
          <w:sz w:val="24"/>
          <w:szCs w:val="24"/>
        </w:rPr>
        <w:t>no one would have ever dreamed there were su</w:t>
      </w:r>
      <w:r w:rsidR="006A2468" w:rsidRPr="001C532C">
        <w:rPr>
          <w:rFonts w:ascii="Times New Roman" w:hAnsi="Times New Roman" w:cs="Times New Roman"/>
          <w:color w:val="000000"/>
          <w:sz w:val="24"/>
          <w:szCs w:val="24"/>
        </w:rPr>
        <w:t>ccessive epochs in the formation of the globe.</w:t>
      </w:r>
      <w:r w:rsidR="006A2468">
        <w:rPr>
          <w:rFonts w:ascii="Times New Roman" w:hAnsi="Times New Roman" w:cs="Times New Roman"/>
          <w:color w:val="000000"/>
          <w:sz w:val="24"/>
          <w:szCs w:val="24"/>
        </w:rPr>
        <w:t>”</w:t>
      </w:r>
      <w:r w:rsidR="006A2468" w:rsidRPr="001C532C">
        <w:rPr>
          <w:rFonts w:ascii="Times New Roman" w:hAnsi="Times New Roman" w:cs="Times New Roman"/>
          <w:color w:val="231F20"/>
          <w:sz w:val="24"/>
          <w:szCs w:val="24"/>
        </w:rPr>
        <w:t xml:space="preserve"> </w:t>
      </w:r>
      <w:r w:rsidR="008F362D">
        <w:rPr>
          <w:rFonts w:ascii="Times New Roman" w:hAnsi="Times New Roman" w:cs="Times New Roman"/>
          <w:color w:val="231F20"/>
          <w:sz w:val="24"/>
          <w:szCs w:val="24"/>
        </w:rPr>
        <w:t>[2</w:t>
      </w:r>
      <w:r w:rsidR="00E8715E">
        <w:rPr>
          <w:rFonts w:ascii="Times New Roman" w:hAnsi="Times New Roman" w:cs="Times New Roman"/>
          <w:color w:val="231F20"/>
          <w:sz w:val="24"/>
          <w:szCs w:val="24"/>
        </w:rPr>
        <w:t>1</w:t>
      </w:r>
      <w:r w:rsidR="008F362D">
        <w:rPr>
          <w:rFonts w:ascii="Times New Roman" w:hAnsi="Times New Roman" w:cs="Times New Roman"/>
          <w:color w:val="231F20"/>
          <w:sz w:val="24"/>
          <w:szCs w:val="24"/>
        </w:rPr>
        <w:t>]</w:t>
      </w:r>
      <w:r w:rsidR="00AF37D0">
        <w:rPr>
          <w:rFonts w:ascii="Times New Roman" w:hAnsi="Times New Roman" w:cs="Times New Roman"/>
          <w:color w:val="231F20"/>
          <w:sz w:val="24"/>
          <w:szCs w:val="24"/>
        </w:rPr>
        <w:t xml:space="preserve"> </w:t>
      </w:r>
      <w:r w:rsidR="006A2468">
        <w:rPr>
          <w:rFonts w:ascii="Times New Roman" w:hAnsi="Times New Roman" w:cs="Times New Roman"/>
          <w:color w:val="231F20"/>
          <w:sz w:val="24"/>
          <w:szCs w:val="24"/>
        </w:rPr>
        <w:t xml:space="preserve">Cuvier’s </w:t>
      </w:r>
      <w:r w:rsidR="005E09CE" w:rsidRPr="0066795A">
        <w:rPr>
          <w:rFonts w:ascii="Times New Roman" w:hAnsi="Times New Roman" w:cs="Times New Roman"/>
          <w:color w:val="231F20"/>
          <w:sz w:val="24"/>
          <w:szCs w:val="24"/>
        </w:rPr>
        <w:t>prestige</w:t>
      </w:r>
      <w:r w:rsidR="005E09CE">
        <w:rPr>
          <w:rFonts w:ascii="Times New Roman" w:hAnsi="Times New Roman" w:cs="Times New Roman"/>
          <w:color w:val="231F20"/>
          <w:sz w:val="24"/>
          <w:szCs w:val="24"/>
        </w:rPr>
        <w:t xml:space="preserve"> </w:t>
      </w:r>
      <w:r w:rsidR="008824A4">
        <w:rPr>
          <w:rFonts w:ascii="Times New Roman" w:hAnsi="Times New Roman" w:cs="Times New Roman"/>
          <w:color w:val="231F20"/>
          <w:sz w:val="24"/>
          <w:szCs w:val="24"/>
        </w:rPr>
        <w:t xml:space="preserve">helped </w:t>
      </w:r>
      <w:r w:rsidR="005E09CE" w:rsidRPr="0066795A">
        <w:rPr>
          <w:rFonts w:ascii="Times New Roman" w:hAnsi="Times New Roman" w:cs="Times New Roman"/>
          <w:color w:val="231F20"/>
          <w:sz w:val="24"/>
          <w:szCs w:val="24"/>
        </w:rPr>
        <w:t>extinction</w:t>
      </w:r>
      <w:r w:rsidR="007050C5">
        <w:rPr>
          <w:rFonts w:ascii="Times New Roman" w:hAnsi="Times New Roman" w:cs="Times New Roman"/>
          <w:color w:val="231F20"/>
          <w:sz w:val="24"/>
          <w:szCs w:val="24"/>
        </w:rPr>
        <w:t xml:space="preserve"> be</w:t>
      </w:r>
      <w:r w:rsidR="008824A4">
        <w:rPr>
          <w:rFonts w:ascii="Times New Roman" w:hAnsi="Times New Roman" w:cs="Times New Roman"/>
          <w:color w:val="231F20"/>
          <w:sz w:val="24"/>
          <w:szCs w:val="24"/>
        </w:rPr>
        <w:t>come</w:t>
      </w:r>
      <w:r w:rsidR="007050C5">
        <w:rPr>
          <w:rFonts w:ascii="Times New Roman" w:hAnsi="Times New Roman" w:cs="Times New Roman"/>
          <w:color w:val="231F20"/>
          <w:sz w:val="24"/>
          <w:szCs w:val="24"/>
        </w:rPr>
        <w:t xml:space="preserve"> accepted</w:t>
      </w:r>
      <w:r w:rsidR="005E09CE" w:rsidRPr="0066795A">
        <w:rPr>
          <w:rFonts w:ascii="Times New Roman" w:hAnsi="Times New Roman" w:cs="Times New Roman"/>
          <w:color w:val="231F20"/>
          <w:sz w:val="24"/>
          <w:szCs w:val="24"/>
        </w:rPr>
        <w:t xml:space="preserve"> as fact</w:t>
      </w:r>
      <w:r w:rsidR="007050C5">
        <w:rPr>
          <w:rFonts w:ascii="Times New Roman" w:hAnsi="Times New Roman" w:cs="Times New Roman"/>
          <w:color w:val="231F20"/>
          <w:sz w:val="24"/>
          <w:szCs w:val="24"/>
        </w:rPr>
        <w:t>. H</w:t>
      </w:r>
      <w:r w:rsidR="005E09CE">
        <w:rPr>
          <w:rFonts w:ascii="Times New Roman" w:hAnsi="Times New Roman" w:cs="Times New Roman"/>
          <w:color w:val="231F20"/>
          <w:sz w:val="24"/>
          <w:szCs w:val="24"/>
        </w:rPr>
        <w:t xml:space="preserve">is </w:t>
      </w:r>
      <w:r w:rsidR="006A2468">
        <w:rPr>
          <w:rFonts w:ascii="Times New Roman" w:hAnsi="Times New Roman" w:cs="Times New Roman"/>
          <w:color w:val="231F20"/>
          <w:sz w:val="24"/>
          <w:szCs w:val="24"/>
        </w:rPr>
        <w:t>work made mass extinctions and the forces that caused them accepted science</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Pr>
          <w:rFonts w:ascii="Times New Roman" w:hAnsi="Times New Roman" w:cs="Times New Roman"/>
          <w:color w:val="231F20"/>
          <w:sz w:val="24"/>
          <w:szCs w:val="24"/>
        </w:rPr>
        <w:t>a</w:t>
      </w:r>
      <w:r w:rsidR="00B4555B">
        <w:rPr>
          <w:color w:val="231F20"/>
        </w:rPr>
        <w:t>lthough t</w:t>
      </w:r>
      <w:r w:rsidR="00CA32D2">
        <w:rPr>
          <w:rFonts w:ascii="Times New Roman" w:hAnsi="Times New Roman" w:cs="Times New Roman"/>
          <w:color w:val="231F20"/>
          <w:sz w:val="24"/>
          <w:szCs w:val="24"/>
        </w:rPr>
        <w:t xml:space="preserve">oday we know </w:t>
      </w:r>
      <w:r w:rsidR="00B4555B">
        <w:rPr>
          <w:rFonts w:ascii="Times New Roman" w:hAnsi="Times New Roman" w:cs="Times New Roman"/>
          <w:color w:val="231F20"/>
          <w:sz w:val="24"/>
          <w:szCs w:val="24"/>
        </w:rPr>
        <w:t xml:space="preserve">that </w:t>
      </w:r>
      <w:r w:rsidR="00CA32D2">
        <w:rPr>
          <w:rFonts w:ascii="Times New Roman" w:hAnsi="Times New Roman" w:cs="Times New Roman"/>
          <w:color w:val="231F20"/>
          <w:sz w:val="24"/>
          <w:szCs w:val="24"/>
        </w:rPr>
        <w:t xml:space="preserve">many </w:t>
      </w:r>
      <w:r w:rsidR="009A2F03">
        <w:rPr>
          <w:rFonts w:ascii="Times New Roman" w:hAnsi="Times New Roman" w:cs="Times New Roman"/>
          <w:color w:val="231F20"/>
          <w:sz w:val="24"/>
          <w:szCs w:val="24"/>
        </w:rPr>
        <w:t xml:space="preserve">different </w:t>
      </w:r>
      <w:r w:rsidR="00CA32D2">
        <w:rPr>
          <w:rFonts w:ascii="Times New Roman" w:hAnsi="Times New Roman" w:cs="Times New Roman"/>
          <w:color w:val="231F20"/>
          <w:sz w:val="24"/>
          <w:szCs w:val="24"/>
        </w:rPr>
        <w:t>forces</w:t>
      </w:r>
      <w:r w:rsidR="009A2F03">
        <w:rPr>
          <w:rFonts w:ascii="Times New Roman" w:hAnsi="Times New Roman" w:cs="Times New Roman"/>
          <w:color w:val="231F20"/>
          <w:sz w:val="24"/>
          <w:szCs w:val="24"/>
        </w:rPr>
        <w:t>, not only extinctions,</w:t>
      </w:r>
      <w:r w:rsidR="00CA32D2">
        <w:rPr>
          <w:rFonts w:ascii="Times New Roman" w:hAnsi="Times New Roman" w:cs="Times New Roman"/>
          <w:color w:val="231F20"/>
          <w:sz w:val="24"/>
          <w:szCs w:val="24"/>
        </w:rPr>
        <w:t xml:space="preserve"> destroy fossils</w:t>
      </w:r>
      <w:r>
        <w:rPr>
          <w:rFonts w:ascii="Times New Roman" w:hAnsi="Times New Roman" w:cs="Times New Roman"/>
          <w:color w:val="231F20"/>
          <w:sz w:val="24"/>
          <w:szCs w:val="24"/>
        </w:rPr>
        <w:t>.</w:t>
      </w:r>
      <w:r w:rsidR="002421AF">
        <w:rPr>
          <w:rFonts w:ascii="Times New Roman" w:hAnsi="Times New Roman" w:cs="Times New Roman"/>
          <w:color w:val="231F20"/>
          <w:sz w:val="24"/>
          <w:szCs w:val="24"/>
        </w:rPr>
        <w:t xml:space="preserve"> </w:t>
      </w:r>
      <w:r w:rsidR="00EF5E4E">
        <w:rPr>
          <w:rFonts w:ascii="Times New Roman" w:hAnsi="Times New Roman" w:cs="Times New Roman"/>
          <w:color w:val="231F20"/>
          <w:sz w:val="24"/>
          <w:szCs w:val="24"/>
        </w:rPr>
        <w:t>Smith’s</w:t>
      </w:r>
      <w:r w:rsidR="00CA32D2">
        <w:rPr>
          <w:rFonts w:ascii="Times New Roman" w:hAnsi="Times New Roman" w:cs="Times New Roman"/>
          <w:color w:val="231F20"/>
          <w:sz w:val="24"/>
          <w:szCs w:val="24"/>
        </w:rPr>
        <w:t xml:space="preserve"> work </w:t>
      </w:r>
      <w:r w:rsidR="00EF5E4E">
        <w:rPr>
          <w:rFonts w:ascii="Times New Roman" w:hAnsi="Times New Roman" w:cs="Times New Roman"/>
          <w:color w:val="231F20"/>
          <w:sz w:val="24"/>
          <w:szCs w:val="24"/>
        </w:rPr>
        <w:t>was an early landmark in the field of geology</w:t>
      </w:r>
      <w:r w:rsidR="002421AF">
        <w:rPr>
          <w:rFonts w:ascii="Times New Roman" w:hAnsi="Times New Roman" w:cs="Times New Roman"/>
          <w:color w:val="231F20"/>
          <w:sz w:val="24"/>
          <w:szCs w:val="24"/>
        </w:rPr>
        <w:t xml:space="preserve"> and</w:t>
      </w:r>
      <w:r w:rsidR="00EF5E4E">
        <w:rPr>
          <w:rFonts w:ascii="Times New Roman" w:hAnsi="Times New Roman" w:cs="Times New Roman"/>
          <w:color w:val="231F20"/>
          <w:sz w:val="24"/>
          <w:szCs w:val="24"/>
        </w:rPr>
        <w:t xml:space="preserve"> Cuvier’s work </w:t>
      </w:r>
      <w:r w:rsidR="00CA32D2">
        <w:rPr>
          <w:rFonts w:ascii="Times New Roman" w:hAnsi="Times New Roman" w:cs="Times New Roman"/>
          <w:color w:val="231F20"/>
          <w:sz w:val="24"/>
          <w:szCs w:val="24"/>
        </w:rPr>
        <w:t>gave birth to the fields of paleontology and comparative anatomy.</w:t>
      </w:r>
    </w:p>
    <w:p w14:paraId="43A2B05E" w14:textId="5354CDC7" w:rsidR="00DE75D2" w:rsidRDefault="00DE75D2" w:rsidP="00CA32D2">
      <w:pPr>
        <w:pStyle w:val="BodyText"/>
        <w:tabs>
          <w:tab w:val="left" w:pos="720"/>
        </w:tabs>
        <w:spacing w:line="225" w:lineRule="auto"/>
        <w:ind w:right="-270"/>
        <w:rPr>
          <w:rFonts w:ascii="Times New Roman" w:hAnsi="Times New Roman" w:cs="Times New Roman"/>
          <w:color w:val="231F20"/>
          <w:sz w:val="24"/>
          <w:szCs w:val="24"/>
        </w:rPr>
      </w:pPr>
    </w:p>
    <w:p w14:paraId="4EC2B016" w14:textId="77777777" w:rsidR="00DE75D2" w:rsidRPr="00ED416C" w:rsidRDefault="00DE75D2" w:rsidP="00DE75D2">
      <w:pPr>
        <w:pStyle w:val="BodyText"/>
        <w:tabs>
          <w:tab w:val="left" w:pos="720"/>
        </w:tabs>
        <w:spacing w:line="225" w:lineRule="auto"/>
        <w:ind w:right="-270"/>
        <w:jc w:val="center"/>
        <w:rPr>
          <w:rFonts w:ascii="Times New Roman" w:hAnsi="Times New Roman" w:cs="Times New Roman"/>
          <w:b/>
          <w:bCs/>
          <w:vanish/>
          <w:color w:val="231F20"/>
          <w:sz w:val="24"/>
          <w:szCs w:val="24"/>
        </w:rPr>
      </w:pPr>
      <w:r>
        <w:rPr>
          <w:rFonts w:ascii="Times New Roman" w:hAnsi="Times New Roman" w:cs="Times New Roman"/>
          <w:b/>
          <w:bCs/>
          <w:color w:val="231F20"/>
          <w:sz w:val="24"/>
          <w:szCs w:val="24"/>
        </w:rPr>
        <w:t xml:space="preserve">Insert Try This 15.9 Comparing Anatomies </w:t>
      </w:r>
      <w:r>
        <w:rPr>
          <w:rFonts w:ascii="Times New Roman" w:hAnsi="Times New Roman" w:cs="Times New Roman"/>
          <w:b/>
          <w:bCs/>
          <w:vanish/>
          <w:color w:val="231F20"/>
          <w:sz w:val="24"/>
          <w:szCs w:val="24"/>
        </w:rPr>
        <w:t>erH</w:t>
      </w:r>
    </w:p>
    <w:p w14:paraId="1DEA226C" w14:textId="77777777" w:rsidR="00DE75D2" w:rsidRDefault="00DE75D2" w:rsidP="00DE75D2">
      <w:pPr>
        <w:pStyle w:val="BodyText"/>
        <w:tabs>
          <w:tab w:val="left" w:pos="720"/>
        </w:tabs>
        <w:spacing w:line="225" w:lineRule="auto"/>
        <w:ind w:right="-270"/>
        <w:rPr>
          <w:rFonts w:ascii="Times New Roman" w:hAnsi="Times New Roman" w:cs="Times New Roman"/>
          <w:b/>
          <w:bCs/>
          <w:color w:val="231F20"/>
          <w:sz w:val="24"/>
          <w:szCs w:val="24"/>
        </w:rPr>
      </w:pPr>
    </w:p>
    <w:p w14:paraId="3A374853" w14:textId="77777777" w:rsidR="00DE75D2" w:rsidRDefault="00DE75D2" w:rsidP="00DE75D2">
      <w:pPr>
        <w:pStyle w:val="NormalWeb"/>
        <w:shd w:val="clear" w:color="auto" w:fill="FFFFFF"/>
        <w:spacing w:before="0" w:beforeAutospacing="0" w:after="0" w:afterAutospacing="0"/>
        <w:rPr>
          <w:b/>
          <w:bCs/>
          <w:color w:val="231F20"/>
        </w:rPr>
      </w:pPr>
    </w:p>
    <w:p w14:paraId="75DE6FBE" w14:textId="77777777"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r>
        <w:rPr>
          <w:b/>
          <w:bCs/>
          <w:color w:val="231F20"/>
        </w:rPr>
        <w:tab/>
      </w:r>
      <w:r w:rsidRPr="007050C5">
        <w:rPr>
          <w:rFonts w:ascii="Times New Roman" w:hAnsi="Times New Roman" w:cs="Times New Roman"/>
          <w:color w:val="231F20"/>
          <w:sz w:val="24"/>
          <w:szCs w:val="24"/>
        </w:rPr>
        <w:t>From the 1800s forward, a</w:t>
      </w:r>
      <w:r>
        <w:rPr>
          <w:rFonts w:ascii="Times New Roman" w:hAnsi="Times New Roman" w:cs="Times New Roman"/>
          <w:color w:val="231F20"/>
          <w:sz w:val="24"/>
          <w:szCs w:val="24"/>
        </w:rPr>
        <w:t xml:space="preserve">s more and more fossils </w:t>
      </w:r>
      <w:r w:rsidRPr="007025BB">
        <w:rPr>
          <w:rFonts w:ascii="Times New Roman" w:hAnsi="Times New Roman" w:cs="Times New Roman"/>
          <w:color w:val="231F20"/>
          <w:sz w:val="24"/>
          <w:szCs w:val="24"/>
        </w:rPr>
        <w:t>were</w:t>
      </w:r>
      <w:r>
        <w:rPr>
          <w:rFonts w:ascii="Times New Roman" w:hAnsi="Times New Roman" w:cs="Times New Roman"/>
          <w:color w:val="231F20"/>
          <w:sz w:val="24"/>
          <w:szCs w:val="24"/>
        </w:rPr>
        <w:t xml:space="preserve"> excavated, the complexity of evolutionary chains became increasingly apparent. Today, the study of evolution has expanded, propelled by the use of advanced technologies that enable researchers to shed new light on fossils gathered long ago and driven by new biological sciences that have evolved from the fields of genetics and microbiology.</w:t>
      </w:r>
    </w:p>
    <w:p w14:paraId="7171B2D3" w14:textId="77777777"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p>
    <w:p w14:paraId="31E62A96" w14:textId="77777777" w:rsidR="00DE75D2" w:rsidRDefault="00DE75D2" w:rsidP="00DE75D2">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PART TWO</w:t>
      </w:r>
    </w:p>
    <w:p w14:paraId="65FC7F8D" w14:textId="77777777" w:rsidR="00DE75D2" w:rsidRDefault="00DE75D2" w:rsidP="00DE75D2">
      <w:pPr>
        <w:pStyle w:val="BodyText"/>
        <w:tabs>
          <w:tab w:val="left" w:pos="720"/>
        </w:tabs>
        <w:spacing w:line="225" w:lineRule="auto"/>
        <w:ind w:right="-270"/>
        <w:jc w:val="center"/>
        <w:rPr>
          <w:rFonts w:ascii="Times New Roman" w:hAnsi="Times New Roman" w:cs="Times New Roman"/>
          <w:b/>
          <w:bCs/>
          <w:color w:val="231F20"/>
          <w:sz w:val="24"/>
          <w:szCs w:val="24"/>
        </w:rPr>
      </w:pPr>
    </w:p>
    <w:p w14:paraId="22B633DE" w14:textId="77777777" w:rsidR="00DE75D2" w:rsidRDefault="00DE75D2" w:rsidP="00DE75D2">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FINDING FOSSILS: THE STORIES OF TWO TRIUMPHS</w:t>
      </w:r>
    </w:p>
    <w:p w14:paraId="42F097DA" w14:textId="77777777" w:rsidR="00DE75D2" w:rsidRDefault="00DE75D2" w:rsidP="00DE75D2">
      <w:pPr>
        <w:pStyle w:val="BodyText"/>
        <w:tabs>
          <w:tab w:val="left" w:pos="720"/>
        </w:tabs>
        <w:spacing w:line="225" w:lineRule="auto"/>
        <w:ind w:right="-270"/>
        <w:jc w:val="center"/>
        <w:rPr>
          <w:rFonts w:ascii="Times New Roman" w:hAnsi="Times New Roman" w:cs="Times New Roman"/>
          <w:b/>
          <w:bCs/>
          <w:color w:val="231F20"/>
          <w:sz w:val="24"/>
          <w:szCs w:val="24"/>
        </w:rPr>
      </w:pPr>
    </w:p>
    <w:p w14:paraId="22FE559F" w14:textId="6FB1D047"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The current age inherited: a trove of accurate Renaissance drawings of human anatomy; Leeuwenhoek’s pioneering work with microscopes; [5] William Smith’s insight that fossils were critical in determining the age of rock strata; and, Cuvier’s expertise in comparative anatomy. These early works </w:t>
      </w:r>
      <w:r w:rsidR="00A4774E">
        <w:rPr>
          <w:rFonts w:ascii="Times New Roman" w:hAnsi="Times New Roman" w:cs="Times New Roman"/>
          <w:color w:val="231F20"/>
          <w:sz w:val="24"/>
          <w:szCs w:val="24"/>
        </w:rPr>
        <w:t>led to</w:t>
      </w:r>
      <w:r>
        <w:rPr>
          <w:rFonts w:ascii="Times New Roman" w:hAnsi="Times New Roman" w:cs="Times New Roman"/>
          <w:color w:val="231F20"/>
          <w:sz w:val="24"/>
          <w:szCs w:val="24"/>
        </w:rPr>
        <w:t xml:space="preserve"> increasingly sophisticated techniques. Today, work by many specialists increasingly merges: archaeologists, anthropologists, paleontologists, evolutionary biologists, paleoanthropologists, geologists, chemists, climatologists, microbiologists, comparative anatomists, geneticists, photographers, and cinematographers. </w:t>
      </w:r>
    </w:p>
    <w:p w14:paraId="12277CEC" w14:textId="1E35EFBB"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p>
    <w:p w14:paraId="163A97CD" w14:textId="7B6ED3BE" w:rsidR="00AE2D7C" w:rsidRDefault="00AE2D7C" w:rsidP="00AE2D7C">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The What and the How of Fossil Hunting</w:t>
      </w:r>
    </w:p>
    <w:p w14:paraId="65BE22EC" w14:textId="77777777" w:rsidR="00AE2D7C" w:rsidRPr="00AE2D7C" w:rsidRDefault="00AE2D7C" w:rsidP="00DE75D2">
      <w:pPr>
        <w:pStyle w:val="BodyText"/>
        <w:tabs>
          <w:tab w:val="left" w:pos="720"/>
        </w:tabs>
        <w:spacing w:line="225" w:lineRule="auto"/>
        <w:ind w:right="-270"/>
        <w:rPr>
          <w:rFonts w:ascii="Times New Roman" w:hAnsi="Times New Roman" w:cs="Times New Roman"/>
          <w:b/>
          <w:bCs/>
          <w:color w:val="231F20"/>
          <w:sz w:val="24"/>
          <w:szCs w:val="24"/>
        </w:rPr>
      </w:pPr>
    </w:p>
    <w:p w14:paraId="0FF01A24" w14:textId="39558F7F" w:rsidR="00DE75D2" w:rsidRDefault="00DE75D2" w:rsidP="00DE75D2">
      <w:pPr>
        <w:widowControl/>
        <w:shd w:val="clear" w:color="auto" w:fill="FFFFFF"/>
        <w:autoSpaceDE/>
        <w:autoSpaceDN/>
        <w:ind w:firstLine="720"/>
        <w:rPr>
          <w:rFonts w:ascii="Times New Roman" w:hAnsi="Times New Roman" w:cs="Times New Roman"/>
          <w:color w:val="1C1D1E"/>
          <w:sz w:val="24"/>
          <w:szCs w:val="24"/>
          <w:shd w:val="clear" w:color="auto" w:fill="FFFFFF"/>
        </w:rPr>
      </w:pPr>
      <w:r w:rsidRPr="00B10510">
        <w:rPr>
          <w:rFonts w:ascii="Times New Roman" w:hAnsi="Times New Roman" w:cs="Times New Roman"/>
          <w:color w:val="231F20"/>
          <w:sz w:val="24"/>
          <w:szCs w:val="24"/>
        </w:rPr>
        <w:t xml:space="preserve">Around 1950, with the urging of </w:t>
      </w:r>
      <w:r>
        <w:rPr>
          <w:rFonts w:ascii="Times New Roman" w:hAnsi="Times New Roman" w:cs="Times New Roman"/>
          <w:color w:val="231F20"/>
          <w:sz w:val="24"/>
          <w:szCs w:val="24"/>
        </w:rPr>
        <w:t xml:space="preserve">the </w:t>
      </w:r>
      <w:r w:rsidRPr="00B10510">
        <w:rPr>
          <w:rFonts w:ascii="Times New Roman" w:hAnsi="Times New Roman" w:cs="Times New Roman"/>
          <w:color w:val="231F20"/>
          <w:sz w:val="24"/>
          <w:szCs w:val="24"/>
        </w:rPr>
        <w:t xml:space="preserve">foremost physical anthropologist </w:t>
      </w:r>
      <w:r w:rsidRPr="00B040A7">
        <w:rPr>
          <w:rFonts w:ascii="Times New Roman" w:hAnsi="Times New Roman" w:cs="Times New Roman"/>
          <w:b/>
          <w:bCs/>
          <w:color w:val="231F20"/>
          <w:sz w:val="24"/>
          <w:szCs w:val="24"/>
        </w:rPr>
        <w:t>Sherwood Washburn</w:t>
      </w:r>
      <w:r w:rsidRPr="00B10510">
        <w:rPr>
          <w:rFonts w:ascii="Times New Roman" w:hAnsi="Times New Roman" w:cs="Times New Roman"/>
          <w:color w:val="231F20"/>
          <w:sz w:val="24"/>
          <w:szCs w:val="24"/>
        </w:rPr>
        <w:t>,</w:t>
      </w:r>
      <w:r>
        <w:rPr>
          <w:rFonts w:ascii="Times New Roman" w:hAnsi="Times New Roman" w:cs="Times New Roman"/>
          <w:color w:val="231F20"/>
          <w:sz w:val="24"/>
          <w:szCs w:val="24"/>
        </w:rPr>
        <w:t xml:space="preserve"> (1911-2000),</w:t>
      </w:r>
      <w:r w:rsidRPr="00B10510">
        <w:rPr>
          <w:rFonts w:ascii="Times New Roman" w:hAnsi="Times New Roman" w:cs="Times New Roman"/>
          <w:color w:val="231F20"/>
          <w:sz w:val="24"/>
          <w:szCs w:val="24"/>
        </w:rPr>
        <w:t xml:space="preserve"> the study of evolution changed from measuring and classifying to understanding the processes and mechanisms that cause evolutionary change. As a result, the field today</w:t>
      </w:r>
      <w:r w:rsidRPr="00B10510">
        <w:rPr>
          <w:rFonts w:ascii="Times New Roman" w:hAnsi="Times New Roman" w:cs="Times New Roman"/>
          <w:color w:val="1C1D1E"/>
          <w:sz w:val="24"/>
          <w:szCs w:val="24"/>
          <w:shd w:val="clear" w:color="auto" w:fill="FFFFFF"/>
        </w:rPr>
        <w:t xml:space="preserve"> uses “</w:t>
      </w:r>
      <w:r w:rsidRPr="007B7FBA">
        <w:rPr>
          <w:rFonts w:ascii="Times New Roman" w:hAnsi="Times New Roman" w:cs="Times New Roman"/>
          <w:i/>
          <w:iCs/>
          <w:color w:val="1C1D1E"/>
          <w:sz w:val="24"/>
          <w:szCs w:val="24"/>
          <w:shd w:val="clear" w:color="auto" w:fill="FFFFFF"/>
        </w:rPr>
        <w:t>multi</w:t>
      </w:r>
      <w:r w:rsidRPr="00B10510">
        <w:rPr>
          <w:rFonts w:ascii="Times New Roman" w:hAnsi="Times New Roman" w:cs="Times New Roman"/>
          <w:color w:val="1C1D1E"/>
          <w:sz w:val="24"/>
          <w:szCs w:val="24"/>
          <w:shd w:val="clear" w:color="auto" w:fill="FFFFFF"/>
        </w:rPr>
        <w:t xml:space="preserve">disciplinary and </w:t>
      </w:r>
      <w:r w:rsidRPr="007B7FBA">
        <w:rPr>
          <w:rFonts w:ascii="Times New Roman" w:hAnsi="Times New Roman" w:cs="Times New Roman"/>
          <w:i/>
          <w:iCs/>
          <w:color w:val="1C1D1E"/>
          <w:sz w:val="24"/>
          <w:szCs w:val="24"/>
          <w:shd w:val="clear" w:color="auto" w:fill="FFFFFF"/>
        </w:rPr>
        <w:t>inter</w:t>
      </w:r>
      <w:r w:rsidRPr="00B10510">
        <w:rPr>
          <w:rFonts w:ascii="Times New Roman" w:hAnsi="Times New Roman" w:cs="Times New Roman"/>
          <w:color w:val="1C1D1E"/>
          <w:sz w:val="24"/>
          <w:szCs w:val="24"/>
          <w:shd w:val="clear" w:color="auto" w:fill="FFFFFF"/>
        </w:rPr>
        <w:t>disciplinary approaches to understand</w:t>
      </w:r>
      <w:r>
        <w:rPr>
          <w:rFonts w:ascii="Times New Roman" w:hAnsi="Times New Roman" w:cs="Times New Roman"/>
          <w:color w:val="1C1D1E"/>
          <w:sz w:val="24"/>
          <w:szCs w:val="24"/>
          <w:shd w:val="clear" w:color="auto" w:fill="FFFFFF"/>
        </w:rPr>
        <w:t xml:space="preserve"> </w:t>
      </w:r>
      <w:r w:rsidRPr="00B10510">
        <w:rPr>
          <w:rFonts w:ascii="Times New Roman" w:hAnsi="Times New Roman" w:cs="Times New Roman"/>
          <w:color w:val="1C1D1E"/>
          <w:sz w:val="24"/>
          <w:szCs w:val="24"/>
          <w:shd w:val="clear" w:color="auto" w:fill="FFFFFF"/>
        </w:rPr>
        <w:t xml:space="preserve">human behavior, biology, and history.” The shift was profound–from mainly biological </w:t>
      </w:r>
      <w:r>
        <w:rPr>
          <w:rFonts w:ascii="Times New Roman" w:hAnsi="Times New Roman" w:cs="Times New Roman"/>
          <w:color w:val="1C1D1E"/>
          <w:sz w:val="24"/>
          <w:szCs w:val="24"/>
          <w:shd w:val="clear" w:color="auto" w:fill="FFFFFF"/>
        </w:rPr>
        <w:t xml:space="preserve">analysis </w:t>
      </w:r>
      <w:r w:rsidRPr="00B10510">
        <w:rPr>
          <w:rFonts w:ascii="Times New Roman" w:hAnsi="Times New Roman" w:cs="Times New Roman"/>
          <w:color w:val="1C1D1E"/>
          <w:sz w:val="24"/>
          <w:szCs w:val="24"/>
          <w:shd w:val="clear" w:color="auto" w:fill="FFFFFF"/>
        </w:rPr>
        <w:t>to equally</w:t>
      </w:r>
      <w:r>
        <w:rPr>
          <w:rFonts w:ascii="Times New Roman" w:hAnsi="Times New Roman" w:cs="Times New Roman"/>
          <w:color w:val="1C1D1E"/>
          <w:sz w:val="24"/>
          <w:szCs w:val="24"/>
          <w:shd w:val="clear" w:color="auto" w:fill="FFFFFF"/>
        </w:rPr>
        <w:t xml:space="preserve"> important</w:t>
      </w:r>
      <w:r w:rsidRPr="00B10510">
        <w:rPr>
          <w:rFonts w:ascii="Times New Roman" w:hAnsi="Times New Roman" w:cs="Times New Roman"/>
          <w:color w:val="1C1D1E"/>
          <w:sz w:val="24"/>
          <w:szCs w:val="24"/>
          <w:shd w:val="clear" w:color="auto" w:fill="FFFFFF"/>
        </w:rPr>
        <w:t xml:space="preserve"> sociological</w:t>
      </w:r>
      <w:r>
        <w:rPr>
          <w:rFonts w:ascii="Times New Roman" w:hAnsi="Times New Roman" w:cs="Times New Roman"/>
          <w:color w:val="1C1D1E"/>
          <w:sz w:val="24"/>
          <w:szCs w:val="24"/>
          <w:shd w:val="clear" w:color="auto" w:fill="FFFFFF"/>
        </w:rPr>
        <w:t xml:space="preserve"> analysis;</w:t>
      </w:r>
      <w:r w:rsidRPr="00B10510">
        <w:rPr>
          <w:rFonts w:ascii="Times New Roman" w:hAnsi="Times New Roman" w:cs="Times New Roman"/>
          <w:color w:val="1C1D1E"/>
          <w:sz w:val="24"/>
          <w:szCs w:val="24"/>
          <w:shd w:val="clear" w:color="auto" w:fill="FFFFFF"/>
        </w:rPr>
        <w:t xml:space="preserve"> in other words, understand </w:t>
      </w:r>
      <w:r>
        <w:rPr>
          <w:rFonts w:ascii="Times New Roman" w:hAnsi="Times New Roman" w:cs="Times New Roman"/>
          <w:color w:val="1C1D1E"/>
          <w:sz w:val="24"/>
          <w:szCs w:val="24"/>
          <w:shd w:val="clear" w:color="auto" w:fill="FFFFFF"/>
        </w:rPr>
        <w:t xml:space="preserve">not only what early lifeforms look like but also </w:t>
      </w:r>
      <w:r w:rsidRPr="00B10510">
        <w:rPr>
          <w:rFonts w:ascii="Times New Roman" w:hAnsi="Times New Roman" w:cs="Times New Roman"/>
          <w:color w:val="1C1D1E"/>
          <w:sz w:val="24"/>
          <w:szCs w:val="24"/>
          <w:shd w:val="clear" w:color="auto" w:fill="FFFFFF"/>
        </w:rPr>
        <w:t xml:space="preserve">as much as possible who fossils </w:t>
      </w:r>
      <w:r w:rsidRPr="001B080D">
        <w:rPr>
          <w:rFonts w:ascii="Times New Roman" w:hAnsi="Times New Roman" w:cs="Times New Roman"/>
          <w:i/>
          <w:iCs/>
          <w:color w:val="1C1D1E"/>
          <w:sz w:val="24"/>
          <w:szCs w:val="24"/>
          <w:shd w:val="clear" w:color="auto" w:fill="FFFFFF"/>
        </w:rPr>
        <w:t>were</w:t>
      </w:r>
      <w:r w:rsidRPr="00B10510">
        <w:rPr>
          <w:rFonts w:ascii="Times New Roman" w:hAnsi="Times New Roman" w:cs="Times New Roman"/>
          <w:color w:val="1C1D1E"/>
          <w:sz w:val="24"/>
          <w:szCs w:val="24"/>
          <w:shd w:val="clear" w:color="auto" w:fill="FFFFFF"/>
        </w:rPr>
        <w:t xml:space="preserve"> and how they lived their lives. [</w:t>
      </w:r>
      <w:r>
        <w:rPr>
          <w:rFonts w:ascii="Times New Roman" w:hAnsi="Times New Roman" w:cs="Times New Roman"/>
          <w:color w:val="1C1D1E"/>
          <w:sz w:val="24"/>
          <w:szCs w:val="24"/>
          <w:shd w:val="clear" w:color="auto" w:fill="FFFFFF"/>
        </w:rPr>
        <w:t xml:space="preserve">28] Research by Prof. Erik Trinkhaus (pp. x-x) on Neanderthal Man exemplifies the kind of research that Washburn urged. </w:t>
      </w:r>
      <w:r w:rsidR="00596894">
        <w:rPr>
          <w:rFonts w:ascii="Times New Roman" w:hAnsi="Times New Roman" w:cs="Times New Roman"/>
          <w:color w:val="1C1D1E"/>
          <w:sz w:val="24"/>
          <w:szCs w:val="24"/>
          <w:shd w:val="clear" w:color="auto" w:fill="FFFFFF"/>
        </w:rPr>
        <w:t>[</w:t>
      </w:r>
      <w:r>
        <w:rPr>
          <w:rFonts w:ascii="Times New Roman" w:hAnsi="Times New Roman" w:cs="Times New Roman"/>
          <w:color w:val="1C1D1E"/>
          <w:sz w:val="24"/>
          <w:szCs w:val="24"/>
          <w:shd w:val="clear" w:color="auto" w:fill="FFFFFF"/>
        </w:rPr>
        <w:t>29</w:t>
      </w:r>
      <w:r w:rsidR="00596894">
        <w:rPr>
          <w:rFonts w:ascii="Times New Roman" w:hAnsi="Times New Roman" w:cs="Times New Roman"/>
          <w:color w:val="1C1D1E"/>
          <w:sz w:val="24"/>
          <w:szCs w:val="24"/>
          <w:shd w:val="clear" w:color="auto" w:fill="FFFFFF"/>
        </w:rPr>
        <w:t>]</w:t>
      </w:r>
    </w:p>
    <w:p w14:paraId="09279798" w14:textId="77777777" w:rsidR="00DE75D2" w:rsidRPr="00C71E2E" w:rsidRDefault="00DE75D2" w:rsidP="00DE75D2">
      <w:pPr>
        <w:widowControl/>
        <w:shd w:val="clear" w:color="auto" w:fill="FFFFFF"/>
        <w:autoSpaceDE/>
        <w:autoSpaceDN/>
        <w:ind w:firstLine="720"/>
        <w:rPr>
          <w:rFonts w:ascii="Times New Roman" w:eastAsia="Times New Roman" w:hAnsi="Times New Roman" w:cs="Times New Roman"/>
          <w:color w:val="000000"/>
          <w:sz w:val="24"/>
          <w:szCs w:val="24"/>
        </w:rPr>
      </w:pPr>
      <w:r>
        <w:rPr>
          <w:rFonts w:ascii="Times New Roman" w:hAnsi="Times New Roman" w:cs="Times New Roman"/>
          <w:color w:val="1C1D1E"/>
          <w:sz w:val="24"/>
          <w:szCs w:val="24"/>
          <w:shd w:val="clear" w:color="auto" w:fill="FFFFFF"/>
        </w:rPr>
        <w:t>In the meantime, in the 1970s and 1990s major fossil discoveries were made. Here we read about two:</w:t>
      </w:r>
      <w:r>
        <w:rPr>
          <w:rFonts w:ascii="Times New Roman" w:eastAsia="Times New Roman" w:hAnsi="Times New Roman" w:cs="Times New Roman"/>
          <w:color w:val="000000"/>
          <w:sz w:val="24"/>
          <w:szCs w:val="24"/>
        </w:rPr>
        <w:t xml:space="preserve"> “Lucy,” </w:t>
      </w:r>
      <w:r>
        <w:rPr>
          <w:rFonts w:ascii="Times New Roman" w:eastAsia="Times New Roman" w:hAnsi="Times New Roman" w:cs="Times New Roman"/>
          <w:i/>
          <w:iCs/>
          <w:color w:val="000000"/>
          <w:sz w:val="24"/>
          <w:szCs w:val="24"/>
        </w:rPr>
        <w:t>Australopithecus afarensis,</w:t>
      </w:r>
      <w:r>
        <w:rPr>
          <w:rFonts w:ascii="Times New Roman" w:eastAsia="Times New Roman" w:hAnsi="Times New Roman" w:cs="Times New Roman"/>
          <w:color w:val="000000"/>
          <w:sz w:val="24"/>
          <w:szCs w:val="24"/>
        </w:rPr>
        <w:t xml:space="preserve">* from about 3 million years ago, and “Ardi,” </w:t>
      </w:r>
      <w:r>
        <w:rPr>
          <w:rFonts w:ascii="Times New Roman" w:eastAsia="Times New Roman" w:hAnsi="Times New Roman" w:cs="Times New Roman"/>
          <w:i/>
          <w:iCs/>
          <w:color w:val="000000"/>
          <w:sz w:val="24"/>
          <w:szCs w:val="24"/>
        </w:rPr>
        <w:t>Ardipithecus ramidus</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from about 4 million years ago.</w:t>
      </w:r>
    </w:p>
    <w:p w14:paraId="4EEF64C1" w14:textId="77777777" w:rsidR="00DE75D2" w:rsidRDefault="00DE75D2" w:rsidP="00DE75D2">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sidRPr="00450BA2">
        <w:rPr>
          <w:rFonts w:ascii="Times New Roman" w:eastAsia="Times New Roman" w:hAnsi="Times New Roman" w:cs="Times New Roman"/>
          <w:color w:val="000000"/>
          <w:sz w:val="20"/>
          <w:szCs w:val="20"/>
        </w:rPr>
        <w:t>*australo: southern; pithecus: ape; afarensis: fossils found in Ethiopia</w:t>
      </w:r>
    </w:p>
    <w:p w14:paraId="50F92557" w14:textId="77777777" w:rsidR="00DE75D2" w:rsidRDefault="00DE75D2" w:rsidP="00DE75D2">
      <w:pPr>
        <w:rPr>
          <w:rFonts w:ascii="Times New Roman" w:eastAsia="Times New Roman" w:hAnsi="Times New Roman" w:cs="Times New Roman"/>
          <w:color w:val="000000"/>
          <w:sz w:val="20"/>
          <w:szCs w:val="20"/>
        </w:rPr>
      </w:pPr>
      <w:r w:rsidRPr="00450BA2">
        <w:rPr>
          <w:rFonts w:ascii="Times New Roman" w:eastAsia="Times New Roman" w:hAnsi="Times New Roman" w:cs="Times New Roman"/>
          <w:color w:val="000000"/>
          <w:sz w:val="20"/>
          <w:szCs w:val="20"/>
        </w:rPr>
        <w:t>** ardi: foundation; pithecus: ape; ramidus: root</w:t>
      </w:r>
    </w:p>
    <w:p w14:paraId="011A63A9" w14:textId="77777777" w:rsidR="00DE75D2" w:rsidRDefault="00DE75D2" w:rsidP="00DE75D2">
      <w:pPr>
        <w:rPr>
          <w:rFonts w:ascii="Times New Roman" w:eastAsia="Times New Roman" w:hAnsi="Times New Roman" w:cs="Times New Roman"/>
          <w:color w:val="000000"/>
          <w:sz w:val="20"/>
          <w:szCs w:val="20"/>
        </w:rPr>
      </w:pPr>
    </w:p>
    <w:p w14:paraId="43B1342A" w14:textId="7D6102B1" w:rsidR="002A3D94" w:rsidRDefault="002A3D94" w:rsidP="002A3D94">
      <w:pPr>
        <w:jc w:val="center"/>
        <w:rPr>
          <w:rFonts w:ascii="Times New Roman" w:eastAsia="Times New Roman" w:hAnsi="Times New Roman" w:cs="Times New Roman"/>
          <w:b/>
          <w:bCs/>
          <w:color w:val="000000"/>
          <w:sz w:val="24"/>
          <w:szCs w:val="24"/>
        </w:rPr>
      </w:pPr>
      <w:r w:rsidRPr="002A3D94">
        <w:rPr>
          <w:rFonts w:ascii="Times New Roman" w:eastAsia="Times New Roman" w:hAnsi="Times New Roman" w:cs="Times New Roman"/>
          <w:b/>
          <w:bCs/>
          <w:color w:val="000000"/>
          <w:sz w:val="24"/>
          <w:szCs w:val="24"/>
        </w:rPr>
        <w:t>I</w:t>
      </w:r>
      <w:r w:rsidR="00B34CAA">
        <w:rPr>
          <w:rFonts w:ascii="Times New Roman" w:eastAsia="Times New Roman" w:hAnsi="Times New Roman" w:cs="Times New Roman"/>
          <w:b/>
          <w:bCs/>
          <w:color w:val="000000"/>
          <w:sz w:val="24"/>
          <w:szCs w:val="24"/>
        </w:rPr>
        <w:t>nsert Figure</w:t>
      </w:r>
      <w:r w:rsidRPr="002A3D94">
        <w:rPr>
          <w:rFonts w:ascii="Times New Roman" w:eastAsia="Times New Roman" w:hAnsi="Times New Roman" w:cs="Times New Roman"/>
          <w:b/>
          <w:bCs/>
          <w:color w:val="000000"/>
          <w:sz w:val="24"/>
          <w:szCs w:val="24"/>
        </w:rPr>
        <w:t xml:space="preserve"> 15.8 Here: Lucy </w:t>
      </w:r>
      <w:r w:rsidR="00B13DE4">
        <w:rPr>
          <w:rFonts w:ascii="Times New Roman" w:eastAsia="Times New Roman" w:hAnsi="Times New Roman" w:cs="Times New Roman"/>
          <w:b/>
          <w:bCs/>
          <w:color w:val="000000"/>
          <w:sz w:val="24"/>
          <w:szCs w:val="24"/>
        </w:rPr>
        <w:t xml:space="preserve">Fossils Laid Out As </w:t>
      </w:r>
      <w:r w:rsidR="00DA0A37">
        <w:rPr>
          <w:rFonts w:ascii="Times New Roman" w:eastAsia="Times New Roman" w:hAnsi="Times New Roman" w:cs="Times New Roman"/>
          <w:b/>
          <w:bCs/>
          <w:color w:val="000000"/>
          <w:sz w:val="24"/>
          <w:szCs w:val="24"/>
        </w:rPr>
        <w:t xml:space="preserve">a </w:t>
      </w:r>
      <w:r w:rsidR="00B13DE4">
        <w:rPr>
          <w:rFonts w:ascii="Times New Roman" w:eastAsia="Times New Roman" w:hAnsi="Times New Roman" w:cs="Times New Roman"/>
          <w:b/>
          <w:bCs/>
          <w:color w:val="000000"/>
          <w:sz w:val="24"/>
          <w:szCs w:val="24"/>
        </w:rPr>
        <w:t>Skeleton</w:t>
      </w:r>
    </w:p>
    <w:p w14:paraId="2D6CA6C6" w14:textId="10297532" w:rsidR="00AF1070" w:rsidRDefault="00AF1070" w:rsidP="002A3D94">
      <w:pPr>
        <w:jc w:val="center"/>
        <w:rPr>
          <w:rFonts w:ascii="Times New Roman" w:eastAsia="Times New Roman" w:hAnsi="Times New Roman" w:cs="Times New Roman"/>
          <w:b/>
          <w:bCs/>
          <w:color w:val="000000"/>
          <w:sz w:val="24"/>
          <w:szCs w:val="24"/>
        </w:rPr>
      </w:pPr>
    </w:p>
    <w:p w14:paraId="2181AAD9" w14:textId="22265633" w:rsidR="000D46E6" w:rsidRDefault="000D46E6" w:rsidP="002A3D94">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Insert Try This 15.10: Examining Lucy</w:t>
      </w:r>
    </w:p>
    <w:p w14:paraId="33C59DA6" w14:textId="77777777" w:rsidR="000D46E6" w:rsidRDefault="000D46E6" w:rsidP="002A3D94">
      <w:pPr>
        <w:jc w:val="center"/>
        <w:rPr>
          <w:rFonts w:ascii="Times New Roman" w:eastAsia="Times New Roman" w:hAnsi="Times New Roman" w:cs="Times New Roman"/>
          <w:b/>
          <w:bCs/>
          <w:color w:val="000000"/>
          <w:sz w:val="24"/>
          <w:szCs w:val="24"/>
        </w:rPr>
      </w:pPr>
    </w:p>
    <w:p w14:paraId="1433A488" w14:textId="7CD2FF33" w:rsidR="002A3D94" w:rsidRPr="0083303F" w:rsidRDefault="002A3D94" w:rsidP="0083303F">
      <w:pPr>
        <w:rPr>
          <w:rFonts w:ascii="Times New Roman" w:hAnsi="Times New Roman" w:cs="Times New Roman"/>
          <w:b/>
          <w:bCs/>
          <w:color w:val="FF0000"/>
        </w:rPr>
      </w:pPr>
      <w:r>
        <w:rPr>
          <w:rFonts w:ascii="Times New Roman" w:eastAsia="Times New Roman" w:hAnsi="Times New Roman" w:cs="Times New Roman"/>
          <w:b/>
          <w:bCs/>
          <w:color w:val="0D0D0D" w:themeColor="text1" w:themeTint="F2"/>
          <w:sz w:val="24"/>
          <w:szCs w:val="24"/>
        </w:rPr>
        <w:t xml:space="preserve">Caption: </w:t>
      </w:r>
      <w:r w:rsidRPr="0074065D">
        <w:rPr>
          <w:rFonts w:ascii="Times New Roman" w:hAnsi="Times New Roman" w:cs="Times New Roman"/>
          <w:sz w:val="24"/>
          <w:szCs w:val="24"/>
        </w:rPr>
        <w:t>The handsome young fossil hunter, Donald Johanson, finds “Lucy,” the first find of a link to an important species in the chain to the ancestry of humans. As Don released Lucy from her matrix of rock and sediment, he heard her whisper: “</w:t>
      </w:r>
      <w:del w:id="6" w:author="Ann Lewin-Benham" w:date="2021-12-07T14:43:00Z">
        <w:r w:rsidRPr="0074065D" w:rsidDel="0067712B">
          <w:rPr>
            <w:rFonts w:ascii="Times New Roman" w:hAnsi="Times New Roman" w:cs="Times New Roman"/>
            <w:sz w:val="24"/>
            <w:szCs w:val="24"/>
          </w:rPr>
          <w:delText>“</w:delText>
        </w:r>
      </w:del>
      <w:r w:rsidRPr="0074065D">
        <w:rPr>
          <w:rFonts w:ascii="Times New Roman" w:hAnsi="Times New Roman" w:cs="Times New Roman"/>
          <w:sz w:val="24"/>
          <w:szCs w:val="24"/>
        </w:rPr>
        <w:t>A DON is what I’ve been awaiting for 3 million years! To join your beauty to my fame and forever we’ll be linked: You and my name.”</w:t>
      </w:r>
      <w:r w:rsidR="005319DE">
        <w:rPr>
          <w:rFonts w:ascii="Times New Roman" w:hAnsi="Times New Roman" w:cs="Times New Roman"/>
          <w:sz w:val="24"/>
          <w:szCs w:val="24"/>
        </w:rPr>
        <w:t xml:space="preserve"> </w:t>
      </w:r>
      <w:r w:rsidR="006A4603">
        <w:rPr>
          <w:rFonts w:ascii="Times New Roman" w:hAnsi="Times New Roman" w:cs="Times New Roman"/>
          <w:sz w:val="24"/>
          <w:szCs w:val="24"/>
        </w:rPr>
        <w:t xml:space="preserve"> </w:t>
      </w:r>
      <w:r>
        <w:rPr>
          <w:rFonts w:ascii="Times New Roman" w:hAnsi="Times New Roman" w:cs="Times New Roman"/>
          <w:sz w:val="24"/>
          <w:szCs w:val="24"/>
        </w:rPr>
        <w:t xml:space="preserve">Few romances have been stronger. </w:t>
      </w:r>
      <w:r w:rsidRPr="0083303F">
        <w:rPr>
          <w:rFonts w:ascii="Times New Roman" w:hAnsi="Times New Roman" w:cs="Times New Roman"/>
          <w:b/>
          <w:bCs/>
          <w:color w:val="FF0000"/>
        </w:rPr>
        <w:t>BRILL: NEED ATTRIBUTION FOR THE QUOTE</w:t>
      </w:r>
    </w:p>
    <w:p w14:paraId="730A845A" w14:textId="1C3BB77F" w:rsidR="002A3D94" w:rsidRPr="002A3D94" w:rsidRDefault="002A3D94" w:rsidP="002A3D94">
      <w:pPr>
        <w:rPr>
          <w:rFonts w:ascii="Times New Roman" w:eastAsia="Times New Roman" w:hAnsi="Times New Roman" w:cs="Times New Roman"/>
          <w:b/>
          <w:bCs/>
          <w:color w:val="000000"/>
          <w:sz w:val="24"/>
          <w:szCs w:val="24"/>
        </w:rPr>
      </w:pPr>
    </w:p>
    <w:p w14:paraId="0DC0F8FE" w14:textId="77777777" w:rsidR="002A3D94" w:rsidRDefault="002A3D94" w:rsidP="00DE75D2">
      <w:pPr>
        <w:rPr>
          <w:rFonts w:ascii="Times New Roman" w:eastAsia="Times New Roman" w:hAnsi="Times New Roman" w:cs="Times New Roman"/>
          <w:color w:val="000000"/>
          <w:sz w:val="24"/>
          <w:szCs w:val="24"/>
        </w:rPr>
      </w:pPr>
    </w:p>
    <w:p w14:paraId="6C6DF0D5" w14:textId="002B073A" w:rsidR="00DE75D2" w:rsidRPr="00FE34C6" w:rsidRDefault="00725398" w:rsidP="00DE75D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David L. Brill</w:t>
      </w:r>
      <w:r w:rsidR="00DE75D2">
        <w:rPr>
          <w:rFonts w:ascii="Times New Roman" w:eastAsia="Times New Roman" w:hAnsi="Times New Roman" w:cs="Times New Roman"/>
          <w:color w:val="000000"/>
          <w:sz w:val="24"/>
          <w:szCs w:val="24"/>
        </w:rPr>
        <w:t>, who photographically documented the dramatic discoveries in the East African Rift Valley’s prolific fossil bearing areas, explains:</w:t>
      </w:r>
    </w:p>
    <w:p w14:paraId="50BCFC30" w14:textId="77777777" w:rsidR="00DE75D2" w:rsidRPr="00254B9F" w:rsidRDefault="00DE75D2" w:rsidP="00DE75D2">
      <w:pPr>
        <w:jc w:val="center"/>
        <w:rPr>
          <w:rFonts w:ascii="Times New Roman" w:hAnsi="Times New Roman" w:cs="Times New Roman"/>
          <w:b/>
          <w:bCs/>
          <w:sz w:val="24"/>
          <w:szCs w:val="24"/>
        </w:rPr>
      </w:pPr>
    </w:p>
    <w:p w14:paraId="7D239686" w14:textId="73AF7F61" w:rsidR="00DE75D2" w:rsidRDefault="00DE75D2" w:rsidP="00DE75D2">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In the last one hundred years, the study in human origins and the evidentiary fossils that carry our progenitor’s bones millions of years into the present, has progressed dramatically. Initially, only a very few</w:t>
      </w:r>
      <w:r>
        <w:rPr>
          <w:rFonts w:ascii="Times New Roman" w:eastAsia="Times New Roman" w:hAnsi="Times New Roman" w:cs="Times New Roman"/>
          <w:sz w:val="24"/>
          <w:szCs w:val="24"/>
        </w:rPr>
        <w:t xml:space="preserve"> researchers</w:t>
      </w:r>
      <w:r w:rsidRPr="009A4047">
        <w:rPr>
          <w:rFonts w:ascii="Times New Roman" w:eastAsia="Times New Roman" w:hAnsi="Times New Roman" w:cs="Times New Roman"/>
          <w:sz w:val="24"/>
          <w:szCs w:val="24"/>
        </w:rPr>
        <w:t xml:space="preserve">, usually </w:t>
      </w:r>
      <w:r>
        <w:rPr>
          <w:rFonts w:ascii="Times New Roman" w:eastAsia="Times New Roman" w:hAnsi="Times New Roman" w:cs="Times New Roman"/>
          <w:sz w:val="24"/>
          <w:szCs w:val="24"/>
        </w:rPr>
        <w:t>p</w:t>
      </w:r>
      <w:r w:rsidRPr="009A4047">
        <w:rPr>
          <w:rFonts w:ascii="Times New Roman" w:eastAsia="Times New Roman" w:hAnsi="Times New Roman" w:cs="Times New Roman"/>
          <w:sz w:val="24"/>
          <w:szCs w:val="24"/>
        </w:rPr>
        <w:t xml:space="preserve">rofessors of </w:t>
      </w:r>
      <w:r>
        <w:rPr>
          <w:rFonts w:ascii="Times New Roman" w:eastAsia="Times New Roman" w:hAnsi="Times New Roman" w:cs="Times New Roman"/>
          <w:sz w:val="24"/>
          <w:szCs w:val="24"/>
        </w:rPr>
        <w:t>a</w:t>
      </w:r>
      <w:r w:rsidRPr="009A4047">
        <w:rPr>
          <w:rFonts w:ascii="Times New Roman" w:eastAsia="Times New Roman" w:hAnsi="Times New Roman" w:cs="Times New Roman"/>
          <w:sz w:val="24"/>
          <w:szCs w:val="24"/>
        </w:rPr>
        <w:t>natomy, teaching at all-male medical schools, worked alone</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on their limited time off, rumpling through tailings at mines and quarries, or d</w:t>
      </w:r>
      <w:r>
        <w:rPr>
          <w:rFonts w:ascii="Times New Roman" w:eastAsia="Times New Roman" w:hAnsi="Times New Roman" w:cs="Times New Roman"/>
          <w:sz w:val="24"/>
          <w:szCs w:val="24"/>
        </w:rPr>
        <w:t xml:space="preserve">igging </w:t>
      </w:r>
      <w:r w:rsidRPr="009A4047">
        <w:rPr>
          <w:rFonts w:ascii="Times New Roman" w:eastAsia="Times New Roman" w:hAnsi="Times New Roman" w:cs="Times New Roman"/>
          <w:sz w:val="24"/>
          <w:szCs w:val="24"/>
        </w:rPr>
        <w:t>into hillsides or gullies. </w:t>
      </w:r>
    </w:p>
    <w:p w14:paraId="595291C2" w14:textId="77777777" w:rsidR="00DE75D2" w:rsidRDefault="00DE75D2" w:rsidP="00DE75D2">
      <w:pPr>
        <w:ind w:left="720"/>
        <w:rPr>
          <w:rFonts w:ascii="Times New Roman" w:eastAsia="Times New Roman" w:hAnsi="Times New Roman" w:cs="Times New Roman"/>
          <w:sz w:val="24"/>
          <w:szCs w:val="24"/>
        </w:rPr>
      </w:pPr>
    </w:p>
    <w:p w14:paraId="4FAE9BB6" w14:textId="77777777" w:rsidR="00DE75D2" w:rsidRPr="00DA3A43" w:rsidRDefault="00DE75D2" w:rsidP="00DE75D2">
      <w:pPr>
        <w:ind w:left="720"/>
        <w:rPr>
          <w:rFonts w:ascii="Times New Roman" w:eastAsia="Times New Roman" w:hAnsi="Times New Roman" w:cs="Times New Roman"/>
          <w:color w:val="000000"/>
          <w:sz w:val="24"/>
          <w:szCs w:val="24"/>
        </w:rPr>
      </w:pPr>
      <w:r w:rsidRPr="00DA3A43">
        <w:rPr>
          <w:rFonts w:ascii="Times New Roman" w:eastAsia="Times New Roman" w:hAnsi="Times New Roman" w:cs="Times New Roman"/>
          <w:color w:val="000000"/>
          <w:sz w:val="24"/>
          <w:szCs w:val="24"/>
        </w:rPr>
        <w:t>To engage in an informed discussion of our ancestors, a sufficient number of specimens, dating back in regular intervals of time, are needed from across the globe.  In those early days of extremely limited fossil discoveries, none of these points of chronology or geography existed.  Individual specimens were studied without this necessary context.  Within the last 50 years, as more discoveries have been made, and geologists define increments of time around Africa, Europe and Asia, the ancestral points are becoming connective lines.  </w:t>
      </w:r>
    </w:p>
    <w:p w14:paraId="789885F5" w14:textId="77777777" w:rsidR="00DE75D2" w:rsidRDefault="00DE75D2" w:rsidP="00DE75D2">
      <w:pPr>
        <w:ind w:left="720"/>
        <w:rPr>
          <w:rFonts w:ascii="Times New Roman" w:eastAsia="Times New Roman" w:hAnsi="Times New Roman" w:cs="Times New Roman"/>
          <w:sz w:val="24"/>
          <w:szCs w:val="24"/>
        </w:rPr>
      </w:pPr>
    </w:p>
    <w:p w14:paraId="0E57F6FA" w14:textId="0E85F927" w:rsidR="00DE75D2" w:rsidRPr="00976710" w:rsidRDefault="00DE75D2" w:rsidP="00DE75D2">
      <w:pPr>
        <w:ind w:left="720"/>
        <w:rPr>
          <w:rFonts w:ascii="Times New Roman" w:eastAsia="Times New Roman" w:hAnsi="Times New Roman" w:cs="Times New Roman"/>
          <w:color w:val="000000"/>
          <w:sz w:val="24"/>
          <w:szCs w:val="24"/>
        </w:rPr>
      </w:pPr>
      <w:r w:rsidRPr="009A4047">
        <w:rPr>
          <w:rFonts w:ascii="Times New Roman" w:eastAsia="Times New Roman" w:hAnsi="Times New Roman" w:cs="Times New Roman"/>
          <w:sz w:val="24"/>
          <w:szCs w:val="24"/>
        </w:rPr>
        <w:t>Today, a field of hundreds of men and women engage in tens of highly specialized sciences. On a global scale, they pinpoint fossil-bearing sediments</w:t>
      </w:r>
      <w:r>
        <w:rPr>
          <w:rFonts w:ascii="Times New Roman" w:eastAsia="Times New Roman" w:hAnsi="Times New Roman" w:cs="Times New Roman"/>
          <w:sz w:val="24"/>
          <w:szCs w:val="24"/>
        </w:rPr>
        <w:t xml:space="preserve"> in harsh open landscapes or </w:t>
      </w:r>
      <w:r w:rsidRPr="009A4047">
        <w:rPr>
          <w:rFonts w:ascii="Times New Roman" w:eastAsia="Times New Roman" w:hAnsi="Times New Roman" w:cs="Times New Roman"/>
          <w:sz w:val="24"/>
          <w:szCs w:val="24"/>
        </w:rPr>
        <w:t>caves of an age specific to their research</w:t>
      </w:r>
      <w:r w:rsidR="00D84252">
        <w:rPr>
          <w:rFonts w:ascii="Times New Roman" w:eastAsia="Times New Roman" w:hAnsi="Times New Roman" w:cs="Times New Roman"/>
          <w:sz w:val="24"/>
          <w:szCs w:val="24"/>
        </w:rPr>
        <w:t>; then, they</w:t>
      </w:r>
      <w:r w:rsidRPr="009A4047">
        <w:rPr>
          <w:rFonts w:ascii="Times New Roman" w:eastAsia="Times New Roman" w:hAnsi="Times New Roman" w:cs="Times New Roman"/>
          <w:sz w:val="24"/>
          <w:szCs w:val="24"/>
        </w:rPr>
        <w:t xml:space="preserve"> reconstruct the geology and age-old environments of fauna and flora to answer today’s remaining questions. </w:t>
      </w:r>
      <w:r w:rsidRPr="00976710">
        <w:rPr>
          <w:rFonts w:ascii="Times New Roman" w:eastAsia="Times New Roman" w:hAnsi="Times New Roman" w:cs="Times New Roman"/>
          <w:color w:val="000000"/>
          <w:sz w:val="24"/>
          <w:szCs w:val="24"/>
        </w:rPr>
        <w:t>The highest branch of Homo sapiens sapiens is being traced back down the family tree, past a proliferation of branching dead ends, down through its trunk and into its roots.  </w:t>
      </w:r>
    </w:p>
    <w:p w14:paraId="5FAA88BE" w14:textId="2F24EB1A" w:rsidR="00DE75D2" w:rsidRPr="00B745EE" w:rsidRDefault="00DE75D2" w:rsidP="00DE75D2">
      <w:pPr>
        <w:ind w:left="720"/>
        <w:rPr>
          <w:rFonts w:ascii="Times New Roman" w:eastAsia="Times New Roman" w:hAnsi="Times New Roman" w:cs="Times New Roman"/>
          <w:b/>
          <w:bCs/>
          <w:sz w:val="24"/>
          <w:szCs w:val="24"/>
        </w:rPr>
      </w:pPr>
    </w:p>
    <w:p w14:paraId="2C4CDC82" w14:textId="650F0373" w:rsidR="00DE75D2" w:rsidRDefault="00DE75D2" w:rsidP="00DE75D2">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 xml:space="preserve">The first largescale effort </w:t>
      </w:r>
      <w:r>
        <w:rPr>
          <w:rFonts w:ascii="Times New Roman" w:eastAsia="Times New Roman" w:hAnsi="Times New Roman" w:cs="Times New Roman"/>
          <w:sz w:val="24"/>
          <w:szCs w:val="24"/>
        </w:rPr>
        <w:t>with</w:t>
      </w:r>
      <w:r w:rsidRPr="009A4047">
        <w:rPr>
          <w:rFonts w:ascii="Times New Roman" w:eastAsia="Times New Roman" w:hAnsi="Times New Roman" w:cs="Times New Roman"/>
          <w:sz w:val="24"/>
          <w:szCs w:val="24"/>
        </w:rPr>
        <w:t xml:space="preserve"> this breadth of research grew to more than 125 specialized scientists, some 15-35 of them cycling seasonally through encampments</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working the Afar region in the northeast of Ethiopia for more than 40 years. They are the Middle Awash Research </w:t>
      </w:r>
      <w:r>
        <w:rPr>
          <w:rFonts w:ascii="Times New Roman" w:eastAsia="Times New Roman" w:hAnsi="Times New Roman" w:cs="Times New Roman"/>
          <w:sz w:val="24"/>
          <w:szCs w:val="24"/>
        </w:rPr>
        <w:t>P</w:t>
      </w:r>
      <w:r w:rsidRPr="009A4047">
        <w:rPr>
          <w:rFonts w:ascii="Times New Roman" w:eastAsia="Times New Roman" w:hAnsi="Times New Roman" w:cs="Times New Roman"/>
          <w:sz w:val="24"/>
          <w:szCs w:val="24"/>
        </w:rPr>
        <w:t>roject. Diverse</w:t>
      </w:r>
      <w:r>
        <w:rPr>
          <w:rFonts w:ascii="Times New Roman" w:eastAsia="Times New Roman" w:hAnsi="Times New Roman" w:cs="Times New Roman"/>
          <w:sz w:val="24"/>
          <w:szCs w:val="24"/>
        </w:rPr>
        <w:t xml:space="preserve"> and</w:t>
      </w:r>
      <w:r w:rsidRPr="009A4047">
        <w:rPr>
          <w:rFonts w:ascii="Times New Roman" w:eastAsia="Times New Roman" w:hAnsi="Times New Roman" w:cs="Times New Roman"/>
          <w:sz w:val="24"/>
          <w:szCs w:val="24"/>
        </w:rPr>
        <w:t xml:space="preserve"> specialized international teams have now become the rule. The new-era researchers are providing entirely new ways to interpret the evolution of the human species. </w:t>
      </w:r>
      <w:r>
        <w:rPr>
          <w:rFonts w:ascii="Times New Roman" w:eastAsia="Times New Roman" w:hAnsi="Times New Roman" w:cs="Times New Roman"/>
          <w:sz w:val="24"/>
          <w:szCs w:val="24"/>
        </w:rPr>
        <w:t>[</w:t>
      </w:r>
      <w:r w:rsidR="0092625F">
        <w:rPr>
          <w:rFonts w:ascii="Times New Roman" w:eastAsia="Times New Roman" w:hAnsi="Times New Roman" w:cs="Times New Roman"/>
          <w:sz w:val="24"/>
          <w:szCs w:val="24"/>
        </w:rPr>
        <w:t xml:space="preserve">David L. Brill, </w:t>
      </w:r>
      <w:r>
        <w:rPr>
          <w:rFonts w:ascii="Times New Roman" w:eastAsia="Times New Roman" w:hAnsi="Times New Roman" w:cs="Times New Roman"/>
          <w:sz w:val="24"/>
          <w:szCs w:val="24"/>
        </w:rPr>
        <w:t>Personal Communication]</w:t>
      </w:r>
      <w:r w:rsidRPr="009A4047">
        <w:rPr>
          <w:rFonts w:ascii="Times New Roman" w:eastAsia="Times New Roman" w:hAnsi="Times New Roman" w:cs="Times New Roman"/>
          <w:sz w:val="24"/>
          <w:szCs w:val="24"/>
        </w:rPr>
        <w:t> </w:t>
      </w:r>
      <w:r w:rsidR="0074065D">
        <w:rPr>
          <w:rFonts w:ascii="Times New Roman" w:eastAsia="Times New Roman" w:hAnsi="Times New Roman" w:cs="Times New Roman"/>
          <w:sz w:val="24"/>
          <w:szCs w:val="24"/>
        </w:rPr>
        <w:t xml:space="preserve">Among many important finds, two stand </w:t>
      </w:r>
      <w:r w:rsidR="00D74447">
        <w:rPr>
          <w:rFonts w:ascii="Times New Roman" w:eastAsia="Times New Roman" w:hAnsi="Times New Roman" w:cs="Times New Roman"/>
          <w:sz w:val="24"/>
          <w:szCs w:val="24"/>
        </w:rPr>
        <w:t>out</w:t>
      </w:r>
      <w:r w:rsidR="0074065D">
        <w:rPr>
          <w:rFonts w:ascii="Times New Roman" w:eastAsia="Times New Roman" w:hAnsi="Times New Roman" w:cs="Times New Roman"/>
          <w:sz w:val="24"/>
          <w:szCs w:val="24"/>
        </w:rPr>
        <w:t>: Donald Johanson’s find of “Lucy” and Tim White’s find of “Ardi.” Both stories follow.</w:t>
      </w:r>
    </w:p>
    <w:p w14:paraId="1C65F42F" w14:textId="0E55743D" w:rsidR="00B745EE" w:rsidRDefault="00B745EE" w:rsidP="00B745EE">
      <w:pPr>
        <w:rPr>
          <w:rFonts w:ascii="Times New Roman" w:eastAsia="Times New Roman" w:hAnsi="Times New Roman" w:cs="Times New Roman"/>
          <w:sz w:val="24"/>
          <w:szCs w:val="24"/>
        </w:rPr>
      </w:pPr>
    </w:p>
    <w:p w14:paraId="696B264D" w14:textId="77777777" w:rsidR="00DE75D2" w:rsidRDefault="00DE75D2" w:rsidP="003B0726">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Fertile Fossil Site: The Afar Triangle, Northeast Ethiopia</w:t>
      </w:r>
    </w:p>
    <w:p w14:paraId="4EA934F5" w14:textId="77777777" w:rsidR="00DE75D2" w:rsidRDefault="00DE75D2" w:rsidP="00DE75D2">
      <w:pPr>
        <w:rPr>
          <w:rFonts w:ascii="Times New Roman" w:eastAsia="Times New Roman" w:hAnsi="Times New Roman" w:cs="Times New Roman"/>
          <w:b/>
          <w:bCs/>
          <w:sz w:val="24"/>
          <w:szCs w:val="24"/>
        </w:rPr>
      </w:pPr>
    </w:p>
    <w:p w14:paraId="4C6184CD" w14:textId="23E4BD70" w:rsidR="00DE75D2" w:rsidRDefault="00DE75D2" w:rsidP="00DE75D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Insert Figure 15.</w:t>
      </w:r>
      <w:r w:rsidR="00C70873">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a Map, Awash River</w:t>
      </w:r>
    </w:p>
    <w:p w14:paraId="54309898" w14:textId="77777777" w:rsidR="00DE75D2" w:rsidRDefault="00DE75D2" w:rsidP="00DE75D2">
      <w:pPr>
        <w:jc w:val="center"/>
        <w:rPr>
          <w:rFonts w:ascii="Times New Roman" w:eastAsia="Times New Roman" w:hAnsi="Times New Roman" w:cs="Times New Roman"/>
          <w:b/>
          <w:bCs/>
          <w:sz w:val="24"/>
          <w:szCs w:val="24"/>
        </w:rPr>
      </w:pPr>
    </w:p>
    <w:p w14:paraId="4E5C5E86" w14:textId="77777777" w:rsidR="003B0726" w:rsidRDefault="00DE75D2" w:rsidP="00DE75D2">
      <w:pPr>
        <w:tabs>
          <w:tab w:val="left" w:pos="900"/>
        </w:tabs>
        <w:ind w:right="-990"/>
        <w:rPr>
          <w:rFonts w:ascii="Times New Roman" w:hAnsi="Times New Roman" w:cs="Times New Roman"/>
          <w:b/>
          <w:bCs/>
          <w:color w:val="231F20"/>
          <w:sz w:val="24"/>
          <w:szCs w:val="24"/>
        </w:rPr>
      </w:pPr>
      <w:r>
        <w:rPr>
          <w:rFonts w:ascii="Times New Roman" w:hAnsi="Times New Roman" w:cs="Times New Roman"/>
          <w:b/>
          <w:bCs/>
          <w:color w:val="231F20"/>
          <w:sz w:val="24"/>
          <w:szCs w:val="24"/>
        </w:rPr>
        <w:t>Middle Awash Are</w:t>
      </w:r>
      <w:r w:rsidR="003B0726">
        <w:rPr>
          <w:rFonts w:ascii="Times New Roman" w:hAnsi="Times New Roman" w:cs="Times New Roman"/>
          <w:b/>
          <w:bCs/>
          <w:color w:val="231F20"/>
          <w:sz w:val="24"/>
          <w:szCs w:val="24"/>
        </w:rPr>
        <w:t>a</w:t>
      </w:r>
      <w:r>
        <w:rPr>
          <w:rFonts w:ascii="Times New Roman" w:hAnsi="Times New Roman" w:cs="Times New Roman"/>
          <w:b/>
          <w:bCs/>
          <w:color w:val="231F20"/>
          <w:sz w:val="24"/>
          <w:szCs w:val="24"/>
        </w:rPr>
        <w:t xml:space="preserve"> </w:t>
      </w:r>
    </w:p>
    <w:p w14:paraId="3470B751" w14:textId="77777777" w:rsidR="003B0726" w:rsidRDefault="003B0726" w:rsidP="00DE75D2">
      <w:pPr>
        <w:tabs>
          <w:tab w:val="left" w:pos="900"/>
        </w:tabs>
        <w:ind w:right="-990"/>
        <w:rPr>
          <w:rFonts w:ascii="Times New Roman" w:hAnsi="Times New Roman" w:cs="Times New Roman"/>
          <w:b/>
          <w:bCs/>
          <w:color w:val="231F20"/>
          <w:sz w:val="24"/>
          <w:szCs w:val="24"/>
        </w:rPr>
      </w:pPr>
    </w:p>
    <w:p w14:paraId="675ADD2D" w14:textId="2D4EBAC1" w:rsidR="00DE75D2" w:rsidRDefault="00DE75D2" w:rsidP="00DE75D2">
      <w:pPr>
        <w:tabs>
          <w:tab w:val="left" w:pos="900"/>
        </w:tabs>
        <w:ind w:right="-990"/>
        <w:rPr>
          <w:rFonts w:ascii="Times New Roman" w:hAnsi="Times New Roman" w:cs="Times New Roman"/>
          <w:color w:val="231F20"/>
          <w:sz w:val="24"/>
          <w:szCs w:val="24"/>
        </w:rPr>
      </w:pPr>
      <w:r>
        <w:rPr>
          <w:rFonts w:ascii="Times New Roman" w:hAnsi="Times New Roman" w:cs="Times New Roman"/>
          <w:color w:val="231F20"/>
          <w:sz w:val="24"/>
          <w:szCs w:val="24"/>
        </w:rPr>
        <w:t>Ethiopia is the world’s 27</w:t>
      </w:r>
      <w:r w:rsidRPr="00707706">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largest country and, after the Blue Nile (Fig.19.9), the Awash River is Ethiopia’s second longest river. The Awash runs about 750 miles, about the distance from New York City to Atlanta, Georgia. In the dry season, it is 200’ wide and 4’ deep; in flood it rises 50 to 60 feet and overflows its banks. </w:t>
      </w:r>
      <w:r w:rsidRPr="00FB16BC">
        <w:rPr>
          <w:rFonts w:ascii="Times New Roman" w:hAnsi="Times New Roman" w:cs="Times New Roman"/>
          <w:color w:val="202122"/>
          <w:sz w:val="24"/>
          <w:szCs w:val="24"/>
          <w:shd w:val="clear" w:color="auto" w:fill="FFFFFF"/>
        </w:rPr>
        <w:t>In geologic time,</w:t>
      </w:r>
      <w:r>
        <w:rPr>
          <w:rFonts w:ascii="Times New Roman" w:hAnsi="Times New Roman" w:cs="Times New Roman"/>
          <w:color w:val="202122"/>
          <w:sz w:val="24"/>
          <w:szCs w:val="24"/>
          <w:shd w:val="clear" w:color="auto" w:fill="FFFFFF"/>
        </w:rPr>
        <w:t xml:space="preserve"> the separating</w:t>
      </w:r>
      <w:r w:rsidRPr="00FB16BC">
        <w:rPr>
          <w:rFonts w:ascii="Times New Roman" w:hAnsi="Times New Roman" w:cs="Times New Roman"/>
          <w:color w:val="202122"/>
          <w:sz w:val="24"/>
          <w:szCs w:val="24"/>
          <w:shd w:val="clear" w:color="auto" w:fill="FFFFFF"/>
        </w:rPr>
        <w:t xml:space="preserve"> movement of</w:t>
      </w:r>
      <w:r>
        <w:rPr>
          <w:rFonts w:ascii="Times New Roman" w:hAnsi="Times New Roman" w:cs="Times New Roman"/>
          <w:color w:val="202122"/>
          <w:sz w:val="24"/>
          <w:szCs w:val="24"/>
          <w:shd w:val="clear" w:color="auto" w:fill="FFFFFF"/>
        </w:rPr>
        <w:t xml:space="preserve"> the</w:t>
      </w:r>
      <w:r w:rsidRPr="00FB16BC">
        <w:rPr>
          <w:rFonts w:ascii="Times New Roman" w:hAnsi="Times New Roman" w:cs="Times New Roman"/>
          <w:color w:val="202122"/>
          <w:sz w:val="24"/>
          <w:szCs w:val="24"/>
          <w:shd w:val="clear" w:color="auto" w:fill="FFFFFF"/>
        </w:rPr>
        <w:t xml:space="preserve"> Earth’s crust </w:t>
      </w:r>
      <w:r>
        <w:rPr>
          <w:rFonts w:ascii="Times New Roman" w:hAnsi="Times New Roman" w:cs="Times New Roman"/>
          <w:color w:val="202122"/>
          <w:sz w:val="24"/>
          <w:szCs w:val="24"/>
          <w:shd w:val="clear" w:color="auto" w:fill="FFFFFF"/>
        </w:rPr>
        <w:t xml:space="preserve">on the East African Rift System is </w:t>
      </w:r>
      <w:r w:rsidRPr="00FB16BC">
        <w:rPr>
          <w:rFonts w:ascii="Times New Roman" w:hAnsi="Times New Roman" w:cs="Times New Roman"/>
          <w:color w:val="202122"/>
          <w:sz w:val="24"/>
          <w:szCs w:val="24"/>
          <w:shd w:val="clear" w:color="auto" w:fill="FFFFFF"/>
        </w:rPr>
        <w:t>creat</w:t>
      </w:r>
      <w:r>
        <w:rPr>
          <w:rFonts w:ascii="Times New Roman" w:hAnsi="Times New Roman" w:cs="Times New Roman"/>
          <w:color w:val="202122"/>
          <w:sz w:val="24"/>
          <w:szCs w:val="24"/>
          <w:shd w:val="clear" w:color="auto" w:fill="FFFFFF"/>
        </w:rPr>
        <w:t>ing</w:t>
      </w:r>
      <w:r w:rsidRPr="00FB16BC">
        <w:rPr>
          <w:rFonts w:ascii="Times New Roman" w:hAnsi="Times New Roman" w:cs="Times New Roman"/>
          <w:color w:val="202122"/>
          <w:sz w:val="24"/>
          <w:szCs w:val="24"/>
          <w:shd w:val="clear" w:color="auto" w:fill="FFFFFF"/>
        </w:rPr>
        <w:t xml:space="preserve"> huge steep cliffs</w:t>
      </w:r>
      <w:r>
        <w:rPr>
          <w:rFonts w:ascii="Times New Roman" w:hAnsi="Times New Roman" w:cs="Times New Roman"/>
          <w:color w:val="202122"/>
          <w:sz w:val="24"/>
          <w:szCs w:val="24"/>
          <w:shd w:val="clear" w:color="auto" w:fill="FFFFFF"/>
        </w:rPr>
        <w:t>,</w:t>
      </w:r>
      <w:r w:rsidRPr="00FB16BC">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 xml:space="preserve">the edges of which </w:t>
      </w:r>
      <w:r w:rsidRPr="00FB16BC">
        <w:rPr>
          <w:rFonts w:ascii="Times New Roman" w:hAnsi="Times New Roman" w:cs="Times New Roman"/>
          <w:color w:val="202122"/>
          <w:sz w:val="24"/>
          <w:szCs w:val="24"/>
          <w:shd w:val="clear" w:color="auto" w:fill="FFFFFF"/>
        </w:rPr>
        <w:t>expos</w:t>
      </w:r>
      <w:r>
        <w:rPr>
          <w:rFonts w:ascii="Times New Roman" w:hAnsi="Times New Roman" w:cs="Times New Roman"/>
          <w:color w:val="202122"/>
          <w:sz w:val="24"/>
          <w:szCs w:val="24"/>
          <w:shd w:val="clear" w:color="auto" w:fill="FFFFFF"/>
        </w:rPr>
        <w:t xml:space="preserve">e layers of sediment and rock that can be </w:t>
      </w:r>
      <w:r w:rsidRPr="00FB16BC">
        <w:rPr>
          <w:rFonts w:ascii="Times New Roman" w:hAnsi="Times New Roman" w:cs="Times New Roman"/>
          <w:color w:val="202122"/>
          <w:sz w:val="24"/>
          <w:szCs w:val="24"/>
          <w:shd w:val="clear" w:color="auto" w:fill="FFFFFF"/>
        </w:rPr>
        <w:t xml:space="preserve">millions of years </w:t>
      </w:r>
      <w:r>
        <w:rPr>
          <w:rFonts w:ascii="Times New Roman" w:hAnsi="Times New Roman" w:cs="Times New Roman"/>
          <w:color w:val="202122"/>
          <w:sz w:val="24"/>
          <w:szCs w:val="24"/>
          <w:shd w:val="clear" w:color="auto" w:fill="FFFFFF"/>
        </w:rPr>
        <w:t xml:space="preserve">old. When ancient local conditions were just right, the physical remnants of life could be fossilized on these living-surface layers, then geologically buried by an accumulation of overburden sediments, and more recently, geologically revealed in the hillside’s newly exposed edges or erosive open landscapes. This process makes the area a natural fossil trove, </w:t>
      </w:r>
      <w:r w:rsidRPr="00FB16BC">
        <w:rPr>
          <w:rFonts w:ascii="Times New Roman" w:hAnsi="Times New Roman" w:cs="Times New Roman"/>
          <w:color w:val="202122"/>
          <w:sz w:val="24"/>
          <w:szCs w:val="24"/>
          <w:shd w:val="clear" w:color="auto" w:fill="FFFFFF"/>
        </w:rPr>
        <w:t>known today as the Middle Awash</w:t>
      </w:r>
      <w:r>
        <w:rPr>
          <w:rFonts w:ascii="Times New Roman" w:hAnsi="Times New Roman" w:cs="Times New Roman"/>
          <w:color w:val="202122"/>
          <w:sz w:val="24"/>
          <w:szCs w:val="24"/>
          <w:shd w:val="clear" w:color="auto" w:fill="FFFFFF"/>
        </w:rPr>
        <w:t>. The area is</w:t>
      </w:r>
      <w:r w:rsidRPr="00FB16BC">
        <w:rPr>
          <w:rFonts w:ascii="Times New Roman" w:hAnsi="Times New Roman" w:cs="Times New Roman"/>
          <w:color w:val="202122"/>
          <w:sz w:val="24"/>
          <w:szCs w:val="24"/>
          <w:shd w:val="clear" w:color="auto" w:fill="FFFFFF"/>
        </w:rPr>
        <w:t xml:space="preserve"> famous for </w:t>
      </w:r>
      <w:r w:rsidRPr="00D759C8">
        <w:rPr>
          <w:rFonts w:ascii="Times New Roman" w:hAnsi="Times New Roman" w:cs="Times New Roman"/>
          <w:i/>
          <w:iCs/>
          <w:color w:val="202122"/>
          <w:sz w:val="24"/>
          <w:szCs w:val="24"/>
          <w:shd w:val="clear" w:color="auto" w:fill="FFFFFF"/>
        </w:rPr>
        <w:t>firsts</w:t>
      </w:r>
      <w:r>
        <w:rPr>
          <w:rFonts w:ascii="Times New Roman" w:hAnsi="Times New Roman" w:cs="Times New Roman"/>
          <w:color w:val="202122"/>
          <w:sz w:val="24"/>
          <w:szCs w:val="24"/>
          <w:shd w:val="clear" w:color="auto" w:fill="FFFFFF"/>
        </w:rPr>
        <w:t>:</w:t>
      </w:r>
      <w:r w:rsidRPr="00FB16BC">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fossil</w:t>
      </w:r>
      <w:r w:rsidRPr="00FB16BC">
        <w:rPr>
          <w:rFonts w:ascii="Times New Roman" w:hAnsi="Times New Roman" w:cs="Times New Roman"/>
          <w:color w:val="202122"/>
          <w:sz w:val="24"/>
          <w:szCs w:val="24"/>
          <w:shd w:val="clear" w:color="auto" w:fill="FFFFFF"/>
        </w:rPr>
        <w:t xml:space="preserve"> evidence of changes in species, especially those directly preceding humans.</w:t>
      </w:r>
      <w:r w:rsidRPr="00FB16BC">
        <w:rPr>
          <w:rFonts w:ascii="Times New Roman" w:hAnsi="Times New Roman" w:cs="Times New Roman"/>
          <w:color w:val="231F20"/>
          <w:sz w:val="24"/>
          <w:szCs w:val="24"/>
        </w:rPr>
        <w:t xml:space="preserve"> </w:t>
      </w:r>
    </w:p>
    <w:p w14:paraId="23E3FF03" w14:textId="77777777" w:rsidR="00DE75D2" w:rsidRDefault="00DE75D2" w:rsidP="00DE75D2">
      <w:pPr>
        <w:tabs>
          <w:tab w:val="left" w:pos="900"/>
        </w:tabs>
        <w:ind w:right="-990"/>
        <w:rPr>
          <w:rFonts w:ascii="Times New Roman" w:hAnsi="Times New Roman" w:cs="Times New Roman"/>
          <w:color w:val="231F20"/>
          <w:sz w:val="24"/>
          <w:szCs w:val="24"/>
        </w:rPr>
      </w:pPr>
    </w:p>
    <w:p w14:paraId="7CBACCA2" w14:textId="607DF964" w:rsidR="00DE75D2" w:rsidRDefault="00DE75D2" w:rsidP="00DE75D2">
      <w:pPr>
        <w:tabs>
          <w:tab w:val="left" w:pos="900"/>
        </w:tabs>
        <w:ind w:right="-990"/>
        <w:jc w:val="center"/>
        <w:rPr>
          <w:rFonts w:ascii="Times New Roman" w:hAnsi="Times New Roman" w:cs="Times New Roman"/>
          <w:b/>
          <w:bCs/>
          <w:color w:val="231F20"/>
          <w:sz w:val="24"/>
          <w:szCs w:val="24"/>
        </w:rPr>
      </w:pPr>
      <w:r w:rsidRPr="00ED1AFE">
        <w:rPr>
          <w:rFonts w:ascii="Times New Roman" w:hAnsi="Times New Roman" w:cs="Times New Roman"/>
          <w:b/>
          <w:bCs/>
          <w:color w:val="231F20"/>
          <w:sz w:val="24"/>
          <w:szCs w:val="24"/>
        </w:rPr>
        <w:t>Insert Fig</w:t>
      </w:r>
      <w:r>
        <w:rPr>
          <w:rFonts w:ascii="Times New Roman" w:hAnsi="Times New Roman" w:cs="Times New Roman"/>
          <w:b/>
          <w:bCs/>
          <w:color w:val="231F20"/>
          <w:sz w:val="24"/>
          <w:szCs w:val="24"/>
        </w:rPr>
        <w:t>ure</w:t>
      </w:r>
      <w:r w:rsidRPr="00ED1AFE">
        <w:rPr>
          <w:rFonts w:ascii="Times New Roman" w:hAnsi="Times New Roman" w:cs="Times New Roman"/>
          <w:b/>
          <w:bCs/>
          <w:color w:val="231F20"/>
          <w:sz w:val="24"/>
          <w:szCs w:val="24"/>
        </w:rPr>
        <w:t xml:space="preserve"> 15.</w:t>
      </w:r>
      <w:r w:rsidR="00C70873">
        <w:rPr>
          <w:rFonts w:ascii="Times New Roman" w:hAnsi="Times New Roman" w:cs="Times New Roman"/>
          <w:b/>
          <w:bCs/>
          <w:color w:val="231F20"/>
          <w:sz w:val="24"/>
          <w:szCs w:val="24"/>
        </w:rPr>
        <w:t>9</w:t>
      </w:r>
      <w:r w:rsidRPr="00ED1AFE">
        <w:rPr>
          <w:rFonts w:ascii="Times New Roman" w:hAnsi="Times New Roman" w:cs="Times New Roman"/>
          <w:b/>
          <w:bCs/>
          <w:color w:val="231F20"/>
          <w:sz w:val="24"/>
          <w:szCs w:val="24"/>
        </w:rPr>
        <w:t>b: Ma</w:t>
      </w:r>
      <w:r>
        <w:rPr>
          <w:rFonts w:ascii="Times New Roman" w:hAnsi="Times New Roman" w:cs="Times New Roman"/>
          <w:b/>
          <w:bCs/>
          <w:color w:val="231F20"/>
          <w:sz w:val="24"/>
          <w:szCs w:val="24"/>
        </w:rPr>
        <w:t>p</w:t>
      </w:r>
      <w:r w:rsidRPr="00ED1AFE">
        <w:rPr>
          <w:rFonts w:ascii="Times New Roman" w:hAnsi="Times New Roman" w:cs="Times New Roman"/>
          <w:b/>
          <w:bCs/>
          <w:color w:val="231F20"/>
          <w:sz w:val="24"/>
          <w:szCs w:val="24"/>
        </w:rPr>
        <w:t xml:space="preserve"> of Ethiopia’s Afar </w:t>
      </w:r>
      <w:r>
        <w:rPr>
          <w:rFonts w:ascii="Times New Roman" w:hAnsi="Times New Roman" w:cs="Times New Roman"/>
          <w:b/>
          <w:bCs/>
          <w:color w:val="231F20"/>
          <w:sz w:val="24"/>
          <w:szCs w:val="24"/>
        </w:rPr>
        <w:t>Triangle</w:t>
      </w:r>
    </w:p>
    <w:p w14:paraId="4A08079D" w14:textId="77777777" w:rsidR="00DA73CD" w:rsidRDefault="00DE75D2" w:rsidP="000513F8">
      <w:pPr>
        <w:tabs>
          <w:tab w:val="left" w:pos="630"/>
        </w:tabs>
        <w:ind w:right="-900"/>
        <w:rPr>
          <w:rFonts w:ascii="Times New Roman" w:hAnsi="Times New Roman" w:cs="Times New Roman"/>
          <w:b/>
          <w:bCs/>
          <w:color w:val="231F20"/>
          <w:sz w:val="24"/>
          <w:szCs w:val="24"/>
        </w:rPr>
      </w:pPr>
      <w:r w:rsidRPr="00BD1984">
        <w:rPr>
          <w:rFonts w:ascii="Times New Roman" w:hAnsi="Times New Roman" w:cs="Times New Roman"/>
          <w:b/>
          <w:bCs/>
          <w:color w:val="231F20"/>
          <w:sz w:val="24"/>
          <w:szCs w:val="24"/>
        </w:rPr>
        <w:t>Ethiopia’s Afar State</w:t>
      </w:r>
    </w:p>
    <w:p w14:paraId="23DBA506" w14:textId="77777777" w:rsidR="00DA73CD" w:rsidRDefault="00DA73CD" w:rsidP="00DE75D2">
      <w:pPr>
        <w:tabs>
          <w:tab w:val="left" w:pos="900"/>
        </w:tabs>
        <w:ind w:right="-900"/>
        <w:rPr>
          <w:rFonts w:ascii="Times New Roman" w:hAnsi="Times New Roman" w:cs="Times New Roman"/>
          <w:b/>
          <w:bCs/>
          <w:color w:val="231F20"/>
          <w:sz w:val="24"/>
          <w:szCs w:val="24"/>
        </w:rPr>
      </w:pPr>
    </w:p>
    <w:p w14:paraId="4D104E19" w14:textId="44FC768B" w:rsidR="00AF1070" w:rsidDel="00A12A1E" w:rsidRDefault="00DA73CD" w:rsidP="00A12A1E">
      <w:pPr>
        <w:pStyle w:val="BodyText"/>
        <w:tabs>
          <w:tab w:val="left" w:pos="900"/>
        </w:tabs>
        <w:spacing w:line="213" w:lineRule="auto"/>
        <w:ind w:right="-180"/>
        <w:rPr>
          <w:del w:id="7" w:author="Ann Lewin-Benham" w:date="2021-12-07T13:03:00Z"/>
          <w:rFonts w:ascii="Times New Roman" w:hAnsi="Times New Roman" w:cs="Times New Roman"/>
          <w:b/>
          <w:bCs/>
          <w:color w:val="231F20"/>
          <w:sz w:val="24"/>
          <w:szCs w:val="24"/>
        </w:rPr>
      </w:pPr>
      <w:r>
        <w:rPr>
          <w:rFonts w:ascii="Times New Roman" w:hAnsi="Times New Roman" w:cs="Times New Roman"/>
          <w:color w:val="231F20"/>
          <w:sz w:val="24"/>
          <w:szCs w:val="24"/>
        </w:rPr>
        <w:t>The Afar State is</w:t>
      </w:r>
      <w:r w:rsidR="00DE75D2">
        <w:rPr>
          <w:rFonts w:ascii="Times New Roman" w:hAnsi="Times New Roman" w:cs="Times New Roman"/>
          <w:color w:val="231F20"/>
          <w:sz w:val="24"/>
          <w:szCs w:val="24"/>
        </w:rPr>
        <w:t xml:space="preserve"> also called the Afar Depression. The area is famous for digs–Donald Johanson’s at Hadar, 1970s (Figs.</w:t>
      </w:r>
      <w:del w:id="8" w:author="Ann Lewin-Benham" w:date="2021-12-07T13:03:00Z">
        <w:r w:rsidR="00DE75D2" w:rsidDel="00A12A1E">
          <w:rPr>
            <w:rFonts w:ascii="Times New Roman" w:hAnsi="Times New Roman" w:cs="Times New Roman"/>
            <w:color w:val="231F20"/>
            <w:sz w:val="24"/>
            <w:szCs w:val="24"/>
          </w:rPr>
          <w:delText xml:space="preserve"> 15</w:delText>
        </w:r>
        <w:r w:rsidR="00AF1070" w:rsidDel="00A12A1E">
          <w:rPr>
            <w:rFonts w:ascii="Times New Roman" w:hAnsi="Times New Roman" w:cs="Times New Roman"/>
            <w:color w:val="231F20"/>
            <w:sz w:val="24"/>
            <w:szCs w:val="24"/>
          </w:rPr>
          <w:delText>.</w:delText>
        </w:r>
        <w:r w:rsidR="00327102" w:rsidDel="00A12A1E">
          <w:rPr>
            <w:rFonts w:ascii="Times New Roman" w:hAnsi="Times New Roman" w:cs="Times New Roman"/>
            <w:color w:val="231F20"/>
            <w:sz w:val="24"/>
            <w:szCs w:val="24"/>
          </w:rPr>
          <w:delText xml:space="preserve">8, </w:delText>
        </w:r>
      </w:del>
      <w:r w:rsidR="00327102">
        <w:rPr>
          <w:rFonts w:ascii="Times New Roman" w:hAnsi="Times New Roman" w:cs="Times New Roman"/>
          <w:color w:val="231F20"/>
          <w:sz w:val="24"/>
          <w:szCs w:val="24"/>
        </w:rPr>
        <w:t>15.12 through 15.17</w:t>
      </w:r>
      <w:r w:rsidR="00DE75D2">
        <w:rPr>
          <w:rFonts w:ascii="Times New Roman" w:hAnsi="Times New Roman" w:cs="Times New Roman"/>
          <w:color w:val="231F20"/>
          <w:sz w:val="24"/>
          <w:szCs w:val="24"/>
        </w:rPr>
        <w:t xml:space="preserve">), Desmond Clark’s and later Tim White’s at the Middle Awash Project, 1990s, and other international research teams. Collectively, they have discovered over 17,000 vertebrate fossil specimens. The State is named for indigenous people, the Afar, who settled there after 1000 AD. Fossils are widely spaced and scattered in many small areas, a fragmented record that requires diverse specialists and many sophisticated techniques to date the fossils accurately. </w:t>
      </w:r>
      <w:del w:id="9" w:author="Ann Lewin-Benham" w:date="2021-12-07T13:04:00Z">
        <w:r w:rsidR="00DE75D2" w:rsidDel="00A12A1E">
          <w:rPr>
            <w:rFonts w:ascii="Times New Roman" w:hAnsi="Times New Roman" w:cs="Times New Roman"/>
            <w:color w:val="231F20"/>
            <w:sz w:val="24"/>
            <w:szCs w:val="24"/>
          </w:rPr>
          <w:delText xml:space="preserve">[NEW Text: </w:delText>
        </w:r>
        <w:r w:rsidR="00AF1070" w:rsidDel="00A12A1E">
          <w:rPr>
            <w:rFonts w:ascii="Times New Roman" w:hAnsi="Times New Roman" w:cs="Times New Roman"/>
            <w:b/>
            <w:sz w:val="24"/>
            <w:szCs w:val="24"/>
          </w:rPr>
          <w:delText>Reference</w:delText>
        </w:r>
      </w:del>
      <w:del w:id="10" w:author="Ann Lewin-Benham" w:date="2021-12-07T13:03:00Z">
        <w:r w:rsidR="00AF1070" w:rsidDel="00A12A1E">
          <w:rPr>
            <w:rFonts w:ascii="Times New Roman" w:hAnsi="Times New Roman" w:cs="Times New Roman"/>
            <w:b/>
            <w:sz w:val="24"/>
            <w:szCs w:val="24"/>
          </w:rPr>
          <w:delText>s</w:delText>
        </w:r>
      </w:del>
    </w:p>
    <w:p w14:paraId="245C8585" w14:textId="1AED2EF7" w:rsidR="00A12A1E" w:rsidRPr="00366253" w:rsidRDefault="00366253" w:rsidP="000513F8">
      <w:pPr>
        <w:pStyle w:val="BodyText"/>
        <w:tabs>
          <w:tab w:val="left" w:pos="900"/>
        </w:tabs>
        <w:spacing w:line="213" w:lineRule="auto"/>
        <w:ind w:right="-180"/>
        <w:rPr>
          <w:ins w:id="11" w:author="Ann Lewin-Benham" w:date="2021-12-07T13:04:00Z"/>
          <w:rFonts w:ascii="Times New Roman" w:hAnsi="Times New Roman" w:cs="Times New Roman"/>
          <w:bCs/>
          <w:sz w:val="24"/>
          <w:szCs w:val="24"/>
          <w:rPrChange w:id="12" w:author="Ann Lewin-Benham" w:date="2021-12-07T13:07:00Z">
            <w:rPr>
              <w:ins w:id="13" w:author="Ann Lewin-Benham" w:date="2021-12-07T13:04:00Z"/>
              <w:rFonts w:ascii="Times New Roman" w:hAnsi="Times New Roman" w:cs="Times New Roman"/>
              <w:b/>
              <w:sz w:val="24"/>
              <w:szCs w:val="24"/>
            </w:rPr>
          </w:rPrChange>
        </w:rPr>
      </w:pPr>
      <w:ins w:id="14" w:author="Ann Lewin-Benham" w:date="2021-12-07T13:06:00Z">
        <w:r>
          <w:rPr>
            <w:rFonts w:ascii="Times New Roman" w:hAnsi="Times New Roman" w:cs="Times New Roman"/>
            <w:b/>
            <w:sz w:val="24"/>
            <w:szCs w:val="24"/>
          </w:rPr>
          <w:t xml:space="preserve"> </w:t>
        </w:r>
        <w:r w:rsidRPr="00366253">
          <w:rPr>
            <w:rFonts w:ascii="Times New Roman" w:hAnsi="Times New Roman" w:cs="Times New Roman"/>
            <w:bCs/>
            <w:sz w:val="24"/>
            <w:szCs w:val="24"/>
            <w:rPrChange w:id="15" w:author="Ann Lewin-Benham" w:date="2021-12-07T13:07:00Z">
              <w:rPr>
                <w:rFonts w:ascii="Times New Roman" w:hAnsi="Times New Roman" w:cs="Times New Roman"/>
                <w:b/>
                <w:sz w:val="24"/>
                <w:szCs w:val="24"/>
              </w:rPr>
            </w:rPrChange>
          </w:rPr>
          <w:t>(</w:t>
        </w:r>
      </w:ins>
      <w:ins w:id="16" w:author="Ann Lewin-Benham" w:date="2021-12-07T13:07:00Z">
        <w:r w:rsidRPr="00366253">
          <w:rPr>
            <w:rFonts w:ascii="Times New Roman" w:hAnsi="Times New Roman" w:cs="Times New Roman"/>
            <w:bCs/>
            <w:sz w:val="24"/>
            <w:szCs w:val="24"/>
            <w:rPrChange w:id="17" w:author="Ann Lewin-Benham" w:date="2021-12-07T13:07:00Z">
              <w:rPr>
                <w:rFonts w:ascii="Times New Roman" w:hAnsi="Times New Roman" w:cs="Times New Roman"/>
                <w:b/>
                <w:sz w:val="24"/>
                <w:szCs w:val="24"/>
              </w:rPr>
            </w:rPrChange>
          </w:rPr>
          <w:t>Fig.15.9b)</w:t>
        </w:r>
      </w:ins>
    </w:p>
    <w:p w14:paraId="290B2B9E" w14:textId="726A4A98" w:rsidR="00DE75D2" w:rsidRDefault="00DE75D2" w:rsidP="00A12A1E">
      <w:pPr>
        <w:pStyle w:val="BodyText"/>
        <w:tabs>
          <w:tab w:val="left" w:pos="900"/>
        </w:tabs>
        <w:spacing w:line="213" w:lineRule="auto"/>
        <w:ind w:right="-180"/>
        <w:rPr>
          <w:rFonts w:ascii="Times New Roman" w:hAnsi="Times New Roman" w:cs="Times New Roman"/>
          <w:b/>
          <w:bCs/>
          <w:color w:val="231F20"/>
          <w:sz w:val="24"/>
          <w:szCs w:val="24"/>
        </w:rPr>
        <w:pPrChange w:id="18" w:author="Ann Lewin-Benham" w:date="2021-12-07T13:03:00Z">
          <w:pPr>
            <w:tabs>
              <w:tab w:val="left" w:pos="900"/>
            </w:tabs>
            <w:ind w:right="-900"/>
          </w:pPr>
        </w:pPrChange>
      </w:pPr>
    </w:p>
    <w:p w14:paraId="2C951D19" w14:textId="46A11D9C" w:rsidR="00DE75D2" w:rsidRDefault="00DE75D2" w:rsidP="00DE75D2">
      <w:pPr>
        <w:tabs>
          <w:tab w:val="left" w:pos="900"/>
        </w:tabs>
        <w:ind w:right="-990"/>
        <w:jc w:val="center"/>
        <w:rPr>
          <w:rFonts w:ascii="Times New Roman" w:hAnsi="Times New Roman" w:cs="Times New Roman"/>
          <w:b/>
          <w:bCs/>
          <w:color w:val="231F20"/>
          <w:sz w:val="24"/>
          <w:szCs w:val="24"/>
        </w:rPr>
      </w:pPr>
      <w:r w:rsidRPr="00BD1984">
        <w:rPr>
          <w:rFonts w:ascii="Times New Roman" w:hAnsi="Times New Roman" w:cs="Times New Roman"/>
          <w:b/>
          <w:bCs/>
          <w:color w:val="231F20"/>
          <w:sz w:val="24"/>
          <w:szCs w:val="24"/>
        </w:rPr>
        <w:t>Insert Fig</w:t>
      </w:r>
      <w:r>
        <w:rPr>
          <w:rFonts w:ascii="Times New Roman" w:hAnsi="Times New Roman" w:cs="Times New Roman"/>
          <w:b/>
          <w:bCs/>
          <w:color w:val="231F20"/>
          <w:sz w:val="24"/>
          <w:szCs w:val="24"/>
        </w:rPr>
        <w:t>ure</w:t>
      </w:r>
      <w:r w:rsidRPr="00BD1984">
        <w:rPr>
          <w:rFonts w:ascii="Times New Roman" w:hAnsi="Times New Roman" w:cs="Times New Roman"/>
          <w:b/>
          <w:bCs/>
          <w:color w:val="231F20"/>
          <w:sz w:val="24"/>
          <w:szCs w:val="24"/>
        </w:rPr>
        <w:t xml:space="preserve"> 15.</w:t>
      </w:r>
      <w:r w:rsidR="00C70873">
        <w:rPr>
          <w:rFonts w:ascii="Times New Roman" w:hAnsi="Times New Roman" w:cs="Times New Roman"/>
          <w:b/>
          <w:bCs/>
          <w:color w:val="231F20"/>
          <w:sz w:val="24"/>
          <w:szCs w:val="24"/>
        </w:rPr>
        <w:t>9</w:t>
      </w:r>
      <w:r w:rsidRPr="00BD1984">
        <w:rPr>
          <w:rFonts w:ascii="Times New Roman" w:hAnsi="Times New Roman" w:cs="Times New Roman"/>
          <w:b/>
          <w:bCs/>
          <w:color w:val="231F20"/>
          <w:sz w:val="24"/>
          <w:szCs w:val="24"/>
        </w:rPr>
        <w:t>c Perspective View: Afar Depression</w:t>
      </w:r>
    </w:p>
    <w:p w14:paraId="6F8A139B" w14:textId="77777777" w:rsidR="00DE75D2" w:rsidRDefault="00DE75D2" w:rsidP="00DE75D2">
      <w:pPr>
        <w:tabs>
          <w:tab w:val="left" w:pos="900"/>
        </w:tabs>
        <w:ind w:right="-990"/>
        <w:jc w:val="center"/>
        <w:rPr>
          <w:rFonts w:ascii="Times New Roman" w:hAnsi="Times New Roman" w:cs="Times New Roman"/>
          <w:b/>
          <w:bCs/>
          <w:color w:val="231F20"/>
          <w:sz w:val="24"/>
          <w:szCs w:val="24"/>
        </w:rPr>
      </w:pPr>
    </w:p>
    <w:p w14:paraId="47F929A6" w14:textId="77777777" w:rsidR="00821721" w:rsidRDefault="00DE75D2" w:rsidP="00DE75D2">
      <w:pPr>
        <w:tabs>
          <w:tab w:val="left" w:pos="900"/>
        </w:tabs>
        <w:ind w:right="-990"/>
        <w:rPr>
          <w:rFonts w:ascii="Times New Roman" w:hAnsi="Times New Roman" w:cs="Times New Roman"/>
          <w:b/>
          <w:bCs/>
          <w:color w:val="231F20"/>
          <w:sz w:val="24"/>
          <w:szCs w:val="24"/>
        </w:rPr>
      </w:pPr>
      <w:r>
        <w:rPr>
          <w:rFonts w:ascii="Times New Roman" w:hAnsi="Times New Roman" w:cs="Times New Roman"/>
          <w:b/>
          <w:bCs/>
          <w:color w:val="231F20"/>
          <w:sz w:val="24"/>
          <w:szCs w:val="24"/>
        </w:rPr>
        <w:t>Geology in Action</w:t>
      </w:r>
    </w:p>
    <w:p w14:paraId="1D438BE2" w14:textId="77777777" w:rsidR="00821721" w:rsidRDefault="00821721" w:rsidP="00DE75D2">
      <w:pPr>
        <w:tabs>
          <w:tab w:val="left" w:pos="900"/>
        </w:tabs>
        <w:ind w:right="-990"/>
        <w:rPr>
          <w:rFonts w:ascii="Times New Roman" w:hAnsi="Times New Roman" w:cs="Times New Roman"/>
          <w:b/>
          <w:bCs/>
          <w:color w:val="231F20"/>
          <w:sz w:val="24"/>
          <w:szCs w:val="24"/>
        </w:rPr>
      </w:pPr>
    </w:p>
    <w:p w14:paraId="1F1F251C" w14:textId="5F965AFD" w:rsidR="00DE75D2" w:rsidRPr="00BD1984" w:rsidRDefault="00DE75D2" w:rsidP="00DE75D2">
      <w:pPr>
        <w:tabs>
          <w:tab w:val="left" w:pos="900"/>
        </w:tabs>
        <w:ind w:right="-990"/>
        <w:rPr>
          <w:rFonts w:ascii="Times New Roman" w:hAnsi="Times New Roman" w:cs="Times New Roman"/>
          <w:b/>
          <w:bCs/>
          <w:color w:val="231F20"/>
          <w:sz w:val="24"/>
          <w:szCs w:val="24"/>
        </w:rPr>
      </w:pPr>
      <w:r>
        <w:rPr>
          <w:rFonts w:ascii="Times New Roman" w:hAnsi="Times New Roman" w:cs="Times New Roman"/>
          <w:color w:val="231F20"/>
          <w:sz w:val="24"/>
          <w:szCs w:val="24"/>
        </w:rPr>
        <w:t xml:space="preserve">The 3-D rendering of the Afar Depression and environs is also called the Afar Triangle. </w:t>
      </w:r>
      <w:r w:rsidR="002628CC">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Geologically, three tectonic plates are separating (about 1 to 2 inches annually) which causes active volcanoes and a slowly sinking valley floor. The area has frequent drought and some of the hottest temperatures on Earth. NEW Text: Wikipedia (2021). </w:t>
      </w:r>
      <w:r>
        <w:rPr>
          <w:rFonts w:ascii="Times New Roman" w:hAnsi="Times New Roman" w:cs="Times New Roman"/>
          <w:i/>
          <w:iCs/>
          <w:color w:val="231F20"/>
          <w:sz w:val="24"/>
          <w:szCs w:val="24"/>
        </w:rPr>
        <w:t xml:space="preserve">Afar Triangle. </w:t>
      </w:r>
      <w:r>
        <w:rPr>
          <w:rFonts w:ascii="Times New Roman" w:hAnsi="Times New Roman" w:cs="Times New Roman"/>
          <w:color w:val="231F20"/>
          <w:sz w:val="24"/>
          <w:szCs w:val="24"/>
        </w:rPr>
        <w:t xml:space="preserve">Retrieved from: </w:t>
      </w:r>
      <w:r w:rsidRPr="006D0CCC">
        <w:rPr>
          <w:rFonts w:ascii="Times New Roman" w:hAnsi="Times New Roman" w:cs="Times New Roman"/>
          <w:color w:val="231F20"/>
          <w:sz w:val="24"/>
          <w:szCs w:val="24"/>
        </w:rPr>
        <w:t>en.wikipedia.org/wiki/Afar_Triangle</w:t>
      </w:r>
      <w:r>
        <w:rPr>
          <w:rFonts w:ascii="Times New Roman" w:hAnsi="Times New Roman" w:cs="Times New Roman"/>
          <w:color w:val="231F20"/>
          <w:sz w:val="24"/>
          <w:szCs w:val="24"/>
        </w:rPr>
        <w:t xml:space="preserve">. Generated by draping a Landsat image over a Digital elevation model. </w:t>
      </w:r>
      <w:r>
        <w:rPr>
          <w:rFonts w:ascii="Times New Roman" w:hAnsi="Times New Roman" w:cs="Times New Roman"/>
          <w:b/>
          <w:bCs/>
          <w:color w:val="231F20"/>
          <w:sz w:val="24"/>
          <w:szCs w:val="24"/>
        </w:rPr>
        <w:tab/>
      </w:r>
    </w:p>
    <w:p w14:paraId="08DF6A22" w14:textId="77777777" w:rsidR="00DE75D2" w:rsidRDefault="00DE75D2" w:rsidP="00DE75D2">
      <w:pPr>
        <w:tabs>
          <w:tab w:val="left" w:pos="900"/>
        </w:tabs>
        <w:ind w:right="-990"/>
        <w:jc w:val="center"/>
        <w:rPr>
          <w:rFonts w:ascii="Times New Roman" w:hAnsi="Times New Roman" w:cs="Times New Roman"/>
          <w:color w:val="231F20"/>
          <w:sz w:val="24"/>
          <w:szCs w:val="24"/>
        </w:rPr>
      </w:pPr>
    </w:p>
    <w:p w14:paraId="7DF74E59" w14:textId="77777777" w:rsidR="00DE75D2" w:rsidRDefault="00DE75D2" w:rsidP="00DE75D2">
      <w:pPr>
        <w:tabs>
          <w:tab w:val="left" w:pos="900"/>
        </w:tabs>
        <w:ind w:right="-99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The Fossils</w:t>
      </w:r>
    </w:p>
    <w:p w14:paraId="1385AEC9" w14:textId="77777777" w:rsidR="00DE75D2" w:rsidRDefault="00DE75D2" w:rsidP="00DE75D2">
      <w:pPr>
        <w:tabs>
          <w:tab w:val="left" w:pos="900"/>
        </w:tabs>
        <w:ind w:right="-990"/>
        <w:jc w:val="center"/>
        <w:rPr>
          <w:rFonts w:ascii="Times New Roman" w:hAnsi="Times New Roman" w:cs="Times New Roman"/>
          <w:b/>
          <w:bCs/>
          <w:color w:val="231F20"/>
          <w:sz w:val="24"/>
          <w:szCs w:val="24"/>
        </w:rPr>
      </w:pPr>
    </w:p>
    <w:p w14:paraId="0A8F11A4" w14:textId="3A3F4F7B" w:rsidR="00DE75D2" w:rsidRDefault="00DE75D2" w:rsidP="00DE75D2">
      <w:pPr>
        <w:rPr>
          <w:rFonts w:ascii="Times New Roman" w:hAnsi="Times New Roman" w:cs="Times New Roman"/>
          <w:sz w:val="24"/>
          <w:szCs w:val="24"/>
        </w:rPr>
      </w:pPr>
      <w:r>
        <w:rPr>
          <w:rFonts w:ascii="Times New Roman" w:hAnsi="Times New Roman" w:cs="Times New Roman"/>
          <w:sz w:val="24"/>
          <w:szCs w:val="24"/>
        </w:rPr>
        <w:t>S</w:t>
      </w:r>
      <w:r w:rsidRPr="00D7391B">
        <w:rPr>
          <w:rFonts w:ascii="Times New Roman" w:hAnsi="Times New Roman" w:cs="Times New Roman"/>
          <w:sz w:val="24"/>
          <w:szCs w:val="24"/>
        </w:rPr>
        <w:t>ome</w:t>
      </w:r>
      <w:r>
        <w:rPr>
          <w:rFonts w:ascii="Times New Roman" w:hAnsi="Times New Roman" w:cs="Times New Roman"/>
          <w:sz w:val="24"/>
          <w:szCs w:val="24"/>
        </w:rPr>
        <w:t xml:space="preserve"> fossils </w:t>
      </w:r>
      <w:r w:rsidRPr="00D7391B">
        <w:rPr>
          <w:rFonts w:ascii="Times New Roman" w:hAnsi="Times New Roman" w:cs="Times New Roman"/>
          <w:sz w:val="24"/>
          <w:szCs w:val="24"/>
        </w:rPr>
        <w:t>became household names</w:t>
      </w:r>
      <w:r>
        <w:rPr>
          <w:rFonts w:ascii="Times New Roman" w:hAnsi="Times New Roman" w:cs="Times New Roman"/>
          <w:sz w:val="24"/>
          <w:szCs w:val="24"/>
        </w:rPr>
        <w:t xml:space="preserve">, </w:t>
      </w:r>
      <w:r w:rsidR="00693C32">
        <w:rPr>
          <w:rFonts w:ascii="Times New Roman" w:hAnsi="Times New Roman" w:cs="Times New Roman"/>
          <w:sz w:val="24"/>
          <w:szCs w:val="24"/>
        </w:rPr>
        <w:t xml:space="preserve">like Piltdown Man, a hoax! </w:t>
      </w:r>
      <w:r>
        <w:rPr>
          <w:rFonts w:ascii="Times New Roman" w:hAnsi="Times New Roman" w:cs="Times New Roman"/>
          <w:sz w:val="24"/>
          <w:szCs w:val="24"/>
        </w:rPr>
        <w:t>N</w:t>
      </w:r>
      <w:r w:rsidRPr="00D7391B">
        <w:rPr>
          <w:rFonts w:ascii="Times New Roman" w:hAnsi="Times New Roman" w:cs="Times New Roman"/>
          <w:sz w:val="24"/>
          <w:szCs w:val="24"/>
        </w:rPr>
        <w:t>eanderthal</w:t>
      </w:r>
      <w:r w:rsidR="00693C32">
        <w:rPr>
          <w:rFonts w:ascii="Times New Roman" w:hAnsi="Times New Roman" w:cs="Times New Roman"/>
          <w:sz w:val="24"/>
          <w:szCs w:val="24"/>
        </w:rPr>
        <w:t>,</w:t>
      </w:r>
      <w:r>
        <w:rPr>
          <w:rFonts w:ascii="Times New Roman" w:hAnsi="Times New Roman" w:cs="Times New Roman"/>
          <w:sz w:val="24"/>
          <w:szCs w:val="24"/>
        </w:rPr>
        <w:t xml:space="preserve"> </w:t>
      </w:r>
      <w:r w:rsidR="00760EB6">
        <w:rPr>
          <w:rFonts w:ascii="Times New Roman" w:hAnsi="Times New Roman" w:cs="Times New Roman"/>
          <w:sz w:val="24"/>
          <w:szCs w:val="24"/>
        </w:rPr>
        <w:t>from about</w:t>
      </w:r>
      <w:r w:rsidR="00760EB6" w:rsidRPr="00D7391B">
        <w:rPr>
          <w:rFonts w:ascii="Times New Roman" w:hAnsi="Times New Roman" w:cs="Times New Roman"/>
          <w:sz w:val="24"/>
          <w:szCs w:val="24"/>
        </w:rPr>
        <w:t xml:space="preserve"> 400,000 to 40,000 years</w:t>
      </w:r>
      <w:r w:rsidR="00760EB6">
        <w:rPr>
          <w:rFonts w:ascii="Times New Roman" w:hAnsi="Times New Roman" w:cs="Times New Roman"/>
          <w:sz w:val="24"/>
          <w:szCs w:val="24"/>
        </w:rPr>
        <w:t xml:space="preserve"> ago, </w:t>
      </w:r>
      <w:r>
        <w:rPr>
          <w:rFonts w:ascii="Times New Roman" w:hAnsi="Times New Roman" w:cs="Times New Roman"/>
          <w:sz w:val="24"/>
          <w:szCs w:val="24"/>
        </w:rPr>
        <w:t>discovered in 1856</w:t>
      </w:r>
      <w:r w:rsidR="008908B9">
        <w:rPr>
          <w:rFonts w:ascii="Times New Roman" w:hAnsi="Times New Roman" w:cs="Times New Roman"/>
          <w:sz w:val="24"/>
          <w:szCs w:val="24"/>
        </w:rPr>
        <w:t xml:space="preserve">, </w:t>
      </w:r>
      <w:r w:rsidR="00760EB6">
        <w:rPr>
          <w:rFonts w:ascii="Times New Roman" w:hAnsi="Times New Roman" w:cs="Times New Roman"/>
          <w:sz w:val="24"/>
          <w:szCs w:val="24"/>
        </w:rPr>
        <w:t>then</w:t>
      </w:r>
      <w:r w:rsidR="008908B9">
        <w:rPr>
          <w:rFonts w:ascii="Times New Roman" w:hAnsi="Times New Roman" w:cs="Times New Roman"/>
          <w:sz w:val="24"/>
          <w:szCs w:val="24"/>
        </w:rPr>
        <w:t xml:space="preserve"> “</w:t>
      </w:r>
      <w:r>
        <w:rPr>
          <w:rFonts w:ascii="Times New Roman" w:hAnsi="Times New Roman" w:cs="Times New Roman"/>
          <w:sz w:val="24"/>
          <w:szCs w:val="24"/>
        </w:rPr>
        <w:t>discovered</w:t>
      </w:r>
      <w:r w:rsidR="008908B9">
        <w:rPr>
          <w:rFonts w:ascii="Times New Roman" w:hAnsi="Times New Roman" w:cs="Times New Roman"/>
          <w:sz w:val="24"/>
          <w:szCs w:val="24"/>
        </w:rPr>
        <w:t>”</w:t>
      </w:r>
      <w:r>
        <w:rPr>
          <w:rFonts w:ascii="Times New Roman" w:hAnsi="Times New Roman" w:cs="Times New Roman"/>
          <w:sz w:val="24"/>
          <w:szCs w:val="24"/>
        </w:rPr>
        <w:t xml:space="preserve"> </w:t>
      </w:r>
      <w:r w:rsidR="00760EB6">
        <w:rPr>
          <w:rFonts w:ascii="Times New Roman" w:hAnsi="Times New Roman" w:cs="Times New Roman"/>
          <w:sz w:val="24"/>
          <w:szCs w:val="24"/>
        </w:rPr>
        <w:t>again</w:t>
      </w:r>
      <w:r w:rsidR="008908B9">
        <w:rPr>
          <w:rFonts w:ascii="Times New Roman" w:hAnsi="Times New Roman" w:cs="Times New Roman"/>
          <w:sz w:val="24"/>
          <w:szCs w:val="24"/>
        </w:rPr>
        <w:t>!</w:t>
      </w:r>
      <w:r>
        <w:rPr>
          <w:rFonts w:ascii="Times New Roman" w:hAnsi="Times New Roman" w:cs="Times New Roman"/>
          <w:sz w:val="24"/>
          <w:szCs w:val="24"/>
        </w:rPr>
        <w:t xml:space="preserve"> </w:t>
      </w:r>
      <w:r w:rsidR="00653D69">
        <w:rPr>
          <w:rFonts w:ascii="Times New Roman" w:hAnsi="Times New Roman" w:cs="Times New Roman"/>
          <w:sz w:val="24"/>
          <w:szCs w:val="24"/>
        </w:rPr>
        <w:t>T</w:t>
      </w:r>
      <w:r w:rsidR="008908B9">
        <w:rPr>
          <w:rFonts w:ascii="Times New Roman" w:hAnsi="Times New Roman" w:cs="Times New Roman"/>
          <w:sz w:val="24"/>
          <w:szCs w:val="24"/>
        </w:rPr>
        <w:t xml:space="preserve">he first fossil from Africa, </w:t>
      </w:r>
      <w:r w:rsidR="00653D69">
        <w:rPr>
          <w:rFonts w:ascii="Times New Roman" w:hAnsi="Times New Roman" w:cs="Times New Roman"/>
          <w:sz w:val="24"/>
          <w:szCs w:val="24"/>
        </w:rPr>
        <w:t xml:space="preserve">Neanderthal was </w:t>
      </w:r>
      <w:r w:rsidR="008908B9">
        <w:rPr>
          <w:rFonts w:ascii="Times New Roman" w:hAnsi="Times New Roman" w:cs="Times New Roman"/>
          <w:sz w:val="24"/>
          <w:szCs w:val="24"/>
        </w:rPr>
        <w:t>called a man-ape.</w:t>
      </w:r>
      <w:r w:rsidR="008A3F1C">
        <w:rPr>
          <w:rFonts w:ascii="Times New Roman" w:hAnsi="Times New Roman" w:cs="Times New Roman"/>
          <w:sz w:val="24"/>
          <w:szCs w:val="24"/>
        </w:rPr>
        <w:t xml:space="preserve"> When the famed Leakey family found the first hominid skull  in Tanzania, the race for human origins was on! [3</w:t>
      </w:r>
      <w:r w:rsidR="002F4CFB">
        <w:rPr>
          <w:rFonts w:ascii="Times New Roman" w:hAnsi="Times New Roman" w:cs="Times New Roman"/>
          <w:sz w:val="24"/>
          <w:szCs w:val="24"/>
        </w:rPr>
        <w:t>3</w:t>
      </w:r>
      <w:r w:rsidR="008A3F1C">
        <w:rPr>
          <w:rFonts w:ascii="Times New Roman" w:hAnsi="Times New Roman" w:cs="Times New Roman"/>
          <w:sz w:val="24"/>
          <w:szCs w:val="24"/>
        </w:rPr>
        <w:t>, pp.30-31]</w:t>
      </w:r>
      <w:r w:rsidR="008D7D2D">
        <w:rPr>
          <w:rFonts w:ascii="Times New Roman" w:hAnsi="Times New Roman" w:cs="Times New Roman"/>
          <w:sz w:val="24"/>
          <w:szCs w:val="24"/>
        </w:rPr>
        <w:t xml:space="preserve"> Every fossil adds to our quest to know who we, </w:t>
      </w:r>
      <w:r w:rsidR="008D7D2D" w:rsidRPr="009546AA">
        <w:rPr>
          <w:rFonts w:ascii="Times New Roman" w:hAnsi="Times New Roman" w:cs="Times New Roman"/>
          <w:i/>
          <w:iCs/>
          <w:sz w:val="24"/>
          <w:szCs w:val="24"/>
        </w:rPr>
        <w:t>Homo sapiens</w:t>
      </w:r>
      <w:r w:rsidR="008D7D2D">
        <w:rPr>
          <w:rFonts w:ascii="Times New Roman" w:hAnsi="Times New Roman" w:cs="Times New Roman"/>
          <w:sz w:val="24"/>
          <w:szCs w:val="24"/>
        </w:rPr>
        <w:t>, are, a puzzle still missing key pieces.</w:t>
      </w:r>
    </w:p>
    <w:p w14:paraId="19D84A56" w14:textId="5D7E486E" w:rsidR="008908B9" w:rsidRDefault="008908B9" w:rsidP="00DE75D2">
      <w:pPr>
        <w:rPr>
          <w:rFonts w:ascii="Times New Roman" w:hAnsi="Times New Roman" w:cs="Times New Roman"/>
          <w:sz w:val="24"/>
          <w:szCs w:val="24"/>
        </w:rPr>
      </w:pPr>
    </w:p>
    <w:p w14:paraId="50AD7A34" w14:textId="77777777" w:rsidR="00085D49" w:rsidRDefault="00085D49" w:rsidP="00DE75D2">
      <w:pPr>
        <w:rPr>
          <w:rFonts w:ascii="Times New Roman" w:hAnsi="Times New Roman" w:cs="Times New Roman"/>
          <w:sz w:val="24"/>
          <w:szCs w:val="24"/>
        </w:rPr>
      </w:pPr>
    </w:p>
    <w:p w14:paraId="73CC473B" w14:textId="6DB36DC2" w:rsidR="008908B9" w:rsidRDefault="008908B9" w:rsidP="00DE75D2">
      <w:pPr>
        <w:rPr>
          <w:rFonts w:ascii="Times New Roman" w:hAnsi="Times New Roman" w:cs="Times New Roman"/>
          <w:b/>
          <w:bCs/>
          <w:sz w:val="24"/>
          <w:szCs w:val="24"/>
        </w:rPr>
      </w:pPr>
      <w:r>
        <w:rPr>
          <w:rFonts w:ascii="Times New Roman" w:hAnsi="Times New Roman" w:cs="Times New Roman"/>
          <w:b/>
          <w:bCs/>
          <w:sz w:val="24"/>
          <w:szCs w:val="24"/>
        </w:rPr>
        <w:t>The Beginning, 1924</w:t>
      </w:r>
    </w:p>
    <w:p w14:paraId="1786AAC8" w14:textId="24528583" w:rsidR="008908B9" w:rsidRDefault="008908B9" w:rsidP="00DE75D2">
      <w:pPr>
        <w:rPr>
          <w:rFonts w:ascii="Times New Roman" w:hAnsi="Times New Roman" w:cs="Times New Roman"/>
          <w:sz w:val="24"/>
          <w:szCs w:val="24"/>
        </w:rPr>
      </w:pPr>
    </w:p>
    <w:p w14:paraId="0CD8B7AD" w14:textId="115F1ADF" w:rsidR="008908B9" w:rsidRDefault="008908B9" w:rsidP="00DE75D2">
      <w:pPr>
        <w:rPr>
          <w:rFonts w:ascii="Times New Roman" w:hAnsi="Times New Roman" w:cs="Times New Roman"/>
          <w:i/>
          <w:iCs/>
          <w:sz w:val="24"/>
          <w:szCs w:val="24"/>
        </w:rPr>
      </w:pPr>
      <w:r>
        <w:rPr>
          <w:rFonts w:ascii="Times New Roman" w:hAnsi="Times New Roman" w:cs="Times New Roman"/>
          <w:sz w:val="24"/>
          <w:szCs w:val="24"/>
        </w:rPr>
        <w:t>Raymond Dart</w:t>
      </w:r>
      <w:r w:rsidR="007F6CA1">
        <w:rPr>
          <w:rFonts w:ascii="Times New Roman" w:hAnsi="Times New Roman" w:cs="Times New Roman"/>
          <w:sz w:val="24"/>
          <w:szCs w:val="24"/>
        </w:rPr>
        <w:t xml:space="preserve"> (1893-1988)</w:t>
      </w:r>
      <w:r>
        <w:rPr>
          <w:rFonts w:ascii="Times New Roman" w:hAnsi="Times New Roman" w:cs="Times New Roman"/>
          <w:sz w:val="24"/>
          <w:szCs w:val="24"/>
        </w:rPr>
        <w:t>, a discoverer from</w:t>
      </w:r>
      <w:r w:rsidR="007F6CA1">
        <w:rPr>
          <w:rFonts w:ascii="Times New Roman" w:hAnsi="Times New Roman" w:cs="Times New Roman"/>
          <w:sz w:val="24"/>
          <w:szCs w:val="24"/>
        </w:rPr>
        <w:t xml:space="preserve"> Brisbane, Australia</w:t>
      </w:r>
      <w:r>
        <w:rPr>
          <w:rFonts w:ascii="Times New Roman" w:hAnsi="Times New Roman" w:cs="Times New Roman"/>
          <w:sz w:val="24"/>
          <w:szCs w:val="24"/>
        </w:rPr>
        <w:t>, found the first African skull</w:t>
      </w:r>
      <w:r w:rsidR="008A3F1C">
        <w:rPr>
          <w:rFonts w:ascii="Times New Roman" w:hAnsi="Times New Roman" w:cs="Times New Roman"/>
          <w:sz w:val="24"/>
          <w:szCs w:val="24"/>
        </w:rPr>
        <w:t>,</w:t>
      </w:r>
      <w:r w:rsidR="00767157">
        <w:rPr>
          <w:rFonts w:ascii="Times New Roman" w:hAnsi="Times New Roman" w:cs="Times New Roman"/>
          <w:sz w:val="24"/>
          <w:szCs w:val="24"/>
        </w:rPr>
        <w:t xml:space="preserve"> </w:t>
      </w:r>
      <w:r w:rsidR="008A3F1C">
        <w:rPr>
          <w:rFonts w:ascii="Times New Roman" w:hAnsi="Times New Roman" w:cs="Times New Roman"/>
          <w:sz w:val="24"/>
          <w:szCs w:val="24"/>
        </w:rPr>
        <w:t xml:space="preserve"> ignored “as just an extinct ape—a response that would routinely follow discoveries of primitive forms. Many were blinded by racism and simply refused to accept a human ancestor from Africa.</w:t>
      </w:r>
      <w:r w:rsidR="00E5019B">
        <w:rPr>
          <w:rFonts w:ascii="Times New Roman" w:hAnsi="Times New Roman" w:cs="Times New Roman"/>
          <w:sz w:val="24"/>
          <w:szCs w:val="24"/>
        </w:rPr>
        <w:t xml:space="preserve"> </w:t>
      </w:r>
      <w:r w:rsidR="008A3F1C">
        <w:rPr>
          <w:rFonts w:ascii="Times New Roman" w:hAnsi="Times New Roman" w:cs="Times New Roman"/>
          <w:sz w:val="24"/>
          <w:szCs w:val="24"/>
        </w:rPr>
        <w:t>” [3</w:t>
      </w:r>
      <w:r w:rsidR="002F4CFB">
        <w:rPr>
          <w:rFonts w:ascii="Times New Roman" w:hAnsi="Times New Roman" w:cs="Times New Roman"/>
          <w:sz w:val="24"/>
          <w:szCs w:val="24"/>
        </w:rPr>
        <w:t>3</w:t>
      </w:r>
      <w:r w:rsidR="008A3F1C">
        <w:rPr>
          <w:rFonts w:ascii="Times New Roman" w:hAnsi="Times New Roman" w:cs="Times New Roman"/>
          <w:sz w:val="24"/>
          <w:szCs w:val="24"/>
        </w:rPr>
        <w:t>, p.31]</w:t>
      </w:r>
      <w:r w:rsidR="00E5019B">
        <w:rPr>
          <w:rFonts w:ascii="Times New Roman" w:hAnsi="Times New Roman" w:cs="Times New Roman"/>
          <w:sz w:val="24"/>
          <w:szCs w:val="24"/>
        </w:rPr>
        <w:t xml:space="preserve"> </w:t>
      </w:r>
      <w:r w:rsidR="00424713">
        <w:rPr>
          <w:rFonts w:ascii="Times New Roman" w:hAnsi="Times New Roman" w:cs="Times New Roman"/>
          <w:sz w:val="24"/>
          <w:szCs w:val="24"/>
        </w:rPr>
        <w:t>Proof positive for the skull as a hominid ancestor were a</w:t>
      </w:r>
      <w:r w:rsidR="00E5019B">
        <w:rPr>
          <w:rFonts w:ascii="Times New Roman" w:hAnsi="Times New Roman" w:cs="Times New Roman"/>
          <w:sz w:val="24"/>
          <w:szCs w:val="24"/>
        </w:rPr>
        <w:t xml:space="preserve"> “first molar,” a </w:t>
      </w:r>
      <w:r w:rsidR="00E5019B" w:rsidRPr="00E5019B">
        <w:rPr>
          <w:rFonts w:ascii="Times New Roman" w:hAnsi="Times New Roman" w:cs="Times New Roman"/>
          <w:i/>
          <w:iCs/>
          <w:sz w:val="24"/>
          <w:szCs w:val="24"/>
        </w:rPr>
        <w:t>baby tooth</w:t>
      </w:r>
      <w:r w:rsidR="00E5019B">
        <w:rPr>
          <w:rFonts w:ascii="Times New Roman" w:hAnsi="Times New Roman" w:cs="Times New Roman"/>
          <w:sz w:val="24"/>
          <w:szCs w:val="24"/>
        </w:rPr>
        <w:t>,</w:t>
      </w:r>
      <w:r w:rsidR="00424713">
        <w:rPr>
          <w:rFonts w:ascii="Times New Roman" w:hAnsi="Times New Roman" w:cs="Times New Roman"/>
          <w:sz w:val="24"/>
          <w:szCs w:val="24"/>
        </w:rPr>
        <w:t xml:space="preserve"> which</w:t>
      </w:r>
      <w:r w:rsidR="00E5019B">
        <w:rPr>
          <w:rFonts w:ascii="Times New Roman" w:hAnsi="Times New Roman" w:cs="Times New Roman"/>
          <w:sz w:val="24"/>
          <w:szCs w:val="24"/>
        </w:rPr>
        <w:t xml:space="preserve"> “clearly distinguishes humans from </w:t>
      </w:r>
      <w:r w:rsidR="007F6CA1">
        <w:rPr>
          <w:rFonts w:ascii="Times New Roman" w:hAnsi="Times New Roman" w:cs="Times New Roman"/>
          <w:sz w:val="24"/>
          <w:szCs w:val="24"/>
        </w:rPr>
        <w:t xml:space="preserve">other apes,” and a </w:t>
      </w:r>
      <w:r w:rsidR="007F6CA1" w:rsidRPr="00424713">
        <w:rPr>
          <w:rFonts w:ascii="Times New Roman" w:hAnsi="Times New Roman" w:cs="Times New Roman"/>
          <w:i/>
          <w:iCs/>
          <w:sz w:val="24"/>
          <w:szCs w:val="24"/>
        </w:rPr>
        <w:t>narrow</w:t>
      </w:r>
      <w:r w:rsidR="007F6CA1">
        <w:rPr>
          <w:rFonts w:ascii="Times New Roman" w:hAnsi="Times New Roman" w:cs="Times New Roman"/>
          <w:sz w:val="24"/>
          <w:szCs w:val="24"/>
        </w:rPr>
        <w:t xml:space="preserve"> incisor</w:t>
      </w:r>
      <w:r w:rsidR="00424713">
        <w:rPr>
          <w:rFonts w:ascii="Times New Roman" w:hAnsi="Times New Roman" w:cs="Times New Roman"/>
          <w:sz w:val="24"/>
          <w:szCs w:val="24"/>
        </w:rPr>
        <w:t xml:space="preserve"> tooth, also a distinctly human feature. </w:t>
      </w:r>
      <w:r w:rsidR="007F6CA1">
        <w:rPr>
          <w:rFonts w:ascii="Times New Roman" w:hAnsi="Times New Roman" w:cs="Times New Roman"/>
          <w:sz w:val="24"/>
          <w:szCs w:val="24"/>
        </w:rPr>
        <w:t>[3</w:t>
      </w:r>
      <w:r w:rsidR="002F4CFB">
        <w:rPr>
          <w:rFonts w:ascii="Times New Roman" w:hAnsi="Times New Roman" w:cs="Times New Roman"/>
          <w:sz w:val="24"/>
          <w:szCs w:val="24"/>
        </w:rPr>
        <w:t>3</w:t>
      </w:r>
      <w:r w:rsidR="007F6CA1">
        <w:rPr>
          <w:rFonts w:ascii="Times New Roman" w:hAnsi="Times New Roman" w:cs="Times New Roman"/>
          <w:sz w:val="24"/>
          <w:szCs w:val="24"/>
        </w:rPr>
        <w:t>, p.1</w:t>
      </w:r>
      <w:r w:rsidR="00424713">
        <w:rPr>
          <w:rFonts w:ascii="Times New Roman" w:hAnsi="Times New Roman" w:cs="Times New Roman"/>
          <w:sz w:val="24"/>
          <w:szCs w:val="24"/>
        </w:rPr>
        <w:t>5</w:t>
      </w:r>
      <w:r w:rsidR="007F6CA1">
        <w:rPr>
          <w:rFonts w:ascii="Times New Roman" w:hAnsi="Times New Roman" w:cs="Times New Roman"/>
          <w:sz w:val="24"/>
          <w:szCs w:val="24"/>
        </w:rPr>
        <w:t>8]</w:t>
      </w:r>
      <w:r w:rsidR="00424713">
        <w:rPr>
          <w:rFonts w:ascii="Times New Roman" w:hAnsi="Times New Roman" w:cs="Times New Roman"/>
          <w:sz w:val="24"/>
          <w:szCs w:val="24"/>
        </w:rPr>
        <w:t xml:space="preserve"> Dart was the first to use the name </w:t>
      </w:r>
      <w:r w:rsidR="00424713">
        <w:rPr>
          <w:rFonts w:ascii="Times New Roman" w:hAnsi="Times New Roman" w:cs="Times New Roman"/>
          <w:i/>
          <w:iCs/>
          <w:sz w:val="24"/>
          <w:szCs w:val="24"/>
        </w:rPr>
        <w:t xml:space="preserve">Australopithecus afarensis, </w:t>
      </w:r>
      <w:r w:rsidR="00424713">
        <w:rPr>
          <w:rFonts w:ascii="Times New Roman" w:hAnsi="Times New Roman" w:cs="Times New Roman"/>
          <w:sz w:val="24"/>
          <w:szCs w:val="24"/>
        </w:rPr>
        <w:t>not recognized by scientists as a me</w:t>
      </w:r>
      <w:r w:rsidR="008365B3">
        <w:rPr>
          <w:rFonts w:ascii="Times New Roman" w:hAnsi="Times New Roman" w:cs="Times New Roman"/>
          <w:sz w:val="24"/>
          <w:szCs w:val="24"/>
        </w:rPr>
        <w:t>mber of the human family until the 1940s and 1950s. [3</w:t>
      </w:r>
      <w:r w:rsidR="002F4CFB">
        <w:rPr>
          <w:rFonts w:ascii="Times New Roman" w:hAnsi="Times New Roman" w:cs="Times New Roman"/>
          <w:sz w:val="24"/>
          <w:szCs w:val="24"/>
        </w:rPr>
        <w:t>3</w:t>
      </w:r>
      <w:r w:rsidR="008365B3">
        <w:rPr>
          <w:rFonts w:ascii="Times New Roman" w:hAnsi="Times New Roman" w:cs="Times New Roman"/>
          <w:sz w:val="24"/>
          <w:szCs w:val="24"/>
        </w:rPr>
        <w:t>, p. 31]</w:t>
      </w:r>
      <w:r w:rsidR="00424713">
        <w:rPr>
          <w:rFonts w:ascii="Times New Roman" w:hAnsi="Times New Roman" w:cs="Times New Roman"/>
          <w:i/>
          <w:iCs/>
          <w:sz w:val="24"/>
          <w:szCs w:val="24"/>
        </w:rPr>
        <w:t xml:space="preserve"> </w:t>
      </w:r>
    </w:p>
    <w:p w14:paraId="69EA9D6C" w14:textId="68A61FC8" w:rsidR="00767157" w:rsidRDefault="00767157" w:rsidP="00DE75D2">
      <w:pPr>
        <w:rPr>
          <w:rFonts w:ascii="Times New Roman" w:hAnsi="Times New Roman" w:cs="Times New Roman"/>
          <w:sz w:val="24"/>
          <w:szCs w:val="24"/>
        </w:rPr>
      </w:pPr>
    </w:p>
    <w:p w14:paraId="481E3CE8" w14:textId="13B250A3" w:rsidR="00767157" w:rsidRDefault="00767157" w:rsidP="00767157">
      <w:pPr>
        <w:ind w:left="720"/>
        <w:rPr>
          <w:rFonts w:ascii="Times New Roman" w:hAnsi="Times New Roman" w:cs="Times New Roman"/>
          <w:color w:val="333333"/>
          <w:sz w:val="24"/>
          <w:szCs w:val="24"/>
          <w:shd w:val="clear" w:color="auto" w:fill="FFFFFF"/>
        </w:rPr>
      </w:pPr>
      <w:r w:rsidRPr="00767157">
        <w:rPr>
          <w:rFonts w:ascii="Times New Roman" w:hAnsi="Times New Roman" w:cs="Times New Roman"/>
          <w:color w:val="333333"/>
          <w:sz w:val="24"/>
          <w:szCs w:val="24"/>
          <w:shd w:val="clear" w:color="auto" w:fill="FFFFFF"/>
        </w:rPr>
        <w:t>The genus </w:t>
      </w:r>
      <w:r w:rsidRPr="00767157">
        <w:rPr>
          <w:rFonts w:ascii="Times New Roman" w:hAnsi="Times New Roman" w:cs="Times New Roman"/>
          <w:i/>
          <w:iCs/>
          <w:color w:val="333333"/>
          <w:sz w:val="24"/>
          <w:szCs w:val="24"/>
          <w:shd w:val="clear" w:color="auto" w:fill="FFFFFF"/>
        </w:rPr>
        <w:t>Australopithecus</w:t>
      </w:r>
      <w:r w:rsidRPr="00767157">
        <w:rPr>
          <w:rFonts w:ascii="Times New Roman" w:hAnsi="Times New Roman" w:cs="Times New Roman"/>
          <w:color w:val="333333"/>
          <w:sz w:val="24"/>
          <w:szCs w:val="24"/>
          <w:shd w:val="clear" w:color="auto" w:fill="FFFFFF"/>
        </w:rPr>
        <w:t> is a collection of hominin species that span the time period from 4.18 to about 2 million years ago. Australopiths were terrestrial bipedal ape-like animals that had large chewing teeth with thick enamel caps, but whose brains were only very slightly larger than those of great apes. They are the closest known relatives of our genus </w:t>
      </w:r>
      <w:r w:rsidRPr="00767157">
        <w:rPr>
          <w:rFonts w:ascii="Times New Roman" w:hAnsi="Times New Roman" w:cs="Times New Roman"/>
          <w:i/>
          <w:iCs/>
          <w:color w:val="333333"/>
          <w:sz w:val="24"/>
          <w:szCs w:val="24"/>
          <w:shd w:val="clear" w:color="auto" w:fill="FFFFFF"/>
        </w:rPr>
        <w:t>Homo</w:t>
      </w:r>
      <w:r w:rsidRPr="00767157">
        <w:rPr>
          <w:rFonts w:ascii="Times New Roman" w:hAnsi="Times New Roman" w:cs="Times New Roman"/>
          <w:color w:val="333333"/>
          <w:sz w:val="24"/>
          <w:szCs w:val="24"/>
          <w:shd w:val="clear" w:color="auto" w:fill="FFFFFF"/>
        </w:rPr>
        <w:t xml:space="preserve">, and we most likely evolved from a species that was part of this adaptive radiation. </w:t>
      </w:r>
      <w:r>
        <w:rPr>
          <w:rFonts w:ascii="Times New Roman" w:hAnsi="Times New Roman" w:cs="Times New Roman"/>
          <w:color w:val="333333"/>
          <w:sz w:val="24"/>
          <w:szCs w:val="24"/>
          <w:shd w:val="clear" w:color="auto" w:fill="FFFFFF"/>
        </w:rPr>
        <w:t>[3</w:t>
      </w:r>
      <w:r w:rsidR="00F9771B">
        <w:rPr>
          <w:rFonts w:ascii="Times New Roman" w:hAnsi="Times New Roman" w:cs="Times New Roman"/>
          <w:color w:val="333333"/>
          <w:sz w:val="24"/>
          <w:szCs w:val="24"/>
          <w:shd w:val="clear" w:color="auto" w:fill="FFFFFF"/>
        </w:rPr>
        <w:t>4</w:t>
      </w:r>
      <w:r>
        <w:rPr>
          <w:rFonts w:ascii="Times New Roman" w:hAnsi="Times New Roman" w:cs="Times New Roman"/>
          <w:color w:val="333333"/>
          <w:sz w:val="24"/>
          <w:szCs w:val="24"/>
          <w:shd w:val="clear" w:color="auto" w:fill="FFFFFF"/>
        </w:rPr>
        <w:t>]</w:t>
      </w:r>
    </w:p>
    <w:p w14:paraId="1931B158" w14:textId="226D2A01" w:rsidR="00925409" w:rsidRDefault="00925409" w:rsidP="00925409">
      <w:pPr>
        <w:rPr>
          <w:rFonts w:ascii="Times New Roman" w:hAnsi="Times New Roman" w:cs="Times New Roman"/>
          <w:color w:val="333333"/>
          <w:sz w:val="24"/>
          <w:szCs w:val="24"/>
          <w:shd w:val="clear" w:color="auto" w:fill="FFFFFF"/>
        </w:rPr>
      </w:pPr>
    </w:p>
    <w:p w14:paraId="50F12235" w14:textId="5BFCB868" w:rsidR="00925409" w:rsidRDefault="00925409" w:rsidP="00925409">
      <w:pPr>
        <w:jc w:val="center"/>
        <w:rPr>
          <w:rFonts w:ascii="Times New Roman" w:hAnsi="Times New Roman" w:cs="Times New Roman"/>
          <w:b/>
          <w:bCs/>
          <w:color w:val="333333"/>
          <w:sz w:val="24"/>
          <w:szCs w:val="24"/>
          <w:shd w:val="clear" w:color="auto" w:fill="FFFFFF"/>
        </w:rPr>
      </w:pPr>
      <w:r>
        <w:rPr>
          <w:rFonts w:ascii="Times New Roman" w:hAnsi="Times New Roman" w:cs="Times New Roman"/>
          <w:b/>
          <w:bCs/>
          <w:color w:val="333333"/>
          <w:sz w:val="24"/>
          <w:szCs w:val="24"/>
          <w:shd w:val="clear" w:color="auto" w:fill="FFFFFF"/>
        </w:rPr>
        <w:t>Insert Figure 15.</w:t>
      </w:r>
      <w:r w:rsidR="00C70873">
        <w:rPr>
          <w:rFonts w:ascii="Times New Roman" w:hAnsi="Times New Roman" w:cs="Times New Roman"/>
          <w:b/>
          <w:bCs/>
          <w:color w:val="333333"/>
          <w:sz w:val="24"/>
          <w:szCs w:val="24"/>
          <w:shd w:val="clear" w:color="auto" w:fill="FFFFFF"/>
        </w:rPr>
        <w:t>10</w:t>
      </w:r>
      <w:r>
        <w:rPr>
          <w:rFonts w:ascii="Times New Roman" w:hAnsi="Times New Roman" w:cs="Times New Roman"/>
          <w:b/>
          <w:bCs/>
          <w:color w:val="333333"/>
          <w:sz w:val="24"/>
          <w:szCs w:val="24"/>
          <w:shd w:val="clear" w:color="auto" w:fill="FFFFFF"/>
        </w:rPr>
        <w:t xml:space="preserve"> Raymond Dart</w:t>
      </w:r>
    </w:p>
    <w:p w14:paraId="2B21C236" w14:textId="05A513CA" w:rsidR="00653D69" w:rsidRPr="00653D69" w:rsidRDefault="00653D69" w:rsidP="00653D69">
      <w:pPr>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Caption: Dr. Raymond Dart, in Johannesburg, South Africa, holds what came to be known as the Taung child skull. </w:t>
      </w:r>
      <w:r>
        <w:t>Photo © 1983 David L. Brill, humanoriginsphotos.com</w:t>
      </w:r>
      <w:r w:rsidRPr="00653D69">
        <w:rPr>
          <w:rFonts w:ascii="Times New Roman" w:hAnsi="Times New Roman" w:cs="Times New Roman"/>
          <w:sz w:val="24"/>
          <w:szCs w:val="24"/>
        </w:rPr>
        <w:t>. ID: 1983-</w:t>
      </w:r>
      <w:r w:rsidR="00FF08E7">
        <w:rPr>
          <w:rFonts w:ascii="Times New Roman" w:hAnsi="Times New Roman" w:cs="Times New Roman"/>
          <w:sz w:val="24"/>
          <w:szCs w:val="24"/>
        </w:rPr>
        <w:t>0056-13E</w:t>
      </w:r>
    </w:p>
    <w:p w14:paraId="331A7261" w14:textId="4924526E" w:rsidR="00653D69" w:rsidRPr="00653D69" w:rsidRDefault="00653D69" w:rsidP="00653D69">
      <w:pPr>
        <w:rPr>
          <w:rFonts w:ascii="Times New Roman" w:hAnsi="Times New Roman" w:cs="Times New Roman"/>
          <w:sz w:val="24"/>
          <w:szCs w:val="24"/>
        </w:rPr>
      </w:pPr>
    </w:p>
    <w:p w14:paraId="18B77241" w14:textId="77777777" w:rsidR="00DE75D2" w:rsidRDefault="00DE75D2" w:rsidP="00DE75D2">
      <w:pPr>
        <w:rPr>
          <w:rFonts w:ascii="Times New Roman" w:hAnsi="Times New Roman" w:cs="Times New Roman"/>
          <w:b/>
          <w:bCs/>
          <w:sz w:val="24"/>
          <w:szCs w:val="24"/>
        </w:rPr>
      </w:pPr>
      <w:r>
        <w:rPr>
          <w:rFonts w:ascii="Times New Roman" w:hAnsi="Times New Roman" w:cs="Times New Roman"/>
          <w:b/>
          <w:bCs/>
          <w:sz w:val="24"/>
          <w:szCs w:val="24"/>
        </w:rPr>
        <w:t>Neanderthal Man</w:t>
      </w:r>
    </w:p>
    <w:p w14:paraId="50A6D6D1" w14:textId="77777777" w:rsidR="00DE75D2" w:rsidRPr="003540E1" w:rsidRDefault="00DE75D2" w:rsidP="00DE75D2">
      <w:pPr>
        <w:rPr>
          <w:rFonts w:ascii="Times New Roman" w:hAnsi="Times New Roman" w:cs="Times New Roman"/>
          <w:b/>
          <w:bCs/>
          <w:sz w:val="24"/>
          <w:szCs w:val="24"/>
        </w:rPr>
      </w:pPr>
    </w:p>
    <w:p w14:paraId="2B8BFA67" w14:textId="60151543" w:rsidR="00DE75D2" w:rsidRDefault="007860EC" w:rsidP="008908B9">
      <w:pPr>
        <w:rPr>
          <w:rFonts w:ascii="Times New Roman" w:hAnsi="Times New Roman" w:cs="Times New Roman"/>
          <w:sz w:val="24"/>
          <w:szCs w:val="24"/>
        </w:rPr>
      </w:pPr>
      <w:r>
        <w:rPr>
          <w:rFonts w:ascii="Times New Roman" w:hAnsi="Times New Roman" w:cs="Times New Roman"/>
          <w:sz w:val="24"/>
          <w:szCs w:val="24"/>
        </w:rPr>
        <w:t>Paleoanthropology</w:t>
      </w:r>
      <w:r w:rsidR="005E4E22">
        <w:rPr>
          <w:rFonts w:ascii="Times New Roman" w:hAnsi="Times New Roman" w:cs="Times New Roman"/>
          <w:sz w:val="24"/>
          <w:szCs w:val="24"/>
        </w:rPr>
        <w:t xml:space="preserve"> is tricky, “like a 3-D jigsaw puzzle with no picture on the box and half the pieces missing.”* </w:t>
      </w:r>
      <w:r w:rsidR="008908B9">
        <w:rPr>
          <w:rFonts w:ascii="Times New Roman" w:hAnsi="Times New Roman" w:cs="Times New Roman"/>
          <w:sz w:val="24"/>
          <w:szCs w:val="24"/>
        </w:rPr>
        <w:t xml:space="preserve">We, </w:t>
      </w:r>
      <w:r w:rsidR="008908B9" w:rsidRPr="007860EC">
        <w:rPr>
          <w:rFonts w:ascii="Times New Roman" w:hAnsi="Times New Roman" w:cs="Times New Roman"/>
          <w:i/>
          <w:iCs/>
          <w:sz w:val="24"/>
          <w:szCs w:val="24"/>
        </w:rPr>
        <w:t>Homo sapiens</w:t>
      </w:r>
      <w:r w:rsidR="008908B9">
        <w:rPr>
          <w:rFonts w:ascii="Times New Roman" w:hAnsi="Times New Roman" w:cs="Times New Roman"/>
          <w:sz w:val="24"/>
          <w:szCs w:val="24"/>
        </w:rPr>
        <w:t xml:space="preserve"> and </w:t>
      </w:r>
      <w:r w:rsidR="008D7D2D" w:rsidRPr="008D7D2D">
        <w:rPr>
          <w:rFonts w:ascii="Times New Roman" w:hAnsi="Times New Roman" w:cs="Times New Roman"/>
          <w:i/>
          <w:iCs/>
          <w:sz w:val="24"/>
          <w:szCs w:val="24"/>
        </w:rPr>
        <w:t xml:space="preserve">Homo </w:t>
      </w:r>
      <w:r w:rsidR="008908B9" w:rsidRPr="008D7D2D">
        <w:rPr>
          <w:rFonts w:ascii="Times New Roman" w:hAnsi="Times New Roman" w:cs="Times New Roman"/>
          <w:i/>
          <w:iCs/>
          <w:sz w:val="24"/>
          <w:szCs w:val="24"/>
        </w:rPr>
        <w:t>Neandert</w:t>
      </w:r>
      <w:r w:rsidR="008D7D2D" w:rsidRPr="008D7D2D">
        <w:rPr>
          <w:rFonts w:ascii="Times New Roman" w:hAnsi="Times New Roman" w:cs="Times New Roman"/>
          <w:i/>
          <w:iCs/>
          <w:sz w:val="24"/>
          <w:szCs w:val="24"/>
        </w:rPr>
        <w:t>alensis</w:t>
      </w:r>
      <w:r w:rsidR="008908B9">
        <w:rPr>
          <w:rFonts w:ascii="Times New Roman" w:hAnsi="Times New Roman" w:cs="Times New Roman"/>
          <w:sz w:val="24"/>
          <w:szCs w:val="24"/>
        </w:rPr>
        <w:t xml:space="preserve">, both evolved from a common ancestor that lived about 700,000 to 300,000 years ago. </w:t>
      </w:r>
      <w:r w:rsidR="008908B9" w:rsidRPr="00D7391B">
        <w:rPr>
          <w:rFonts w:ascii="Times New Roman" w:hAnsi="Times New Roman" w:cs="Times New Roman"/>
          <w:sz w:val="24"/>
          <w:szCs w:val="24"/>
        </w:rPr>
        <w:t>[</w:t>
      </w:r>
      <w:r w:rsidR="008908B9">
        <w:rPr>
          <w:rFonts w:ascii="Times New Roman" w:hAnsi="Times New Roman" w:cs="Times New Roman"/>
          <w:sz w:val="24"/>
          <w:szCs w:val="24"/>
        </w:rPr>
        <w:t xml:space="preserve">30] </w:t>
      </w:r>
      <w:r w:rsidR="00DE75D2">
        <w:rPr>
          <w:rFonts w:ascii="Times New Roman" w:hAnsi="Times New Roman" w:cs="Times New Roman"/>
          <w:sz w:val="24"/>
          <w:szCs w:val="24"/>
        </w:rPr>
        <w:t xml:space="preserve">A name familiar to most people, </w:t>
      </w:r>
      <w:r w:rsidR="00DE75D2" w:rsidRPr="00D7391B">
        <w:rPr>
          <w:rFonts w:ascii="Times New Roman" w:hAnsi="Times New Roman" w:cs="Times New Roman"/>
          <w:sz w:val="24"/>
          <w:szCs w:val="24"/>
        </w:rPr>
        <w:t>Neanderthal Man</w:t>
      </w:r>
      <w:r w:rsidR="00DE75D2">
        <w:rPr>
          <w:rFonts w:ascii="Times New Roman" w:hAnsi="Times New Roman" w:cs="Times New Roman"/>
          <w:sz w:val="24"/>
          <w:szCs w:val="24"/>
        </w:rPr>
        <w:t xml:space="preserve"> was</w:t>
      </w:r>
      <w:r w:rsidR="00DE75D2" w:rsidRPr="00D7391B">
        <w:rPr>
          <w:rFonts w:ascii="Times New Roman" w:hAnsi="Times New Roman" w:cs="Times New Roman"/>
          <w:sz w:val="24"/>
          <w:szCs w:val="24"/>
        </w:rPr>
        <w:t xml:space="preserve"> </w:t>
      </w:r>
      <w:r w:rsidR="00DE75D2">
        <w:rPr>
          <w:rFonts w:ascii="Times New Roman" w:hAnsi="Times New Roman" w:cs="Times New Roman"/>
          <w:sz w:val="24"/>
          <w:szCs w:val="24"/>
        </w:rPr>
        <w:t>“</w:t>
      </w:r>
      <w:r w:rsidR="00DE75D2" w:rsidRPr="00D7391B">
        <w:rPr>
          <w:rFonts w:ascii="Times New Roman" w:hAnsi="Times New Roman" w:cs="Times New Roman"/>
          <w:sz w:val="24"/>
          <w:szCs w:val="24"/>
        </w:rPr>
        <w:t>discovered</w:t>
      </w:r>
      <w:r w:rsidR="00DE75D2">
        <w:rPr>
          <w:rFonts w:ascii="Times New Roman" w:hAnsi="Times New Roman" w:cs="Times New Roman"/>
          <w:sz w:val="24"/>
          <w:szCs w:val="24"/>
        </w:rPr>
        <w:t>’ twice, first</w:t>
      </w:r>
      <w:r w:rsidR="00DE75D2" w:rsidRPr="00D7391B">
        <w:rPr>
          <w:rFonts w:ascii="Times New Roman" w:hAnsi="Times New Roman" w:cs="Times New Roman"/>
          <w:sz w:val="24"/>
          <w:szCs w:val="24"/>
        </w:rPr>
        <w:t xml:space="preserve"> in 1829</w:t>
      </w:r>
      <w:r w:rsidR="00DE75D2">
        <w:rPr>
          <w:rFonts w:ascii="Times New Roman" w:hAnsi="Times New Roman" w:cs="Times New Roman"/>
          <w:sz w:val="24"/>
          <w:szCs w:val="24"/>
        </w:rPr>
        <w:t xml:space="preserve"> by the </w:t>
      </w:r>
      <w:r w:rsidR="00DE75D2" w:rsidRPr="001760D7">
        <w:rPr>
          <w:rFonts w:ascii="Times New Roman" w:hAnsi="Times New Roman" w:cs="Times New Roman"/>
          <w:color w:val="202124"/>
          <w:sz w:val="24"/>
          <w:szCs w:val="24"/>
          <w:shd w:val="clear" w:color="auto" w:fill="FFFFFF"/>
        </w:rPr>
        <w:t xml:space="preserve">Dutch </w:t>
      </w:r>
      <w:r w:rsidR="008D7D2D" w:rsidRPr="001760D7">
        <w:rPr>
          <w:rFonts w:ascii="Times New Roman" w:hAnsi="Times New Roman" w:cs="Times New Roman"/>
          <w:color w:val="202124"/>
          <w:sz w:val="24"/>
          <w:szCs w:val="24"/>
          <w:shd w:val="clear" w:color="auto" w:fill="FFFFFF"/>
        </w:rPr>
        <w:t>phy</w:t>
      </w:r>
      <w:r w:rsidR="008D7D2D">
        <w:rPr>
          <w:rFonts w:ascii="Times New Roman" w:hAnsi="Times New Roman" w:cs="Times New Roman"/>
          <w:color w:val="202124"/>
          <w:sz w:val="24"/>
          <w:szCs w:val="24"/>
          <w:shd w:val="clear" w:color="auto" w:fill="FFFFFF"/>
        </w:rPr>
        <w:t>s</w:t>
      </w:r>
      <w:r w:rsidR="008D7D2D" w:rsidRPr="001760D7">
        <w:rPr>
          <w:rFonts w:ascii="Times New Roman" w:hAnsi="Times New Roman" w:cs="Times New Roman"/>
          <w:color w:val="202124"/>
          <w:sz w:val="24"/>
          <w:szCs w:val="24"/>
          <w:shd w:val="clear" w:color="auto" w:fill="FFFFFF"/>
        </w:rPr>
        <w:t>ician</w:t>
      </w:r>
      <w:r w:rsidR="00DE75D2" w:rsidRPr="001760D7">
        <w:rPr>
          <w:rFonts w:ascii="Times New Roman" w:hAnsi="Times New Roman" w:cs="Times New Roman"/>
          <w:color w:val="202124"/>
          <w:sz w:val="24"/>
          <w:szCs w:val="24"/>
          <w:shd w:val="clear" w:color="auto" w:fill="FFFFFF"/>
        </w:rPr>
        <w:t xml:space="preserve"> and naturalist Philippe-Charles Schmerling</w:t>
      </w:r>
      <w:r w:rsidR="00DE75D2">
        <w:rPr>
          <w:rFonts w:ascii="Times New Roman" w:hAnsi="Times New Roman" w:cs="Times New Roman"/>
          <w:color w:val="202124"/>
          <w:sz w:val="24"/>
          <w:szCs w:val="24"/>
          <w:shd w:val="clear" w:color="auto" w:fill="FFFFFF"/>
        </w:rPr>
        <w:t xml:space="preserve"> whose colleagues misinterpreted the find</w:t>
      </w:r>
      <w:r w:rsidR="00DE75D2">
        <w:rPr>
          <w:rFonts w:ascii="Times New Roman" w:hAnsi="Times New Roman" w:cs="Times New Roman"/>
          <w:sz w:val="24"/>
          <w:szCs w:val="24"/>
        </w:rPr>
        <w:t>.</w:t>
      </w:r>
      <w:r w:rsidR="00C46E51">
        <w:rPr>
          <w:rFonts w:ascii="Times New Roman" w:hAnsi="Times New Roman" w:cs="Times New Roman"/>
          <w:sz w:val="24"/>
          <w:szCs w:val="24"/>
        </w:rPr>
        <w:t xml:space="preserve"> [31]</w:t>
      </w:r>
      <w:r w:rsidR="00DE75D2">
        <w:rPr>
          <w:rFonts w:ascii="Times New Roman" w:hAnsi="Times New Roman" w:cs="Times New Roman"/>
          <w:sz w:val="24"/>
          <w:szCs w:val="24"/>
        </w:rPr>
        <w:t xml:space="preserve"> And, “discovered” again when the fossil was</w:t>
      </w:r>
      <w:r w:rsidR="00DE75D2" w:rsidRPr="00D7391B">
        <w:rPr>
          <w:rFonts w:ascii="Times New Roman" w:hAnsi="Times New Roman" w:cs="Times New Roman"/>
          <w:sz w:val="24"/>
          <w:szCs w:val="24"/>
        </w:rPr>
        <w:t xml:space="preserve"> recognized as a hominin</w:t>
      </w:r>
      <w:r w:rsidR="005E4E22">
        <w:rPr>
          <w:rFonts w:ascii="Times New Roman" w:hAnsi="Times New Roman" w:cs="Times New Roman"/>
          <w:sz w:val="24"/>
          <w:szCs w:val="24"/>
        </w:rPr>
        <w:t>*</w:t>
      </w:r>
      <w:r w:rsidR="00DE75D2" w:rsidRPr="00D7391B">
        <w:rPr>
          <w:rFonts w:ascii="Times New Roman" w:hAnsi="Times New Roman" w:cs="Times New Roman"/>
          <w:sz w:val="24"/>
          <w:szCs w:val="24"/>
        </w:rPr>
        <w:t xml:space="preserve">* </w:t>
      </w:r>
      <w:r w:rsidR="00DE75D2">
        <w:rPr>
          <w:rFonts w:ascii="Times New Roman" w:hAnsi="Times New Roman" w:cs="Times New Roman"/>
          <w:sz w:val="24"/>
          <w:szCs w:val="24"/>
        </w:rPr>
        <w:t xml:space="preserve">in </w:t>
      </w:r>
      <w:r w:rsidR="00DE75D2" w:rsidRPr="00D7391B">
        <w:rPr>
          <w:rFonts w:ascii="Times New Roman" w:hAnsi="Times New Roman" w:cs="Times New Roman"/>
          <w:sz w:val="24"/>
          <w:szCs w:val="24"/>
        </w:rPr>
        <w:t>1856</w:t>
      </w:r>
      <w:r w:rsidR="00DE75D2">
        <w:rPr>
          <w:rFonts w:ascii="Times New Roman" w:hAnsi="Times New Roman" w:cs="Times New Roman"/>
          <w:sz w:val="24"/>
          <w:szCs w:val="24"/>
        </w:rPr>
        <w:t>. Only in 1864</w:t>
      </w:r>
      <w:r w:rsidR="00DE75D2" w:rsidRPr="00D7391B">
        <w:rPr>
          <w:rFonts w:ascii="Times New Roman" w:hAnsi="Times New Roman" w:cs="Times New Roman"/>
          <w:sz w:val="24"/>
          <w:szCs w:val="24"/>
        </w:rPr>
        <w:t xml:space="preserve"> was </w:t>
      </w:r>
      <w:r w:rsidR="00DE75D2">
        <w:rPr>
          <w:rFonts w:ascii="Times New Roman" w:hAnsi="Times New Roman" w:cs="Times New Roman"/>
          <w:sz w:val="24"/>
          <w:szCs w:val="24"/>
        </w:rPr>
        <w:t>it</w:t>
      </w:r>
      <w:r w:rsidR="00DE75D2" w:rsidRPr="00D7391B">
        <w:rPr>
          <w:rFonts w:ascii="Times New Roman" w:hAnsi="Times New Roman" w:cs="Times New Roman"/>
          <w:sz w:val="24"/>
          <w:szCs w:val="24"/>
        </w:rPr>
        <w:t xml:space="preserve"> name</w:t>
      </w:r>
      <w:r w:rsidR="00DE75D2">
        <w:rPr>
          <w:rFonts w:ascii="Times New Roman" w:hAnsi="Times New Roman" w:cs="Times New Roman"/>
          <w:sz w:val="24"/>
          <w:szCs w:val="24"/>
        </w:rPr>
        <w:t>d</w:t>
      </w:r>
      <w:r w:rsidR="00DE75D2" w:rsidRPr="00D7391B">
        <w:rPr>
          <w:rFonts w:ascii="Times New Roman" w:hAnsi="Times New Roman" w:cs="Times New Roman"/>
          <w:sz w:val="24"/>
          <w:szCs w:val="24"/>
        </w:rPr>
        <w:t xml:space="preserve">. </w:t>
      </w:r>
      <w:r w:rsidR="00F523AF">
        <w:rPr>
          <w:rFonts w:ascii="Times New Roman" w:hAnsi="Times New Roman" w:cs="Times New Roman"/>
          <w:sz w:val="24"/>
          <w:szCs w:val="24"/>
        </w:rPr>
        <w:t>M</w:t>
      </w:r>
      <w:r w:rsidR="00DE75D2">
        <w:rPr>
          <w:rFonts w:ascii="Times New Roman" w:hAnsi="Times New Roman" w:cs="Times New Roman"/>
          <w:sz w:val="24"/>
          <w:szCs w:val="24"/>
        </w:rPr>
        <w:t>any fossilized Neanderthal bones h</w:t>
      </w:r>
      <w:r w:rsidR="00DE75D2" w:rsidRPr="00D7391B">
        <w:rPr>
          <w:rFonts w:ascii="Times New Roman" w:hAnsi="Times New Roman" w:cs="Times New Roman"/>
          <w:sz w:val="24"/>
          <w:szCs w:val="24"/>
        </w:rPr>
        <w:t>ave</w:t>
      </w:r>
      <w:r w:rsidR="00F523AF">
        <w:rPr>
          <w:rFonts w:ascii="Times New Roman" w:hAnsi="Times New Roman" w:cs="Times New Roman"/>
          <w:sz w:val="24"/>
          <w:szCs w:val="24"/>
        </w:rPr>
        <w:t xml:space="preserve"> since</w:t>
      </w:r>
      <w:r w:rsidR="00DE75D2" w:rsidRPr="00D7391B">
        <w:rPr>
          <w:rFonts w:ascii="Times New Roman" w:hAnsi="Times New Roman" w:cs="Times New Roman"/>
          <w:sz w:val="24"/>
          <w:szCs w:val="24"/>
        </w:rPr>
        <w:t xml:space="preserve"> been found</w:t>
      </w:r>
      <w:r w:rsidR="00DE75D2">
        <w:rPr>
          <w:rFonts w:ascii="Times New Roman" w:hAnsi="Times New Roman" w:cs="Times New Roman"/>
          <w:sz w:val="24"/>
          <w:szCs w:val="24"/>
        </w:rPr>
        <w:t xml:space="preserve"> and </w:t>
      </w:r>
      <w:r w:rsidR="00FF5B49">
        <w:rPr>
          <w:rFonts w:ascii="Times New Roman" w:hAnsi="Times New Roman" w:cs="Times New Roman"/>
          <w:sz w:val="24"/>
          <w:szCs w:val="24"/>
        </w:rPr>
        <w:t xml:space="preserve">today </w:t>
      </w:r>
      <w:r w:rsidR="00DE75D2">
        <w:rPr>
          <w:rFonts w:ascii="Times New Roman" w:hAnsi="Times New Roman" w:cs="Times New Roman"/>
          <w:sz w:val="24"/>
          <w:szCs w:val="24"/>
        </w:rPr>
        <w:t>are in museum collections.</w:t>
      </w:r>
    </w:p>
    <w:p w14:paraId="71439EBD" w14:textId="2F9AB067" w:rsidR="005E4E22" w:rsidRPr="00FF5B49" w:rsidRDefault="00FF5B49" w:rsidP="00FF5B49">
      <w:pPr>
        <w:rPr>
          <w:rFonts w:ascii="Times New Roman" w:hAnsi="Times New Roman" w:cs="Times New Roman"/>
          <w:sz w:val="24"/>
          <w:szCs w:val="24"/>
        </w:rPr>
      </w:pPr>
      <w:r w:rsidRPr="00FF5B49">
        <w:rPr>
          <w:rFonts w:ascii="Times New Roman" w:hAnsi="Times New Roman" w:cs="Times New Roman"/>
          <w:sz w:val="20"/>
          <w:szCs w:val="20"/>
        </w:rPr>
        <w:t>*</w:t>
      </w:r>
      <w:r w:rsidR="005E4E22" w:rsidRPr="00FF5B49">
        <w:rPr>
          <w:rFonts w:ascii="Times New Roman" w:hAnsi="Times New Roman" w:cs="Times New Roman"/>
          <w:sz w:val="20"/>
          <w:szCs w:val="20"/>
        </w:rPr>
        <w:t xml:space="preserve">Walker, Alan (1985). </w:t>
      </w:r>
      <w:r w:rsidR="0045720C">
        <w:rPr>
          <w:rFonts w:ascii="Times New Roman" w:hAnsi="Times New Roman" w:cs="Times New Roman"/>
          <w:i/>
          <w:iCs/>
          <w:sz w:val="20"/>
          <w:szCs w:val="20"/>
        </w:rPr>
        <w:t>The s</w:t>
      </w:r>
      <w:r w:rsidR="005E4E22" w:rsidRPr="00FF5B49">
        <w:rPr>
          <w:rFonts w:ascii="Times New Roman" w:hAnsi="Times New Roman" w:cs="Times New Roman"/>
          <w:i/>
          <w:iCs/>
          <w:sz w:val="20"/>
          <w:szCs w:val="20"/>
        </w:rPr>
        <w:t xml:space="preserve">earch for our ancestors. </w:t>
      </w:r>
      <w:r w:rsidR="005E4E22" w:rsidRPr="00FF5B49">
        <w:rPr>
          <w:rFonts w:ascii="Times New Roman" w:hAnsi="Times New Roman" w:cs="Times New Roman"/>
          <w:sz w:val="20"/>
          <w:szCs w:val="20"/>
        </w:rPr>
        <w:t>Washington, D.C.</w:t>
      </w:r>
      <w:r>
        <w:rPr>
          <w:rFonts w:ascii="Times New Roman" w:hAnsi="Times New Roman" w:cs="Times New Roman"/>
          <w:sz w:val="20"/>
          <w:szCs w:val="20"/>
        </w:rPr>
        <w:t>:</w:t>
      </w:r>
      <w:r w:rsidR="005E4E22" w:rsidRPr="00FF5B49">
        <w:rPr>
          <w:rFonts w:ascii="Times New Roman" w:hAnsi="Times New Roman" w:cs="Times New Roman"/>
          <w:sz w:val="20"/>
          <w:szCs w:val="20"/>
        </w:rPr>
        <w:t xml:space="preserve"> National Geographic Society, p. 61</w:t>
      </w:r>
      <w:r w:rsidRPr="00FF5B49">
        <w:rPr>
          <w:rFonts w:ascii="Times New Roman" w:hAnsi="Times New Roman" w:cs="Times New Roman"/>
          <w:sz w:val="20"/>
          <w:szCs w:val="20"/>
        </w:rPr>
        <w:t>0</w:t>
      </w:r>
      <w:r>
        <w:rPr>
          <w:rFonts w:ascii="Times New Roman" w:hAnsi="Times New Roman" w:cs="Times New Roman"/>
          <w:sz w:val="20"/>
          <w:szCs w:val="20"/>
        </w:rPr>
        <w:t>.</w:t>
      </w:r>
    </w:p>
    <w:p w14:paraId="3411F92A" w14:textId="2BAEF910" w:rsidR="00DE75D2" w:rsidRDefault="005E4E22" w:rsidP="00DE75D2">
      <w:pPr>
        <w:rPr>
          <w:rFonts w:ascii="Times New Roman" w:hAnsi="Times New Roman" w:cs="Times New Roman"/>
          <w:sz w:val="20"/>
          <w:szCs w:val="20"/>
        </w:rPr>
      </w:pPr>
      <w:r>
        <w:rPr>
          <w:rFonts w:ascii="Times New Roman" w:hAnsi="Times New Roman" w:cs="Times New Roman"/>
          <w:sz w:val="20"/>
          <w:szCs w:val="20"/>
        </w:rPr>
        <w:t>*</w:t>
      </w:r>
      <w:r w:rsidR="00DE75D2" w:rsidRPr="00D7391B">
        <w:rPr>
          <w:rFonts w:ascii="Times New Roman" w:hAnsi="Times New Roman" w:cs="Times New Roman"/>
          <w:sz w:val="20"/>
          <w:szCs w:val="20"/>
        </w:rPr>
        <w:t>*Recent humans and related ancestors</w:t>
      </w:r>
    </w:p>
    <w:p w14:paraId="30909F7E" w14:textId="77777777" w:rsidR="00DE75D2" w:rsidRDefault="00DE75D2" w:rsidP="00DE75D2">
      <w:pPr>
        <w:rPr>
          <w:rFonts w:ascii="Times New Roman" w:hAnsi="Times New Roman" w:cs="Times New Roman"/>
          <w:sz w:val="24"/>
          <w:szCs w:val="24"/>
        </w:rPr>
      </w:pPr>
    </w:p>
    <w:p w14:paraId="37437971" w14:textId="3CB5E4F6" w:rsidR="00DE75D2" w:rsidRPr="00D7391B" w:rsidRDefault="00DE75D2" w:rsidP="00DE75D2">
      <w:pPr>
        <w:rPr>
          <w:rFonts w:ascii="Times New Roman" w:hAnsi="Times New Roman" w:cs="Times New Roman"/>
          <w:sz w:val="24"/>
          <w:szCs w:val="24"/>
        </w:rPr>
      </w:pPr>
      <w:r>
        <w:rPr>
          <w:rFonts w:ascii="Times New Roman" w:hAnsi="Times New Roman" w:cs="Times New Roman"/>
          <w:sz w:val="24"/>
          <w:szCs w:val="24"/>
        </w:rPr>
        <w:t>Neanderthals were</w:t>
      </w:r>
      <w:r w:rsidRPr="00D7391B">
        <w:rPr>
          <w:rFonts w:ascii="Times New Roman" w:hAnsi="Times New Roman" w:cs="Times New Roman"/>
          <w:sz w:val="24"/>
          <w:szCs w:val="24"/>
        </w:rPr>
        <w:t xml:space="preserve"> </w:t>
      </w:r>
      <w:r>
        <w:rPr>
          <w:rFonts w:ascii="Times New Roman" w:hAnsi="Times New Roman" w:cs="Times New Roman"/>
          <w:sz w:val="24"/>
          <w:szCs w:val="24"/>
        </w:rPr>
        <w:t>nomadic humans</w:t>
      </w:r>
      <w:r w:rsidRPr="00D7391B">
        <w:rPr>
          <w:rFonts w:ascii="Times New Roman" w:hAnsi="Times New Roman" w:cs="Times New Roman"/>
          <w:sz w:val="24"/>
          <w:szCs w:val="24"/>
        </w:rPr>
        <w:t xml:space="preserve"> </w:t>
      </w:r>
      <w:r>
        <w:rPr>
          <w:rFonts w:ascii="Times New Roman" w:hAnsi="Times New Roman" w:cs="Times New Roman"/>
          <w:sz w:val="24"/>
          <w:szCs w:val="24"/>
        </w:rPr>
        <w:t xml:space="preserve">who </w:t>
      </w:r>
      <w:r w:rsidRPr="00D7391B">
        <w:rPr>
          <w:rFonts w:ascii="Times New Roman" w:hAnsi="Times New Roman" w:cs="Times New Roman"/>
          <w:sz w:val="24"/>
          <w:szCs w:val="24"/>
        </w:rPr>
        <w:t>tamed fire, lived in shelters, sewed clothes, made many diverse tools,</w:t>
      </w:r>
      <w:r>
        <w:rPr>
          <w:rFonts w:ascii="Times New Roman" w:hAnsi="Times New Roman" w:cs="Times New Roman"/>
          <w:sz w:val="24"/>
          <w:szCs w:val="24"/>
        </w:rPr>
        <w:t xml:space="preserve"> and</w:t>
      </w:r>
      <w:r w:rsidRPr="00D7391B">
        <w:rPr>
          <w:rFonts w:ascii="Times New Roman" w:hAnsi="Times New Roman" w:cs="Times New Roman"/>
          <w:sz w:val="24"/>
          <w:szCs w:val="24"/>
        </w:rPr>
        <w:t xml:space="preserve"> were sophisticated large game hunters who also ate plants. </w:t>
      </w:r>
      <w:r>
        <w:rPr>
          <w:rFonts w:ascii="Times New Roman" w:hAnsi="Times New Roman" w:cs="Times New Roman"/>
          <w:sz w:val="24"/>
          <w:szCs w:val="24"/>
        </w:rPr>
        <w:t>They</w:t>
      </w:r>
      <w:r w:rsidRPr="00D7391B">
        <w:rPr>
          <w:rFonts w:ascii="Times New Roman" w:hAnsi="Times New Roman" w:cs="Times New Roman"/>
          <w:sz w:val="24"/>
          <w:szCs w:val="24"/>
        </w:rPr>
        <w:t xml:space="preserve"> </w:t>
      </w:r>
      <w:r>
        <w:rPr>
          <w:rFonts w:ascii="Times New Roman" w:hAnsi="Times New Roman" w:cs="Times New Roman"/>
          <w:sz w:val="24"/>
          <w:szCs w:val="24"/>
        </w:rPr>
        <w:t>created</w:t>
      </w:r>
      <w:r w:rsidRPr="00D7391B">
        <w:rPr>
          <w:rFonts w:ascii="Times New Roman" w:hAnsi="Times New Roman" w:cs="Times New Roman"/>
          <w:sz w:val="24"/>
          <w:szCs w:val="24"/>
        </w:rPr>
        <w:t xml:space="preserve"> symbolic and decorative objects and were the first to </w:t>
      </w:r>
      <w:r>
        <w:rPr>
          <w:rFonts w:ascii="Times New Roman" w:hAnsi="Times New Roman" w:cs="Times New Roman"/>
          <w:sz w:val="24"/>
          <w:szCs w:val="24"/>
        </w:rPr>
        <w:t>use</w:t>
      </w:r>
      <w:r w:rsidRPr="00D7391B">
        <w:rPr>
          <w:rFonts w:ascii="Times New Roman" w:hAnsi="Times New Roman" w:cs="Times New Roman"/>
          <w:sz w:val="24"/>
          <w:szCs w:val="24"/>
        </w:rPr>
        <w:t xml:space="preserve"> ceremonies to bury the dead</w:t>
      </w:r>
      <w:r w:rsidR="007A0C88">
        <w:rPr>
          <w:rFonts w:ascii="Times New Roman" w:hAnsi="Times New Roman" w:cs="Times New Roman"/>
          <w:sz w:val="24"/>
          <w:szCs w:val="24"/>
        </w:rPr>
        <w:t>, although not all burials can be positively identified as intentional</w:t>
      </w:r>
      <w:r w:rsidRPr="00D7391B">
        <w:rPr>
          <w:rFonts w:ascii="Times New Roman" w:hAnsi="Times New Roman" w:cs="Times New Roman"/>
          <w:sz w:val="24"/>
          <w:szCs w:val="24"/>
        </w:rPr>
        <w:t xml:space="preserve">. Recent DNA testing has shown </w:t>
      </w:r>
      <w:r>
        <w:rPr>
          <w:rFonts w:ascii="Times New Roman" w:hAnsi="Times New Roman" w:cs="Times New Roman"/>
          <w:sz w:val="24"/>
          <w:szCs w:val="24"/>
        </w:rPr>
        <w:t>that a small 1% to 4% of our genes are the same as</w:t>
      </w:r>
      <w:r w:rsidRPr="00D7391B">
        <w:rPr>
          <w:rFonts w:ascii="Times New Roman" w:hAnsi="Times New Roman" w:cs="Times New Roman"/>
          <w:sz w:val="24"/>
          <w:szCs w:val="24"/>
        </w:rPr>
        <w:t xml:space="preserve"> Neanderthal genes</w:t>
      </w:r>
      <w:r>
        <w:rPr>
          <w:rFonts w:ascii="Times New Roman" w:hAnsi="Times New Roman" w:cs="Times New Roman"/>
          <w:sz w:val="24"/>
          <w:szCs w:val="24"/>
        </w:rPr>
        <w:t xml:space="preserve">. </w:t>
      </w:r>
      <w:r w:rsidR="00AF1070">
        <w:rPr>
          <w:rFonts w:ascii="Times New Roman" w:hAnsi="Times New Roman" w:cs="Times New Roman"/>
          <w:sz w:val="24"/>
          <w:szCs w:val="24"/>
        </w:rPr>
        <w:t>[</w:t>
      </w:r>
      <w:r>
        <w:rPr>
          <w:rFonts w:ascii="Times New Roman" w:hAnsi="Times New Roman" w:cs="Times New Roman"/>
          <w:sz w:val="24"/>
          <w:szCs w:val="24"/>
        </w:rPr>
        <w:t>32</w:t>
      </w:r>
      <w:r w:rsidR="00AF1070">
        <w:rPr>
          <w:rFonts w:ascii="Times New Roman" w:hAnsi="Times New Roman" w:cs="Times New Roman"/>
          <w:sz w:val="24"/>
          <w:szCs w:val="24"/>
        </w:rPr>
        <w:t>]</w:t>
      </w:r>
      <w:r>
        <w:rPr>
          <w:rFonts w:ascii="Times New Roman" w:hAnsi="Times New Roman" w:cs="Times New Roman"/>
          <w:sz w:val="24"/>
          <w:szCs w:val="24"/>
        </w:rPr>
        <w:t xml:space="preserve"> </w:t>
      </w:r>
    </w:p>
    <w:p w14:paraId="3296C7A2" w14:textId="77777777" w:rsidR="00DE75D2" w:rsidRDefault="00DE75D2" w:rsidP="00DE75D2">
      <w:pPr>
        <w:rPr>
          <w:rFonts w:ascii="Times New Roman" w:hAnsi="Times New Roman" w:cs="Times New Roman"/>
          <w:sz w:val="20"/>
          <w:szCs w:val="20"/>
        </w:rPr>
      </w:pPr>
    </w:p>
    <w:p w14:paraId="5D7554B0" w14:textId="23EFC43A" w:rsidR="00DE75D2" w:rsidRDefault="00DE75D2" w:rsidP="00DE75D2">
      <w:pPr>
        <w:jc w:val="center"/>
        <w:rPr>
          <w:rFonts w:ascii="Times New Roman" w:hAnsi="Times New Roman" w:cs="Times New Roman"/>
          <w:b/>
          <w:bCs/>
          <w:sz w:val="24"/>
          <w:szCs w:val="24"/>
        </w:rPr>
      </w:pPr>
      <w:r w:rsidRPr="00212174">
        <w:rPr>
          <w:rFonts w:ascii="Times New Roman" w:hAnsi="Times New Roman" w:cs="Times New Roman"/>
          <w:b/>
          <w:bCs/>
          <w:sz w:val="24"/>
          <w:szCs w:val="24"/>
        </w:rPr>
        <w:t>Insert Figure 15.</w:t>
      </w:r>
      <w:r w:rsidR="00C350A9">
        <w:rPr>
          <w:rFonts w:ascii="Times New Roman" w:hAnsi="Times New Roman" w:cs="Times New Roman"/>
          <w:b/>
          <w:bCs/>
          <w:sz w:val="24"/>
          <w:szCs w:val="24"/>
        </w:rPr>
        <w:t>1</w:t>
      </w:r>
      <w:r w:rsidR="002A3D94">
        <w:rPr>
          <w:rFonts w:ascii="Times New Roman" w:hAnsi="Times New Roman" w:cs="Times New Roman"/>
          <w:b/>
          <w:bCs/>
          <w:sz w:val="24"/>
          <w:szCs w:val="24"/>
        </w:rPr>
        <w:t>1</w:t>
      </w:r>
      <w:r w:rsidR="000F1898">
        <w:rPr>
          <w:rFonts w:ascii="Times New Roman" w:hAnsi="Times New Roman" w:cs="Times New Roman"/>
          <w:b/>
          <w:bCs/>
          <w:sz w:val="24"/>
          <w:szCs w:val="24"/>
        </w:rPr>
        <w:t>a</w:t>
      </w:r>
      <w:r w:rsidR="00BE69F4">
        <w:rPr>
          <w:rFonts w:ascii="Times New Roman" w:hAnsi="Times New Roman" w:cs="Times New Roman"/>
          <w:b/>
          <w:bCs/>
          <w:sz w:val="24"/>
          <w:szCs w:val="24"/>
        </w:rPr>
        <w:t xml:space="preserve">, </w:t>
      </w:r>
      <w:r w:rsidR="00B645D3">
        <w:rPr>
          <w:rFonts w:ascii="Times New Roman" w:hAnsi="Times New Roman" w:cs="Times New Roman"/>
          <w:b/>
          <w:bCs/>
          <w:sz w:val="24"/>
          <w:szCs w:val="24"/>
        </w:rPr>
        <w:t xml:space="preserve">Insert Figure </w:t>
      </w:r>
      <w:r w:rsidR="000F1898">
        <w:rPr>
          <w:rFonts w:ascii="Times New Roman" w:hAnsi="Times New Roman" w:cs="Times New Roman"/>
          <w:b/>
          <w:bCs/>
          <w:sz w:val="24"/>
          <w:szCs w:val="24"/>
        </w:rPr>
        <w:t>15.1</w:t>
      </w:r>
      <w:r w:rsidR="002A3D94">
        <w:rPr>
          <w:rFonts w:ascii="Times New Roman" w:hAnsi="Times New Roman" w:cs="Times New Roman"/>
          <w:b/>
          <w:bCs/>
          <w:sz w:val="24"/>
          <w:szCs w:val="24"/>
        </w:rPr>
        <w:t>1</w:t>
      </w:r>
      <w:r w:rsidR="000F1898">
        <w:rPr>
          <w:rFonts w:ascii="Times New Roman" w:hAnsi="Times New Roman" w:cs="Times New Roman"/>
          <w:b/>
          <w:bCs/>
          <w:sz w:val="24"/>
          <w:szCs w:val="24"/>
        </w:rPr>
        <w:t>b</w:t>
      </w:r>
      <w:r w:rsidR="00C350A9">
        <w:rPr>
          <w:rFonts w:ascii="Times New Roman" w:hAnsi="Times New Roman" w:cs="Times New Roman"/>
          <w:b/>
          <w:bCs/>
          <w:sz w:val="24"/>
          <w:szCs w:val="24"/>
        </w:rPr>
        <w:t xml:space="preserve">, </w:t>
      </w:r>
      <w:r w:rsidR="00B645D3">
        <w:rPr>
          <w:rFonts w:ascii="Times New Roman" w:hAnsi="Times New Roman" w:cs="Times New Roman"/>
          <w:b/>
          <w:bCs/>
          <w:sz w:val="24"/>
          <w:szCs w:val="24"/>
        </w:rPr>
        <w:t xml:space="preserve">Insert Figure </w:t>
      </w:r>
      <w:r w:rsidR="00C350A9">
        <w:rPr>
          <w:rFonts w:ascii="Times New Roman" w:hAnsi="Times New Roman" w:cs="Times New Roman"/>
          <w:b/>
          <w:bCs/>
          <w:sz w:val="24"/>
          <w:szCs w:val="24"/>
        </w:rPr>
        <w:t>15.1</w:t>
      </w:r>
      <w:r w:rsidR="003E3B85">
        <w:rPr>
          <w:rFonts w:ascii="Times New Roman" w:hAnsi="Times New Roman" w:cs="Times New Roman"/>
          <w:b/>
          <w:bCs/>
          <w:sz w:val="24"/>
          <w:szCs w:val="24"/>
        </w:rPr>
        <w:t>1</w:t>
      </w:r>
      <w:r w:rsidR="00C350A9">
        <w:rPr>
          <w:rFonts w:ascii="Times New Roman" w:hAnsi="Times New Roman" w:cs="Times New Roman"/>
          <w:b/>
          <w:bCs/>
          <w:sz w:val="24"/>
          <w:szCs w:val="24"/>
        </w:rPr>
        <w:t>c</w:t>
      </w:r>
      <w:r w:rsidR="000F1898">
        <w:rPr>
          <w:rFonts w:ascii="Times New Roman" w:hAnsi="Times New Roman" w:cs="Times New Roman"/>
          <w:b/>
          <w:bCs/>
          <w:sz w:val="24"/>
          <w:szCs w:val="24"/>
        </w:rPr>
        <w:t xml:space="preserve"> </w:t>
      </w:r>
      <w:r w:rsidR="00523DCF">
        <w:rPr>
          <w:rFonts w:ascii="Times New Roman" w:hAnsi="Times New Roman" w:cs="Times New Roman"/>
          <w:b/>
          <w:bCs/>
          <w:sz w:val="24"/>
          <w:szCs w:val="24"/>
        </w:rPr>
        <w:t>– Neanderthal Fossils</w:t>
      </w:r>
    </w:p>
    <w:p w14:paraId="0582C150" w14:textId="4840CBBC" w:rsidR="001B2FC8" w:rsidRDefault="00523DCF" w:rsidP="00BE69F4">
      <w:pPr>
        <w:rPr>
          <w:rFonts w:ascii="Times New Roman" w:hAnsi="Times New Roman" w:cs="Times New Roman"/>
          <w:sz w:val="24"/>
          <w:szCs w:val="24"/>
        </w:rPr>
      </w:pPr>
      <w:r>
        <w:rPr>
          <w:rFonts w:ascii="Times New Roman" w:hAnsi="Times New Roman" w:cs="Times New Roman"/>
          <w:sz w:val="24"/>
          <w:szCs w:val="24"/>
        </w:rPr>
        <w:t>15.1</w:t>
      </w:r>
      <w:r w:rsidR="003E3B85">
        <w:rPr>
          <w:rFonts w:ascii="Times New Roman" w:hAnsi="Times New Roman" w:cs="Times New Roman"/>
          <w:sz w:val="24"/>
          <w:szCs w:val="24"/>
        </w:rPr>
        <w:t>1</w:t>
      </w:r>
      <w:r>
        <w:rPr>
          <w:rFonts w:ascii="Times New Roman" w:hAnsi="Times New Roman" w:cs="Times New Roman"/>
          <w:sz w:val="24"/>
          <w:szCs w:val="24"/>
        </w:rPr>
        <w:t xml:space="preserve">a caption: Frontal view of cranium, 50,000 years, </w:t>
      </w:r>
      <w:r w:rsidR="00813516">
        <w:rPr>
          <w:rFonts w:ascii="Times New Roman" w:hAnsi="Times New Roman" w:cs="Times New Roman"/>
          <w:sz w:val="24"/>
          <w:szCs w:val="24"/>
        </w:rPr>
        <w:t>excavated</w:t>
      </w:r>
      <w:r>
        <w:rPr>
          <w:rFonts w:ascii="Times New Roman" w:hAnsi="Times New Roman" w:cs="Times New Roman"/>
          <w:sz w:val="24"/>
          <w:szCs w:val="24"/>
        </w:rPr>
        <w:t xml:space="preserve"> from the La Ferrassie cave in</w:t>
      </w:r>
      <w:r w:rsidR="00266858">
        <w:rPr>
          <w:rFonts w:ascii="Times New Roman" w:hAnsi="Times New Roman" w:cs="Times New Roman"/>
          <w:sz w:val="24"/>
          <w:szCs w:val="24"/>
        </w:rPr>
        <w:t xml:space="preserve"> the </w:t>
      </w:r>
      <w:r>
        <w:rPr>
          <w:rFonts w:ascii="Times New Roman" w:hAnsi="Times New Roman" w:cs="Times New Roman"/>
          <w:sz w:val="24"/>
          <w:szCs w:val="24"/>
        </w:rPr>
        <w:t xml:space="preserve"> </w:t>
      </w:r>
      <w:r w:rsidR="00266858">
        <w:rPr>
          <w:rFonts w:ascii="Times New Roman" w:hAnsi="Times New Roman" w:cs="Times New Roman"/>
          <w:sz w:val="24"/>
          <w:szCs w:val="24"/>
        </w:rPr>
        <w:t>Dordogne</w:t>
      </w:r>
      <w:r w:rsidR="00002B43">
        <w:rPr>
          <w:rFonts w:ascii="Times New Roman" w:hAnsi="Times New Roman" w:cs="Times New Roman"/>
          <w:sz w:val="24"/>
          <w:szCs w:val="24"/>
        </w:rPr>
        <w:t xml:space="preserve"> valley,</w:t>
      </w:r>
      <w:r w:rsidR="00CF0FED">
        <w:rPr>
          <w:rFonts w:ascii="Times New Roman" w:hAnsi="Times New Roman" w:cs="Times New Roman"/>
          <w:sz w:val="24"/>
          <w:szCs w:val="24"/>
        </w:rPr>
        <w:t xml:space="preserve"> southwestern</w:t>
      </w:r>
      <w:r>
        <w:rPr>
          <w:rFonts w:ascii="Times New Roman" w:hAnsi="Times New Roman" w:cs="Times New Roman"/>
          <w:sz w:val="24"/>
          <w:szCs w:val="24"/>
        </w:rPr>
        <w:t xml:space="preserve"> France</w:t>
      </w:r>
      <w:r w:rsidR="0012189C">
        <w:rPr>
          <w:rFonts w:ascii="Times New Roman" w:hAnsi="Times New Roman" w:cs="Times New Roman"/>
          <w:sz w:val="24"/>
          <w:szCs w:val="24"/>
        </w:rPr>
        <w:t xml:space="preserve">, </w:t>
      </w:r>
      <w:r w:rsidR="0043261D">
        <w:rPr>
          <w:rFonts w:ascii="Times New Roman" w:hAnsi="Times New Roman" w:cs="Times New Roman"/>
          <w:sz w:val="24"/>
          <w:szCs w:val="24"/>
        </w:rPr>
        <w:t>then the</w:t>
      </w:r>
      <w:r w:rsidR="0012189C">
        <w:rPr>
          <w:rFonts w:ascii="Times New Roman" w:hAnsi="Times New Roman" w:cs="Times New Roman"/>
          <w:sz w:val="24"/>
          <w:szCs w:val="24"/>
        </w:rPr>
        <w:t xml:space="preserve"> “world’s oldest known cemetery</w:t>
      </w:r>
      <w:r w:rsidR="0043261D">
        <w:rPr>
          <w:rFonts w:ascii="Times New Roman" w:hAnsi="Times New Roman" w:cs="Times New Roman"/>
          <w:sz w:val="24"/>
          <w:szCs w:val="24"/>
        </w:rPr>
        <w:t>.</w:t>
      </w:r>
      <w:r w:rsidR="0012189C">
        <w:rPr>
          <w:rFonts w:ascii="Times New Roman" w:hAnsi="Times New Roman" w:cs="Times New Roman"/>
          <w:sz w:val="24"/>
          <w:szCs w:val="24"/>
        </w:rPr>
        <w:t>”*</w:t>
      </w:r>
      <w:r w:rsidR="00CF0FED">
        <w:rPr>
          <w:rFonts w:ascii="Times New Roman" w:hAnsi="Times New Roman" w:cs="Times New Roman"/>
          <w:sz w:val="24"/>
          <w:szCs w:val="24"/>
        </w:rPr>
        <w:t xml:space="preserve"> </w:t>
      </w:r>
      <w:r w:rsidR="0012189C">
        <w:rPr>
          <w:rFonts w:ascii="Times New Roman" w:hAnsi="Times New Roman" w:cs="Times New Roman"/>
          <w:sz w:val="24"/>
          <w:szCs w:val="24"/>
        </w:rPr>
        <w:t>The cave</w:t>
      </w:r>
      <w:r w:rsidR="00CF0FED">
        <w:rPr>
          <w:rFonts w:ascii="Times New Roman" w:hAnsi="Times New Roman" w:cs="Times New Roman"/>
          <w:sz w:val="24"/>
          <w:szCs w:val="24"/>
        </w:rPr>
        <w:t xml:space="preserve"> was</w:t>
      </w:r>
      <w:r w:rsidR="00002B43">
        <w:rPr>
          <w:rFonts w:ascii="Times New Roman" w:hAnsi="Times New Roman" w:cs="Times New Roman"/>
          <w:sz w:val="24"/>
          <w:szCs w:val="24"/>
        </w:rPr>
        <w:t xml:space="preserve"> used from 70,000 to 22,000 years ago by both Neanderthals and early humans</w:t>
      </w:r>
      <w:r>
        <w:rPr>
          <w:rFonts w:ascii="Times New Roman" w:hAnsi="Times New Roman" w:cs="Times New Roman"/>
          <w:sz w:val="24"/>
          <w:szCs w:val="24"/>
        </w:rPr>
        <w:t xml:space="preserve">. </w:t>
      </w:r>
    </w:p>
    <w:p w14:paraId="7590C374" w14:textId="65B9786A" w:rsidR="001B2FC8" w:rsidRPr="0043261D" w:rsidRDefault="001B2FC8" w:rsidP="001B2FC8">
      <w:pPr>
        <w:rPr>
          <w:rFonts w:ascii="Times New Roman" w:hAnsi="Times New Roman" w:cs="Times New Roman"/>
          <w:sz w:val="20"/>
          <w:szCs w:val="20"/>
        </w:rPr>
      </w:pPr>
      <w:r w:rsidRPr="0043261D">
        <w:rPr>
          <w:rFonts w:ascii="Times New Roman" w:hAnsi="Times New Roman" w:cs="Times New Roman"/>
          <w:sz w:val="20"/>
          <w:szCs w:val="20"/>
        </w:rPr>
        <w:t>*Weaver, K.F. (1985)</w:t>
      </w:r>
      <w:r w:rsidR="00AD1AFF">
        <w:rPr>
          <w:rFonts w:ascii="Times New Roman" w:hAnsi="Times New Roman" w:cs="Times New Roman"/>
          <w:sz w:val="20"/>
          <w:szCs w:val="20"/>
        </w:rPr>
        <w:t xml:space="preserve">. </w:t>
      </w:r>
      <w:r w:rsidRPr="0043261D">
        <w:rPr>
          <w:rFonts w:ascii="Times New Roman" w:hAnsi="Times New Roman" w:cs="Times New Roman"/>
          <w:i/>
          <w:iCs/>
          <w:sz w:val="20"/>
          <w:szCs w:val="20"/>
        </w:rPr>
        <w:t xml:space="preserve">Search for our ancestors. </w:t>
      </w:r>
      <w:r w:rsidRPr="0043261D">
        <w:rPr>
          <w:rFonts w:ascii="Times New Roman" w:hAnsi="Times New Roman" w:cs="Times New Roman"/>
          <w:sz w:val="20"/>
          <w:szCs w:val="20"/>
        </w:rPr>
        <w:t>Washington, D.C.</w:t>
      </w:r>
      <w:r>
        <w:rPr>
          <w:rFonts w:ascii="Times New Roman" w:hAnsi="Times New Roman" w:cs="Times New Roman"/>
          <w:sz w:val="20"/>
          <w:szCs w:val="20"/>
        </w:rPr>
        <w:t>:</w:t>
      </w:r>
      <w:r w:rsidRPr="0043261D">
        <w:rPr>
          <w:rFonts w:ascii="Times New Roman" w:hAnsi="Times New Roman" w:cs="Times New Roman"/>
          <w:sz w:val="20"/>
          <w:szCs w:val="20"/>
        </w:rPr>
        <w:t xml:space="preserve"> National Geographic Society, p. 612</w:t>
      </w:r>
      <w:r>
        <w:rPr>
          <w:rFonts w:ascii="Times New Roman" w:hAnsi="Times New Roman" w:cs="Times New Roman"/>
          <w:sz w:val="20"/>
          <w:szCs w:val="20"/>
        </w:rPr>
        <w:t>.</w:t>
      </w:r>
    </w:p>
    <w:p w14:paraId="68475486" w14:textId="7255C97E" w:rsidR="00D70C72" w:rsidRPr="001B2FC8" w:rsidRDefault="00E314A0" w:rsidP="00BE69F4">
      <w:pPr>
        <w:rPr>
          <w:rFonts w:ascii="Times New Roman" w:hAnsi="Times New Roman" w:cs="Times New Roman"/>
          <w:sz w:val="20"/>
          <w:szCs w:val="20"/>
        </w:rPr>
      </w:pPr>
      <w:r w:rsidRPr="001B2FC8">
        <w:rPr>
          <w:rFonts w:ascii="Times New Roman" w:hAnsi="Times New Roman" w:cs="Times New Roman"/>
          <w:sz w:val="20"/>
          <w:szCs w:val="20"/>
        </w:rPr>
        <w:t>Fossil credit:</w:t>
      </w:r>
      <w:r w:rsidR="00523DCF" w:rsidRPr="001B2FC8">
        <w:rPr>
          <w:rFonts w:ascii="Times New Roman" w:hAnsi="Times New Roman" w:cs="Times New Roman"/>
          <w:sz w:val="20"/>
          <w:szCs w:val="20"/>
        </w:rPr>
        <w:t xml:space="preserve"> Musee De l’Homme, Paris</w:t>
      </w:r>
      <w:r w:rsidR="004D0530" w:rsidRPr="001B2FC8">
        <w:rPr>
          <w:rFonts w:ascii="Times New Roman" w:hAnsi="Times New Roman" w:cs="Times New Roman"/>
          <w:sz w:val="20"/>
          <w:szCs w:val="20"/>
        </w:rPr>
        <w:t>. Photo © 1985 David L. Brill, humanoriginsphotos.com.</w:t>
      </w:r>
      <w:r w:rsidR="00BE69F4" w:rsidRPr="001B2FC8">
        <w:rPr>
          <w:rFonts w:ascii="Times New Roman" w:hAnsi="Times New Roman" w:cs="Times New Roman"/>
          <w:sz w:val="20"/>
          <w:szCs w:val="20"/>
        </w:rPr>
        <w:t xml:space="preserve"> ID: HneanderthalensisFerr</w:t>
      </w:r>
      <w:r w:rsidR="009248F7" w:rsidRPr="001B2FC8">
        <w:rPr>
          <w:rFonts w:ascii="Times New Roman" w:hAnsi="Times New Roman" w:cs="Times New Roman"/>
          <w:sz w:val="20"/>
          <w:szCs w:val="20"/>
        </w:rPr>
        <w:t>l</w:t>
      </w:r>
      <w:r w:rsidR="00BE69F4" w:rsidRPr="001B2FC8">
        <w:rPr>
          <w:rFonts w:ascii="Times New Roman" w:hAnsi="Times New Roman" w:cs="Times New Roman"/>
          <w:sz w:val="20"/>
          <w:szCs w:val="20"/>
        </w:rPr>
        <w:t>F</w:t>
      </w:r>
      <w:r w:rsidRPr="001B2FC8">
        <w:rPr>
          <w:rFonts w:ascii="Times New Roman" w:hAnsi="Times New Roman" w:cs="Times New Roman"/>
          <w:sz w:val="20"/>
          <w:szCs w:val="20"/>
        </w:rPr>
        <w:t>.</w:t>
      </w:r>
      <w:r w:rsidR="00FC193B" w:rsidRPr="001B2FC8">
        <w:rPr>
          <w:rFonts w:ascii="Times New Roman" w:hAnsi="Times New Roman" w:cs="Times New Roman"/>
          <w:sz w:val="20"/>
          <w:szCs w:val="20"/>
        </w:rPr>
        <w:t xml:space="preserve"> </w:t>
      </w:r>
    </w:p>
    <w:p w14:paraId="563F8A44" w14:textId="77DED0DE" w:rsidR="00F45395" w:rsidRPr="00E43C18" w:rsidRDefault="00F45395" w:rsidP="00F45395">
      <w:pPr>
        <w:tabs>
          <w:tab w:val="left" w:pos="0"/>
        </w:tabs>
        <w:spacing w:line="247" w:lineRule="exact"/>
        <w:ind w:right="-90"/>
        <w:rPr>
          <w:rFonts w:ascii="Times New Roman" w:hAnsi="Times New Roman" w:cs="Times New Roman"/>
          <w:color w:val="231F20"/>
          <w:sz w:val="24"/>
          <w:szCs w:val="24"/>
        </w:rPr>
      </w:pPr>
      <w:r>
        <w:rPr>
          <w:rFonts w:ascii="Times New Roman" w:hAnsi="Times New Roman" w:cs="Times New Roman"/>
          <w:sz w:val="24"/>
          <w:szCs w:val="24"/>
        </w:rPr>
        <w:t xml:space="preserve">    </w:t>
      </w:r>
      <w:r w:rsidR="00D70C72">
        <w:rPr>
          <w:rFonts w:ascii="Times New Roman" w:hAnsi="Times New Roman" w:cs="Times New Roman"/>
          <w:sz w:val="24"/>
          <w:szCs w:val="24"/>
        </w:rPr>
        <w:t>15.</w:t>
      </w:r>
      <w:r w:rsidR="00BE69F4">
        <w:rPr>
          <w:rFonts w:ascii="Times New Roman" w:hAnsi="Times New Roman" w:cs="Times New Roman"/>
          <w:sz w:val="24"/>
          <w:szCs w:val="24"/>
        </w:rPr>
        <w:t>1</w:t>
      </w:r>
      <w:r w:rsidR="003E3B85">
        <w:rPr>
          <w:rFonts w:ascii="Times New Roman" w:hAnsi="Times New Roman" w:cs="Times New Roman"/>
          <w:sz w:val="24"/>
          <w:szCs w:val="24"/>
        </w:rPr>
        <w:t>1</w:t>
      </w:r>
      <w:r w:rsidR="00530FCB">
        <w:rPr>
          <w:rFonts w:ascii="Times New Roman" w:hAnsi="Times New Roman" w:cs="Times New Roman"/>
          <w:sz w:val="24"/>
          <w:szCs w:val="24"/>
        </w:rPr>
        <w:t>b</w:t>
      </w:r>
      <w:r w:rsidR="00BE69F4">
        <w:rPr>
          <w:rFonts w:ascii="Times New Roman" w:hAnsi="Times New Roman" w:cs="Times New Roman"/>
          <w:sz w:val="24"/>
          <w:szCs w:val="24"/>
        </w:rPr>
        <w:t xml:space="preserve"> caption:</w:t>
      </w:r>
      <w:r w:rsidR="0043261D">
        <w:rPr>
          <w:rFonts w:ascii="Times New Roman" w:hAnsi="Times New Roman" w:cs="Times New Roman"/>
          <w:sz w:val="24"/>
          <w:szCs w:val="24"/>
        </w:rPr>
        <w:t xml:space="preserve"> A deliberate b</w:t>
      </w:r>
      <w:r w:rsidR="00BE69F4">
        <w:rPr>
          <w:rFonts w:ascii="Times New Roman" w:hAnsi="Times New Roman" w:cs="Times New Roman"/>
          <w:sz w:val="24"/>
          <w:szCs w:val="24"/>
        </w:rPr>
        <w:t>urial</w:t>
      </w:r>
      <w:r w:rsidR="00892580">
        <w:rPr>
          <w:rFonts w:ascii="Times New Roman" w:hAnsi="Times New Roman" w:cs="Times New Roman"/>
          <w:sz w:val="24"/>
          <w:szCs w:val="24"/>
        </w:rPr>
        <w:t>,</w:t>
      </w:r>
      <w:r w:rsidR="00984668">
        <w:rPr>
          <w:rFonts w:ascii="Times New Roman" w:hAnsi="Times New Roman" w:cs="Times New Roman"/>
          <w:sz w:val="24"/>
          <w:szCs w:val="24"/>
        </w:rPr>
        <w:t xml:space="preserve"> </w:t>
      </w:r>
      <w:r w:rsidR="00813516">
        <w:rPr>
          <w:rFonts w:ascii="Times New Roman" w:hAnsi="Times New Roman" w:cs="Times New Roman"/>
          <w:sz w:val="24"/>
          <w:szCs w:val="24"/>
        </w:rPr>
        <w:t>excavated in</w:t>
      </w:r>
      <w:r w:rsidR="0043261D">
        <w:rPr>
          <w:rFonts w:ascii="Times New Roman" w:hAnsi="Times New Roman" w:cs="Times New Roman"/>
          <w:sz w:val="24"/>
          <w:szCs w:val="24"/>
        </w:rPr>
        <w:t xml:space="preserve"> the 1960’s</w:t>
      </w:r>
      <w:r w:rsidR="00892580">
        <w:rPr>
          <w:rFonts w:ascii="Times New Roman" w:hAnsi="Times New Roman" w:cs="Times New Roman"/>
          <w:sz w:val="24"/>
          <w:szCs w:val="24"/>
        </w:rPr>
        <w:t xml:space="preserve"> from</w:t>
      </w:r>
      <w:r w:rsidR="00BE69F4">
        <w:rPr>
          <w:rFonts w:ascii="Times New Roman" w:hAnsi="Times New Roman" w:cs="Times New Roman"/>
          <w:sz w:val="24"/>
          <w:szCs w:val="24"/>
        </w:rPr>
        <w:t xml:space="preserve"> Kebara Cave, Mount Carmel, Israel</w:t>
      </w:r>
      <w:r w:rsidR="00392087">
        <w:rPr>
          <w:rFonts w:ascii="Times New Roman" w:hAnsi="Times New Roman" w:cs="Times New Roman"/>
          <w:sz w:val="24"/>
          <w:szCs w:val="24"/>
        </w:rPr>
        <w:t>, the skeleton cleaned after it was found</w:t>
      </w:r>
      <w:r w:rsidR="00892580">
        <w:rPr>
          <w:rFonts w:ascii="Times New Roman" w:hAnsi="Times New Roman" w:cs="Times New Roman"/>
          <w:sz w:val="24"/>
          <w:szCs w:val="24"/>
        </w:rPr>
        <w:t>. A 50,000-year-old</w:t>
      </w:r>
      <w:r w:rsidR="0012189C">
        <w:rPr>
          <w:rFonts w:ascii="Times New Roman" w:hAnsi="Times New Roman" w:cs="Times New Roman"/>
          <w:sz w:val="24"/>
          <w:szCs w:val="24"/>
        </w:rPr>
        <w:t xml:space="preserve"> </w:t>
      </w:r>
      <w:r w:rsidR="005930B0">
        <w:rPr>
          <w:rFonts w:ascii="Times New Roman" w:hAnsi="Times New Roman" w:cs="Times New Roman"/>
          <w:sz w:val="24"/>
          <w:szCs w:val="24"/>
        </w:rPr>
        <w:t>young adult male</w:t>
      </w:r>
      <w:r w:rsidR="004D5947" w:rsidRPr="004D5947">
        <w:rPr>
          <w:rFonts w:ascii="Times New Roman" w:hAnsi="Times New Roman" w:cs="Times New Roman"/>
          <w:sz w:val="24"/>
          <w:szCs w:val="24"/>
        </w:rPr>
        <w:t xml:space="preserve"> </w:t>
      </w:r>
      <w:r w:rsidR="00892580">
        <w:rPr>
          <w:rFonts w:ascii="Times New Roman" w:hAnsi="Times New Roman" w:cs="Times New Roman"/>
          <w:sz w:val="24"/>
          <w:szCs w:val="24"/>
        </w:rPr>
        <w:t>has</w:t>
      </w:r>
      <w:r w:rsidR="00407090">
        <w:rPr>
          <w:rFonts w:ascii="Times New Roman" w:hAnsi="Times New Roman" w:cs="Times New Roman"/>
          <w:sz w:val="24"/>
          <w:szCs w:val="24"/>
        </w:rPr>
        <w:t xml:space="preserve"> </w:t>
      </w:r>
      <w:r w:rsidR="00C02AD4">
        <w:rPr>
          <w:rFonts w:ascii="Times New Roman" w:hAnsi="Times New Roman" w:cs="Times New Roman"/>
          <w:sz w:val="24"/>
          <w:szCs w:val="24"/>
        </w:rPr>
        <w:t>well-preserved details of jaw, trunk, arms, hands, and pelvis</w:t>
      </w:r>
      <w:r w:rsidR="004D5947">
        <w:rPr>
          <w:rFonts w:ascii="Times New Roman" w:hAnsi="Times New Roman" w:cs="Times New Roman"/>
          <w:sz w:val="24"/>
          <w:szCs w:val="24"/>
        </w:rPr>
        <w:t xml:space="preserve"> in layers of</w:t>
      </w:r>
      <w:r w:rsidR="00407090">
        <w:rPr>
          <w:rFonts w:ascii="Times New Roman" w:hAnsi="Times New Roman" w:cs="Times New Roman"/>
          <w:sz w:val="24"/>
          <w:szCs w:val="24"/>
        </w:rPr>
        <w:t xml:space="preserve"> ash</w:t>
      </w:r>
      <w:r w:rsidR="009B6229">
        <w:rPr>
          <w:rFonts w:ascii="Times New Roman" w:hAnsi="Times New Roman" w:cs="Times New Roman"/>
          <w:sz w:val="24"/>
          <w:szCs w:val="24"/>
        </w:rPr>
        <w:t>,</w:t>
      </w:r>
      <w:r w:rsidR="004D5947">
        <w:rPr>
          <w:rFonts w:ascii="Times New Roman" w:hAnsi="Times New Roman" w:cs="Times New Roman"/>
          <w:sz w:val="24"/>
          <w:szCs w:val="24"/>
        </w:rPr>
        <w:t xml:space="preserve"> seen</w:t>
      </w:r>
      <w:r w:rsidR="00407090">
        <w:rPr>
          <w:rFonts w:ascii="Times New Roman" w:hAnsi="Times New Roman" w:cs="Times New Roman"/>
          <w:sz w:val="24"/>
          <w:szCs w:val="24"/>
        </w:rPr>
        <w:t xml:space="preserve"> in the </w:t>
      </w:r>
      <w:r w:rsidR="004D5947">
        <w:rPr>
          <w:rFonts w:ascii="Times New Roman" w:hAnsi="Times New Roman" w:cs="Times New Roman"/>
          <w:sz w:val="24"/>
          <w:szCs w:val="24"/>
        </w:rPr>
        <w:t>exc</w:t>
      </w:r>
      <w:r w:rsidR="00407090">
        <w:rPr>
          <w:rFonts w:ascii="Times New Roman" w:hAnsi="Times New Roman" w:cs="Times New Roman"/>
          <w:sz w:val="24"/>
          <w:szCs w:val="24"/>
        </w:rPr>
        <w:t xml:space="preserve">avated wall </w:t>
      </w:r>
      <w:r w:rsidR="004D5947">
        <w:rPr>
          <w:rFonts w:ascii="Times New Roman" w:hAnsi="Times New Roman" w:cs="Times New Roman"/>
          <w:sz w:val="24"/>
          <w:szCs w:val="24"/>
        </w:rPr>
        <w:t>above</w:t>
      </w:r>
      <w:r w:rsidR="00407090">
        <w:rPr>
          <w:rFonts w:ascii="Times New Roman" w:hAnsi="Times New Roman" w:cs="Times New Roman"/>
          <w:sz w:val="24"/>
          <w:szCs w:val="24"/>
        </w:rPr>
        <w:t xml:space="preserve"> the skeleton. </w:t>
      </w:r>
      <w:r w:rsidR="005930B0">
        <w:rPr>
          <w:rFonts w:ascii="Times New Roman" w:hAnsi="Times New Roman" w:cs="Times New Roman"/>
          <w:sz w:val="24"/>
          <w:szCs w:val="24"/>
        </w:rPr>
        <w:t xml:space="preserve">A bone at the base of the tongue suggests a large mouth and possibly the capacity for fully modern speech. </w:t>
      </w:r>
      <w:r w:rsidR="004D65F0" w:rsidRPr="00AD1AFF">
        <w:rPr>
          <w:rFonts w:ascii="Times New Roman" w:hAnsi="Times New Roman" w:cs="Times New Roman"/>
          <w:sz w:val="20"/>
          <w:szCs w:val="20"/>
        </w:rPr>
        <w:t>[</w:t>
      </w:r>
      <w:r w:rsidRPr="00AD1AFF">
        <w:rPr>
          <w:rFonts w:ascii="Times New Roman" w:hAnsi="Times New Roman" w:cs="Times New Roman"/>
          <w:color w:val="231F20"/>
          <w:sz w:val="20"/>
          <w:szCs w:val="20"/>
        </w:rPr>
        <w:t xml:space="preserve">Arensburg, B., Tillier, A.M., Vandermeersch, B, Duday, H., Schepartz, L.A. &amp; Rak, Y. (1989). </w:t>
      </w:r>
      <w:r w:rsidRPr="00AD1AFF">
        <w:rPr>
          <w:rFonts w:ascii="Times New Roman" w:hAnsi="Times New Roman" w:cs="Times New Roman"/>
          <w:i/>
          <w:iCs/>
          <w:color w:val="231F20"/>
          <w:sz w:val="20"/>
          <w:szCs w:val="20"/>
        </w:rPr>
        <w:t>A Middle Paleolithic human hyoid bone. Nature 338</w:t>
      </w:r>
      <w:r w:rsidRPr="00AD1AFF">
        <w:rPr>
          <w:rFonts w:ascii="Times New Roman" w:hAnsi="Times New Roman" w:cs="Times New Roman"/>
          <w:color w:val="231F20"/>
          <w:sz w:val="20"/>
          <w:szCs w:val="20"/>
        </w:rPr>
        <w:t>,</w:t>
      </w:r>
      <w:r w:rsidRPr="00AD1AFF">
        <w:rPr>
          <w:rFonts w:ascii="Times New Roman" w:hAnsi="Times New Roman" w:cs="Times New Roman"/>
          <w:i/>
          <w:iCs/>
          <w:color w:val="231F20"/>
          <w:sz w:val="20"/>
          <w:szCs w:val="20"/>
        </w:rPr>
        <w:t xml:space="preserve"> </w:t>
      </w:r>
      <w:r w:rsidRPr="00AD1AFF">
        <w:rPr>
          <w:rFonts w:ascii="Times New Roman" w:hAnsi="Times New Roman" w:cs="Times New Roman"/>
          <w:color w:val="231F20"/>
          <w:sz w:val="20"/>
          <w:szCs w:val="20"/>
        </w:rPr>
        <w:t>758-760 Retrieved from: nature.com/articles/338758a0</w:t>
      </w:r>
      <w:r>
        <w:rPr>
          <w:rFonts w:ascii="Times New Roman" w:hAnsi="Times New Roman" w:cs="Times New Roman"/>
          <w:color w:val="231F20"/>
          <w:sz w:val="24"/>
          <w:szCs w:val="24"/>
        </w:rPr>
        <w:t>]</w:t>
      </w:r>
      <w:r w:rsidR="00F26115">
        <w:rPr>
          <w:rFonts w:ascii="Times New Roman" w:hAnsi="Times New Roman" w:cs="Times New Roman"/>
          <w:color w:val="231F20"/>
          <w:sz w:val="24"/>
          <w:szCs w:val="24"/>
        </w:rPr>
        <w:t xml:space="preserve"> </w:t>
      </w:r>
      <w:r w:rsidR="00B241AD">
        <w:rPr>
          <w:rFonts w:ascii="Times New Roman" w:hAnsi="Times New Roman" w:cs="Times New Roman"/>
          <w:color w:val="231F20"/>
          <w:sz w:val="24"/>
          <w:szCs w:val="24"/>
        </w:rPr>
        <w:t xml:space="preserve">  </w:t>
      </w:r>
    </w:p>
    <w:p w14:paraId="7B2BE62A" w14:textId="00681E00" w:rsidR="001B2FC8" w:rsidRDefault="001B2FC8" w:rsidP="00F45395">
      <w:pPr>
        <w:rPr>
          <w:rFonts w:ascii="Times New Roman" w:hAnsi="Times New Roman" w:cs="Times New Roman"/>
          <w:sz w:val="24"/>
          <w:szCs w:val="24"/>
        </w:rPr>
      </w:pPr>
    </w:p>
    <w:p w14:paraId="241BB602" w14:textId="2AA04B9A" w:rsidR="001B2FC8" w:rsidRDefault="00C02AD4" w:rsidP="00BE69F4">
      <w:pPr>
        <w:rPr>
          <w:rFonts w:ascii="Times New Roman" w:hAnsi="Times New Roman" w:cs="Times New Roman"/>
          <w:sz w:val="24"/>
          <w:szCs w:val="24"/>
        </w:rPr>
      </w:pPr>
      <w:r w:rsidRPr="00C02AD4">
        <w:rPr>
          <w:rFonts w:ascii="Times New Roman" w:hAnsi="Times New Roman" w:cs="Times New Roman"/>
          <w:sz w:val="24"/>
          <w:szCs w:val="24"/>
        </w:rPr>
        <w:t>15.1</w:t>
      </w:r>
      <w:r w:rsidR="003E3B85">
        <w:rPr>
          <w:rFonts w:ascii="Times New Roman" w:hAnsi="Times New Roman" w:cs="Times New Roman"/>
          <w:sz w:val="24"/>
          <w:szCs w:val="24"/>
        </w:rPr>
        <w:t>1</w:t>
      </w:r>
      <w:r w:rsidRPr="00C02AD4">
        <w:rPr>
          <w:rFonts w:ascii="Times New Roman" w:hAnsi="Times New Roman" w:cs="Times New Roman"/>
          <w:sz w:val="24"/>
          <w:szCs w:val="24"/>
        </w:rPr>
        <w:t>c caption:</w:t>
      </w:r>
      <w:r w:rsidR="007A0C88">
        <w:rPr>
          <w:rFonts w:ascii="Times New Roman" w:hAnsi="Times New Roman" w:cs="Times New Roman"/>
          <w:sz w:val="24"/>
          <w:szCs w:val="24"/>
        </w:rPr>
        <w:t xml:space="preserve"> Even without the cranium, Kebara 2</w:t>
      </w:r>
      <w:r w:rsidR="00E57A0E">
        <w:rPr>
          <w:rFonts w:ascii="Times New Roman" w:hAnsi="Times New Roman" w:cs="Times New Roman"/>
          <w:sz w:val="24"/>
          <w:szCs w:val="24"/>
        </w:rPr>
        <w:t>, discovered in 1983</w:t>
      </w:r>
      <w:r w:rsidR="007A0C88">
        <w:rPr>
          <w:rFonts w:ascii="Times New Roman" w:hAnsi="Times New Roman" w:cs="Times New Roman"/>
          <w:sz w:val="24"/>
          <w:szCs w:val="24"/>
        </w:rPr>
        <w:t xml:space="preserve"> with first set of ribs, vertebrae, and pelvis</w:t>
      </w:r>
      <w:r w:rsidR="00DA38D1">
        <w:rPr>
          <w:rFonts w:ascii="Times New Roman" w:hAnsi="Times New Roman" w:cs="Times New Roman"/>
          <w:sz w:val="24"/>
          <w:szCs w:val="24"/>
        </w:rPr>
        <w:t>,</w:t>
      </w:r>
      <w:r w:rsidR="007A0C88">
        <w:rPr>
          <w:rFonts w:ascii="Times New Roman" w:hAnsi="Times New Roman" w:cs="Times New Roman"/>
          <w:sz w:val="24"/>
          <w:szCs w:val="24"/>
        </w:rPr>
        <w:t xml:space="preserve"> is </w:t>
      </w:r>
      <w:r w:rsidR="00DA38D1">
        <w:rPr>
          <w:rFonts w:ascii="Times New Roman" w:hAnsi="Times New Roman" w:cs="Times New Roman"/>
          <w:sz w:val="24"/>
          <w:szCs w:val="24"/>
        </w:rPr>
        <w:t xml:space="preserve">still </w:t>
      </w:r>
      <w:r w:rsidR="007A0C88">
        <w:rPr>
          <w:rFonts w:ascii="Times New Roman" w:hAnsi="Times New Roman" w:cs="Times New Roman"/>
          <w:sz w:val="24"/>
          <w:szCs w:val="24"/>
        </w:rPr>
        <w:t>the most complete Neanderthal specimen ever found</w:t>
      </w:r>
      <w:r w:rsidR="00DA38D1">
        <w:rPr>
          <w:rFonts w:ascii="Times New Roman" w:hAnsi="Times New Roman" w:cs="Times New Roman"/>
          <w:sz w:val="24"/>
          <w:szCs w:val="24"/>
        </w:rPr>
        <w:t xml:space="preserve"> with typical massive mandible and no chin, but the same modifications for walking as modern humans.</w:t>
      </w:r>
      <w:r w:rsidR="00311AD4">
        <w:rPr>
          <w:rFonts w:ascii="Times New Roman" w:hAnsi="Times New Roman" w:cs="Times New Roman"/>
          <w:sz w:val="24"/>
          <w:szCs w:val="24"/>
        </w:rPr>
        <w:t xml:space="preserve"> </w:t>
      </w:r>
    </w:p>
    <w:p w14:paraId="2C908B94" w14:textId="3C910FE6" w:rsidR="00C02AD4" w:rsidRPr="001B2FC8" w:rsidRDefault="00311AD4" w:rsidP="00BE69F4">
      <w:pPr>
        <w:rPr>
          <w:rFonts w:ascii="Times New Roman" w:hAnsi="Times New Roman" w:cs="Times New Roman"/>
          <w:sz w:val="20"/>
          <w:szCs w:val="20"/>
        </w:rPr>
      </w:pPr>
      <w:r w:rsidRPr="001B2FC8">
        <w:rPr>
          <w:rFonts w:ascii="Times New Roman" w:hAnsi="Times New Roman" w:cs="Times New Roman"/>
          <w:sz w:val="20"/>
          <w:szCs w:val="20"/>
        </w:rPr>
        <w:t xml:space="preserve">Text: Johanson, D. &amp; Edgar, B. (1996). </w:t>
      </w:r>
      <w:r w:rsidRPr="001B2FC8">
        <w:rPr>
          <w:rFonts w:ascii="Times New Roman" w:hAnsi="Times New Roman" w:cs="Times New Roman"/>
          <w:i/>
          <w:iCs/>
          <w:sz w:val="20"/>
          <w:szCs w:val="20"/>
        </w:rPr>
        <w:t>From Lucy to Language.</w:t>
      </w:r>
      <w:r w:rsidRPr="001B2FC8">
        <w:rPr>
          <w:rFonts w:ascii="Times New Roman" w:hAnsi="Times New Roman" w:cs="Times New Roman"/>
          <w:sz w:val="20"/>
          <w:szCs w:val="20"/>
        </w:rPr>
        <w:t xml:space="preserve"> New York: Simon &amp; Schuster Editions; p. 218. </w:t>
      </w:r>
      <w:r w:rsidR="007A0C88" w:rsidRPr="001B2FC8">
        <w:rPr>
          <w:rFonts w:ascii="Times New Roman" w:hAnsi="Times New Roman" w:cs="Times New Roman"/>
          <w:sz w:val="20"/>
          <w:szCs w:val="20"/>
        </w:rPr>
        <w:t xml:space="preserve"> Fossil Credit: Tel Aviv University, </w:t>
      </w:r>
      <w:r w:rsidR="007A0C88" w:rsidRPr="001B2FC8">
        <w:rPr>
          <w:rFonts w:ascii="Times New Roman" w:hAnsi="Times New Roman" w:cs="Times New Roman"/>
          <w:i/>
          <w:iCs/>
          <w:sz w:val="20"/>
          <w:szCs w:val="20"/>
        </w:rPr>
        <w:t>Sackler</w:t>
      </w:r>
      <w:r w:rsidR="007A0C88" w:rsidRPr="001B2FC8">
        <w:rPr>
          <w:rFonts w:ascii="Times New Roman" w:hAnsi="Times New Roman" w:cs="Times New Roman"/>
          <w:sz w:val="20"/>
          <w:szCs w:val="20"/>
        </w:rPr>
        <w:t xml:space="preserve"> School of Medicine, Dept. of Anatomy &amp; Anthropology. Photo © </w:t>
      </w:r>
      <w:bookmarkStart w:id="19" w:name="_Hlk86751927"/>
      <w:r w:rsidR="007A0C88" w:rsidRPr="001B2FC8">
        <w:rPr>
          <w:rFonts w:ascii="Times New Roman" w:hAnsi="Times New Roman" w:cs="Times New Roman"/>
          <w:sz w:val="20"/>
          <w:szCs w:val="20"/>
        </w:rPr>
        <w:t>1995 David L. Brill, humanoriginsphotos.com</w:t>
      </w:r>
      <w:bookmarkEnd w:id="19"/>
      <w:r w:rsidR="007A0C88" w:rsidRPr="001B2FC8">
        <w:rPr>
          <w:rFonts w:ascii="Times New Roman" w:hAnsi="Times New Roman" w:cs="Times New Roman"/>
          <w:sz w:val="20"/>
          <w:szCs w:val="20"/>
        </w:rPr>
        <w:t>. ID: 1995-0093.</w:t>
      </w:r>
    </w:p>
    <w:p w14:paraId="793EBEAC" w14:textId="77777777" w:rsidR="00DE75D2" w:rsidRPr="00723544" w:rsidRDefault="00DE75D2" w:rsidP="00DE75D2">
      <w:pPr>
        <w:rPr>
          <w:rFonts w:ascii="Times New Roman" w:hAnsi="Times New Roman" w:cs="Times New Roman"/>
        </w:rPr>
      </w:pPr>
    </w:p>
    <w:p w14:paraId="7725CB69" w14:textId="71677886" w:rsidR="00DE75D2" w:rsidRPr="00B34723" w:rsidRDefault="00DE75D2" w:rsidP="00DE75D2">
      <w:pPr>
        <w:pStyle w:val="NormalWeb"/>
        <w:shd w:val="clear" w:color="auto" w:fill="FFFFFF"/>
        <w:spacing w:before="0" w:beforeAutospacing="0" w:after="0" w:afterAutospacing="0"/>
        <w:ind w:firstLine="720"/>
        <w:rPr>
          <w:color w:val="212438"/>
          <w:sz w:val="20"/>
          <w:szCs w:val="20"/>
        </w:rPr>
      </w:pPr>
      <w:r>
        <w:rPr>
          <w:b/>
          <w:bCs/>
          <w:color w:val="231F20"/>
        </w:rPr>
        <w:t xml:space="preserve">Prof. </w:t>
      </w:r>
      <w:r w:rsidRPr="00E71376">
        <w:rPr>
          <w:b/>
          <w:bCs/>
          <w:color w:val="231F20"/>
        </w:rPr>
        <w:t>Erik Trinkaus</w:t>
      </w:r>
      <w:r>
        <w:rPr>
          <w:color w:val="231F20"/>
        </w:rPr>
        <w:t xml:space="preserve"> (1948-)</w:t>
      </w:r>
      <w:r w:rsidR="00ED014E">
        <w:rPr>
          <w:color w:val="231F20"/>
        </w:rPr>
        <w:t>. A</w:t>
      </w:r>
      <w:r>
        <w:rPr>
          <w:color w:val="231F20"/>
        </w:rPr>
        <w:t xml:space="preserve"> paleoanthropologist at Washington University, St. Louis Missouri, </w:t>
      </w:r>
      <w:r w:rsidR="00ED014E">
        <w:rPr>
          <w:color w:val="231F20"/>
        </w:rPr>
        <w:t xml:space="preserve">Prof. Trinkaus </w:t>
      </w:r>
      <w:r>
        <w:rPr>
          <w:color w:val="231F20"/>
        </w:rPr>
        <w:t xml:space="preserve">is considered the world expert on Neanderthal* biology and evolution. He uses advanced medical technologies like CT scans, computer modeling, and plastic molds to create strikingly realistic, life-size replicas with precise physical details of extinct early humans. Trinkaus </w:t>
      </w:r>
      <w:r>
        <w:rPr>
          <w:color w:val="393939"/>
          <w:shd w:val="clear" w:color="auto" w:fill="F1F1F1"/>
        </w:rPr>
        <w:t>focuses “on the complex patterns of human evolutionary change through the Early (2.5 MYA) and Middle (ca 12,000 years ago) Pleistocene Epoch. His emphasis is on the diversity, paleobiology, and behavior of early modern humans.” [</w:t>
      </w:r>
      <w:r w:rsidR="00343FA9">
        <w:rPr>
          <w:color w:val="393939"/>
          <w:shd w:val="clear" w:color="auto" w:fill="F1F1F1"/>
        </w:rPr>
        <w:t>29</w:t>
      </w:r>
      <w:r>
        <w:rPr>
          <w:color w:val="393939"/>
          <w:shd w:val="clear" w:color="auto" w:fill="F1F1F1"/>
        </w:rPr>
        <w:t>]</w:t>
      </w:r>
    </w:p>
    <w:p w14:paraId="7FF96FF4" w14:textId="77777777" w:rsidR="00DE75D2" w:rsidRDefault="00DE75D2" w:rsidP="00DE75D2">
      <w:pPr>
        <w:pStyle w:val="NormalWeb"/>
        <w:shd w:val="clear" w:color="auto" w:fill="FFFFFF"/>
        <w:spacing w:before="0" w:beforeAutospacing="0" w:after="0" w:afterAutospacing="0"/>
        <w:rPr>
          <w:color w:val="212438"/>
          <w:sz w:val="20"/>
          <w:szCs w:val="20"/>
        </w:rPr>
      </w:pPr>
      <w:r>
        <w:rPr>
          <w:color w:val="212438"/>
          <w:sz w:val="20"/>
          <w:szCs w:val="20"/>
        </w:rPr>
        <w:t>*The ancient humans, closest to</w:t>
      </w:r>
      <w:r w:rsidRPr="00B34723">
        <w:rPr>
          <w:color w:val="212438"/>
          <w:sz w:val="20"/>
          <w:szCs w:val="20"/>
        </w:rPr>
        <w:t xml:space="preserve"> our species, who became extinct about 40,000 years ago.</w:t>
      </w:r>
    </w:p>
    <w:p w14:paraId="1F48EABD" w14:textId="77777777" w:rsidR="00DE75D2" w:rsidRDefault="00DE75D2" w:rsidP="00DE75D2">
      <w:pPr>
        <w:pStyle w:val="NormalWeb"/>
        <w:shd w:val="clear" w:color="auto" w:fill="FFFFFF"/>
        <w:spacing w:before="0" w:beforeAutospacing="0" w:after="0" w:afterAutospacing="0"/>
        <w:rPr>
          <w:color w:val="231F20"/>
        </w:rPr>
      </w:pPr>
    </w:p>
    <w:p w14:paraId="4B621B51" w14:textId="77777777" w:rsidR="00DE75D2" w:rsidRDefault="00DE75D2" w:rsidP="00DE75D2">
      <w:pPr>
        <w:pStyle w:val="NormalWeb"/>
        <w:shd w:val="clear" w:color="auto" w:fill="FFFFFF"/>
        <w:spacing w:before="0" w:beforeAutospacing="0" w:after="0" w:afterAutospacing="0"/>
        <w:ind w:firstLine="720"/>
        <w:rPr>
          <w:color w:val="231F20"/>
        </w:rPr>
      </w:pPr>
      <w:r>
        <w:rPr>
          <w:color w:val="231F20"/>
        </w:rPr>
        <w:t>In Trinkaus’ words:</w:t>
      </w:r>
    </w:p>
    <w:p w14:paraId="0DBED748" w14:textId="77777777" w:rsidR="00DE75D2" w:rsidRDefault="00DE75D2" w:rsidP="00DE75D2">
      <w:pPr>
        <w:pStyle w:val="NormalWeb"/>
        <w:shd w:val="clear" w:color="auto" w:fill="FFFFFF"/>
        <w:spacing w:before="0" w:beforeAutospacing="0" w:after="0" w:afterAutospacing="0"/>
        <w:ind w:firstLine="720"/>
        <w:rPr>
          <w:color w:val="231F20"/>
        </w:rPr>
      </w:pPr>
    </w:p>
    <w:p w14:paraId="6D55AB5D" w14:textId="51BC9F53" w:rsidR="00DE75D2" w:rsidRDefault="00DE75D2" w:rsidP="00DE75D2">
      <w:pPr>
        <w:pStyle w:val="NormalWeb"/>
        <w:shd w:val="clear" w:color="auto" w:fill="FFFFFF"/>
        <w:spacing w:before="0" w:beforeAutospacing="0" w:after="0" w:afterAutospacing="0"/>
        <w:ind w:left="720"/>
        <w:rPr>
          <w:color w:val="212438"/>
        </w:rPr>
      </w:pPr>
      <w:r w:rsidRPr="00481937">
        <w:rPr>
          <w:color w:val="212438"/>
        </w:rPr>
        <w:t>My real interest is trying to understand the biology of these prehistoric people and use that to try to understand their behavior</w:t>
      </w:r>
      <w:r>
        <w:rPr>
          <w:color w:val="212438"/>
        </w:rPr>
        <w:t xml:space="preserve">. </w:t>
      </w:r>
      <w:r w:rsidRPr="00481937">
        <w:rPr>
          <w:color w:val="212438"/>
        </w:rPr>
        <w:t>Bones can tell researchers something about the diet and activities of ancient people</w:t>
      </w:r>
      <w:r>
        <w:rPr>
          <w:color w:val="212438"/>
        </w:rPr>
        <w:t xml:space="preserve"> . . .</w:t>
      </w:r>
      <w:r w:rsidRPr="00481937">
        <w:rPr>
          <w:color w:val="212438"/>
        </w:rPr>
        <w:t xml:space="preserve"> can show evidence of growth and periods of starvation. They can track diseases and abnormalities</w:t>
      </w:r>
      <w:r>
        <w:rPr>
          <w:color w:val="212438"/>
        </w:rPr>
        <w:t xml:space="preserve"> and suggest social behavior. </w:t>
      </w:r>
      <w:r w:rsidRPr="00481937">
        <w:rPr>
          <w:color w:val="212438"/>
        </w:rPr>
        <w:t>Ultimately it comes down to understanding where we came from.</w:t>
      </w:r>
      <w:r>
        <w:rPr>
          <w:color w:val="212438"/>
        </w:rPr>
        <w:t xml:space="preserve"> [</w:t>
      </w:r>
      <w:r w:rsidR="00343FA9">
        <w:rPr>
          <w:color w:val="212438"/>
        </w:rPr>
        <w:t>29</w:t>
      </w:r>
      <w:r>
        <w:rPr>
          <w:color w:val="212438"/>
        </w:rPr>
        <w:t xml:space="preserve">] </w:t>
      </w:r>
    </w:p>
    <w:p w14:paraId="0A9BF032" w14:textId="77777777" w:rsidR="00DE75D2" w:rsidRDefault="00DE75D2" w:rsidP="00DE75D2">
      <w:pPr>
        <w:pStyle w:val="NormalWeb"/>
        <w:shd w:val="clear" w:color="auto" w:fill="FFFFFF"/>
        <w:spacing w:before="0" w:beforeAutospacing="0" w:after="0" w:afterAutospacing="0"/>
        <w:rPr>
          <w:color w:val="212438"/>
        </w:rPr>
      </w:pPr>
    </w:p>
    <w:p w14:paraId="1B5A66BD" w14:textId="77777777" w:rsidR="00DE75D2" w:rsidRDefault="00DE75D2" w:rsidP="00DE75D2">
      <w:pPr>
        <w:pStyle w:val="NormalWeb"/>
        <w:shd w:val="clear" w:color="auto" w:fill="FFFFFF"/>
        <w:spacing w:before="0" w:beforeAutospacing="0" w:after="0" w:afterAutospacing="0"/>
        <w:rPr>
          <w:color w:val="212438"/>
        </w:rPr>
      </w:pPr>
      <w:r>
        <w:rPr>
          <w:color w:val="212438"/>
        </w:rPr>
        <w:t>By “we” Trinkhaus means those of us alive now, scholars, journalists, teachers, anyone curious about human origins, anyone reading this chapter.</w:t>
      </w:r>
    </w:p>
    <w:p w14:paraId="76241974" w14:textId="77777777" w:rsidR="00DE75D2" w:rsidRDefault="00DE75D2" w:rsidP="00DE75D2">
      <w:pPr>
        <w:pStyle w:val="NormalWeb"/>
        <w:shd w:val="clear" w:color="auto" w:fill="FFFFFF"/>
        <w:spacing w:before="0" w:beforeAutospacing="0" w:after="0" w:afterAutospacing="0"/>
        <w:rPr>
          <w:color w:val="212438"/>
        </w:rPr>
      </w:pPr>
    </w:p>
    <w:p w14:paraId="61F16B34" w14:textId="77777777" w:rsidR="00DE75D2" w:rsidRDefault="00DE75D2" w:rsidP="00DE75D2">
      <w:pPr>
        <w:pStyle w:val="NormalWeb"/>
        <w:shd w:val="clear" w:color="auto" w:fill="FFFFFF"/>
        <w:spacing w:before="0" w:beforeAutospacing="0" w:after="0" w:afterAutospacing="0"/>
        <w:rPr>
          <w:color w:val="393939"/>
          <w:shd w:val="clear" w:color="auto" w:fill="F1F1F1"/>
        </w:rPr>
      </w:pPr>
      <w:r>
        <w:rPr>
          <w:color w:val="212438"/>
        </w:rPr>
        <w:t>From his studies of archaeological and human remains in Europe (including Russia), eastern Asia, and China, Trinkaus says, “</w:t>
      </w:r>
      <w:r>
        <w:rPr>
          <w:color w:val="393939"/>
          <w:shd w:val="clear" w:color="auto" w:fill="F1F1F1"/>
        </w:rPr>
        <w:t>These new discoveries and analyses of existing materials are changing our impressions of early modern human biology, which relate to both the emergence of modern humans and the subsequent evolution of ‘anatomically modern’ humanity.” [29]</w:t>
      </w:r>
    </w:p>
    <w:p w14:paraId="05AA91AC" w14:textId="77777777" w:rsidR="00DE75D2" w:rsidRPr="0009629C" w:rsidRDefault="00DE75D2" w:rsidP="00DE75D2">
      <w:pPr>
        <w:pStyle w:val="NormalWeb"/>
        <w:shd w:val="clear" w:color="auto" w:fill="FFFFFF"/>
        <w:spacing w:before="0" w:beforeAutospacing="0" w:after="0" w:afterAutospacing="0"/>
        <w:rPr>
          <w:color w:val="FF0000"/>
          <w:shd w:val="clear" w:color="auto" w:fill="F1F1F1"/>
        </w:rPr>
      </w:pPr>
    </w:p>
    <w:p w14:paraId="7BA3168C" w14:textId="19887B45" w:rsidR="00DE75D2" w:rsidRPr="00DF4543" w:rsidRDefault="005734E4" w:rsidP="005734E4">
      <w:pPr>
        <w:pStyle w:val="NormalWeb"/>
        <w:shd w:val="clear" w:color="auto" w:fill="FFFFFF"/>
        <w:spacing w:before="0" w:beforeAutospacing="0" w:after="0" w:afterAutospacing="0"/>
        <w:ind w:firstLine="720"/>
        <w:rPr>
          <w:color w:val="231F20"/>
        </w:rPr>
      </w:pPr>
      <w:r>
        <w:rPr>
          <w:b/>
          <w:bCs/>
          <w:color w:val="231F20"/>
        </w:rPr>
        <w:t xml:space="preserve">Sophisticated Tools. </w:t>
      </w:r>
      <w:r w:rsidR="00DE75D2">
        <w:rPr>
          <w:color w:val="231F20"/>
        </w:rPr>
        <w:t>Scientists from centuries past would marvel at today’s tools! Research in both hard and social sciences uses advanced dating techniques, sophisticated equipment like atomic force microscopes, computer-assisted DNA analysis, massive data bases, and instant communication with peers worldwide. New ways of making models enable paleontologists to “fill in” parts that are missing. Prof. Erik Trinkhaus’ research is on the forefront of understanding evolution.</w:t>
      </w:r>
      <w:r w:rsidR="00343FA9">
        <w:rPr>
          <w:color w:val="231F20"/>
        </w:rPr>
        <w:t xml:space="preserve"> [30]</w:t>
      </w:r>
    </w:p>
    <w:p w14:paraId="3AA4F95D" w14:textId="7B7A42E1" w:rsidR="00DE75D2" w:rsidRDefault="00DE75D2" w:rsidP="00DE75D2">
      <w:pPr>
        <w:pStyle w:val="NormalWeb"/>
        <w:shd w:val="clear" w:color="auto" w:fill="FFFFFF"/>
        <w:spacing w:before="0" w:beforeAutospacing="0" w:after="0" w:afterAutospacing="0"/>
        <w:rPr>
          <w:b/>
          <w:bCs/>
          <w:color w:val="231F20"/>
        </w:rPr>
      </w:pPr>
    </w:p>
    <w:p w14:paraId="65FF2C0A" w14:textId="1CDA8D6A" w:rsidR="00DE75D2" w:rsidRPr="00723544" w:rsidRDefault="00DE75D2" w:rsidP="00DE75D2">
      <w:pPr>
        <w:rPr>
          <w:rFonts w:ascii="Times New Roman" w:hAnsi="Times New Roman" w:cs="Times New Roman"/>
          <w:color w:val="212438"/>
          <w:sz w:val="24"/>
          <w:szCs w:val="24"/>
        </w:rPr>
      </w:pPr>
      <w:r>
        <w:rPr>
          <w:rFonts w:ascii="Times New Roman" w:hAnsi="Times New Roman" w:cs="Times New Roman"/>
          <w:color w:val="212438"/>
          <w:sz w:val="24"/>
          <w:szCs w:val="24"/>
        </w:rPr>
        <w:t xml:space="preserve">Also on the </w:t>
      </w:r>
      <w:r w:rsidRPr="007067B5">
        <w:rPr>
          <w:rFonts w:ascii="Times New Roman" w:hAnsi="Times New Roman" w:cs="Times New Roman"/>
          <w:color w:val="212438"/>
          <w:sz w:val="24"/>
          <w:szCs w:val="24"/>
        </w:rPr>
        <w:t>forefront is analy</w:t>
      </w:r>
      <w:r>
        <w:rPr>
          <w:rFonts w:ascii="Times New Roman" w:hAnsi="Times New Roman" w:cs="Times New Roman"/>
          <w:color w:val="212438"/>
          <w:sz w:val="24"/>
          <w:szCs w:val="24"/>
        </w:rPr>
        <w:t xml:space="preserve">sis of </w:t>
      </w:r>
      <w:r w:rsidRPr="007067B5">
        <w:rPr>
          <w:rFonts w:ascii="Times New Roman" w:hAnsi="Times New Roman" w:cs="Times New Roman"/>
          <w:color w:val="212438"/>
          <w:sz w:val="24"/>
          <w:szCs w:val="24"/>
        </w:rPr>
        <w:t>ancient species’ DNA</w:t>
      </w:r>
      <w:r>
        <w:rPr>
          <w:rFonts w:ascii="Times New Roman" w:hAnsi="Times New Roman" w:cs="Times New Roman"/>
          <w:color w:val="212438"/>
          <w:sz w:val="24"/>
          <w:szCs w:val="24"/>
        </w:rPr>
        <w:t>: This</w:t>
      </w:r>
      <w:r w:rsidRPr="007067B5">
        <w:rPr>
          <w:rFonts w:ascii="Times New Roman" w:hAnsi="Times New Roman" w:cs="Times New Roman"/>
          <w:color w:val="212438"/>
          <w:sz w:val="24"/>
          <w:szCs w:val="24"/>
        </w:rPr>
        <w:t xml:space="preserve"> information </w:t>
      </w:r>
      <w:r>
        <w:rPr>
          <w:rFonts w:ascii="Times New Roman" w:hAnsi="Times New Roman" w:cs="Times New Roman"/>
          <w:color w:val="212438"/>
          <w:sz w:val="24"/>
          <w:szCs w:val="24"/>
        </w:rPr>
        <w:t>is combined with what is learned in</w:t>
      </w:r>
      <w:r w:rsidRPr="007067B5">
        <w:rPr>
          <w:rFonts w:ascii="Times New Roman" w:hAnsi="Times New Roman" w:cs="Times New Roman"/>
          <w:color w:val="212438"/>
          <w:sz w:val="24"/>
          <w:szCs w:val="24"/>
        </w:rPr>
        <w:t xml:space="preserve"> genomics*</w:t>
      </w:r>
      <w:r w:rsidR="00773214">
        <w:rPr>
          <w:rFonts w:ascii="Times New Roman" w:hAnsi="Times New Roman" w:cs="Times New Roman"/>
          <w:color w:val="212438"/>
          <w:sz w:val="24"/>
          <w:szCs w:val="24"/>
        </w:rPr>
        <w:t>--</w:t>
      </w:r>
      <w:r>
        <w:rPr>
          <w:rFonts w:ascii="Times New Roman" w:hAnsi="Times New Roman" w:cs="Times New Roman"/>
          <w:color w:val="212438"/>
          <w:sz w:val="24"/>
          <w:szCs w:val="24"/>
        </w:rPr>
        <w:t>k</w:t>
      </w:r>
      <w:r w:rsidRPr="007067B5">
        <w:rPr>
          <w:rFonts w:ascii="Times New Roman" w:hAnsi="Times New Roman" w:cs="Times New Roman"/>
          <w:color w:val="212438"/>
          <w:sz w:val="24"/>
          <w:szCs w:val="24"/>
        </w:rPr>
        <w:t>nowledge about the evolutio</w:t>
      </w:r>
      <w:r>
        <w:rPr>
          <w:rFonts w:ascii="Times New Roman" w:hAnsi="Times New Roman" w:cs="Times New Roman"/>
          <w:color w:val="212438"/>
          <w:sz w:val="24"/>
          <w:szCs w:val="24"/>
        </w:rPr>
        <w:t>n</w:t>
      </w:r>
      <w:r w:rsidRPr="007067B5">
        <w:rPr>
          <w:rFonts w:ascii="Times New Roman" w:hAnsi="Times New Roman" w:cs="Times New Roman"/>
          <w:color w:val="212438"/>
          <w:sz w:val="24"/>
          <w:szCs w:val="24"/>
        </w:rPr>
        <w:t xml:space="preserve"> and diversification of a particular group. </w:t>
      </w:r>
      <w:r>
        <w:rPr>
          <w:rFonts w:ascii="Times New Roman" w:hAnsi="Times New Roman" w:cs="Times New Roman"/>
          <w:color w:val="212438"/>
          <w:sz w:val="24"/>
          <w:szCs w:val="24"/>
        </w:rPr>
        <w:t>From such research we learn which species cooked food, which migrated out of Africa, and</w:t>
      </w:r>
      <w:r w:rsidRPr="007067B5">
        <w:rPr>
          <w:rFonts w:ascii="Times New Roman" w:hAnsi="Times New Roman" w:cs="Times New Roman"/>
          <w:color w:val="212438"/>
          <w:sz w:val="24"/>
          <w:szCs w:val="24"/>
        </w:rPr>
        <w:t xml:space="preserve"> </w:t>
      </w:r>
      <w:r>
        <w:rPr>
          <w:rFonts w:ascii="Times New Roman" w:hAnsi="Times New Roman" w:cs="Times New Roman"/>
          <w:color w:val="212438"/>
          <w:sz w:val="24"/>
          <w:szCs w:val="24"/>
        </w:rPr>
        <w:t xml:space="preserve">where they went. Research shows </w:t>
      </w:r>
      <w:r w:rsidRPr="007067B5">
        <w:rPr>
          <w:rFonts w:ascii="Times New Roman" w:hAnsi="Times New Roman" w:cs="Times New Roman"/>
          <w:color w:val="212438"/>
          <w:sz w:val="24"/>
          <w:szCs w:val="24"/>
        </w:rPr>
        <w:t>that there was significant intermingling among the early homini</w:t>
      </w:r>
      <w:r>
        <w:rPr>
          <w:rFonts w:ascii="Times New Roman" w:hAnsi="Times New Roman" w:cs="Times New Roman"/>
          <w:color w:val="212438"/>
          <w:sz w:val="24"/>
          <w:szCs w:val="24"/>
        </w:rPr>
        <w:t>n</w:t>
      </w:r>
      <w:r w:rsidRPr="007067B5">
        <w:rPr>
          <w:rFonts w:ascii="Times New Roman" w:hAnsi="Times New Roman" w:cs="Times New Roman"/>
          <w:color w:val="212438"/>
          <w:sz w:val="24"/>
          <w:szCs w:val="24"/>
        </w:rPr>
        <w:t xml:space="preserve"> species</w:t>
      </w:r>
      <w:r>
        <w:rPr>
          <w:rFonts w:ascii="Times New Roman" w:hAnsi="Times New Roman" w:cs="Times New Roman"/>
          <w:color w:val="212438"/>
          <w:sz w:val="24"/>
          <w:szCs w:val="24"/>
        </w:rPr>
        <w:t xml:space="preserve">. </w:t>
      </w:r>
      <w:r w:rsidRPr="007067B5">
        <w:rPr>
          <w:rFonts w:ascii="Times New Roman" w:hAnsi="Times New Roman" w:cs="Times New Roman"/>
          <w:color w:val="212438"/>
          <w:sz w:val="24"/>
          <w:szCs w:val="24"/>
        </w:rPr>
        <w:t>[</w:t>
      </w:r>
      <w:r>
        <w:rPr>
          <w:rFonts w:ascii="Times New Roman" w:hAnsi="Times New Roman" w:cs="Times New Roman"/>
          <w:color w:val="212438"/>
          <w:sz w:val="24"/>
          <w:szCs w:val="24"/>
        </w:rPr>
        <w:t>3</w:t>
      </w:r>
      <w:r w:rsidR="00343FA9">
        <w:rPr>
          <w:rFonts w:ascii="Times New Roman" w:hAnsi="Times New Roman" w:cs="Times New Roman"/>
          <w:color w:val="212438"/>
          <w:sz w:val="24"/>
          <w:szCs w:val="24"/>
        </w:rPr>
        <w:t>2</w:t>
      </w:r>
      <w:r>
        <w:rPr>
          <w:rFonts w:ascii="Times New Roman" w:hAnsi="Times New Roman" w:cs="Times New Roman"/>
          <w:color w:val="212438"/>
          <w:sz w:val="24"/>
          <w:szCs w:val="24"/>
        </w:rPr>
        <w:t>]</w:t>
      </w:r>
      <w:r w:rsidRPr="007067B5">
        <w:rPr>
          <w:rFonts w:ascii="Times New Roman" w:hAnsi="Times New Roman" w:cs="Times New Roman"/>
          <w:color w:val="212438"/>
          <w:sz w:val="24"/>
          <w:szCs w:val="24"/>
        </w:rPr>
        <w:t xml:space="preserve"> </w:t>
      </w:r>
      <w:r w:rsidRPr="00723544">
        <w:rPr>
          <w:rFonts w:ascii="Times New Roman" w:hAnsi="Times New Roman" w:cs="Times New Roman"/>
          <w:color w:val="212438"/>
          <w:sz w:val="24"/>
          <w:szCs w:val="24"/>
        </w:rPr>
        <w:t>It appears that, from our beginning, Homo sapiens was a social species. Researchers have deduced this from two fields that go hand in hand, paleontology, Earth’s history based on the study of fossils, and paleoanthropology, the study of social aspects of the earliest human cultures.</w:t>
      </w:r>
    </w:p>
    <w:p w14:paraId="094971E0" w14:textId="77777777" w:rsidR="00DE75D2" w:rsidRDefault="00DE75D2" w:rsidP="00DE75D2">
      <w:pPr>
        <w:rPr>
          <w:rFonts w:ascii="Times New Roman" w:hAnsi="Times New Roman" w:cs="Times New Roman"/>
          <w:color w:val="212438"/>
          <w:sz w:val="20"/>
          <w:szCs w:val="20"/>
        </w:rPr>
      </w:pPr>
      <w:r w:rsidRPr="00723544">
        <w:rPr>
          <w:rFonts w:ascii="Times New Roman" w:hAnsi="Times New Roman" w:cs="Times New Roman"/>
          <w:color w:val="212438"/>
          <w:sz w:val="20"/>
          <w:szCs w:val="20"/>
        </w:rPr>
        <w:t>*</w:t>
      </w:r>
      <w:r>
        <w:rPr>
          <w:rFonts w:ascii="Times New Roman" w:hAnsi="Times New Roman" w:cs="Times New Roman"/>
          <w:color w:val="212438"/>
          <w:sz w:val="20"/>
          <w:szCs w:val="20"/>
        </w:rPr>
        <w:t>The</w:t>
      </w:r>
      <w:r w:rsidRPr="00723544">
        <w:rPr>
          <w:rFonts w:ascii="Times New Roman" w:hAnsi="Times New Roman" w:cs="Times New Roman"/>
          <w:color w:val="212438"/>
          <w:sz w:val="20"/>
          <w:szCs w:val="20"/>
        </w:rPr>
        <w:t xml:space="preserve"> branch of molecular biology in which the entire sequence of a specimen’s DNA is studied</w:t>
      </w:r>
    </w:p>
    <w:p w14:paraId="61A2439D" w14:textId="77777777" w:rsidR="00DE75D2" w:rsidRDefault="00DE75D2" w:rsidP="00DE75D2">
      <w:pPr>
        <w:rPr>
          <w:rFonts w:ascii="Times New Roman" w:hAnsi="Times New Roman" w:cs="Times New Roman"/>
          <w:color w:val="212438"/>
          <w:sz w:val="20"/>
          <w:szCs w:val="20"/>
        </w:rPr>
      </w:pPr>
    </w:p>
    <w:p w14:paraId="2908C271" w14:textId="270C777B" w:rsidR="00DE75D2" w:rsidRDefault="00DE75D2" w:rsidP="00DE75D2">
      <w:pPr>
        <w:jc w:val="center"/>
        <w:rPr>
          <w:rFonts w:ascii="Times New Roman" w:hAnsi="Times New Roman" w:cs="Times New Roman"/>
          <w:b/>
          <w:bCs/>
          <w:sz w:val="24"/>
          <w:szCs w:val="24"/>
        </w:rPr>
      </w:pPr>
      <w:r w:rsidRPr="00D924E9">
        <w:rPr>
          <w:rFonts w:ascii="Times New Roman" w:hAnsi="Times New Roman" w:cs="Times New Roman"/>
          <w:b/>
          <w:bCs/>
          <w:sz w:val="24"/>
          <w:szCs w:val="24"/>
        </w:rPr>
        <w:t>Donald Johanson and “Lucy”</w:t>
      </w:r>
    </w:p>
    <w:p w14:paraId="24508300" w14:textId="3FBE5E42" w:rsidR="00250899" w:rsidRDefault="00250899" w:rsidP="00DE75D2">
      <w:pPr>
        <w:jc w:val="center"/>
        <w:rPr>
          <w:rFonts w:ascii="Times New Roman" w:hAnsi="Times New Roman" w:cs="Times New Roman"/>
          <w:b/>
          <w:bCs/>
          <w:sz w:val="24"/>
          <w:szCs w:val="24"/>
        </w:rPr>
      </w:pPr>
    </w:p>
    <w:p w14:paraId="0CC44BB8" w14:textId="77777777" w:rsidR="00250899" w:rsidRPr="0074065D" w:rsidRDefault="00250899" w:rsidP="00250899">
      <w:pPr>
        <w:rPr>
          <w:rFonts w:ascii="Times New Roman" w:eastAsia="Times New Roman" w:hAnsi="Times New Roman" w:cs="Times New Roman"/>
          <w:b/>
          <w:bCs/>
          <w:color w:val="0D0D0D" w:themeColor="text1" w:themeTint="F2"/>
          <w:sz w:val="24"/>
          <w:szCs w:val="24"/>
        </w:rPr>
      </w:pPr>
    </w:p>
    <w:p w14:paraId="4A559E55" w14:textId="77777777" w:rsidR="00DE75D2" w:rsidRDefault="00DE75D2" w:rsidP="00DE75D2">
      <w:pPr>
        <w:rPr>
          <w:rFonts w:ascii="Times New Roman" w:hAnsi="Times New Roman" w:cs="Times New Roman"/>
          <w:sz w:val="24"/>
          <w:szCs w:val="24"/>
        </w:rPr>
      </w:pPr>
      <w:r>
        <w:rPr>
          <w:rFonts w:ascii="Times New Roman" w:hAnsi="Times New Roman" w:cs="Times New Roman"/>
          <w:sz w:val="24"/>
          <w:szCs w:val="24"/>
        </w:rPr>
        <w:t xml:space="preserve">Another household name is </w:t>
      </w:r>
      <w:r w:rsidRPr="00D7391B">
        <w:rPr>
          <w:rFonts w:ascii="Times New Roman" w:hAnsi="Times New Roman" w:cs="Times New Roman"/>
          <w:sz w:val="24"/>
          <w:szCs w:val="24"/>
        </w:rPr>
        <w:t>Lucy</w:t>
      </w:r>
      <w:r>
        <w:rPr>
          <w:rFonts w:ascii="Times New Roman" w:hAnsi="Times New Roman" w:cs="Times New Roman"/>
          <w:sz w:val="24"/>
          <w:szCs w:val="24"/>
        </w:rPr>
        <w:t>* (</w:t>
      </w:r>
      <w:r w:rsidRPr="00E93EDB">
        <w:rPr>
          <w:rFonts w:ascii="Times New Roman" w:hAnsi="Times New Roman" w:cs="Times New Roman"/>
          <w:i/>
          <w:iCs/>
          <w:sz w:val="24"/>
          <w:szCs w:val="24"/>
        </w:rPr>
        <w:t>Australopithecus afarensis</w:t>
      </w:r>
      <w:r>
        <w:rPr>
          <w:rFonts w:ascii="Times New Roman" w:hAnsi="Times New Roman" w:cs="Times New Roman"/>
          <w:sz w:val="24"/>
          <w:szCs w:val="24"/>
        </w:rPr>
        <w:t xml:space="preserve">), </w:t>
      </w:r>
      <w:r w:rsidRPr="00D7391B">
        <w:rPr>
          <w:rFonts w:ascii="Times New Roman" w:hAnsi="Times New Roman" w:cs="Times New Roman"/>
          <w:sz w:val="24"/>
          <w:szCs w:val="24"/>
        </w:rPr>
        <w:t>about 3</w:t>
      </w:r>
      <w:r>
        <w:rPr>
          <w:rFonts w:ascii="Times New Roman" w:hAnsi="Times New Roman" w:cs="Times New Roman"/>
          <w:sz w:val="24"/>
          <w:szCs w:val="24"/>
        </w:rPr>
        <w:t>.2</w:t>
      </w:r>
      <w:r w:rsidRPr="00D7391B">
        <w:rPr>
          <w:rFonts w:ascii="Times New Roman" w:hAnsi="Times New Roman" w:cs="Times New Roman"/>
          <w:sz w:val="24"/>
          <w:szCs w:val="24"/>
        </w:rPr>
        <w:t xml:space="preserve"> million years </w:t>
      </w:r>
      <w:r>
        <w:rPr>
          <w:rFonts w:ascii="Times New Roman" w:hAnsi="Times New Roman" w:cs="Times New Roman"/>
          <w:sz w:val="24"/>
          <w:szCs w:val="24"/>
        </w:rPr>
        <w:t xml:space="preserve">old, who is thought to be an ancestor of early Homo. Here we learn from the book by Lucy’s discoverer, Donald Johanson: </w:t>
      </w:r>
      <w:r>
        <w:rPr>
          <w:rFonts w:ascii="Times New Roman" w:hAnsi="Times New Roman" w:cs="Times New Roman"/>
          <w:i/>
          <w:iCs/>
          <w:sz w:val="24"/>
          <w:szCs w:val="24"/>
        </w:rPr>
        <w:t>Lucy: The Beginnings of Human Kind</w:t>
      </w:r>
      <w:r>
        <w:rPr>
          <w:rFonts w:ascii="Times New Roman" w:hAnsi="Times New Roman" w:cs="Times New Roman"/>
          <w:sz w:val="24"/>
          <w:szCs w:val="24"/>
        </w:rPr>
        <w:t>, 1981.(18)</w:t>
      </w:r>
    </w:p>
    <w:p w14:paraId="51A7FF90" w14:textId="77777777" w:rsidR="00DE75D2" w:rsidRDefault="00DE75D2" w:rsidP="00DE75D2">
      <w:pPr>
        <w:rPr>
          <w:rFonts w:ascii="Times New Roman" w:hAnsi="Times New Roman" w:cs="Times New Roman"/>
          <w:sz w:val="20"/>
          <w:szCs w:val="20"/>
        </w:rPr>
      </w:pPr>
      <w:r>
        <w:rPr>
          <w:rFonts w:ascii="Times New Roman" w:hAnsi="Times New Roman" w:cs="Times New Roman"/>
          <w:sz w:val="20"/>
          <w:szCs w:val="20"/>
        </w:rPr>
        <w:t xml:space="preserve">* Discovered </w:t>
      </w:r>
      <w:r w:rsidRPr="004C02E9">
        <w:rPr>
          <w:rFonts w:ascii="Times New Roman" w:hAnsi="Times New Roman" w:cs="Times New Roman"/>
          <w:sz w:val="20"/>
          <w:szCs w:val="20"/>
        </w:rPr>
        <w:t>1974</w:t>
      </w:r>
      <w:r>
        <w:rPr>
          <w:rFonts w:ascii="Times New Roman" w:hAnsi="Times New Roman" w:cs="Times New Roman"/>
          <w:sz w:val="20"/>
          <w:szCs w:val="20"/>
        </w:rPr>
        <w:t xml:space="preserve">      </w:t>
      </w:r>
    </w:p>
    <w:p w14:paraId="35042B9A" w14:textId="77777777" w:rsidR="00DE75D2" w:rsidRDefault="00DE75D2" w:rsidP="00DE75D2">
      <w:pPr>
        <w:rPr>
          <w:rFonts w:ascii="Times New Roman" w:hAnsi="Times New Roman" w:cs="Times New Roman"/>
          <w:sz w:val="20"/>
          <w:szCs w:val="20"/>
        </w:rPr>
      </w:pPr>
    </w:p>
    <w:p w14:paraId="7C09892F" w14:textId="0BC18942" w:rsidR="00DE75D2" w:rsidRDefault="00DE75D2" w:rsidP="00DE75D2">
      <w:pPr>
        <w:jc w:val="center"/>
        <w:rPr>
          <w:rFonts w:ascii="Times New Roman" w:hAnsi="Times New Roman" w:cs="Times New Roman"/>
          <w:b/>
          <w:bCs/>
          <w:sz w:val="24"/>
          <w:szCs w:val="24"/>
        </w:rPr>
      </w:pPr>
      <w:r>
        <w:rPr>
          <w:rFonts w:ascii="Times New Roman" w:hAnsi="Times New Roman" w:cs="Times New Roman"/>
          <w:b/>
          <w:bCs/>
          <w:sz w:val="24"/>
          <w:szCs w:val="24"/>
        </w:rPr>
        <w:t>Insert Figure 15.1</w:t>
      </w:r>
      <w:r w:rsidR="006E6C03">
        <w:rPr>
          <w:rFonts w:ascii="Times New Roman" w:hAnsi="Times New Roman" w:cs="Times New Roman"/>
          <w:b/>
          <w:bCs/>
          <w:sz w:val="24"/>
          <w:szCs w:val="24"/>
        </w:rPr>
        <w:t xml:space="preserve">2 </w:t>
      </w:r>
      <w:r w:rsidR="00A2556B">
        <w:rPr>
          <w:rFonts w:ascii="Times New Roman" w:hAnsi="Times New Roman" w:cs="Times New Roman"/>
          <w:b/>
          <w:bCs/>
          <w:sz w:val="24"/>
          <w:szCs w:val="24"/>
        </w:rPr>
        <w:t>Campsite</w:t>
      </w:r>
    </w:p>
    <w:p w14:paraId="1ABB58A2" w14:textId="77777777" w:rsidR="00F75A04" w:rsidRPr="001E72D9" w:rsidRDefault="00F75A04" w:rsidP="00DE75D2">
      <w:pPr>
        <w:jc w:val="center"/>
        <w:rPr>
          <w:rFonts w:ascii="Times New Roman" w:hAnsi="Times New Roman" w:cs="Times New Roman"/>
          <w:b/>
          <w:bCs/>
          <w:sz w:val="24"/>
          <w:szCs w:val="24"/>
        </w:rPr>
      </w:pPr>
    </w:p>
    <w:p w14:paraId="011787EB" w14:textId="1389A434" w:rsidR="00ED2E71" w:rsidRPr="003F0868" w:rsidRDefault="00ED2E71" w:rsidP="00ED2E71">
      <w:pPr>
        <w:rPr>
          <w:rFonts w:ascii="Times New Roman" w:hAnsi="Times New Roman" w:cs="Times New Roman"/>
          <w:sz w:val="24"/>
          <w:szCs w:val="24"/>
        </w:rPr>
      </w:pPr>
      <w:r w:rsidRPr="003F0868">
        <w:rPr>
          <w:rFonts w:ascii="Times New Roman" w:hAnsi="Times New Roman" w:cs="Times New Roman"/>
          <w:sz w:val="24"/>
          <w:szCs w:val="24"/>
        </w:rPr>
        <w:t>Caption:</w:t>
      </w:r>
      <w:r w:rsidR="00E92149" w:rsidRPr="003F0868">
        <w:rPr>
          <w:rFonts w:ascii="Times New Roman" w:hAnsi="Times New Roman" w:cs="Times New Roman"/>
          <w:sz w:val="24"/>
          <w:szCs w:val="24"/>
        </w:rPr>
        <w:t xml:space="preserve"> A high oblique longshot of </w:t>
      </w:r>
      <w:r w:rsidR="00524EC7" w:rsidRPr="003F0868">
        <w:rPr>
          <w:rFonts w:ascii="Times New Roman" w:hAnsi="Times New Roman" w:cs="Times New Roman"/>
          <w:sz w:val="24"/>
          <w:szCs w:val="24"/>
        </w:rPr>
        <w:t>Johansen’s</w:t>
      </w:r>
      <w:r w:rsidRPr="003F0868">
        <w:rPr>
          <w:rFonts w:ascii="Times New Roman" w:hAnsi="Times New Roman" w:cs="Times New Roman"/>
          <w:sz w:val="24"/>
          <w:szCs w:val="24"/>
        </w:rPr>
        <w:t xml:space="preserve"> </w:t>
      </w:r>
      <w:r w:rsidR="00E92149" w:rsidRPr="003F0868">
        <w:rPr>
          <w:rFonts w:ascii="Times New Roman" w:hAnsi="Times New Roman" w:cs="Times New Roman"/>
          <w:sz w:val="24"/>
          <w:szCs w:val="24"/>
        </w:rPr>
        <w:t>c</w:t>
      </w:r>
      <w:r w:rsidRPr="003F0868">
        <w:rPr>
          <w:rFonts w:ascii="Times New Roman" w:hAnsi="Times New Roman" w:cs="Times New Roman"/>
          <w:sz w:val="24"/>
          <w:szCs w:val="24"/>
        </w:rPr>
        <w:t>ampsite along the Awash river</w:t>
      </w:r>
      <w:r w:rsidR="00B85D2A" w:rsidRPr="003F0868">
        <w:rPr>
          <w:rFonts w:ascii="Times New Roman" w:hAnsi="Times New Roman" w:cs="Times New Roman"/>
          <w:sz w:val="24"/>
          <w:szCs w:val="24"/>
        </w:rPr>
        <w:t>,</w:t>
      </w:r>
      <w:r w:rsidRPr="003F0868">
        <w:rPr>
          <w:rFonts w:ascii="Times New Roman" w:hAnsi="Times New Roman" w:cs="Times New Roman"/>
          <w:sz w:val="24"/>
          <w:szCs w:val="24"/>
        </w:rPr>
        <w:t xml:space="preserve"> Afar Triangle</w:t>
      </w:r>
      <w:r w:rsidR="00B85D2A" w:rsidRPr="003F0868">
        <w:rPr>
          <w:rFonts w:ascii="Times New Roman" w:hAnsi="Times New Roman" w:cs="Times New Roman"/>
          <w:sz w:val="24"/>
          <w:szCs w:val="24"/>
        </w:rPr>
        <w:t>,</w:t>
      </w:r>
      <w:r w:rsidRPr="003F0868">
        <w:rPr>
          <w:rFonts w:ascii="Times New Roman" w:hAnsi="Times New Roman" w:cs="Times New Roman"/>
          <w:sz w:val="24"/>
          <w:szCs w:val="24"/>
        </w:rPr>
        <w:t xml:space="preserve"> Northern Ethiopia. From </w:t>
      </w:r>
      <w:r w:rsidR="00E92149" w:rsidRPr="003F0868">
        <w:rPr>
          <w:rFonts w:ascii="Times New Roman" w:hAnsi="Times New Roman" w:cs="Times New Roman"/>
          <w:sz w:val="24"/>
          <w:szCs w:val="24"/>
        </w:rPr>
        <w:t>here,</w:t>
      </w:r>
      <w:r w:rsidRPr="003F0868">
        <w:rPr>
          <w:rFonts w:ascii="Times New Roman" w:hAnsi="Times New Roman" w:cs="Times New Roman"/>
          <w:sz w:val="24"/>
          <w:szCs w:val="24"/>
        </w:rPr>
        <w:t xml:space="preserve"> Don</w:t>
      </w:r>
      <w:r w:rsidR="00E92149" w:rsidRPr="003F0868">
        <w:rPr>
          <w:rFonts w:ascii="Times New Roman" w:hAnsi="Times New Roman" w:cs="Times New Roman"/>
          <w:sz w:val="24"/>
          <w:szCs w:val="24"/>
        </w:rPr>
        <w:t>ald</w:t>
      </w:r>
      <w:r w:rsidRPr="003F0868">
        <w:rPr>
          <w:rFonts w:ascii="Times New Roman" w:hAnsi="Times New Roman" w:cs="Times New Roman"/>
          <w:sz w:val="24"/>
          <w:szCs w:val="24"/>
        </w:rPr>
        <w:t xml:space="preserve"> Johanson and his fellow scientists found many hominin fossils in the Afar Triangle of Northern Ethiopia. Most famous is Lucy who lived 3.2</w:t>
      </w:r>
      <w:r w:rsidR="00E92149" w:rsidRPr="003F0868">
        <w:rPr>
          <w:rFonts w:ascii="Times New Roman" w:hAnsi="Times New Roman" w:cs="Times New Roman"/>
          <w:sz w:val="24"/>
          <w:szCs w:val="24"/>
        </w:rPr>
        <w:t xml:space="preserve"> Ma</w:t>
      </w:r>
      <w:r w:rsidRPr="003F0868">
        <w:rPr>
          <w:rFonts w:ascii="Times New Roman" w:hAnsi="Times New Roman" w:cs="Times New Roman"/>
          <w:sz w:val="24"/>
          <w:szCs w:val="24"/>
        </w:rPr>
        <w:t xml:space="preserve">. </w:t>
      </w:r>
      <w:r w:rsidR="00E92149" w:rsidRPr="003F0868">
        <w:rPr>
          <w:rFonts w:ascii="Times New Roman" w:hAnsi="Times New Roman" w:cs="Times New Roman"/>
          <w:sz w:val="24"/>
          <w:szCs w:val="24"/>
        </w:rPr>
        <w:t>N</w:t>
      </w:r>
      <w:r w:rsidRPr="003F0868">
        <w:rPr>
          <w:rFonts w:ascii="Times New Roman" w:hAnsi="Times New Roman" w:cs="Times New Roman"/>
          <w:sz w:val="24"/>
          <w:szCs w:val="24"/>
        </w:rPr>
        <w:t xml:space="preserve">ative Afar tribesmen </w:t>
      </w:r>
      <w:r w:rsidR="00447B59">
        <w:rPr>
          <w:rFonts w:ascii="Times New Roman" w:hAnsi="Times New Roman" w:cs="Times New Roman"/>
          <w:sz w:val="24"/>
          <w:szCs w:val="24"/>
        </w:rPr>
        <w:t xml:space="preserve">camp close by </w:t>
      </w:r>
      <w:r w:rsidRPr="003F0868">
        <w:rPr>
          <w:rFonts w:ascii="Times New Roman" w:hAnsi="Times New Roman" w:cs="Times New Roman"/>
          <w:sz w:val="24"/>
          <w:szCs w:val="24"/>
        </w:rPr>
        <w:t>with their goats and grass huts.</w:t>
      </w:r>
      <w:r w:rsidR="00AB156A" w:rsidRPr="003F0868">
        <w:rPr>
          <w:rFonts w:ascii="Times New Roman" w:hAnsi="Times New Roman" w:cs="Times New Roman"/>
          <w:sz w:val="24"/>
          <w:szCs w:val="24"/>
        </w:rPr>
        <w:t xml:space="preserve"> Look carefully at the top of the photo below the sky </w:t>
      </w:r>
      <w:r w:rsidR="00F17E50">
        <w:rPr>
          <w:rFonts w:ascii="Times New Roman" w:hAnsi="Times New Roman" w:cs="Times New Roman"/>
          <w:sz w:val="24"/>
          <w:szCs w:val="24"/>
        </w:rPr>
        <w:t>then below the</w:t>
      </w:r>
      <w:r w:rsidR="00AB156A" w:rsidRPr="003F0868">
        <w:rPr>
          <w:rFonts w:ascii="Times New Roman" w:hAnsi="Times New Roman" w:cs="Times New Roman"/>
          <w:sz w:val="24"/>
          <w:szCs w:val="24"/>
        </w:rPr>
        <w:t xml:space="preserve"> mountain range</w:t>
      </w:r>
      <w:r w:rsidR="00E92149" w:rsidRPr="003F0868">
        <w:rPr>
          <w:rFonts w:ascii="Times New Roman" w:hAnsi="Times New Roman" w:cs="Times New Roman"/>
          <w:sz w:val="24"/>
          <w:szCs w:val="24"/>
        </w:rPr>
        <w:t xml:space="preserve">: </w:t>
      </w:r>
      <w:r w:rsidR="00524EC7">
        <w:rPr>
          <w:rFonts w:ascii="Times New Roman" w:hAnsi="Times New Roman" w:cs="Times New Roman"/>
          <w:sz w:val="24"/>
          <w:szCs w:val="24"/>
        </w:rPr>
        <w:t>N</w:t>
      </w:r>
      <w:r w:rsidR="00E92149" w:rsidRPr="003F0868">
        <w:rPr>
          <w:rFonts w:ascii="Times New Roman" w:hAnsi="Times New Roman" w:cs="Times New Roman"/>
          <w:sz w:val="24"/>
          <w:szCs w:val="24"/>
        </w:rPr>
        <w:t xml:space="preserve">otice </w:t>
      </w:r>
      <w:r w:rsidR="00524EC7">
        <w:rPr>
          <w:rFonts w:ascii="Times New Roman" w:hAnsi="Times New Roman" w:cs="Times New Roman"/>
          <w:sz w:val="24"/>
          <w:szCs w:val="24"/>
        </w:rPr>
        <w:t xml:space="preserve">the </w:t>
      </w:r>
      <w:r w:rsidR="0006619F">
        <w:rPr>
          <w:rFonts w:ascii="Times New Roman" w:hAnsi="Times New Roman" w:cs="Times New Roman"/>
          <w:sz w:val="24"/>
          <w:szCs w:val="24"/>
        </w:rPr>
        <w:t xml:space="preserve">layers of </w:t>
      </w:r>
      <w:r w:rsidR="00B85D2A" w:rsidRPr="003F0868">
        <w:rPr>
          <w:rFonts w:ascii="Times New Roman" w:hAnsi="Times New Roman" w:cs="Times New Roman"/>
          <w:sz w:val="24"/>
          <w:szCs w:val="24"/>
        </w:rPr>
        <w:t>rock</w:t>
      </w:r>
      <w:r w:rsidR="00E84C57">
        <w:rPr>
          <w:rFonts w:ascii="Times New Roman" w:hAnsi="Times New Roman" w:cs="Times New Roman"/>
          <w:sz w:val="24"/>
          <w:szCs w:val="24"/>
        </w:rPr>
        <w:t xml:space="preserve"> (also called strata)</w:t>
      </w:r>
      <w:r w:rsidR="006306E7">
        <w:rPr>
          <w:rFonts w:ascii="Times New Roman" w:hAnsi="Times New Roman" w:cs="Times New Roman"/>
          <w:sz w:val="24"/>
          <w:szCs w:val="24"/>
        </w:rPr>
        <w:t>.</w:t>
      </w:r>
      <w:r w:rsidR="00E84C57">
        <w:rPr>
          <w:rFonts w:ascii="Times New Roman" w:hAnsi="Times New Roman" w:cs="Times New Roman"/>
          <w:sz w:val="24"/>
          <w:szCs w:val="24"/>
        </w:rPr>
        <w:t>”</w:t>
      </w:r>
      <w:r w:rsidR="006306E7">
        <w:rPr>
          <w:rFonts w:ascii="Times New Roman" w:hAnsi="Times New Roman" w:cs="Times New Roman"/>
          <w:sz w:val="24"/>
          <w:szCs w:val="24"/>
        </w:rPr>
        <w:t xml:space="preserve"> Each layer</w:t>
      </w:r>
      <w:r w:rsidR="00B85D2A" w:rsidRPr="003F0868">
        <w:rPr>
          <w:rFonts w:ascii="Times New Roman" w:hAnsi="Times New Roman" w:cs="Times New Roman"/>
          <w:sz w:val="24"/>
          <w:szCs w:val="24"/>
        </w:rPr>
        <w:t xml:space="preserve"> </w:t>
      </w:r>
      <w:r w:rsidR="006306E7">
        <w:rPr>
          <w:rFonts w:ascii="Times New Roman" w:hAnsi="Times New Roman" w:cs="Times New Roman"/>
          <w:sz w:val="24"/>
          <w:szCs w:val="24"/>
        </w:rPr>
        <w:t>is</w:t>
      </w:r>
      <w:r w:rsidR="00B85D2A" w:rsidRPr="003F0868">
        <w:rPr>
          <w:rFonts w:ascii="Times New Roman" w:hAnsi="Times New Roman" w:cs="Times New Roman"/>
          <w:sz w:val="24"/>
          <w:szCs w:val="24"/>
        </w:rPr>
        <w:t xml:space="preserve"> used to date the formation and fossils found in it.</w:t>
      </w:r>
      <w:r w:rsidRPr="003F0868">
        <w:rPr>
          <w:rFonts w:ascii="Times New Roman" w:hAnsi="Times New Roman" w:cs="Times New Roman"/>
          <w:sz w:val="24"/>
          <w:szCs w:val="24"/>
        </w:rPr>
        <w:t xml:space="preserve"> </w:t>
      </w:r>
      <w:r w:rsidR="00E84C57">
        <w:rPr>
          <w:rFonts w:ascii="Times New Roman" w:hAnsi="Times New Roman" w:cs="Times New Roman"/>
          <w:sz w:val="24"/>
          <w:szCs w:val="24"/>
        </w:rPr>
        <w:t>P</w:t>
      </w:r>
      <w:r w:rsidR="00524EC7">
        <w:rPr>
          <w:rFonts w:ascii="Times New Roman" w:hAnsi="Times New Roman" w:cs="Times New Roman"/>
          <w:sz w:val="24"/>
          <w:szCs w:val="24"/>
        </w:rPr>
        <w:t>hoto</w:t>
      </w:r>
      <w:r w:rsidRPr="003F0868">
        <w:rPr>
          <w:rFonts w:ascii="Times New Roman" w:hAnsi="Times New Roman" w:cs="Times New Roman"/>
          <w:sz w:val="24"/>
          <w:szCs w:val="24"/>
        </w:rPr>
        <w:t xml:space="preserve"> © 1975 David L. Brill, humanoriginsphotos.com. ID: </w:t>
      </w:r>
      <w:r w:rsidR="00AB156A" w:rsidRPr="003F0868">
        <w:rPr>
          <w:rFonts w:ascii="Times New Roman" w:hAnsi="Times New Roman" w:cs="Times New Roman"/>
          <w:sz w:val="24"/>
          <w:szCs w:val="24"/>
        </w:rPr>
        <w:t>1975-0205-24</w:t>
      </w:r>
      <w:r w:rsidR="00524EC7">
        <w:rPr>
          <w:rFonts w:ascii="Times New Roman" w:hAnsi="Times New Roman" w:cs="Times New Roman"/>
          <w:sz w:val="24"/>
          <w:szCs w:val="24"/>
        </w:rPr>
        <w:t>.</w:t>
      </w:r>
    </w:p>
    <w:p w14:paraId="14E0D2E7" w14:textId="7EC5FF0F" w:rsidR="00DE75D2" w:rsidRPr="00ED2E71" w:rsidRDefault="00DE75D2" w:rsidP="00ED2E71">
      <w:pPr>
        <w:rPr>
          <w:rFonts w:ascii="Times New Roman" w:hAnsi="Times New Roman" w:cs="Times New Roman"/>
          <w:sz w:val="24"/>
          <w:szCs w:val="24"/>
        </w:rPr>
      </w:pPr>
    </w:p>
    <w:p w14:paraId="5B8A5411" w14:textId="54C0D21D" w:rsidR="002F48F2" w:rsidRDefault="00C0526D" w:rsidP="00DE75D2">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 </w:t>
      </w:r>
      <w:r w:rsidR="00DE75D2" w:rsidRPr="004F2AAE">
        <w:rPr>
          <w:rFonts w:ascii="Times New Roman" w:hAnsi="Times New Roman" w:cs="Times New Roman"/>
          <w:b/>
          <w:bCs/>
          <w:color w:val="231F20"/>
          <w:sz w:val="24"/>
          <w:szCs w:val="24"/>
        </w:rPr>
        <w:t>Prof. Donald Johanson (1943-</w:t>
      </w:r>
      <w:r w:rsidR="00DE75D2">
        <w:rPr>
          <w:rFonts w:ascii="Times New Roman" w:hAnsi="Times New Roman" w:cs="Times New Roman"/>
          <w:b/>
          <w:bCs/>
          <w:color w:val="231F20"/>
          <w:sz w:val="24"/>
          <w:szCs w:val="24"/>
        </w:rPr>
        <w:t xml:space="preserve"> </w:t>
      </w:r>
      <w:r w:rsidR="00DE75D2" w:rsidRPr="004F2AAE">
        <w:rPr>
          <w:rFonts w:ascii="Times New Roman" w:hAnsi="Times New Roman" w:cs="Times New Roman"/>
          <w:b/>
          <w:bCs/>
          <w:color w:val="231F20"/>
          <w:sz w:val="24"/>
          <w:szCs w:val="24"/>
        </w:rPr>
        <w:t>)</w:t>
      </w:r>
    </w:p>
    <w:p w14:paraId="6571E13A" w14:textId="77777777" w:rsidR="002F48F2" w:rsidRDefault="002F48F2" w:rsidP="00DE75D2">
      <w:pPr>
        <w:pStyle w:val="BodyText"/>
        <w:tabs>
          <w:tab w:val="left" w:pos="720"/>
        </w:tabs>
        <w:spacing w:line="225" w:lineRule="auto"/>
        <w:ind w:right="-270"/>
        <w:rPr>
          <w:rFonts w:ascii="Times New Roman" w:hAnsi="Times New Roman" w:cs="Times New Roman"/>
          <w:b/>
          <w:bCs/>
          <w:color w:val="231F20"/>
          <w:sz w:val="24"/>
          <w:szCs w:val="24"/>
        </w:rPr>
      </w:pPr>
    </w:p>
    <w:p w14:paraId="1007A117" w14:textId="28E96481" w:rsidR="00DE75D2" w:rsidRDefault="002F48F2" w:rsidP="00DE75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R</w:t>
      </w:r>
      <w:r w:rsidR="00DE75D2">
        <w:rPr>
          <w:rFonts w:ascii="Times New Roman" w:hAnsi="Times New Roman" w:cs="Times New Roman"/>
          <w:color w:val="231F20"/>
          <w:sz w:val="24"/>
          <w:szCs w:val="24"/>
        </w:rPr>
        <w:t xml:space="preserve">enowned in the field of paleoanthropology and an accomplished scholar in the field of human origins, </w:t>
      </w:r>
      <w:r>
        <w:rPr>
          <w:rFonts w:ascii="Times New Roman" w:hAnsi="Times New Roman" w:cs="Times New Roman"/>
          <w:color w:val="231F20"/>
          <w:sz w:val="24"/>
          <w:szCs w:val="24"/>
        </w:rPr>
        <w:t xml:space="preserve">Prof. Johanson </w:t>
      </w:r>
      <w:r w:rsidR="00DE75D2">
        <w:rPr>
          <w:rFonts w:ascii="Times New Roman" w:hAnsi="Times New Roman" w:cs="Times New Roman"/>
          <w:color w:val="231F20"/>
          <w:sz w:val="24"/>
          <w:szCs w:val="24"/>
        </w:rPr>
        <w:t>is best known as the discoverer of Lucy. Johanson says, “The only way a scientist can start to understand anything is to describe it, to measure it and name it.” [18</w:t>
      </w:r>
      <w:r w:rsidR="00DE75D2" w:rsidRPr="001C5659">
        <w:rPr>
          <w:rFonts w:ascii="Times New Roman" w:hAnsi="Times New Roman" w:cs="Times New Roman"/>
          <w:color w:val="231F20"/>
          <w:sz w:val="24"/>
          <w:szCs w:val="24"/>
        </w:rPr>
        <w:t>, p.36]</w:t>
      </w:r>
      <w:r w:rsidR="00DE75D2" w:rsidRPr="00BC5134">
        <w:rPr>
          <w:rFonts w:ascii="Times New Roman" w:hAnsi="Times New Roman" w:cs="Times New Roman"/>
          <w:b/>
          <w:bCs/>
          <w:color w:val="231F20"/>
          <w:sz w:val="24"/>
          <w:szCs w:val="24"/>
        </w:rPr>
        <w:t xml:space="preserve"> </w:t>
      </w:r>
      <w:r w:rsidR="00DE75D2">
        <w:rPr>
          <w:rFonts w:ascii="Times New Roman" w:hAnsi="Times New Roman" w:cs="Times New Roman"/>
          <w:color w:val="231F20"/>
          <w:sz w:val="24"/>
          <w:szCs w:val="24"/>
        </w:rPr>
        <w:t xml:space="preserve"> Today, collaboration among many disciplines describes, measures, dates. and names fossils using supercomputers’ capacious storage and data analysis prowess. As a result, we now know that the lineage from which hominids</w:t>
      </w:r>
      <w:r w:rsidR="00DE75D2" w:rsidRPr="008E7F40">
        <w:rPr>
          <w:rFonts w:ascii="Times New Roman" w:hAnsi="Times New Roman" w:cs="Times New Roman"/>
          <w:b/>
          <w:bCs/>
          <w:color w:val="FF0000"/>
          <w:sz w:val="24"/>
          <w:szCs w:val="24"/>
        </w:rPr>
        <w:t xml:space="preserve"> </w:t>
      </w:r>
      <w:r w:rsidR="00DE75D2">
        <w:rPr>
          <w:rFonts w:ascii="Times New Roman" w:hAnsi="Times New Roman" w:cs="Times New Roman"/>
          <w:color w:val="231F20"/>
          <w:sz w:val="24"/>
          <w:szCs w:val="24"/>
        </w:rPr>
        <w:t xml:space="preserve">evolved began between 6 </w:t>
      </w:r>
      <w:r w:rsidR="003F0868">
        <w:rPr>
          <w:rFonts w:ascii="Times New Roman" w:hAnsi="Times New Roman" w:cs="Times New Roman"/>
          <w:color w:val="231F20"/>
          <w:sz w:val="24"/>
          <w:szCs w:val="24"/>
        </w:rPr>
        <w:t>Ma</w:t>
      </w:r>
      <w:r w:rsidR="00DE75D2">
        <w:rPr>
          <w:rFonts w:ascii="Times New Roman" w:hAnsi="Times New Roman" w:cs="Times New Roman"/>
          <w:color w:val="231F20"/>
          <w:sz w:val="24"/>
          <w:szCs w:val="24"/>
        </w:rPr>
        <w:t xml:space="preserve"> and 250 </w:t>
      </w:r>
      <w:r w:rsidR="003F0868">
        <w:rPr>
          <w:rFonts w:ascii="Times New Roman" w:hAnsi="Times New Roman" w:cs="Times New Roman"/>
          <w:color w:val="231F20"/>
          <w:sz w:val="24"/>
          <w:szCs w:val="24"/>
        </w:rPr>
        <w:t>Ma</w:t>
      </w:r>
      <w:r w:rsidR="00DE75D2">
        <w:rPr>
          <w:rFonts w:ascii="Times New Roman" w:hAnsi="Times New Roman" w:cs="Times New Roman"/>
          <w:color w:val="231F20"/>
          <w:sz w:val="24"/>
          <w:szCs w:val="24"/>
        </w:rPr>
        <w:t xml:space="preserve"> in Africa. [18, p. 28] </w:t>
      </w:r>
    </w:p>
    <w:p w14:paraId="0FBBB98A" w14:textId="77777777"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“Lucy, a world famous fossil, is an extinct, early pre-human, an upright-walking species. Johanson discovered Lucy in 1974 on a hillside in Hadar, Ethiopia (East Africa).” [Personal Communication] In his book, Johanson tells the riveting minute-by-minute account of his world-famous find along with recent history of paleoanthropology and stories of some of the field’s famous originators. </w:t>
      </w:r>
    </w:p>
    <w:p w14:paraId="2FC98FDE" w14:textId="77777777"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p>
    <w:p w14:paraId="119FC746" w14:textId="49BF7422" w:rsidR="00C0526D" w:rsidRPr="00C0526D" w:rsidRDefault="00DE75D2" w:rsidP="00C0526D">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 xml:space="preserve">Insert </w:t>
      </w:r>
      <w:r w:rsidR="00517906">
        <w:rPr>
          <w:rFonts w:ascii="Times New Roman" w:hAnsi="Times New Roman" w:cs="Times New Roman"/>
          <w:b/>
          <w:bCs/>
          <w:color w:val="231F20"/>
          <w:sz w:val="24"/>
          <w:szCs w:val="24"/>
        </w:rPr>
        <w:t>Figure</w:t>
      </w:r>
      <w:r>
        <w:rPr>
          <w:rFonts w:ascii="Times New Roman" w:hAnsi="Times New Roman" w:cs="Times New Roman"/>
          <w:b/>
          <w:bCs/>
          <w:color w:val="231F20"/>
          <w:sz w:val="24"/>
          <w:szCs w:val="24"/>
        </w:rPr>
        <w:t xml:space="preserve"> 15.1</w:t>
      </w:r>
      <w:r w:rsidR="006E6C03">
        <w:rPr>
          <w:rFonts w:ascii="Times New Roman" w:hAnsi="Times New Roman" w:cs="Times New Roman"/>
          <w:b/>
          <w:bCs/>
          <w:color w:val="231F20"/>
          <w:sz w:val="24"/>
          <w:szCs w:val="24"/>
        </w:rPr>
        <w:t>3</w:t>
      </w:r>
      <w:r>
        <w:rPr>
          <w:rFonts w:ascii="Times New Roman" w:hAnsi="Times New Roman" w:cs="Times New Roman"/>
          <w:b/>
          <w:bCs/>
          <w:color w:val="231F20"/>
          <w:sz w:val="24"/>
          <w:szCs w:val="24"/>
        </w:rPr>
        <w:t xml:space="preserve"> Here – </w:t>
      </w:r>
      <w:r w:rsidR="00A84F07">
        <w:rPr>
          <w:rFonts w:ascii="Times New Roman" w:hAnsi="Times New Roman" w:cs="Times New Roman"/>
          <w:b/>
          <w:bCs/>
          <w:color w:val="231F20"/>
          <w:sz w:val="24"/>
          <w:szCs w:val="24"/>
        </w:rPr>
        <w:t>DJ excavating Horse Mandible</w:t>
      </w:r>
    </w:p>
    <w:p w14:paraId="15A9F290" w14:textId="5E18ACCD" w:rsidR="00C0526D" w:rsidRPr="00B645D3" w:rsidRDefault="00C0526D" w:rsidP="00C0526D">
      <w:pPr>
        <w:rPr>
          <w:rFonts w:ascii="Times New Roman" w:hAnsi="Times New Roman" w:cs="Times New Roman"/>
          <w:sz w:val="24"/>
          <w:szCs w:val="24"/>
        </w:rPr>
      </w:pPr>
      <w:r w:rsidRPr="00B645D3">
        <w:rPr>
          <w:rFonts w:ascii="Times New Roman" w:hAnsi="Times New Roman" w:cs="Times New Roman"/>
          <w:color w:val="231F20"/>
          <w:sz w:val="24"/>
          <w:szCs w:val="24"/>
        </w:rPr>
        <w:t xml:space="preserve">Caption: </w:t>
      </w:r>
      <w:r w:rsidRPr="00B645D3">
        <w:rPr>
          <w:rFonts w:ascii="Times New Roman" w:hAnsi="Times New Roman" w:cs="Times New Roman"/>
          <w:sz w:val="24"/>
          <w:szCs w:val="24"/>
        </w:rPr>
        <w:t>In the Hadar Region, near the Awash River in the Afar Triangle of Northern Ethiopia</w:t>
      </w:r>
      <w:r w:rsidR="00EB3108" w:rsidRPr="00B645D3">
        <w:rPr>
          <w:rFonts w:ascii="Times New Roman" w:hAnsi="Times New Roman" w:cs="Times New Roman"/>
          <w:sz w:val="24"/>
          <w:szCs w:val="24"/>
        </w:rPr>
        <w:t>,</w:t>
      </w:r>
      <w:r w:rsidRPr="00B645D3">
        <w:rPr>
          <w:rFonts w:ascii="Times New Roman" w:hAnsi="Times New Roman" w:cs="Times New Roman"/>
          <w:sz w:val="24"/>
          <w:szCs w:val="24"/>
        </w:rPr>
        <w:t xml:space="preserve">  </w:t>
      </w:r>
    </w:p>
    <w:p w14:paraId="37C5D14F" w14:textId="35D73BC5" w:rsidR="00C0526D" w:rsidRDefault="00C0526D" w:rsidP="00C0526D">
      <w:pPr>
        <w:rPr>
          <w:rFonts w:ascii="Times New Roman" w:hAnsi="Times New Roman" w:cs="Times New Roman"/>
          <w:sz w:val="24"/>
          <w:szCs w:val="24"/>
        </w:rPr>
      </w:pPr>
      <w:r w:rsidRPr="00B645D3">
        <w:rPr>
          <w:rFonts w:ascii="Times New Roman" w:hAnsi="Times New Roman" w:cs="Times New Roman"/>
          <w:sz w:val="24"/>
          <w:szCs w:val="24"/>
        </w:rPr>
        <w:t xml:space="preserve">Dr. </w:t>
      </w:r>
      <w:r w:rsidR="009D3A95">
        <w:rPr>
          <w:rFonts w:ascii="Times New Roman" w:hAnsi="Times New Roman" w:cs="Times New Roman"/>
          <w:sz w:val="24"/>
          <w:szCs w:val="24"/>
        </w:rPr>
        <w:t xml:space="preserve">Donald </w:t>
      </w:r>
      <w:r w:rsidRPr="00B645D3">
        <w:rPr>
          <w:rFonts w:ascii="Times New Roman" w:hAnsi="Times New Roman" w:cs="Times New Roman"/>
          <w:sz w:val="24"/>
          <w:szCs w:val="24"/>
        </w:rPr>
        <w:t xml:space="preserve">Johanson excavates a Pliocene horse mandible </w:t>
      </w:r>
      <w:r w:rsidR="00D82547">
        <w:rPr>
          <w:rFonts w:ascii="Times New Roman" w:hAnsi="Times New Roman" w:cs="Times New Roman"/>
          <w:sz w:val="24"/>
          <w:szCs w:val="24"/>
        </w:rPr>
        <w:t>from</w:t>
      </w:r>
      <w:r w:rsidR="00AC025E">
        <w:rPr>
          <w:rFonts w:ascii="Times New Roman" w:hAnsi="Times New Roman" w:cs="Times New Roman"/>
          <w:sz w:val="24"/>
          <w:szCs w:val="24"/>
        </w:rPr>
        <w:t xml:space="preserve"> </w:t>
      </w:r>
      <w:r w:rsidR="00AA408C">
        <w:rPr>
          <w:rFonts w:ascii="Times New Roman" w:hAnsi="Times New Roman" w:cs="Times New Roman"/>
          <w:sz w:val="24"/>
          <w:szCs w:val="24"/>
        </w:rPr>
        <w:t>*</w:t>
      </w:r>
      <w:r w:rsidRPr="00B645D3">
        <w:rPr>
          <w:rFonts w:ascii="Times New Roman" w:hAnsi="Times New Roman" w:cs="Times New Roman"/>
          <w:sz w:val="24"/>
          <w:szCs w:val="24"/>
        </w:rPr>
        <w:t xml:space="preserve"> sediments dated 3.2 M</w:t>
      </w:r>
      <w:r w:rsidR="00CB575E">
        <w:rPr>
          <w:rFonts w:ascii="Times New Roman" w:hAnsi="Times New Roman" w:cs="Times New Roman"/>
          <w:sz w:val="24"/>
          <w:szCs w:val="24"/>
        </w:rPr>
        <w:t>YA</w:t>
      </w:r>
      <w:r w:rsidRPr="00B645D3">
        <w:rPr>
          <w:rFonts w:ascii="Times New Roman" w:hAnsi="Times New Roman" w:cs="Times New Roman"/>
          <w:sz w:val="24"/>
          <w:szCs w:val="24"/>
        </w:rPr>
        <w:t xml:space="preserve">. </w:t>
      </w:r>
      <w:r w:rsidRPr="00B645D3">
        <w:rPr>
          <w:rFonts w:ascii="Times New Roman" w:hAnsi="Times New Roman" w:cs="Times New Roman"/>
          <w:i/>
          <w:iCs/>
          <w:sz w:val="24"/>
          <w:szCs w:val="24"/>
        </w:rPr>
        <w:t xml:space="preserve">Horse?! We’re looking for humans! </w:t>
      </w:r>
      <w:r w:rsidRPr="00B645D3">
        <w:rPr>
          <w:rFonts w:ascii="Times New Roman" w:hAnsi="Times New Roman" w:cs="Times New Roman"/>
          <w:sz w:val="24"/>
          <w:szCs w:val="24"/>
        </w:rPr>
        <w:t>But</w:t>
      </w:r>
      <w:r w:rsidR="00224D1E" w:rsidRPr="00B645D3">
        <w:rPr>
          <w:rFonts w:ascii="Times New Roman" w:hAnsi="Times New Roman" w:cs="Times New Roman"/>
          <w:sz w:val="24"/>
          <w:szCs w:val="24"/>
        </w:rPr>
        <w:t xml:space="preserve"> </w:t>
      </w:r>
      <w:r w:rsidRPr="00B645D3">
        <w:rPr>
          <w:rFonts w:ascii="Times New Roman" w:hAnsi="Times New Roman" w:cs="Times New Roman"/>
          <w:sz w:val="24"/>
          <w:szCs w:val="24"/>
        </w:rPr>
        <w:t>wait! Teeth of horses</w:t>
      </w:r>
      <w:r w:rsidR="005B7538" w:rsidRPr="00B645D3">
        <w:rPr>
          <w:rFonts w:ascii="Times New Roman" w:hAnsi="Times New Roman" w:cs="Times New Roman"/>
          <w:sz w:val="24"/>
          <w:szCs w:val="24"/>
        </w:rPr>
        <w:t xml:space="preserve"> circa</w:t>
      </w:r>
      <w:r w:rsidR="00861869" w:rsidRPr="00B645D3">
        <w:rPr>
          <w:rFonts w:ascii="Times New Roman" w:hAnsi="Times New Roman" w:cs="Times New Roman"/>
          <w:sz w:val="24"/>
          <w:szCs w:val="24"/>
        </w:rPr>
        <w:t xml:space="preserve"> </w:t>
      </w:r>
      <w:r w:rsidRPr="009D3A95">
        <w:rPr>
          <w:rFonts w:ascii="Times New Roman" w:hAnsi="Times New Roman" w:cs="Times New Roman"/>
          <w:sz w:val="24"/>
          <w:szCs w:val="24"/>
        </w:rPr>
        <w:t>3</w:t>
      </w:r>
      <w:r w:rsidR="00861869" w:rsidRPr="009D3A95">
        <w:rPr>
          <w:rFonts w:ascii="Times New Roman" w:hAnsi="Times New Roman" w:cs="Times New Roman"/>
          <w:sz w:val="24"/>
          <w:szCs w:val="24"/>
        </w:rPr>
        <w:t>.2</w:t>
      </w:r>
      <w:r w:rsidRPr="009D3A95">
        <w:rPr>
          <w:rFonts w:ascii="Times New Roman" w:hAnsi="Times New Roman" w:cs="Times New Roman"/>
          <w:sz w:val="24"/>
          <w:szCs w:val="24"/>
        </w:rPr>
        <w:t xml:space="preserve"> </w:t>
      </w:r>
      <w:r w:rsidR="00861869" w:rsidRPr="009D3A95">
        <w:rPr>
          <w:rFonts w:ascii="Times New Roman" w:hAnsi="Times New Roman" w:cs="Times New Roman"/>
          <w:sz w:val="24"/>
          <w:szCs w:val="24"/>
        </w:rPr>
        <w:t>M</w:t>
      </w:r>
      <w:r w:rsidR="009D3A95" w:rsidRPr="009D3A95">
        <w:rPr>
          <w:rFonts w:ascii="Times New Roman" w:hAnsi="Times New Roman" w:cs="Times New Roman"/>
          <w:sz w:val="24"/>
          <w:szCs w:val="24"/>
        </w:rPr>
        <w:t>YA</w:t>
      </w:r>
      <w:r w:rsidR="00861869" w:rsidRPr="00B645D3">
        <w:rPr>
          <w:rFonts w:ascii="Times New Roman" w:hAnsi="Times New Roman" w:cs="Times New Roman"/>
          <w:sz w:val="24"/>
          <w:szCs w:val="24"/>
        </w:rPr>
        <w:t xml:space="preserve"> differ from horses c</w:t>
      </w:r>
      <w:r w:rsidR="005B7538" w:rsidRPr="00B645D3">
        <w:rPr>
          <w:rFonts w:ascii="Times New Roman" w:hAnsi="Times New Roman" w:cs="Times New Roman"/>
          <w:sz w:val="24"/>
          <w:szCs w:val="24"/>
        </w:rPr>
        <w:t xml:space="preserve">irca </w:t>
      </w:r>
      <w:r w:rsidR="00861869" w:rsidRPr="009D3A95">
        <w:rPr>
          <w:rFonts w:ascii="Times New Roman" w:hAnsi="Times New Roman" w:cs="Times New Roman"/>
          <w:sz w:val="24"/>
          <w:szCs w:val="24"/>
        </w:rPr>
        <w:t>2.2M</w:t>
      </w:r>
      <w:r w:rsidR="009D3A95" w:rsidRPr="009D3A95">
        <w:rPr>
          <w:rFonts w:ascii="Times New Roman" w:hAnsi="Times New Roman" w:cs="Times New Roman"/>
          <w:sz w:val="24"/>
          <w:szCs w:val="24"/>
        </w:rPr>
        <w:t>YA</w:t>
      </w:r>
      <w:r w:rsidR="00861869" w:rsidRPr="00B645D3">
        <w:rPr>
          <w:rFonts w:ascii="Times New Roman" w:hAnsi="Times New Roman" w:cs="Times New Roman"/>
          <w:sz w:val="24"/>
          <w:szCs w:val="24"/>
        </w:rPr>
        <w:t xml:space="preserve"> by a </w:t>
      </w:r>
      <w:r w:rsidR="00EB367E" w:rsidRPr="00B645D3">
        <w:rPr>
          <w:rFonts w:ascii="Times New Roman" w:hAnsi="Times New Roman" w:cs="Times New Roman"/>
          <w:sz w:val="24"/>
          <w:szCs w:val="24"/>
        </w:rPr>
        <w:t>telltale</w:t>
      </w:r>
      <w:r w:rsidR="00861869" w:rsidRPr="00B645D3">
        <w:rPr>
          <w:rFonts w:ascii="Times New Roman" w:hAnsi="Times New Roman" w:cs="Times New Roman"/>
          <w:sz w:val="24"/>
          <w:szCs w:val="24"/>
        </w:rPr>
        <w:t xml:space="preserve"> bone and thus are proof positive of the age of other fossils found in the same strata. (18, pp. 175-179). </w:t>
      </w:r>
      <w:bookmarkStart w:id="20" w:name="_Hlk86580877"/>
      <w:r w:rsidR="00F52F1D" w:rsidRPr="00B645D3">
        <w:rPr>
          <w:rFonts w:ascii="Times New Roman" w:hAnsi="Times New Roman" w:cs="Times New Roman"/>
          <w:sz w:val="24"/>
          <w:szCs w:val="24"/>
        </w:rPr>
        <w:t>Photo</w:t>
      </w:r>
      <w:r w:rsidRPr="00B645D3">
        <w:rPr>
          <w:rFonts w:ascii="Times New Roman" w:hAnsi="Times New Roman" w:cs="Times New Roman"/>
          <w:sz w:val="24"/>
          <w:szCs w:val="24"/>
        </w:rPr>
        <w:t xml:space="preserve"> © 1975 David L. Brill, humanoriginsphotos.com</w:t>
      </w:r>
      <w:r w:rsidR="00861869" w:rsidRPr="00B645D3">
        <w:rPr>
          <w:rFonts w:ascii="Times New Roman" w:hAnsi="Times New Roman" w:cs="Times New Roman"/>
          <w:sz w:val="24"/>
          <w:szCs w:val="24"/>
        </w:rPr>
        <w:t xml:space="preserve"> ID:</w:t>
      </w:r>
      <w:bookmarkEnd w:id="20"/>
      <w:r w:rsidR="00224D1E" w:rsidRPr="00B645D3">
        <w:rPr>
          <w:rFonts w:ascii="Times New Roman" w:hAnsi="Times New Roman" w:cs="Times New Roman"/>
          <w:sz w:val="24"/>
          <w:szCs w:val="24"/>
        </w:rPr>
        <w:t xml:space="preserve"> 1975-0029-22.</w:t>
      </w:r>
    </w:p>
    <w:p w14:paraId="2BB58395" w14:textId="6D85AAAA" w:rsidR="00BA08F6" w:rsidRDefault="00BA08F6" w:rsidP="00C0526D">
      <w:pPr>
        <w:rPr>
          <w:rFonts w:ascii="Times New Roman" w:hAnsi="Times New Roman" w:cs="Times New Roman"/>
          <w:sz w:val="24"/>
          <w:szCs w:val="24"/>
        </w:rPr>
      </w:pPr>
    </w:p>
    <w:p w14:paraId="3BF13D29" w14:textId="71755E92" w:rsidR="00BA08F6" w:rsidRPr="00BA08F6" w:rsidRDefault="00BA08F6" w:rsidP="00495D75">
      <w:pPr>
        <w:jc w:val="center"/>
        <w:rPr>
          <w:rFonts w:ascii="Times New Roman" w:hAnsi="Times New Roman" w:cs="Times New Roman"/>
          <w:b/>
          <w:bCs/>
          <w:sz w:val="24"/>
          <w:szCs w:val="24"/>
        </w:rPr>
      </w:pPr>
      <w:r>
        <w:rPr>
          <w:rFonts w:ascii="Times New Roman" w:hAnsi="Times New Roman" w:cs="Times New Roman"/>
          <w:b/>
          <w:bCs/>
          <w:sz w:val="24"/>
          <w:szCs w:val="24"/>
        </w:rPr>
        <w:t>Insert Figure</w:t>
      </w:r>
      <w:r w:rsidR="00495D75">
        <w:rPr>
          <w:rFonts w:ascii="Times New Roman" w:hAnsi="Times New Roman" w:cs="Times New Roman"/>
          <w:b/>
          <w:bCs/>
          <w:sz w:val="24"/>
          <w:szCs w:val="24"/>
        </w:rPr>
        <w:t>s 15.14a and</w:t>
      </w:r>
      <w:r>
        <w:rPr>
          <w:rFonts w:ascii="Times New Roman" w:hAnsi="Times New Roman" w:cs="Times New Roman"/>
          <w:b/>
          <w:bCs/>
          <w:sz w:val="24"/>
          <w:szCs w:val="24"/>
        </w:rPr>
        <w:t xml:space="preserve"> 15.1</w:t>
      </w:r>
      <w:r w:rsidR="00495D75">
        <w:rPr>
          <w:rFonts w:ascii="Times New Roman" w:hAnsi="Times New Roman" w:cs="Times New Roman"/>
          <w:b/>
          <w:bCs/>
          <w:sz w:val="24"/>
          <w:szCs w:val="24"/>
        </w:rPr>
        <w:t>4</w:t>
      </w:r>
      <w:r w:rsidR="000114F8">
        <w:rPr>
          <w:rFonts w:ascii="Times New Roman" w:hAnsi="Times New Roman" w:cs="Times New Roman"/>
          <w:b/>
          <w:bCs/>
          <w:sz w:val="24"/>
          <w:szCs w:val="24"/>
        </w:rPr>
        <w:t>b</w:t>
      </w:r>
      <w:r>
        <w:rPr>
          <w:rFonts w:ascii="Times New Roman" w:hAnsi="Times New Roman" w:cs="Times New Roman"/>
          <w:b/>
          <w:bCs/>
          <w:sz w:val="24"/>
          <w:szCs w:val="24"/>
        </w:rPr>
        <w:t xml:space="preserve"> Excavating: 1975-0066-30p</w:t>
      </w:r>
    </w:p>
    <w:p w14:paraId="5DBF53D8" w14:textId="77777777" w:rsidR="00C0526D" w:rsidRPr="00B645D3" w:rsidRDefault="00C0526D" w:rsidP="00DE75D2">
      <w:pPr>
        <w:pStyle w:val="BodyText"/>
        <w:tabs>
          <w:tab w:val="left" w:pos="720"/>
        </w:tabs>
        <w:spacing w:line="225" w:lineRule="auto"/>
        <w:ind w:right="-270"/>
        <w:jc w:val="center"/>
        <w:rPr>
          <w:rFonts w:ascii="Times New Roman" w:hAnsi="Times New Roman" w:cs="Times New Roman"/>
          <w:b/>
          <w:bCs/>
          <w:color w:val="231F20"/>
          <w:sz w:val="24"/>
          <w:szCs w:val="24"/>
        </w:rPr>
      </w:pPr>
    </w:p>
    <w:p w14:paraId="0C86DA67" w14:textId="67DCB790" w:rsidR="00DE75D2" w:rsidRDefault="00DE75D2" w:rsidP="00DE75D2">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w:t>
      </w:r>
      <w:r w:rsidR="00B66F4D">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15.1</w:t>
      </w:r>
      <w:r w:rsidR="006E6C03">
        <w:rPr>
          <w:rFonts w:ascii="Times New Roman" w:hAnsi="Times New Roman" w:cs="Times New Roman"/>
          <w:b/>
          <w:bCs/>
          <w:color w:val="231F20"/>
          <w:sz w:val="24"/>
          <w:szCs w:val="24"/>
        </w:rPr>
        <w:t>4</w:t>
      </w:r>
      <w:r w:rsidR="000114F8">
        <w:rPr>
          <w:rFonts w:ascii="Times New Roman" w:hAnsi="Times New Roman" w:cs="Times New Roman"/>
          <w:b/>
          <w:bCs/>
          <w:color w:val="231F20"/>
          <w:sz w:val="24"/>
          <w:szCs w:val="24"/>
        </w:rPr>
        <w:t>a</w:t>
      </w:r>
      <w:r w:rsidR="00A84F07">
        <w:rPr>
          <w:rFonts w:ascii="Times New Roman" w:hAnsi="Times New Roman" w:cs="Times New Roman"/>
          <w:b/>
          <w:bCs/>
          <w:color w:val="231F20"/>
          <w:sz w:val="24"/>
          <w:szCs w:val="24"/>
        </w:rPr>
        <w:t xml:space="preserve"> DJ surveying ground where Lucy would be found.</w:t>
      </w:r>
    </w:p>
    <w:p w14:paraId="339805D9" w14:textId="071542F1" w:rsidR="00235D05" w:rsidRDefault="00224D1E" w:rsidP="00224D1E">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Caption:  </w:t>
      </w:r>
      <w:r w:rsidR="005D5DB2">
        <w:rPr>
          <w:rFonts w:ascii="Times New Roman" w:hAnsi="Times New Roman" w:cs="Times New Roman"/>
          <w:color w:val="231F20"/>
          <w:sz w:val="24"/>
          <w:szCs w:val="24"/>
        </w:rPr>
        <w:t>In the Hadar region</w:t>
      </w:r>
      <w:r w:rsidR="005B7538">
        <w:rPr>
          <w:rFonts w:ascii="Times New Roman" w:hAnsi="Times New Roman" w:cs="Times New Roman"/>
          <w:color w:val="231F20"/>
          <w:sz w:val="24"/>
          <w:szCs w:val="24"/>
        </w:rPr>
        <w:t xml:space="preserve"> near the Awash River in the Afar Triangle,</w:t>
      </w:r>
      <w:r w:rsidR="005D5DB2">
        <w:rPr>
          <w:rFonts w:ascii="Times New Roman" w:hAnsi="Times New Roman" w:cs="Times New Roman"/>
          <w:color w:val="231F20"/>
          <w:sz w:val="24"/>
          <w:szCs w:val="24"/>
        </w:rPr>
        <w:t xml:space="preserve"> Dr. Johanson walks </w:t>
      </w:r>
      <w:r w:rsidR="008E10BE">
        <w:rPr>
          <w:rFonts w:ascii="Times New Roman" w:hAnsi="Times New Roman" w:cs="Times New Roman"/>
          <w:color w:val="231F20"/>
          <w:sz w:val="24"/>
          <w:szCs w:val="24"/>
        </w:rPr>
        <w:t xml:space="preserve">hills, peers into </w:t>
      </w:r>
      <w:r w:rsidR="005D5DB2">
        <w:rPr>
          <w:rFonts w:ascii="Times New Roman" w:hAnsi="Times New Roman" w:cs="Times New Roman"/>
          <w:color w:val="231F20"/>
          <w:sz w:val="24"/>
          <w:szCs w:val="24"/>
        </w:rPr>
        <w:t>gullies</w:t>
      </w:r>
      <w:r w:rsidR="008E10BE">
        <w:rPr>
          <w:rFonts w:ascii="Times New Roman" w:hAnsi="Times New Roman" w:cs="Times New Roman"/>
          <w:color w:val="231F20"/>
          <w:sz w:val="24"/>
          <w:szCs w:val="24"/>
        </w:rPr>
        <w:t>, climbs, descends</w:t>
      </w:r>
      <w:r w:rsidR="00BA08F6">
        <w:rPr>
          <w:rFonts w:ascii="Times New Roman" w:hAnsi="Times New Roman" w:cs="Times New Roman"/>
          <w:color w:val="231F20"/>
          <w:sz w:val="24"/>
          <w:szCs w:val="24"/>
        </w:rPr>
        <w:t>, or</w:t>
      </w:r>
      <w:r w:rsidR="00235D05">
        <w:rPr>
          <w:rFonts w:ascii="Times New Roman" w:hAnsi="Times New Roman" w:cs="Times New Roman"/>
          <w:color w:val="231F20"/>
          <w:sz w:val="24"/>
          <w:szCs w:val="24"/>
        </w:rPr>
        <w:t xml:space="preserve"> . . .</w:t>
      </w:r>
    </w:p>
    <w:p w14:paraId="2F2FB055" w14:textId="77777777" w:rsidR="00235D05" w:rsidRDefault="00235D05" w:rsidP="00224D1E">
      <w:pPr>
        <w:pStyle w:val="BodyText"/>
        <w:tabs>
          <w:tab w:val="left" w:pos="720"/>
        </w:tabs>
        <w:spacing w:line="225" w:lineRule="auto"/>
        <w:ind w:right="-270"/>
        <w:rPr>
          <w:rFonts w:ascii="Times New Roman" w:hAnsi="Times New Roman" w:cs="Times New Roman"/>
          <w:color w:val="231F20"/>
          <w:sz w:val="24"/>
          <w:szCs w:val="24"/>
        </w:rPr>
      </w:pPr>
    </w:p>
    <w:p w14:paraId="5EB784B0" w14:textId="25EED5D8" w:rsidR="00B66F4D" w:rsidRDefault="00235D05" w:rsidP="00224D1E">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b/>
          <w:bCs/>
          <w:color w:val="231F20"/>
          <w:sz w:val="24"/>
          <w:szCs w:val="24"/>
        </w:rPr>
        <w:t xml:space="preserve">Insert </w:t>
      </w:r>
      <w:r w:rsidR="000114F8" w:rsidRPr="000114F8">
        <w:rPr>
          <w:rFonts w:ascii="Times New Roman" w:hAnsi="Times New Roman" w:cs="Times New Roman"/>
          <w:b/>
          <w:bCs/>
          <w:color w:val="231F20"/>
          <w:sz w:val="24"/>
          <w:szCs w:val="24"/>
        </w:rPr>
        <w:t>Figure 15.1</w:t>
      </w:r>
      <w:r w:rsidR="00240D13">
        <w:rPr>
          <w:rFonts w:ascii="Times New Roman" w:hAnsi="Times New Roman" w:cs="Times New Roman"/>
          <w:b/>
          <w:bCs/>
          <w:color w:val="231F20"/>
          <w:sz w:val="24"/>
          <w:szCs w:val="24"/>
        </w:rPr>
        <w:t>4</w:t>
      </w:r>
      <w:r w:rsidR="000114F8" w:rsidRPr="000114F8">
        <w:rPr>
          <w:rFonts w:ascii="Times New Roman" w:hAnsi="Times New Roman" w:cs="Times New Roman"/>
          <w:b/>
          <w:bCs/>
          <w:color w:val="231F20"/>
          <w:sz w:val="24"/>
          <w:szCs w:val="24"/>
        </w:rPr>
        <w:t>b</w:t>
      </w:r>
      <w:r>
        <w:rPr>
          <w:rFonts w:ascii="Times New Roman" w:hAnsi="Times New Roman" w:cs="Times New Roman"/>
          <w:color w:val="231F20"/>
          <w:sz w:val="24"/>
          <w:szCs w:val="24"/>
        </w:rPr>
        <w:t xml:space="preserve"> . . . </w:t>
      </w:r>
      <w:r w:rsidR="00BA08F6">
        <w:rPr>
          <w:rFonts w:ascii="Times New Roman" w:hAnsi="Times New Roman" w:cs="Times New Roman"/>
          <w:i/>
          <w:iCs/>
          <w:color w:val="231F20"/>
          <w:sz w:val="24"/>
          <w:szCs w:val="24"/>
        </w:rPr>
        <w:t xml:space="preserve">crawls </w:t>
      </w:r>
      <w:r w:rsidR="00BA08F6">
        <w:rPr>
          <w:rFonts w:ascii="Times New Roman" w:hAnsi="Times New Roman" w:cs="Times New Roman"/>
          <w:color w:val="231F20"/>
          <w:sz w:val="24"/>
          <w:szCs w:val="24"/>
        </w:rPr>
        <w:t>for a closer look – all part of</w:t>
      </w:r>
      <w:r w:rsidR="005D5DB2">
        <w:rPr>
          <w:rFonts w:ascii="Times New Roman" w:hAnsi="Times New Roman" w:cs="Times New Roman"/>
          <w:color w:val="231F20"/>
          <w:sz w:val="24"/>
          <w:szCs w:val="24"/>
        </w:rPr>
        <w:t xml:space="preserve"> survey</w:t>
      </w:r>
      <w:r w:rsidR="00BA08F6">
        <w:rPr>
          <w:rFonts w:ascii="Times New Roman" w:hAnsi="Times New Roman" w:cs="Times New Roman"/>
          <w:color w:val="231F20"/>
          <w:sz w:val="24"/>
          <w:szCs w:val="24"/>
        </w:rPr>
        <w:t>ing</w:t>
      </w:r>
      <w:r w:rsidR="005D5DB2">
        <w:rPr>
          <w:rFonts w:ascii="Times New Roman" w:hAnsi="Times New Roman" w:cs="Times New Roman"/>
          <w:color w:val="231F20"/>
          <w:sz w:val="24"/>
          <w:szCs w:val="24"/>
        </w:rPr>
        <w:t xml:space="preserve"> ground</w:t>
      </w:r>
      <w:r w:rsidR="00BA08F6">
        <w:rPr>
          <w:rFonts w:ascii="Times New Roman" w:hAnsi="Times New Roman" w:cs="Times New Roman"/>
          <w:color w:val="231F20"/>
          <w:sz w:val="24"/>
          <w:szCs w:val="24"/>
        </w:rPr>
        <w:t xml:space="preserve"> that is </w:t>
      </w:r>
      <w:r w:rsidR="005D5DB2">
        <w:rPr>
          <w:rFonts w:ascii="Times New Roman" w:hAnsi="Times New Roman" w:cs="Times New Roman"/>
          <w:color w:val="231F20"/>
          <w:sz w:val="24"/>
          <w:szCs w:val="24"/>
        </w:rPr>
        <w:t xml:space="preserve">littered with fossils. The “Lucy” </w:t>
      </w:r>
      <w:r w:rsidR="008E10BE">
        <w:rPr>
          <w:rFonts w:ascii="Times New Roman" w:hAnsi="Times New Roman" w:cs="Times New Roman"/>
          <w:color w:val="231F20"/>
          <w:sz w:val="24"/>
          <w:szCs w:val="24"/>
        </w:rPr>
        <w:t>species was found in this region on sediments dated 3.2M</w:t>
      </w:r>
      <w:ins w:id="21" w:author="Ann Lewin-Benham" w:date="2021-12-07T12:59:00Z">
        <w:r w:rsidR="00E535F1">
          <w:rPr>
            <w:rFonts w:ascii="Times New Roman" w:hAnsi="Times New Roman" w:cs="Times New Roman"/>
            <w:color w:val="231F20"/>
            <w:sz w:val="24"/>
            <w:szCs w:val="24"/>
          </w:rPr>
          <w:t>YA</w:t>
        </w:r>
      </w:ins>
      <w:del w:id="22" w:author="Ann Lewin-Benham" w:date="2021-12-07T12:59:00Z">
        <w:r w:rsidR="008E10BE" w:rsidDel="00E535F1">
          <w:rPr>
            <w:rFonts w:ascii="Times New Roman" w:hAnsi="Times New Roman" w:cs="Times New Roman"/>
            <w:color w:val="231F20"/>
            <w:sz w:val="24"/>
            <w:szCs w:val="24"/>
          </w:rPr>
          <w:delText>a</w:delText>
        </w:r>
      </w:del>
      <w:r w:rsidR="005B7538">
        <w:rPr>
          <w:rFonts w:ascii="Times New Roman" w:hAnsi="Times New Roman" w:cs="Times New Roman"/>
          <w:color w:val="231F20"/>
          <w:sz w:val="24"/>
          <w:szCs w:val="24"/>
        </w:rPr>
        <w:t>.</w:t>
      </w:r>
    </w:p>
    <w:p w14:paraId="103E3684" w14:textId="6A511E83" w:rsidR="00224D1E" w:rsidRPr="00235D05" w:rsidRDefault="000114F8" w:rsidP="00224D1E">
      <w:pPr>
        <w:pStyle w:val="BodyText"/>
        <w:tabs>
          <w:tab w:val="left" w:pos="720"/>
        </w:tabs>
        <w:spacing w:line="225" w:lineRule="auto"/>
        <w:ind w:right="-270"/>
        <w:rPr>
          <w:rFonts w:ascii="Times New Roman" w:hAnsi="Times New Roman" w:cs="Times New Roman"/>
          <w:sz w:val="24"/>
          <w:szCs w:val="24"/>
        </w:rPr>
      </w:pPr>
      <w:r w:rsidRPr="00235D05">
        <w:rPr>
          <w:rFonts w:ascii="Times New Roman" w:hAnsi="Times New Roman" w:cs="Times New Roman"/>
          <w:sz w:val="24"/>
          <w:szCs w:val="24"/>
        </w:rPr>
        <w:t>Fig. 15.1</w:t>
      </w:r>
      <w:r w:rsidR="00240D13" w:rsidRPr="00235D05">
        <w:rPr>
          <w:rFonts w:ascii="Times New Roman" w:hAnsi="Times New Roman" w:cs="Times New Roman"/>
          <w:sz w:val="24"/>
          <w:szCs w:val="24"/>
        </w:rPr>
        <w:t>4</w:t>
      </w:r>
      <w:r w:rsidRPr="00235D05">
        <w:rPr>
          <w:rFonts w:ascii="Times New Roman" w:hAnsi="Times New Roman" w:cs="Times New Roman"/>
          <w:sz w:val="24"/>
          <w:szCs w:val="24"/>
        </w:rPr>
        <w:t xml:space="preserve">a </w:t>
      </w:r>
      <w:r w:rsidR="00224D1E" w:rsidRPr="00235D05">
        <w:rPr>
          <w:rFonts w:ascii="Times New Roman" w:hAnsi="Times New Roman" w:cs="Times New Roman"/>
          <w:sz w:val="24"/>
          <w:szCs w:val="24"/>
        </w:rPr>
        <w:t>P</w:t>
      </w:r>
      <w:r w:rsidR="00B66F4D" w:rsidRPr="00235D05">
        <w:rPr>
          <w:rFonts w:ascii="Times New Roman" w:hAnsi="Times New Roman" w:cs="Times New Roman"/>
          <w:sz w:val="24"/>
          <w:szCs w:val="24"/>
        </w:rPr>
        <w:t>hoto</w:t>
      </w:r>
      <w:r w:rsidR="00224D1E" w:rsidRPr="00235D05">
        <w:rPr>
          <w:rFonts w:ascii="Times New Roman" w:hAnsi="Times New Roman" w:cs="Times New Roman"/>
          <w:sz w:val="24"/>
          <w:szCs w:val="24"/>
        </w:rPr>
        <w:t xml:space="preserve"> © 1975 David L. Brill, humanoriginsphotos.com</w:t>
      </w:r>
      <w:r w:rsidR="00B66F4D" w:rsidRPr="00235D05">
        <w:rPr>
          <w:rFonts w:ascii="Times New Roman" w:hAnsi="Times New Roman" w:cs="Times New Roman"/>
          <w:sz w:val="24"/>
          <w:szCs w:val="24"/>
        </w:rPr>
        <w:t>.</w:t>
      </w:r>
      <w:r w:rsidR="00224D1E" w:rsidRPr="00235D05">
        <w:rPr>
          <w:rFonts w:ascii="Times New Roman" w:hAnsi="Times New Roman" w:cs="Times New Roman"/>
          <w:sz w:val="24"/>
          <w:szCs w:val="24"/>
        </w:rPr>
        <w:t xml:space="preserve"> ID:</w:t>
      </w:r>
      <w:r w:rsidR="00B66F4D" w:rsidRPr="00235D05">
        <w:rPr>
          <w:rFonts w:ascii="Times New Roman" w:hAnsi="Times New Roman" w:cs="Times New Roman"/>
          <w:sz w:val="24"/>
          <w:szCs w:val="24"/>
        </w:rPr>
        <w:t xml:space="preserve"> 1975-0080-26</w:t>
      </w:r>
      <w:r w:rsidR="00F52F1D" w:rsidRPr="00235D05">
        <w:rPr>
          <w:rFonts w:ascii="Times New Roman" w:hAnsi="Times New Roman" w:cs="Times New Roman"/>
          <w:sz w:val="24"/>
          <w:szCs w:val="24"/>
        </w:rPr>
        <w:t>.</w:t>
      </w:r>
    </w:p>
    <w:p w14:paraId="1F21B148" w14:textId="0883B94F" w:rsidR="000114F8" w:rsidRPr="00235D05" w:rsidRDefault="000114F8" w:rsidP="00224D1E">
      <w:pPr>
        <w:pStyle w:val="BodyText"/>
        <w:tabs>
          <w:tab w:val="left" w:pos="720"/>
        </w:tabs>
        <w:spacing w:line="225" w:lineRule="auto"/>
        <w:ind w:right="-270"/>
        <w:rPr>
          <w:rFonts w:ascii="Times New Roman" w:hAnsi="Times New Roman" w:cs="Times New Roman"/>
          <w:b/>
          <w:bCs/>
          <w:color w:val="FF0000"/>
          <w:sz w:val="24"/>
          <w:szCs w:val="24"/>
        </w:rPr>
      </w:pPr>
      <w:r w:rsidRPr="00235D05">
        <w:rPr>
          <w:rFonts w:ascii="Times New Roman" w:hAnsi="Times New Roman" w:cs="Times New Roman"/>
          <w:sz w:val="24"/>
          <w:szCs w:val="24"/>
        </w:rPr>
        <w:t>Fig. 15.1</w:t>
      </w:r>
      <w:r w:rsidR="00240D13" w:rsidRPr="00235D05">
        <w:rPr>
          <w:rFonts w:ascii="Times New Roman" w:hAnsi="Times New Roman" w:cs="Times New Roman"/>
          <w:sz w:val="24"/>
          <w:szCs w:val="24"/>
        </w:rPr>
        <w:t>4</w:t>
      </w:r>
      <w:r w:rsidRPr="00235D05">
        <w:rPr>
          <w:rFonts w:ascii="Times New Roman" w:hAnsi="Times New Roman" w:cs="Times New Roman"/>
          <w:sz w:val="24"/>
          <w:szCs w:val="24"/>
        </w:rPr>
        <w:t xml:space="preserve">b </w:t>
      </w:r>
      <w:r w:rsidR="005C5695" w:rsidRPr="00235D05">
        <w:rPr>
          <w:rFonts w:ascii="Times New Roman" w:hAnsi="Times New Roman" w:cs="Times New Roman"/>
          <w:sz w:val="24"/>
          <w:szCs w:val="24"/>
        </w:rPr>
        <w:t xml:space="preserve">Photo © 1975 David L. Brill, humanoriginsphotos.com. ID: 1975-0066-30p </w:t>
      </w:r>
      <w:r w:rsidR="005C5695" w:rsidRPr="00235D05">
        <w:rPr>
          <w:rFonts w:ascii="Times New Roman" w:hAnsi="Times New Roman" w:cs="Times New Roman"/>
          <w:b/>
          <w:bCs/>
          <w:color w:val="FF0000"/>
          <w:sz w:val="24"/>
          <w:szCs w:val="24"/>
        </w:rPr>
        <w:t>CHECK © DATE</w:t>
      </w:r>
    </w:p>
    <w:p w14:paraId="5CFB2017" w14:textId="290AF749" w:rsidR="00E23E52" w:rsidRDefault="00E23E52" w:rsidP="00224D1E">
      <w:pPr>
        <w:pStyle w:val="BodyText"/>
        <w:tabs>
          <w:tab w:val="left" w:pos="720"/>
        </w:tabs>
        <w:spacing w:line="225" w:lineRule="auto"/>
        <w:ind w:right="-270"/>
      </w:pPr>
    </w:p>
    <w:p w14:paraId="24BD78B3" w14:textId="499FBC85" w:rsidR="00E23E52" w:rsidRDefault="00E23E52" w:rsidP="009251F1">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15.1</w:t>
      </w:r>
      <w:r w:rsidR="00495D75">
        <w:rPr>
          <w:rFonts w:ascii="Times New Roman" w:hAnsi="Times New Roman" w:cs="Times New Roman"/>
          <w:b/>
          <w:bCs/>
          <w:color w:val="231F20"/>
          <w:sz w:val="24"/>
          <w:szCs w:val="24"/>
        </w:rPr>
        <w:t>5</w:t>
      </w:r>
      <w:r>
        <w:rPr>
          <w:rFonts w:ascii="Times New Roman" w:hAnsi="Times New Roman" w:cs="Times New Roman"/>
          <w:b/>
          <w:bCs/>
          <w:color w:val="231F20"/>
          <w:sz w:val="24"/>
          <w:szCs w:val="24"/>
        </w:rPr>
        <w:t>a</w:t>
      </w:r>
      <w:r w:rsidR="00235D05">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DJ Joy at Finding Lucy</w:t>
      </w:r>
    </w:p>
    <w:p w14:paraId="2E184523" w14:textId="68DA5C76" w:rsidR="00BE116C" w:rsidRDefault="00E23E52" w:rsidP="00BE116C">
      <w:pPr>
        <w:rPr>
          <w:rFonts w:ascii="Times New Roman" w:hAnsi="Times New Roman" w:cs="Times New Roman"/>
          <w:sz w:val="24"/>
          <w:szCs w:val="24"/>
        </w:rPr>
      </w:pPr>
      <w:r w:rsidRPr="00E314A0">
        <w:rPr>
          <w:rFonts w:ascii="Times New Roman" w:hAnsi="Times New Roman" w:cs="Times New Roman"/>
          <w:color w:val="231F20"/>
          <w:sz w:val="24"/>
          <w:szCs w:val="24"/>
        </w:rPr>
        <w:t>Caption Fig.15.1</w:t>
      </w:r>
      <w:r w:rsidR="00240D13">
        <w:rPr>
          <w:rFonts w:ascii="Times New Roman" w:hAnsi="Times New Roman" w:cs="Times New Roman"/>
          <w:color w:val="231F20"/>
          <w:sz w:val="24"/>
          <w:szCs w:val="24"/>
        </w:rPr>
        <w:t>5</w:t>
      </w:r>
      <w:r w:rsidRPr="00E314A0">
        <w:rPr>
          <w:rFonts w:ascii="Times New Roman" w:hAnsi="Times New Roman" w:cs="Times New Roman"/>
          <w:color w:val="231F20"/>
          <w:sz w:val="24"/>
          <w:szCs w:val="24"/>
        </w:rPr>
        <w:t xml:space="preserve">a: </w:t>
      </w:r>
      <w:ins w:id="23" w:author="Ann Lewin-Benham" w:date="2021-12-06T21:42:00Z">
        <w:r w:rsidR="00741BB1">
          <w:rPr>
            <w:rFonts w:ascii="Times New Roman" w:hAnsi="Times New Roman" w:cs="Times New Roman"/>
            <w:sz w:val="24"/>
            <w:szCs w:val="24"/>
          </w:rPr>
          <w:t xml:space="preserve">Anthropologist </w:t>
        </w:r>
      </w:ins>
      <w:ins w:id="24" w:author="Ann Lewin-Benham" w:date="2021-12-06T22:29:00Z">
        <w:r w:rsidR="002D3199">
          <w:rPr>
            <w:rFonts w:ascii="Times New Roman" w:hAnsi="Times New Roman" w:cs="Times New Roman"/>
            <w:sz w:val="24"/>
            <w:szCs w:val="24"/>
          </w:rPr>
          <w:t xml:space="preserve"> </w:t>
        </w:r>
      </w:ins>
      <w:del w:id="25" w:author="Ann Lewin-Benham" w:date="2021-12-06T21:42:00Z">
        <w:r w:rsidRPr="00E314A0" w:rsidDel="00741BB1">
          <w:rPr>
            <w:rFonts w:ascii="Times New Roman" w:hAnsi="Times New Roman" w:cs="Times New Roman"/>
            <w:sz w:val="24"/>
            <w:szCs w:val="24"/>
          </w:rPr>
          <w:delText xml:space="preserve">Drs. </w:delText>
        </w:r>
      </w:del>
      <w:r w:rsidRPr="00E314A0">
        <w:rPr>
          <w:rFonts w:ascii="Times New Roman" w:hAnsi="Times New Roman" w:cs="Times New Roman"/>
          <w:sz w:val="24"/>
          <w:szCs w:val="24"/>
        </w:rPr>
        <w:t>Becky Sigmon and Don Carl Johanson in the moments of discovery.  Don has just found the end of a femur in the roc</w:t>
      </w:r>
      <w:r w:rsidR="00C52C7F" w:rsidRPr="00E314A0">
        <w:rPr>
          <w:rFonts w:ascii="Times New Roman" w:hAnsi="Times New Roman" w:cs="Times New Roman"/>
          <w:sz w:val="24"/>
          <w:szCs w:val="24"/>
        </w:rPr>
        <w:t>k</w:t>
      </w:r>
      <w:r w:rsidRPr="00E314A0">
        <w:rPr>
          <w:rFonts w:ascii="Times New Roman" w:hAnsi="Times New Roman" w:cs="Times New Roman"/>
          <w:sz w:val="24"/>
          <w:szCs w:val="24"/>
        </w:rPr>
        <w:t xml:space="preserve"> rubble of the steep rough hillside and proudly displays it for colleagues down the hill. </w:t>
      </w:r>
      <w:r w:rsidR="00BE116C" w:rsidRPr="00CB53AE">
        <w:rPr>
          <w:rFonts w:ascii="Times New Roman" w:hAnsi="Times New Roman" w:cs="Times New Roman"/>
          <w:sz w:val="24"/>
          <w:szCs w:val="24"/>
        </w:rPr>
        <w:t>The handsome young fossil hunter, Donald Johanson, finds “Lucy,” the first find of a link to an important species in the chain to the ancestry of humans. As Don released Lucy from her matrix of rock and sediment, he heard her whisper: ““A DON is what I’ve been awaiting for 3 million years! To join your beauty to my fame and forever we’ll be linked: You and my name.”</w:t>
      </w:r>
    </w:p>
    <w:p w14:paraId="5166D0C9" w14:textId="77777777" w:rsidR="00235D05" w:rsidRDefault="00235D05" w:rsidP="00BE116C"/>
    <w:p w14:paraId="0763A285" w14:textId="74212428" w:rsidR="004A0088" w:rsidRPr="00E314A0" w:rsidRDefault="00E23E52" w:rsidP="004A0088">
      <w:pPr>
        <w:rPr>
          <w:rFonts w:ascii="Times New Roman" w:hAnsi="Times New Roman" w:cs="Times New Roman"/>
          <w:sz w:val="24"/>
          <w:szCs w:val="24"/>
        </w:rPr>
      </w:pPr>
      <w:r w:rsidRPr="00E314A0">
        <w:rPr>
          <w:rFonts w:ascii="Times New Roman" w:hAnsi="Times New Roman" w:cs="Times New Roman"/>
          <w:sz w:val="24"/>
          <w:szCs w:val="24"/>
        </w:rPr>
        <w:t xml:space="preserve">This is the first fossilized hominin bone to be found on the hillside which eventually produced tens of fossils from 7 to 15 separate individuals. All the fossils were determined to be of the "Lucy" species, </w:t>
      </w:r>
      <w:r w:rsidRPr="00E314A0">
        <w:rPr>
          <w:rFonts w:ascii="Times New Roman" w:hAnsi="Times New Roman" w:cs="Times New Roman"/>
          <w:i/>
          <w:iCs/>
          <w:sz w:val="24"/>
          <w:szCs w:val="24"/>
        </w:rPr>
        <w:t>Australopithecus afarensis</w:t>
      </w:r>
      <w:r w:rsidRPr="00E314A0">
        <w:rPr>
          <w:rFonts w:ascii="Times New Roman" w:hAnsi="Times New Roman" w:cs="Times New Roman"/>
          <w:sz w:val="24"/>
          <w:szCs w:val="24"/>
        </w:rPr>
        <w:t xml:space="preserve">, dated to 3.2 Ma. </w:t>
      </w:r>
      <w:r w:rsidR="005C5695">
        <w:rPr>
          <w:rFonts w:ascii="Times New Roman" w:hAnsi="Times New Roman" w:cs="Times New Roman"/>
          <w:sz w:val="24"/>
          <w:szCs w:val="24"/>
        </w:rPr>
        <w:t>Called t</w:t>
      </w:r>
      <w:r w:rsidRPr="00E314A0">
        <w:rPr>
          <w:rFonts w:ascii="Times New Roman" w:hAnsi="Times New Roman" w:cs="Times New Roman"/>
          <w:sz w:val="24"/>
          <w:szCs w:val="24"/>
        </w:rPr>
        <w:t>he 333 site</w:t>
      </w:r>
      <w:r w:rsidR="006F6392">
        <w:rPr>
          <w:rFonts w:ascii="Times New Roman" w:hAnsi="Times New Roman" w:cs="Times New Roman"/>
          <w:sz w:val="24"/>
          <w:szCs w:val="24"/>
        </w:rPr>
        <w:t xml:space="preserve"> (</w:t>
      </w:r>
      <w:r w:rsidRPr="00E314A0">
        <w:rPr>
          <w:rFonts w:ascii="Times New Roman" w:hAnsi="Times New Roman" w:cs="Times New Roman"/>
          <w:sz w:val="24"/>
          <w:szCs w:val="24"/>
        </w:rPr>
        <w:t>in the Hadar Region, near the Awash River in the Afar Triangle of Northern Ethiopia</w:t>
      </w:r>
      <w:r w:rsidR="006F6392">
        <w:rPr>
          <w:rFonts w:ascii="Times New Roman" w:hAnsi="Times New Roman" w:cs="Times New Roman"/>
          <w:sz w:val="24"/>
          <w:szCs w:val="24"/>
        </w:rPr>
        <w:t>), it</w:t>
      </w:r>
      <w:r w:rsidRPr="00E314A0">
        <w:rPr>
          <w:rFonts w:ascii="Times New Roman" w:hAnsi="Times New Roman" w:cs="Times New Roman"/>
          <w:sz w:val="24"/>
          <w:szCs w:val="24"/>
        </w:rPr>
        <w:t xml:space="preserve"> became known as the “First Family” site.</w:t>
      </w:r>
      <w:r w:rsidR="00F83A77" w:rsidRPr="00E314A0">
        <w:rPr>
          <w:rFonts w:ascii="Times New Roman" w:hAnsi="Times New Roman" w:cs="Times New Roman"/>
          <w:sz w:val="24"/>
          <w:szCs w:val="24"/>
        </w:rPr>
        <w:t xml:space="preserve"> </w:t>
      </w:r>
      <w:r w:rsidR="004A0088" w:rsidRPr="00E314A0">
        <w:rPr>
          <w:rFonts w:ascii="Times New Roman" w:hAnsi="Times New Roman" w:cs="Times New Roman"/>
          <w:sz w:val="24"/>
          <w:szCs w:val="24"/>
        </w:rPr>
        <w:t>Photo © 1975 David L. Brill, humanoriginsphotos.com. ID: 1975-0395-40.</w:t>
      </w:r>
    </w:p>
    <w:p w14:paraId="51B0664A" w14:textId="1D4FA79C" w:rsidR="00E23E52" w:rsidRDefault="00E23E52" w:rsidP="00E23E52">
      <w:pPr>
        <w:rPr>
          <w:rFonts w:ascii="Times New Roman" w:hAnsi="Times New Roman" w:cs="Times New Roman"/>
          <w:sz w:val="24"/>
          <w:szCs w:val="24"/>
        </w:rPr>
      </w:pPr>
    </w:p>
    <w:p w14:paraId="13DDCC7D" w14:textId="02BC59F3" w:rsidR="0083303F" w:rsidRPr="0083303F" w:rsidRDefault="0083303F" w:rsidP="00216822">
      <w:pPr>
        <w:jc w:val="center"/>
        <w:rPr>
          <w:rFonts w:ascii="Times New Roman" w:hAnsi="Times New Roman" w:cs="Times New Roman"/>
          <w:b/>
          <w:bCs/>
          <w:sz w:val="24"/>
          <w:szCs w:val="24"/>
        </w:rPr>
      </w:pPr>
      <w:r>
        <w:rPr>
          <w:rFonts w:ascii="Times New Roman" w:hAnsi="Times New Roman" w:cs="Times New Roman"/>
          <w:b/>
          <w:bCs/>
          <w:sz w:val="24"/>
          <w:szCs w:val="24"/>
        </w:rPr>
        <w:t>Insert Fi</w:t>
      </w:r>
      <w:r w:rsidR="00216822">
        <w:rPr>
          <w:rFonts w:ascii="Times New Roman" w:hAnsi="Times New Roman" w:cs="Times New Roman"/>
          <w:b/>
          <w:bCs/>
          <w:sz w:val="24"/>
          <w:szCs w:val="24"/>
        </w:rPr>
        <w:t>gure 15.15b : Sharing the joy</w:t>
      </w:r>
    </w:p>
    <w:p w14:paraId="34E8B5B8" w14:textId="46EFB228" w:rsidR="00E23E52" w:rsidRDefault="009251F1" w:rsidP="00E23E52">
      <w:pPr>
        <w:rPr>
          <w:b/>
          <w:bCs/>
          <w:color w:val="FF0000"/>
        </w:rPr>
      </w:pPr>
      <w:r>
        <w:rPr>
          <w:rFonts w:ascii="Times New Roman" w:hAnsi="Times New Roman" w:cs="Times New Roman"/>
          <w:sz w:val="24"/>
          <w:szCs w:val="24"/>
        </w:rPr>
        <w:t>Caption 15.1</w:t>
      </w:r>
      <w:r w:rsidR="00240D13">
        <w:rPr>
          <w:rFonts w:ascii="Times New Roman" w:hAnsi="Times New Roman" w:cs="Times New Roman"/>
          <w:sz w:val="24"/>
          <w:szCs w:val="24"/>
        </w:rPr>
        <w:t>5</w:t>
      </w:r>
      <w:r>
        <w:rPr>
          <w:rFonts w:ascii="Times New Roman" w:hAnsi="Times New Roman" w:cs="Times New Roman"/>
          <w:sz w:val="24"/>
          <w:szCs w:val="24"/>
        </w:rPr>
        <w:t xml:space="preserve">b: </w:t>
      </w:r>
      <w:r w:rsidR="00F13186" w:rsidRPr="00E314A0">
        <w:rPr>
          <w:rFonts w:ascii="Times New Roman" w:hAnsi="Times New Roman" w:cs="Times New Roman"/>
          <w:sz w:val="24"/>
          <w:szCs w:val="24"/>
        </w:rPr>
        <w:t xml:space="preserve">At Site 333, Hadar, Dr. Don Carl Johanson and crew are enjoying the thrill of </w:t>
      </w:r>
      <w:r w:rsidR="00CB53AE">
        <w:rPr>
          <w:rFonts w:ascii="Times New Roman" w:hAnsi="Times New Roman" w:cs="Times New Roman"/>
          <w:sz w:val="24"/>
          <w:szCs w:val="24"/>
        </w:rPr>
        <w:t>the</w:t>
      </w:r>
      <w:r w:rsidR="00CB53AE" w:rsidRPr="00E314A0">
        <w:rPr>
          <w:rFonts w:ascii="Times New Roman" w:hAnsi="Times New Roman" w:cs="Times New Roman"/>
          <w:sz w:val="24"/>
          <w:szCs w:val="24"/>
        </w:rPr>
        <w:t xml:space="preserve"> initial finds of the morning</w:t>
      </w:r>
      <w:r w:rsidR="00CB53AE">
        <w:rPr>
          <w:rFonts w:ascii="Times New Roman" w:hAnsi="Times New Roman" w:cs="Times New Roman"/>
          <w:sz w:val="24"/>
          <w:szCs w:val="24"/>
        </w:rPr>
        <w:t xml:space="preserve">, </w:t>
      </w:r>
      <w:r w:rsidR="006F6392">
        <w:rPr>
          <w:rFonts w:ascii="Times New Roman" w:hAnsi="Times New Roman" w:cs="Times New Roman"/>
          <w:sz w:val="24"/>
          <w:szCs w:val="24"/>
        </w:rPr>
        <w:t xml:space="preserve">a </w:t>
      </w:r>
      <w:r w:rsidR="00F13186" w:rsidRPr="00E314A0">
        <w:rPr>
          <w:rFonts w:ascii="Times New Roman" w:hAnsi="Times New Roman" w:cs="Times New Roman"/>
          <w:sz w:val="24"/>
          <w:szCs w:val="24"/>
        </w:rPr>
        <w:t>discovery</w:t>
      </w:r>
      <w:r w:rsidR="006F6392">
        <w:rPr>
          <w:rFonts w:ascii="Times New Roman" w:hAnsi="Times New Roman" w:cs="Times New Roman"/>
          <w:sz w:val="24"/>
          <w:szCs w:val="24"/>
        </w:rPr>
        <w:t xml:space="preserve"> of</w:t>
      </w:r>
      <w:r w:rsidR="00F13186" w:rsidRPr="00E314A0">
        <w:rPr>
          <w:rFonts w:ascii="Times New Roman" w:hAnsi="Times New Roman" w:cs="Times New Roman"/>
          <w:sz w:val="24"/>
          <w:szCs w:val="24"/>
        </w:rPr>
        <w:t xml:space="preserve"> incredible wealth. The excavation </w:t>
      </w:r>
      <w:r w:rsidR="00EC20E6">
        <w:rPr>
          <w:rFonts w:ascii="Times New Roman" w:hAnsi="Times New Roman" w:cs="Times New Roman"/>
          <w:sz w:val="24"/>
          <w:szCs w:val="24"/>
        </w:rPr>
        <w:t xml:space="preserve">that </w:t>
      </w:r>
      <w:r w:rsidR="00F13186" w:rsidRPr="00E314A0">
        <w:rPr>
          <w:rFonts w:ascii="Times New Roman" w:hAnsi="Times New Roman" w:cs="Times New Roman"/>
          <w:sz w:val="24"/>
          <w:szCs w:val="24"/>
        </w:rPr>
        <w:t>follow</w:t>
      </w:r>
      <w:r w:rsidR="00EC20E6">
        <w:rPr>
          <w:rFonts w:ascii="Times New Roman" w:hAnsi="Times New Roman" w:cs="Times New Roman"/>
          <w:sz w:val="24"/>
          <w:szCs w:val="24"/>
        </w:rPr>
        <w:t>ed the</w:t>
      </w:r>
      <w:r w:rsidR="00F13186" w:rsidRPr="00E314A0">
        <w:rPr>
          <w:rFonts w:ascii="Times New Roman" w:hAnsi="Times New Roman" w:cs="Times New Roman"/>
          <w:sz w:val="24"/>
          <w:szCs w:val="24"/>
        </w:rPr>
        <w:t xml:space="preserve"> discovery </w:t>
      </w:r>
      <w:r w:rsidR="00145FFC">
        <w:rPr>
          <w:rFonts w:ascii="Times New Roman" w:hAnsi="Times New Roman" w:cs="Times New Roman"/>
          <w:sz w:val="24"/>
          <w:szCs w:val="24"/>
        </w:rPr>
        <w:t>excavated</w:t>
      </w:r>
      <w:r w:rsidR="00F13186" w:rsidRPr="00E314A0">
        <w:rPr>
          <w:rFonts w:ascii="Times New Roman" w:hAnsi="Times New Roman" w:cs="Times New Roman"/>
          <w:sz w:val="24"/>
          <w:szCs w:val="24"/>
        </w:rPr>
        <w:t xml:space="preserve"> 12-15 individuals, 200+ hominin fossils</w:t>
      </w:r>
      <w:r>
        <w:rPr>
          <w:rFonts w:ascii="Times New Roman" w:hAnsi="Times New Roman" w:cs="Times New Roman"/>
          <w:sz w:val="24"/>
          <w:szCs w:val="24"/>
        </w:rPr>
        <w:t xml:space="preserve"> from</w:t>
      </w:r>
      <w:r w:rsidR="00F13186" w:rsidRPr="00E314A0">
        <w:rPr>
          <w:rFonts w:ascii="Times New Roman" w:hAnsi="Times New Roman" w:cs="Times New Roman"/>
          <w:sz w:val="24"/>
          <w:szCs w:val="24"/>
        </w:rPr>
        <w:t xml:space="preserve"> the "First Family" site.</w:t>
      </w:r>
      <w:r>
        <w:rPr>
          <w:rFonts w:ascii="Times New Roman" w:hAnsi="Times New Roman" w:cs="Times New Roman"/>
          <w:sz w:val="24"/>
          <w:szCs w:val="24"/>
        </w:rPr>
        <w:t xml:space="preserve"> </w:t>
      </w:r>
      <w:r w:rsidR="00F13186" w:rsidRPr="00E314A0">
        <w:rPr>
          <w:rFonts w:ascii="Times New Roman" w:hAnsi="Times New Roman" w:cs="Times New Roman"/>
          <w:sz w:val="24"/>
          <w:szCs w:val="24"/>
        </w:rPr>
        <w:t>Photo © 1975 David L. Brill, humanoriginsphotos.com. ID</w:t>
      </w:r>
      <w:r w:rsidR="00145FFC">
        <w:rPr>
          <w:rFonts w:ascii="Times New Roman" w:hAnsi="Times New Roman" w:cs="Times New Roman"/>
          <w:sz w:val="24"/>
          <w:szCs w:val="24"/>
        </w:rPr>
        <w:t xml:space="preserve"> </w:t>
      </w:r>
      <w:r w:rsidR="00F13186" w:rsidRPr="00E314A0">
        <w:rPr>
          <w:rFonts w:ascii="Times New Roman" w:hAnsi="Times New Roman" w:cs="Times New Roman"/>
          <w:sz w:val="24"/>
          <w:szCs w:val="24"/>
        </w:rPr>
        <w:t>: 1975-0111-07</w:t>
      </w:r>
      <w:r w:rsidR="001D3F57">
        <w:rPr>
          <w:rFonts w:ascii="Times New Roman" w:hAnsi="Times New Roman" w:cs="Times New Roman"/>
          <w:sz w:val="24"/>
          <w:szCs w:val="24"/>
        </w:rPr>
        <w:t xml:space="preserve"> </w:t>
      </w:r>
      <w:r w:rsidR="0021258F">
        <w:rPr>
          <w:b/>
          <w:bCs/>
          <w:color w:val="FF0000"/>
        </w:rPr>
        <w:t>Brill: Can this be cropped to remove the white object on the right side of the photo?</w:t>
      </w:r>
    </w:p>
    <w:p w14:paraId="2D50BB1E" w14:textId="77777777" w:rsidR="0021258F" w:rsidRPr="0021258F" w:rsidRDefault="0021258F" w:rsidP="00E23E52">
      <w:pPr>
        <w:rPr>
          <w:b/>
          <w:bCs/>
          <w:color w:val="FF0000"/>
        </w:rPr>
      </w:pPr>
    </w:p>
    <w:p w14:paraId="07F88B45" w14:textId="73E6BD4F" w:rsidR="00420CE7" w:rsidRPr="00420CE7" w:rsidRDefault="00420CE7" w:rsidP="00DE75D2">
      <w:pPr>
        <w:pStyle w:val="BodyText"/>
        <w:tabs>
          <w:tab w:val="left" w:pos="720"/>
        </w:tabs>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Why Is Lucy Special?</w:t>
      </w:r>
    </w:p>
    <w:p w14:paraId="53339181" w14:textId="77777777" w:rsidR="00420CE7" w:rsidRDefault="00420CE7" w:rsidP="00DE75D2">
      <w:pPr>
        <w:pStyle w:val="BodyText"/>
        <w:tabs>
          <w:tab w:val="left" w:pos="720"/>
        </w:tabs>
        <w:spacing w:line="225" w:lineRule="auto"/>
        <w:ind w:right="-270"/>
        <w:rPr>
          <w:rFonts w:ascii="Times New Roman" w:hAnsi="Times New Roman" w:cs="Times New Roman"/>
          <w:color w:val="231F20"/>
          <w:sz w:val="24"/>
          <w:szCs w:val="24"/>
        </w:rPr>
      </w:pPr>
    </w:p>
    <w:p w14:paraId="2BAB6DD9" w14:textId="650385DE"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In the Prologue to his book, Johanson explains the three things that make Lucy special:</w:t>
      </w:r>
    </w:p>
    <w:p w14:paraId="6AA1EF94" w14:textId="77777777" w:rsidR="00DE75D2" w:rsidRDefault="00DE75D2" w:rsidP="00DE75D2">
      <w:pPr>
        <w:pStyle w:val="BodyText"/>
        <w:tabs>
          <w:tab w:val="left" w:pos="720"/>
        </w:tabs>
        <w:spacing w:line="225" w:lineRule="auto"/>
        <w:ind w:right="-270"/>
        <w:rPr>
          <w:rFonts w:ascii="Times New Roman" w:hAnsi="Times New Roman" w:cs="Times New Roman"/>
          <w:color w:val="231F20"/>
          <w:sz w:val="24"/>
          <w:szCs w:val="24"/>
        </w:rPr>
      </w:pPr>
    </w:p>
    <w:p w14:paraId="6170E11F" w14:textId="77777777" w:rsidR="00DE75D2" w:rsidRDefault="00DE75D2" w:rsidP="00DE75D2">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t>First: what she is—or isn’t. She is different from anything that had been discovered and named before. She doesn’t fit anywhere. She is just a very old, very primitive, very small hominid. Somehow, we are going to have to fit her in, find a name for her.</w:t>
      </w:r>
    </w:p>
    <w:p w14:paraId="427952BB" w14:textId="77777777" w:rsidR="00DE75D2" w:rsidRDefault="00DE75D2" w:rsidP="00DE75D2">
      <w:pPr>
        <w:pStyle w:val="BodyText"/>
        <w:tabs>
          <w:tab w:val="left" w:pos="720"/>
        </w:tabs>
        <w:spacing w:line="225" w:lineRule="auto"/>
        <w:ind w:left="720" w:right="-270" w:hanging="90"/>
        <w:rPr>
          <w:rFonts w:ascii="Times New Roman" w:hAnsi="Times New Roman" w:cs="Times New Roman"/>
          <w:color w:val="231F20"/>
          <w:sz w:val="24"/>
          <w:szCs w:val="24"/>
        </w:rPr>
      </w:pPr>
    </w:p>
    <w:p w14:paraId="43679C10" w14:textId="77777777" w:rsidR="00DE75D2" w:rsidRDefault="00DE75D2" w:rsidP="00DE75D2">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Second . . . is her completeness. Until Lucy was found, there just weren’t any very old skeletons. The oldest was one of those Neanderthalers . . . about seventy-five thousand years old. Yes, there are older hominid fossils, but they are all fragments . . . [so that] a reconstruction may consist of pieces from a couple of dozen individuals who may have lived hundreds of miles apart and may have been separated from each other by a hundred thousand years. . . . With Lucy you know. It’s all there. You don’t have to guess. . . .</w:t>
      </w:r>
    </w:p>
    <w:p w14:paraId="78DADA44" w14:textId="77777777" w:rsidR="00DE75D2" w:rsidRDefault="00DE75D2" w:rsidP="00DE75D2">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How much older? That’s point number three. The Neanderthaler is seventy-five thousand years old. Lucy is approximately 3.5 million years old. She is considered among the oldest, most complete, best-preserved skeleton of any erect-walking human ancestor that has ever been found. [18, pp. 22-24]</w:t>
      </w:r>
    </w:p>
    <w:p w14:paraId="7EF45557" w14:textId="77777777" w:rsidR="00DE75D2" w:rsidRDefault="00DE75D2" w:rsidP="00DE75D2">
      <w:pPr>
        <w:pStyle w:val="BodyText"/>
        <w:tabs>
          <w:tab w:val="left" w:pos="720"/>
        </w:tabs>
        <w:spacing w:line="225" w:lineRule="auto"/>
        <w:ind w:left="720" w:right="-270" w:hanging="90"/>
        <w:rPr>
          <w:rFonts w:ascii="Times New Roman" w:hAnsi="Times New Roman" w:cs="Times New Roman"/>
          <w:color w:val="231F20"/>
          <w:sz w:val="24"/>
          <w:szCs w:val="24"/>
        </w:rPr>
      </w:pPr>
    </w:p>
    <w:p w14:paraId="7E7AE782" w14:textId="13EC335D" w:rsidR="00DE75D2" w:rsidRDefault="00DE75D2" w:rsidP="00DE75D2">
      <w:pPr>
        <w:pStyle w:val="BodyText"/>
        <w:tabs>
          <w:tab w:val="left" w:pos="720"/>
        </w:tabs>
        <w:spacing w:line="225" w:lineRule="auto"/>
        <w:ind w:left="720" w:right="-270" w:hanging="90"/>
        <w:rPr>
          <w:rFonts w:ascii="Times New Roman" w:hAnsi="Times New Roman" w:cs="Times New Roman"/>
          <w:color w:val="231F20"/>
          <w:sz w:val="24"/>
          <w:szCs w:val="24"/>
        </w:rPr>
      </w:pPr>
      <w:r>
        <w:rPr>
          <w:rFonts w:ascii="Times New Roman" w:hAnsi="Times New Roman" w:cs="Times New Roman"/>
          <w:color w:val="231F20"/>
          <w:sz w:val="24"/>
          <w:szCs w:val="24"/>
        </w:rPr>
        <w:t xml:space="preserve"> Dating the fossils from Hadar “took seven years and required the synchronization of five </w:t>
      </w:r>
      <w:r w:rsidRPr="0021765E">
        <w:rPr>
          <w:rFonts w:ascii="Times New Roman" w:hAnsi="Times New Roman" w:cs="Times New Roman"/>
          <w:color w:val="000000" w:themeColor="text1"/>
          <w:sz w:val="24"/>
          <w:szCs w:val="24"/>
        </w:rPr>
        <w:t>techniques: geology, potassium-argon dating (Fig. 15.1</w:t>
      </w:r>
      <w:r w:rsidR="00BE6633">
        <w:rPr>
          <w:rFonts w:ascii="Times New Roman" w:hAnsi="Times New Roman" w:cs="Times New Roman"/>
          <w:color w:val="000000" w:themeColor="text1"/>
          <w:sz w:val="24"/>
          <w:szCs w:val="24"/>
        </w:rPr>
        <w:t>8a</w:t>
      </w:r>
      <w:r w:rsidRPr="0021765E">
        <w:rPr>
          <w:rFonts w:ascii="Times New Roman" w:hAnsi="Times New Roman" w:cs="Times New Roman"/>
          <w:color w:val="000000" w:themeColor="text1"/>
          <w:sz w:val="24"/>
          <w:szCs w:val="24"/>
        </w:rPr>
        <w:t xml:space="preserve">), fission-track dating, </w:t>
      </w:r>
      <w:r>
        <w:rPr>
          <w:rFonts w:ascii="Times New Roman" w:hAnsi="Times New Roman" w:cs="Times New Roman"/>
          <w:color w:val="231F20"/>
          <w:sz w:val="24"/>
          <w:szCs w:val="24"/>
        </w:rPr>
        <w:t xml:space="preserve">paleomagnetism, and biostratigraphy. All were necessary for the gradual development of a detailed and accurate stratigraphic column”* [18, p. 202]. Making the column is only one process in studying fossils; others involve detailed measurements of the bones, comparisons with other fossils, studying everything found in a fossil’s layer, and assessing where a fossil belongs in an evolutionary progression. </w:t>
      </w:r>
    </w:p>
    <w:p w14:paraId="4C105EA3" w14:textId="2FE4ACB1" w:rsidR="00DE75D2" w:rsidRDefault="00DE75D2" w:rsidP="00DE75D2">
      <w:pPr>
        <w:pStyle w:val="BodyText"/>
        <w:spacing w:line="225" w:lineRule="auto"/>
        <w:ind w:left="720" w:right="-270"/>
        <w:rPr>
          <w:rFonts w:ascii="Times New Roman" w:hAnsi="Times New Roman" w:cs="Times New Roman"/>
          <w:b/>
          <w:bCs/>
          <w:color w:val="FF0000"/>
          <w:sz w:val="24"/>
          <w:szCs w:val="24"/>
        </w:rPr>
      </w:pPr>
      <w:r>
        <w:rPr>
          <w:rFonts w:ascii="Times New Roman" w:hAnsi="Times New Roman" w:cs="Times New Roman"/>
          <w:color w:val="231F20"/>
          <w:sz w:val="24"/>
          <w:szCs w:val="24"/>
        </w:rPr>
        <w:t>*</w:t>
      </w:r>
      <w:r w:rsidRPr="005547DA">
        <w:rPr>
          <w:rFonts w:ascii="Times New Roman" w:hAnsi="Times New Roman" w:cs="Times New Roman"/>
          <w:color w:val="231F20"/>
          <w:sz w:val="20"/>
          <w:szCs w:val="20"/>
        </w:rPr>
        <w:t>A stratigraphic column is a drawing of vertical rock layers to show kind of rock, age, location, depth of fossils, and how they relate to geologic time</w:t>
      </w:r>
      <w:r>
        <w:rPr>
          <w:rFonts w:ascii="Times New Roman" w:hAnsi="Times New Roman" w:cs="Times New Roman"/>
          <w:color w:val="231F20"/>
          <w:sz w:val="20"/>
          <w:szCs w:val="20"/>
        </w:rPr>
        <w:t>.</w:t>
      </w:r>
      <w:r w:rsidRPr="005547DA">
        <w:rPr>
          <w:rFonts w:ascii="Times New Roman" w:hAnsi="Times New Roman" w:cs="Times New Roman"/>
          <w:color w:val="231F20"/>
          <w:sz w:val="20"/>
          <w:szCs w:val="20"/>
        </w:rPr>
        <w:t xml:space="preserve"> </w:t>
      </w:r>
      <w:r w:rsidRPr="00BB36FA">
        <w:rPr>
          <w:rFonts w:ascii="Times New Roman" w:hAnsi="Times New Roman" w:cs="Times New Roman"/>
          <w:b/>
          <w:bCs/>
          <w:color w:val="FF0000"/>
          <w:sz w:val="24"/>
          <w:szCs w:val="24"/>
        </w:rPr>
        <w:t>Hoping for image</w:t>
      </w:r>
    </w:p>
    <w:p w14:paraId="60FA9A3B" w14:textId="08FBC25F" w:rsidR="00A2556B" w:rsidRDefault="00A2556B" w:rsidP="00DE75D2">
      <w:pPr>
        <w:pStyle w:val="BodyText"/>
        <w:spacing w:line="225" w:lineRule="auto"/>
        <w:ind w:left="720" w:right="-270"/>
        <w:rPr>
          <w:rFonts w:ascii="Times New Roman" w:hAnsi="Times New Roman" w:cs="Times New Roman"/>
          <w:b/>
          <w:bCs/>
          <w:color w:val="FF0000"/>
          <w:sz w:val="24"/>
          <w:szCs w:val="24"/>
        </w:rPr>
      </w:pPr>
    </w:p>
    <w:p w14:paraId="020B05BA" w14:textId="6A57366E" w:rsidR="00DE75D2" w:rsidRPr="000075E1" w:rsidRDefault="00DE75D2" w:rsidP="0083144B">
      <w:pPr>
        <w:pStyle w:val="BodyText"/>
        <w:spacing w:line="225" w:lineRule="auto"/>
        <w:ind w:right="-27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r w:rsidRPr="000075E1">
        <w:rPr>
          <w:rFonts w:ascii="Times New Roman" w:hAnsi="Times New Roman" w:cs="Times New Roman"/>
          <w:b/>
          <w:bCs/>
          <w:color w:val="FF0000"/>
          <w:sz w:val="24"/>
          <w:szCs w:val="24"/>
        </w:rPr>
        <w:t xml:space="preserve">Brill: Is it possible to have a </w:t>
      </w:r>
      <w:r w:rsidR="00A545AD" w:rsidRPr="00A545AD">
        <w:rPr>
          <w:rFonts w:ascii="Times New Roman" w:hAnsi="Times New Roman" w:cs="Times New Roman"/>
          <w:b/>
          <w:bCs/>
          <w:i/>
          <w:iCs/>
          <w:color w:val="FF0000"/>
          <w:sz w:val="24"/>
          <w:szCs w:val="24"/>
          <w:u w:val="single"/>
        </w:rPr>
        <w:t>drawing</w:t>
      </w:r>
      <w:r w:rsidRPr="000075E1">
        <w:rPr>
          <w:rFonts w:ascii="Times New Roman" w:hAnsi="Times New Roman" w:cs="Times New Roman"/>
          <w:b/>
          <w:bCs/>
          <w:color w:val="FF0000"/>
          <w:sz w:val="24"/>
          <w:szCs w:val="24"/>
        </w:rPr>
        <w:t xml:space="preserve"> of a stratigraphic column? I</w:t>
      </w:r>
      <w:r w:rsidR="00A545AD">
        <w:rPr>
          <w:rFonts w:ascii="Times New Roman" w:hAnsi="Times New Roman" w:cs="Times New Roman"/>
          <w:b/>
          <w:bCs/>
          <w:color w:val="FF0000"/>
          <w:sz w:val="24"/>
          <w:szCs w:val="24"/>
        </w:rPr>
        <w:t xml:space="preserve">’m having trouble getting permission to use </w:t>
      </w:r>
      <w:r w:rsidR="004155BD" w:rsidRPr="004155BD">
        <w:rPr>
          <w:rFonts w:ascii="Times New Roman" w:hAnsi="Times New Roman" w:cs="Times New Roman"/>
          <w:b/>
          <w:bCs/>
          <w:color w:val="FF0000"/>
          <w:sz w:val="24"/>
          <w:szCs w:val="24"/>
        </w:rPr>
        <w:t xml:space="preserve">https://slidetodoc.com/lucy-the-first-family-and-friends-understanding-physical-2/ </w:t>
      </w:r>
      <w:r w:rsidR="00A545AD">
        <w:rPr>
          <w:rFonts w:ascii="Times New Roman" w:hAnsi="Times New Roman" w:cs="Times New Roman"/>
          <w:b/>
          <w:bCs/>
          <w:color w:val="FF0000"/>
          <w:sz w:val="24"/>
          <w:szCs w:val="24"/>
        </w:rPr>
        <w:t>(</w:t>
      </w:r>
      <w:r w:rsidR="004155BD">
        <w:rPr>
          <w:rFonts w:ascii="Times New Roman" w:hAnsi="Times New Roman" w:cs="Times New Roman"/>
          <w:b/>
          <w:bCs/>
          <w:color w:val="FF0000"/>
          <w:sz w:val="24"/>
          <w:szCs w:val="24"/>
        </w:rPr>
        <w:t>Scroll to about the 42</w:t>
      </w:r>
      <w:r w:rsidR="004155BD" w:rsidRPr="004155BD">
        <w:rPr>
          <w:rFonts w:ascii="Times New Roman" w:hAnsi="Times New Roman" w:cs="Times New Roman"/>
          <w:b/>
          <w:bCs/>
          <w:color w:val="FF0000"/>
          <w:sz w:val="24"/>
          <w:szCs w:val="24"/>
          <w:vertAlign w:val="superscript"/>
        </w:rPr>
        <w:t>nd</w:t>
      </w:r>
      <w:r w:rsidR="004155BD">
        <w:rPr>
          <w:rFonts w:ascii="Times New Roman" w:hAnsi="Times New Roman" w:cs="Times New Roman"/>
          <w:b/>
          <w:bCs/>
          <w:color w:val="FF0000"/>
          <w:sz w:val="24"/>
          <w:szCs w:val="24"/>
        </w:rPr>
        <w:t xml:space="preserve"> figure)</w:t>
      </w:r>
      <w:r w:rsidR="0077797C">
        <w:rPr>
          <w:rFonts w:ascii="Times New Roman" w:hAnsi="Times New Roman" w:cs="Times New Roman"/>
          <w:b/>
          <w:bCs/>
          <w:color w:val="FF0000"/>
          <w:sz w:val="24"/>
          <w:szCs w:val="24"/>
        </w:rPr>
        <w:t>. Do your know anyone who has made such a drawing who might give permission to use it?</w:t>
      </w:r>
      <w:r w:rsidRPr="000075E1">
        <w:rPr>
          <w:rFonts w:ascii="Times New Roman" w:hAnsi="Times New Roman" w:cs="Times New Roman"/>
          <w:b/>
          <w:bCs/>
          <w:color w:val="FF0000"/>
          <w:sz w:val="24"/>
          <w:szCs w:val="24"/>
        </w:rPr>
        <w:t xml:space="preserve"> </w:t>
      </w:r>
      <w:r w:rsidR="00B074DF">
        <w:rPr>
          <w:rFonts w:ascii="Times New Roman" w:hAnsi="Times New Roman" w:cs="Times New Roman"/>
          <w:b/>
          <w:bCs/>
          <w:color w:val="FF0000"/>
          <w:sz w:val="24"/>
          <w:szCs w:val="24"/>
        </w:rPr>
        <w:t>NOTE Nov. 15: Have found a good one in a textbook and requested permission; will contact again.</w:t>
      </w:r>
    </w:p>
    <w:p w14:paraId="7BE756DB" w14:textId="77777777" w:rsidR="00DE75D2" w:rsidRPr="00276A98" w:rsidRDefault="00DE75D2" w:rsidP="00DE75D2">
      <w:pPr>
        <w:pStyle w:val="BodyText"/>
        <w:spacing w:line="225" w:lineRule="auto"/>
        <w:ind w:right="-270"/>
        <w:jc w:val="center"/>
        <w:rPr>
          <w:rFonts w:ascii="Times New Roman" w:hAnsi="Times New Roman" w:cs="Times New Roman"/>
          <w:b/>
          <w:bCs/>
          <w:color w:val="231F20"/>
          <w:sz w:val="24"/>
          <w:szCs w:val="24"/>
        </w:rPr>
      </w:pPr>
    </w:p>
    <w:p w14:paraId="4B5F1EA8" w14:textId="27D64E06" w:rsidR="00F575C0" w:rsidRPr="00F575C0" w:rsidRDefault="00F575C0" w:rsidP="00F575C0">
      <w:pPr>
        <w:pStyle w:val="BodyText"/>
        <w:spacing w:line="225" w:lineRule="auto"/>
        <w:ind w:right="-27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What Is an </w:t>
      </w:r>
      <w:r w:rsidRPr="00F575C0">
        <w:rPr>
          <w:rFonts w:ascii="Times New Roman" w:hAnsi="Times New Roman" w:cs="Times New Roman"/>
          <w:b/>
          <w:bCs/>
          <w:i/>
          <w:iCs/>
          <w:color w:val="231F20"/>
          <w:sz w:val="24"/>
          <w:szCs w:val="24"/>
        </w:rPr>
        <w:t>Australopithecine?</w:t>
      </w:r>
    </w:p>
    <w:p w14:paraId="656F1BEA" w14:textId="77777777" w:rsidR="00F575C0" w:rsidRDefault="00F575C0" w:rsidP="00DE75D2">
      <w:pPr>
        <w:pStyle w:val="BodyText"/>
        <w:spacing w:line="225" w:lineRule="auto"/>
        <w:ind w:right="-270" w:firstLine="720"/>
        <w:rPr>
          <w:rFonts w:ascii="Times New Roman" w:hAnsi="Times New Roman" w:cs="Times New Roman"/>
          <w:color w:val="231F20"/>
          <w:sz w:val="24"/>
          <w:szCs w:val="24"/>
        </w:rPr>
      </w:pPr>
    </w:p>
    <w:p w14:paraId="74FC08CB" w14:textId="1B27EB00" w:rsidR="00DE75D2" w:rsidRDefault="00DE75D2" w:rsidP="00CF1D88">
      <w:pPr>
        <w:pStyle w:val="BodyText"/>
        <w:spacing w:line="225"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Johanson asked about Lucy, </w:t>
      </w:r>
    </w:p>
    <w:p w14:paraId="03EA409F" w14:textId="77777777" w:rsidR="00DE75D2" w:rsidRDefault="00DE75D2" w:rsidP="00DE75D2">
      <w:pPr>
        <w:pStyle w:val="BodyText"/>
        <w:spacing w:line="225" w:lineRule="auto"/>
        <w:ind w:right="-270" w:firstLine="720"/>
        <w:rPr>
          <w:rFonts w:ascii="Times New Roman" w:hAnsi="Times New Roman" w:cs="Times New Roman"/>
          <w:color w:val="231F20"/>
          <w:sz w:val="24"/>
          <w:szCs w:val="24"/>
        </w:rPr>
      </w:pPr>
    </w:p>
    <w:p w14:paraId="4CBDC464" w14:textId="77777777" w:rsidR="00DE75D2" w:rsidRPr="000075E1" w:rsidRDefault="00DE75D2" w:rsidP="00DE75D2">
      <w:pPr>
        <w:pStyle w:val="BodyText"/>
        <w:spacing w:line="225" w:lineRule="auto"/>
        <w:ind w:left="720" w:right="-270"/>
        <w:rPr>
          <w:rFonts w:ascii="Times New Roman" w:hAnsi="Times New Roman" w:cs="Times New Roman"/>
          <w:b/>
          <w:bCs/>
          <w:color w:val="FF0000"/>
          <w:sz w:val="24"/>
          <w:szCs w:val="24"/>
        </w:rPr>
      </w:pPr>
      <w:r>
        <w:rPr>
          <w:rFonts w:ascii="Times New Roman" w:hAnsi="Times New Roman" w:cs="Times New Roman"/>
          <w:color w:val="231F20"/>
          <w:sz w:val="24"/>
          <w:szCs w:val="24"/>
        </w:rPr>
        <w:t>“But exactly what is she? . . . She becomes meaningless unless she is fitted into a scheme of hominid evolution and scientific logic that has been laboriously pieced together over more than a century by hundreds of specialists from four continents. . . . [T]heir application of techniques from such faraway disciplines as botany, nuclear physics and microbiology has combined to produce an increasingly clear and rich picture of man’s emergence from the apes–a story that is finally, in the ninth decade of this century [the 20</w:t>
      </w:r>
      <w:r w:rsidRPr="00F8210D">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beginning to make some sense. . . But not even Darwin could have suspected some of the odd turns the hominid story would take. Nor could he have guessed which apes we are descended from. </w:t>
      </w:r>
      <w:r w:rsidRPr="0021765E">
        <w:rPr>
          <w:rFonts w:ascii="Times New Roman" w:hAnsi="Times New Roman" w:cs="Times New Roman"/>
          <w:color w:val="000000" w:themeColor="text1"/>
          <w:sz w:val="24"/>
          <w:szCs w:val="24"/>
        </w:rPr>
        <w:t>Indeed, we are not entirely sure about that even today.</w:t>
      </w:r>
      <w:r w:rsidRPr="000075E1">
        <w:rPr>
          <w:rFonts w:ascii="Times New Roman" w:hAnsi="Times New Roman" w:cs="Times New Roman"/>
          <w:color w:val="FF0000"/>
          <w:sz w:val="24"/>
          <w:szCs w:val="24"/>
        </w:rPr>
        <w:t xml:space="preserve"> </w:t>
      </w:r>
      <w:r>
        <w:rPr>
          <w:rFonts w:ascii="Times New Roman" w:hAnsi="Times New Roman" w:cs="Times New Roman"/>
          <w:color w:val="231F20"/>
          <w:sz w:val="24"/>
          <w:szCs w:val="24"/>
        </w:rPr>
        <w:t xml:space="preserve">[18, p.24] </w:t>
      </w:r>
    </w:p>
    <w:p w14:paraId="272405C0" w14:textId="77777777" w:rsidR="00DE75D2" w:rsidRDefault="00DE75D2" w:rsidP="00DE75D2">
      <w:pPr>
        <w:pStyle w:val="BodyText"/>
        <w:spacing w:line="225" w:lineRule="auto"/>
        <w:ind w:left="720" w:right="-270"/>
        <w:rPr>
          <w:rFonts w:ascii="Times New Roman" w:hAnsi="Times New Roman" w:cs="Times New Roman"/>
          <w:color w:val="231F20"/>
          <w:sz w:val="24"/>
          <w:szCs w:val="24"/>
        </w:rPr>
      </w:pPr>
    </w:p>
    <w:p w14:paraId="2BFD4CED" w14:textId="5C3B8E34" w:rsidR="00DE75D2" w:rsidRDefault="00DE75D2" w:rsidP="00DE75D2">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Johanson had to ask himself, “Is Lucy an australopithecine? . . . I could not be sure.  She was so small. Her teeth were not right. She was like a two-legged ape, except that she was no ape. She was a tremendously perplexing, terribly intriguing little hominid. But whether she was australopithecine or not would have to await a prolonged study of her bones. At that time [the 1970s] the whole australopithecine</w:t>
      </w:r>
      <w:r w:rsidR="00AA408C">
        <w:rPr>
          <w:rFonts w:ascii="Times New Roman" w:hAnsi="Times New Roman" w:cs="Times New Roman"/>
          <w:color w:val="231F20"/>
          <w:sz w:val="24"/>
          <w:szCs w:val="24"/>
        </w:rPr>
        <w:t>*</w:t>
      </w:r>
      <w:r>
        <w:rPr>
          <w:rFonts w:ascii="Times New Roman" w:hAnsi="Times New Roman" w:cs="Times New Roman"/>
          <w:color w:val="231F20"/>
          <w:sz w:val="24"/>
          <w:szCs w:val="24"/>
        </w:rPr>
        <w:t xml:space="preserve"> question was in a mess.” [18, pp.38-39]</w:t>
      </w:r>
    </w:p>
    <w:p w14:paraId="2F7CE016" w14:textId="37282268" w:rsidR="00DE75D2" w:rsidRPr="00D7536B" w:rsidRDefault="00AA408C" w:rsidP="00DE75D2">
      <w:pPr>
        <w:pStyle w:val="BodyText"/>
        <w:spacing w:line="225" w:lineRule="auto"/>
        <w:ind w:left="720" w:right="-270"/>
        <w:rPr>
          <w:rFonts w:ascii="Times New Roman" w:hAnsi="Times New Roman" w:cs="Times New Roman"/>
          <w:color w:val="231F20"/>
          <w:sz w:val="20"/>
          <w:szCs w:val="20"/>
        </w:rPr>
      </w:pPr>
      <w:r w:rsidRPr="00D7536B">
        <w:rPr>
          <w:rFonts w:ascii="Times New Roman" w:hAnsi="Times New Roman" w:cs="Times New Roman"/>
          <w:color w:val="231F20"/>
          <w:sz w:val="20"/>
          <w:szCs w:val="20"/>
        </w:rPr>
        <w:t>*</w:t>
      </w:r>
      <w:r w:rsidRPr="00D7536B">
        <w:rPr>
          <w:rFonts w:ascii="Times New Roman" w:hAnsi="Times New Roman" w:cs="Times New Roman"/>
          <w:color w:val="202124"/>
          <w:sz w:val="20"/>
          <w:szCs w:val="20"/>
          <w:shd w:val="clear" w:color="auto" w:fill="FFFFFF"/>
        </w:rPr>
        <w:t xml:space="preserve">Latin </w:t>
      </w:r>
      <w:r w:rsidRPr="00D7536B">
        <w:rPr>
          <w:rFonts w:ascii="Times New Roman" w:hAnsi="Times New Roman" w:cs="Times New Roman"/>
          <w:i/>
          <w:iCs/>
          <w:color w:val="202124"/>
          <w:sz w:val="20"/>
          <w:szCs w:val="20"/>
          <w:shd w:val="clear" w:color="auto" w:fill="FFFFFF"/>
        </w:rPr>
        <w:t>australis</w:t>
      </w:r>
      <w:r w:rsidRPr="00D7536B">
        <w:rPr>
          <w:rFonts w:ascii="Times New Roman" w:hAnsi="Times New Roman" w:cs="Times New Roman"/>
          <w:color w:val="202124"/>
          <w:sz w:val="20"/>
          <w:szCs w:val="20"/>
          <w:shd w:val="clear" w:color="auto" w:fill="FFFFFF"/>
        </w:rPr>
        <w:t xml:space="preserve"> – southern; Greek </w:t>
      </w:r>
      <w:r w:rsidRPr="00D7536B">
        <w:rPr>
          <w:rFonts w:ascii="Times New Roman" w:hAnsi="Times New Roman" w:cs="Times New Roman"/>
          <w:i/>
          <w:iCs/>
          <w:color w:val="202124"/>
          <w:sz w:val="20"/>
          <w:szCs w:val="20"/>
          <w:shd w:val="clear" w:color="auto" w:fill="FFFFFF"/>
        </w:rPr>
        <w:t>pithekos</w:t>
      </w:r>
      <w:r w:rsidR="00D7536B">
        <w:rPr>
          <w:rFonts w:ascii="Times New Roman" w:hAnsi="Times New Roman" w:cs="Times New Roman"/>
          <w:color w:val="202124"/>
          <w:sz w:val="20"/>
          <w:szCs w:val="20"/>
          <w:shd w:val="clear" w:color="auto" w:fill="FFFFFF"/>
        </w:rPr>
        <w:t xml:space="preserve"> </w:t>
      </w:r>
      <w:r w:rsidRPr="00D7536B">
        <w:rPr>
          <w:rFonts w:ascii="Times New Roman" w:hAnsi="Times New Roman" w:cs="Times New Roman"/>
          <w:color w:val="202124"/>
          <w:sz w:val="20"/>
          <w:szCs w:val="20"/>
          <w:shd w:val="clear" w:color="auto" w:fill="FFFFFF"/>
        </w:rPr>
        <w:t xml:space="preserve">– ape; a genus of early hominins </w:t>
      </w:r>
      <w:r w:rsidR="00D7536B">
        <w:rPr>
          <w:rFonts w:ascii="Times New Roman" w:hAnsi="Times New Roman" w:cs="Times New Roman"/>
          <w:color w:val="202124"/>
          <w:sz w:val="20"/>
          <w:szCs w:val="20"/>
          <w:shd w:val="clear" w:color="auto" w:fill="FFFFFF"/>
        </w:rPr>
        <w:t>living</w:t>
      </w:r>
      <w:r w:rsidRPr="00D7536B">
        <w:rPr>
          <w:rFonts w:ascii="Times New Roman" w:hAnsi="Times New Roman" w:cs="Times New Roman"/>
          <w:color w:val="202124"/>
          <w:sz w:val="20"/>
          <w:szCs w:val="20"/>
          <w:shd w:val="clear" w:color="auto" w:fill="FFFFFF"/>
        </w:rPr>
        <w:t xml:space="preserve"> in Africa </w:t>
      </w:r>
      <w:r w:rsidR="00D7536B">
        <w:rPr>
          <w:rFonts w:ascii="Times New Roman" w:hAnsi="Times New Roman" w:cs="Times New Roman"/>
          <w:color w:val="202124"/>
          <w:sz w:val="20"/>
          <w:szCs w:val="20"/>
          <w:shd w:val="clear" w:color="auto" w:fill="FFFFFF"/>
        </w:rPr>
        <w:t>in</w:t>
      </w:r>
      <w:r w:rsidRPr="00D7536B">
        <w:rPr>
          <w:rFonts w:ascii="Times New Roman" w:hAnsi="Times New Roman" w:cs="Times New Roman"/>
          <w:color w:val="202124"/>
          <w:sz w:val="20"/>
          <w:szCs w:val="20"/>
          <w:shd w:val="clear" w:color="auto" w:fill="FFFFFF"/>
        </w:rPr>
        <w:t xml:space="preserve"> the Late Pliocene </w:t>
      </w:r>
      <w:r w:rsidR="00906218">
        <w:rPr>
          <w:rFonts w:ascii="Times New Roman" w:hAnsi="Times New Roman" w:cs="Times New Roman"/>
          <w:color w:val="202124"/>
          <w:sz w:val="20"/>
          <w:szCs w:val="20"/>
          <w:shd w:val="clear" w:color="auto" w:fill="FFFFFF"/>
        </w:rPr>
        <w:t xml:space="preserve">Epoch </w:t>
      </w:r>
      <w:r w:rsidRPr="00D7536B">
        <w:rPr>
          <w:rFonts w:ascii="Times New Roman" w:hAnsi="Times New Roman" w:cs="Times New Roman"/>
          <w:color w:val="202124"/>
          <w:sz w:val="20"/>
          <w:szCs w:val="20"/>
          <w:shd w:val="clear" w:color="auto" w:fill="FFFFFF"/>
        </w:rPr>
        <w:t>and Early Pleistocene</w:t>
      </w:r>
      <w:r w:rsidR="00906218">
        <w:rPr>
          <w:rFonts w:ascii="Times New Roman" w:hAnsi="Times New Roman" w:cs="Times New Roman"/>
          <w:color w:val="202124"/>
          <w:sz w:val="20"/>
          <w:szCs w:val="20"/>
          <w:shd w:val="clear" w:color="auto" w:fill="FFFFFF"/>
        </w:rPr>
        <w:t xml:space="preserve"> Epoch</w:t>
      </w:r>
      <w:r w:rsidR="00D7536B">
        <w:rPr>
          <w:rFonts w:ascii="Times New Roman" w:hAnsi="Times New Roman" w:cs="Times New Roman"/>
          <w:color w:val="202124"/>
          <w:sz w:val="20"/>
          <w:szCs w:val="20"/>
          <w:shd w:val="clear" w:color="auto" w:fill="FFFFFF"/>
        </w:rPr>
        <w:t xml:space="preserve"> around 2.8 to 2.4MYA</w:t>
      </w:r>
    </w:p>
    <w:p w14:paraId="35992502" w14:textId="77777777" w:rsidR="00AA408C" w:rsidRDefault="00AA408C" w:rsidP="00DE75D2">
      <w:pPr>
        <w:pStyle w:val="BodyText"/>
        <w:spacing w:line="225" w:lineRule="auto"/>
        <w:ind w:left="720" w:right="-270"/>
        <w:rPr>
          <w:rFonts w:ascii="Times New Roman" w:hAnsi="Times New Roman" w:cs="Times New Roman"/>
          <w:color w:val="231F20"/>
          <w:sz w:val="24"/>
          <w:szCs w:val="24"/>
        </w:rPr>
      </w:pPr>
    </w:p>
    <w:p w14:paraId="64AD8A7A" w14:textId="77777777" w:rsidR="00DE75D2" w:rsidRDefault="00DE75D2" w:rsidP="00DE75D2">
      <w:pPr>
        <w:pStyle w:val="BodyText"/>
        <w:spacing w:line="225" w:lineRule="auto"/>
        <w:ind w:left="72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Australopithecines fell into a multimillion-year gap between true humans and late Miocene* apes. . . . [They] were not apes. But they were not humans either. Australopithecine teeth, in short, were their very own. So were their brains, which were in the 430-550-cc range–consistently larger than . . . [modern chimpanzees and orangutans] (400 cc’s)], notably smaller than Homo erectus brains [1500-cc]. That in-between condition, in brain and teeth, was what made it possible to regard australopithecines as transitional on the line of descent from apes to humans–closer to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 xml:space="preserve">, but not yet </w:t>
      </w:r>
      <w:r>
        <w:rPr>
          <w:rFonts w:ascii="Times New Roman" w:hAnsi="Times New Roman" w:cs="Times New Roman"/>
          <w:i/>
          <w:iCs/>
          <w:color w:val="231F20"/>
          <w:sz w:val="24"/>
          <w:szCs w:val="24"/>
        </w:rPr>
        <w:t>Homo.</w:t>
      </w:r>
      <w:r>
        <w:rPr>
          <w:rFonts w:ascii="Times New Roman" w:hAnsi="Times New Roman" w:cs="Times New Roman"/>
          <w:color w:val="231F20"/>
          <w:sz w:val="24"/>
          <w:szCs w:val="24"/>
        </w:rPr>
        <w:t>**</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[18 , pp. 100 -102]</w:t>
      </w:r>
    </w:p>
    <w:p w14:paraId="70A64608" w14:textId="77777777" w:rsidR="00DE75D2" w:rsidRDefault="00DE75D2" w:rsidP="00DE75D2">
      <w:pPr>
        <w:pStyle w:val="BodyText"/>
        <w:spacing w:line="225" w:lineRule="auto"/>
        <w:ind w:left="720" w:right="-270"/>
        <w:rPr>
          <w:rFonts w:ascii="Times New Roman" w:hAnsi="Times New Roman" w:cs="Times New Roman"/>
          <w:color w:val="231F20"/>
          <w:sz w:val="20"/>
          <w:szCs w:val="20"/>
        </w:rPr>
      </w:pPr>
      <w:r>
        <w:rPr>
          <w:rFonts w:ascii="Times New Roman" w:hAnsi="Times New Roman" w:cs="Times New Roman"/>
          <w:color w:val="231F20"/>
          <w:sz w:val="20"/>
          <w:szCs w:val="20"/>
        </w:rPr>
        <w:t xml:space="preserve">  </w:t>
      </w:r>
      <w:r w:rsidRPr="003B77F9">
        <w:rPr>
          <w:rFonts w:ascii="Times New Roman" w:hAnsi="Times New Roman" w:cs="Times New Roman"/>
          <w:color w:val="231F20"/>
          <w:sz w:val="20"/>
          <w:szCs w:val="20"/>
        </w:rPr>
        <w:t>*Miocene</w:t>
      </w:r>
      <w:r>
        <w:rPr>
          <w:rFonts w:ascii="Times New Roman" w:hAnsi="Times New Roman" w:cs="Times New Roman"/>
          <w:color w:val="231F20"/>
          <w:sz w:val="20"/>
          <w:szCs w:val="20"/>
        </w:rPr>
        <w:t>:</w:t>
      </w:r>
      <w:r w:rsidRPr="003B77F9">
        <w:rPr>
          <w:rFonts w:ascii="Times New Roman" w:hAnsi="Times New Roman" w:cs="Times New Roman"/>
          <w:color w:val="231F20"/>
          <w:sz w:val="20"/>
          <w:szCs w:val="20"/>
        </w:rPr>
        <w:t xml:space="preserve"> an epoch of geologic time between 23 million and 5.3 million years ago.</w:t>
      </w:r>
      <w:r>
        <w:rPr>
          <w:rFonts w:ascii="Times New Roman" w:hAnsi="Times New Roman" w:cs="Times New Roman"/>
          <w:color w:val="231F20"/>
          <w:sz w:val="20"/>
          <w:szCs w:val="20"/>
        </w:rPr>
        <w:t xml:space="preserve"> (Fig.10.0)</w:t>
      </w:r>
    </w:p>
    <w:p w14:paraId="35D98756" w14:textId="0C438676" w:rsidR="00DE75D2" w:rsidRDefault="00DE75D2" w:rsidP="00DE75D2">
      <w:pPr>
        <w:pStyle w:val="BodyText"/>
        <w:spacing w:line="225" w:lineRule="auto"/>
        <w:ind w:left="720" w:right="-270"/>
        <w:rPr>
          <w:rFonts w:ascii="Times New Roman" w:hAnsi="Times New Roman" w:cs="Times New Roman"/>
          <w:color w:val="1A1A1A"/>
          <w:sz w:val="20"/>
          <w:szCs w:val="20"/>
          <w:shd w:val="clear" w:color="auto" w:fill="FFFFFF"/>
        </w:rPr>
      </w:pPr>
      <w:r>
        <w:rPr>
          <w:rFonts w:ascii="Times New Roman" w:hAnsi="Times New Roman" w:cs="Times New Roman"/>
          <w:color w:val="231F20"/>
          <w:sz w:val="20"/>
          <w:szCs w:val="20"/>
        </w:rPr>
        <w:t xml:space="preserve">** The genus </w:t>
      </w:r>
      <w:r>
        <w:rPr>
          <w:rFonts w:ascii="Times New Roman" w:hAnsi="Times New Roman" w:cs="Times New Roman"/>
          <w:i/>
          <w:iCs/>
          <w:color w:val="231F20"/>
          <w:sz w:val="20"/>
          <w:szCs w:val="20"/>
        </w:rPr>
        <w:t xml:space="preserve">Homo </w:t>
      </w:r>
      <w:r>
        <w:rPr>
          <w:rFonts w:ascii="Times New Roman" w:hAnsi="Times New Roman" w:cs="Times New Roman"/>
          <w:color w:val="231F20"/>
          <w:sz w:val="20"/>
          <w:szCs w:val="20"/>
        </w:rPr>
        <w:t>(order Primates) has</w:t>
      </w:r>
      <w:r>
        <w:rPr>
          <w:rFonts w:ascii="Georgia" w:hAnsi="Georgia"/>
          <w:color w:val="1A1A1A"/>
          <w:sz w:val="30"/>
          <w:szCs w:val="30"/>
          <w:shd w:val="clear" w:color="auto" w:fill="FFFFFF"/>
        </w:rPr>
        <w:t xml:space="preserve"> </w:t>
      </w:r>
      <w:r w:rsidRPr="0008715E">
        <w:rPr>
          <w:rFonts w:ascii="Times New Roman" w:hAnsi="Times New Roman" w:cs="Times New Roman"/>
          <w:color w:val="1A1A1A"/>
          <w:sz w:val="20"/>
          <w:szCs w:val="20"/>
          <w:shd w:val="clear" w:color="auto" w:fill="FFFFFF"/>
        </w:rPr>
        <w:t xml:space="preserve">a relatively large brain, </w:t>
      </w:r>
      <w:r>
        <w:rPr>
          <w:rFonts w:ascii="Times New Roman" w:hAnsi="Times New Roman" w:cs="Times New Roman"/>
          <w:color w:val="1A1A1A"/>
          <w:sz w:val="20"/>
          <w:szCs w:val="20"/>
          <w:shd w:val="clear" w:color="auto" w:fill="FFFFFF"/>
        </w:rPr>
        <w:t xml:space="preserve">a </w:t>
      </w:r>
      <w:r w:rsidRPr="0008715E">
        <w:rPr>
          <w:rFonts w:ascii="Times New Roman" w:hAnsi="Times New Roman" w:cs="Times New Roman"/>
          <w:color w:val="1A1A1A"/>
          <w:sz w:val="20"/>
          <w:szCs w:val="20"/>
          <w:shd w:val="clear" w:color="auto" w:fill="FFFFFF"/>
        </w:rPr>
        <w:t>structure t</w:t>
      </w:r>
      <w:r>
        <w:rPr>
          <w:rFonts w:ascii="Times New Roman" w:hAnsi="Times New Roman" w:cs="Times New Roman"/>
          <w:color w:val="1A1A1A"/>
          <w:sz w:val="20"/>
          <w:szCs w:val="20"/>
          <w:shd w:val="clear" w:color="auto" w:fill="FFFFFF"/>
        </w:rPr>
        <w:t>o</w:t>
      </w:r>
      <w:r w:rsidRPr="0008715E">
        <w:rPr>
          <w:rFonts w:ascii="Times New Roman" w:hAnsi="Times New Roman" w:cs="Times New Roman"/>
          <w:color w:val="1A1A1A"/>
          <w:sz w:val="20"/>
          <w:szCs w:val="20"/>
          <w:shd w:val="clear" w:color="auto" w:fill="FFFFFF"/>
        </w:rPr>
        <w:t xml:space="preserve"> support erect posture and upright gait, well-developed powerful hands that can use tools to make other tools</w:t>
      </w:r>
      <w:r>
        <w:rPr>
          <w:rFonts w:ascii="Times New Roman" w:hAnsi="Times New Roman" w:cs="Times New Roman"/>
          <w:color w:val="1A1A1A"/>
          <w:sz w:val="20"/>
          <w:szCs w:val="20"/>
          <w:shd w:val="clear" w:color="auto" w:fill="FFFFFF"/>
        </w:rPr>
        <w:t xml:space="preserve">, </w:t>
      </w:r>
      <w:r w:rsidRPr="0008715E">
        <w:rPr>
          <w:rFonts w:ascii="Times New Roman" w:hAnsi="Times New Roman" w:cs="Times New Roman"/>
          <w:color w:val="1A1A1A"/>
          <w:sz w:val="20"/>
          <w:szCs w:val="20"/>
          <w:shd w:val="clear" w:color="auto" w:fill="FFFFFF"/>
        </w:rPr>
        <w:t xml:space="preserve">and </w:t>
      </w:r>
      <w:r>
        <w:rPr>
          <w:rFonts w:ascii="Times New Roman" w:hAnsi="Times New Roman" w:cs="Times New Roman"/>
          <w:color w:val="1A1A1A"/>
          <w:sz w:val="20"/>
          <w:szCs w:val="20"/>
          <w:shd w:val="clear" w:color="auto" w:fill="FFFFFF"/>
        </w:rPr>
        <w:t xml:space="preserve">an </w:t>
      </w:r>
      <w:r w:rsidRPr="0008715E">
        <w:rPr>
          <w:rFonts w:ascii="Times New Roman" w:hAnsi="Times New Roman" w:cs="Times New Roman"/>
          <w:color w:val="1A1A1A"/>
          <w:sz w:val="20"/>
          <w:szCs w:val="20"/>
          <w:shd w:val="clear" w:color="auto" w:fill="FFFFFF"/>
        </w:rPr>
        <w:t>opposable</w:t>
      </w:r>
      <w:r>
        <w:rPr>
          <w:rFonts w:ascii="Times New Roman" w:hAnsi="Times New Roman" w:cs="Times New Roman"/>
          <w:color w:val="1A1A1A"/>
          <w:sz w:val="20"/>
          <w:szCs w:val="20"/>
          <w:shd w:val="clear" w:color="auto" w:fill="FFFFFF"/>
        </w:rPr>
        <w:t xml:space="preserve"> thumb.</w:t>
      </w:r>
      <w:r w:rsidRPr="0008715E">
        <w:rPr>
          <w:rFonts w:ascii="Times New Roman" w:hAnsi="Times New Roman" w:cs="Times New Roman"/>
          <w:color w:val="1A1A1A"/>
          <w:sz w:val="20"/>
          <w:szCs w:val="20"/>
          <w:shd w:val="clear" w:color="auto" w:fill="FFFFFF"/>
        </w:rPr>
        <w:t xml:space="preserve"> Only</w:t>
      </w:r>
      <w:r>
        <w:rPr>
          <w:rFonts w:ascii="Times New Roman" w:hAnsi="Times New Roman" w:cs="Times New Roman"/>
          <w:color w:val="1A1A1A"/>
          <w:sz w:val="20"/>
          <w:szCs w:val="20"/>
          <w:shd w:val="clear" w:color="auto" w:fill="FFFFFF"/>
        </w:rPr>
        <w:t xml:space="preserve"> we, </w:t>
      </w:r>
      <w:hyperlink r:id="rId8" w:history="1">
        <w:r w:rsidRPr="008D602F">
          <w:rPr>
            <w:rStyle w:val="Emphasis"/>
            <w:rFonts w:ascii="Times New Roman" w:hAnsi="Times New Roman" w:cs="Times New Roman"/>
            <w:sz w:val="20"/>
            <w:szCs w:val="20"/>
            <w:shd w:val="clear" w:color="auto" w:fill="FFFFFF"/>
          </w:rPr>
          <w:t>Homo sapiens</w:t>
        </w:r>
      </w:hyperlink>
      <w:r w:rsidRPr="008D602F">
        <w:rPr>
          <w:rFonts w:ascii="Times New Roman" w:hAnsi="Times New Roman" w:cs="Times New Roman"/>
          <w:sz w:val="20"/>
          <w:szCs w:val="20"/>
          <w:shd w:val="clear" w:color="auto" w:fill="FFFFFF"/>
        </w:rPr>
        <w:t>,</w:t>
      </w:r>
      <w:r w:rsidRPr="0008715E">
        <w:rPr>
          <w:rFonts w:ascii="Times New Roman" w:hAnsi="Times New Roman" w:cs="Times New Roman"/>
          <w:color w:val="1A1A1A"/>
          <w:sz w:val="20"/>
          <w:szCs w:val="20"/>
          <w:shd w:val="clear" w:color="auto" w:fill="FFFFFF"/>
        </w:rPr>
        <w:t xml:space="preserve"> are extant; the other 4 </w:t>
      </w:r>
      <w:r w:rsidRPr="0008715E">
        <w:rPr>
          <w:rFonts w:ascii="Times New Roman" w:hAnsi="Times New Roman" w:cs="Times New Roman"/>
          <w:i/>
          <w:iCs/>
          <w:color w:val="1A1A1A"/>
          <w:sz w:val="20"/>
          <w:szCs w:val="20"/>
          <w:shd w:val="clear" w:color="auto" w:fill="FFFFFF"/>
        </w:rPr>
        <w:t>Homo</w:t>
      </w:r>
      <w:r w:rsidRPr="0008715E">
        <w:rPr>
          <w:rFonts w:ascii="Times New Roman" w:hAnsi="Times New Roman" w:cs="Times New Roman"/>
          <w:color w:val="1A1A1A"/>
          <w:sz w:val="20"/>
          <w:szCs w:val="20"/>
          <w:shd w:val="clear" w:color="auto" w:fill="FFFFFF"/>
        </w:rPr>
        <w:t xml:space="preserve"> species are extinct</w:t>
      </w:r>
      <w:r>
        <w:rPr>
          <w:rFonts w:ascii="Times New Roman" w:hAnsi="Times New Roman" w:cs="Times New Roman"/>
          <w:color w:val="1A1A1A"/>
          <w:sz w:val="20"/>
          <w:szCs w:val="20"/>
          <w:shd w:val="clear" w:color="auto" w:fill="FFFFFF"/>
        </w:rPr>
        <w:t>.</w:t>
      </w:r>
    </w:p>
    <w:p w14:paraId="158A0D46" w14:textId="5C2D3608" w:rsidR="00A2556B" w:rsidRDefault="00A2556B" w:rsidP="00A2556B">
      <w:pPr>
        <w:pStyle w:val="BodyText"/>
        <w:spacing w:line="225" w:lineRule="auto"/>
        <w:ind w:left="720" w:right="-270"/>
        <w:jc w:val="center"/>
        <w:rPr>
          <w:rFonts w:ascii="Times New Roman" w:hAnsi="Times New Roman" w:cs="Times New Roman"/>
          <w:color w:val="1A1A1A"/>
          <w:sz w:val="20"/>
          <w:szCs w:val="20"/>
          <w:shd w:val="clear" w:color="auto" w:fill="FFFFFF"/>
        </w:rPr>
      </w:pPr>
    </w:p>
    <w:p w14:paraId="4D7EC040" w14:textId="12A22DF2" w:rsidR="007C1DCA" w:rsidRDefault="007C1DCA" w:rsidP="007C1DCA">
      <w:pPr>
        <w:pStyle w:val="BodyText"/>
        <w:spacing w:line="225" w:lineRule="auto"/>
        <w:ind w:right="-270"/>
        <w:rPr>
          <w:rFonts w:ascii="Times New Roman" w:hAnsi="Times New Roman" w:cs="Times New Roman"/>
          <w:color w:val="1A1A1A"/>
          <w:sz w:val="20"/>
          <w:szCs w:val="20"/>
          <w:shd w:val="clear" w:color="auto" w:fill="FFFFFF"/>
        </w:rPr>
      </w:pPr>
    </w:p>
    <w:p w14:paraId="1A630B1D" w14:textId="3CCF1866" w:rsidR="007C1DCA" w:rsidRDefault="007C1DCA" w:rsidP="007C1DCA">
      <w:pPr>
        <w:pStyle w:val="BodyText"/>
        <w:spacing w:line="225" w:lineRule="auto"/>
        <w:ind w:right="-270"/>
        <w:rPr>
          <w:rFonts w:ascii="Times New Roman" w:hAnsi="Times New Roman" w:cs="Times New Roman"/>
          <w:color w:val="1A1A1A"/>
          <w:sz w:val="24"/>
          <w:szCs w:val="24"/>
          <w:shd w:val="clear" w:color="auto" w:fill="FFFFFF"/>
        </w:rPr>
      </w:pPr>
      <w:r w:rsidRPr="007C1DCA">
        <w:rPr>
          <w:rFonts w:ascii="Times New Roman" w:hAnsi="Times New Roman" w:cs="Times New Roman"/>
          <w:color w:val="1A1A1A"/>
          <w:sz w:val="24"/>
          <w:szCs w:val="24"/>
          <w:shd w:val="clear" w:color="auto" w:fill="FFFFFF"/>
        </w:rPr>
        <w:t xml:space="preserve">Don </w:t>
      </w:r>
      <w:r w:rsidR="00A535E9">
        <w:rPr>
          <w:rFonts w:ascii="Times New Roman" w:hAnsi="Times New Roman" w:cs="Times New Roman"/>
          <w:color w:val="1A1A1A"/>
          <w:sz w:val="24"/>
          <w:szCs w:val="24"/>
          <w:shd w:val="clear" w:color="auto" w:fill="FFFFFF"/>
        </w:rPr>
        <w:t>describe</w:t>
      </w:r>
      <w:r w:rsidRPr="007C1DCA">
        <w:rPr>
          <w:rFonts w:ascii="Times New Roman" w:hAnsi="Times New Roman" w:cs="Times New Roman"/>
          <w:color w:val="1A1A1A"/>
          <w:sz w:val="24"/>
          <w:szCs w:val="24"/>
          <w:shd w:val="clear" w:color="auto" w:fill="FFFFFF"/>
        </w:rPr>
        <w:t>s finding Lucy:</w:t>
      </w:r>
      <w:r>
        <w:rPr>
          <w:rFonts w:ascii="Times New Roman" w:hAnsi="Times New Roman" w:cs="Times New Roman"/>
          <w:color w:val="1A1A1A"/>
          <w:sz w:val="24"/>
          <w:szCs w:val="24"/>
          <w:shd w:val="clear" w:color="auto" w:fill="FFFFFF"/>
        </w:rPr>
        <w:t xml:space="preserve"> </w:t>
      </w:r>
      <w:r w:rsidR="00A33EB3">
        <w:rPr>
          <w:rFonts w:ascii="Times New Roman" w:hAnsi="Times New Roman" w:cs="Times New Roman"/>
          <w:color w:val="1A1A1A"/>
          <w:sz w:val="24"/>
          <w:szCs w:val="24"/>
          <w:shd w:val="clear" w:color="auto" w:fill="FFFFFF"/>
        </w:rPr>
        <w:t>“</w:t>
      </w:r>
      <w:r>
        <w:rPr>
          <w:rFonts w:ascii="Times New Roman" w:hAnsi="Times New Roman" w:cs="Times New Roman"/>
          <w:color w:val="1A1A1A"/>
          <w:sz w:val="24"/>
          <w:szCs w:val="24"/>
          <w:shd w:val="clear" w:color="auto" w:fill="FFFFFF"/>
        </w:rPr>
        <w:t>I was lucky that morning.</w:t>
      </w:r>
    </w:p>
    <w:p w14:paraId="05D7426F" w14:textId="2E1C3E6B" w:rsidR="007C1DCA" w:rsidRDefault="007C1DCA" w:rsidP="007C1DCA">
      <w:pPr>
        <w:pStyle w:val="BodyText"/>
        <w:spacing w:line="225" w:lineRule="auto"/>
        <w:ind w:right="-270"/>
        <w:rPr>
          <w:rFonts w:ascii="Times New Roman" w:hAnsi="Times New Roman" w:cs="Times New Roman"/>
          <w:color w:val="1A1A1A"/>
          <w:sz w:val="24"/>
          <w:szCs w:val="24"/>
          <w:shd w:val="clear" w:color="auto" w:fill="FFFFFF"/>
        </w:rPr>
      </w:pPr>
    </w:p>
    <w:p w14:paraId="0C935B27" w14:textId="670F88AC" w:rsidR="007C1DCA" w:rsidRDefault="007C1DCA" w:rsidP="00A33EB3">
      <w:pPr>
        <w:pStyle w:val="BodyText"/>
        <w:spacing w:line="225" w:lineRule="auto"/>
        <w:ind w:left="720" w:right="-270"/>
        <w:rPr>
          <w:rFonts w:ascii="Times New Roman" w:hAnsi="Times New Roman" w:cs="Times New Roman"/>
          <w:color w:val="1A1A1A"/>
          <w:sz w:val="24"/>
          <w:szCs w:val="24"/>
          <w:shd w:val="clear" w:color="auto" w:fill="FFFFFF"/>
        </w:rPr>
      </w:pPr>
      <w:r>
        <w:rPr>
          <w:rFonts w:ascii="Times New Roman" w:hAnsi="Times New Roman" w:cs="Times New Roman"/>
          <w:color w:val="1A1A1A"/>
          <w:sz w:val="24"/>
          <w:szCs w:val="24"/>
          <w:shd w:val="clear" w:color="auto" w:fill="FFFFFF"/>
        </w:rPr>
        <w:t xml:space="preserve">Why the other people </w:t>
      </w:r>
      <w:r w:rsidR="00A33EB3">
        <w:rPr>
          <w:rFonts w:ascii="Times New Roman" w:hAnsi="Times New Roman" w:cs="Times New Roman"/>
          <w:color w:val="1A1A1A"/>
          <w:sz w:val="24"/>
          <w:szCs w:val="24"/>
          <w:shd w:val="clear" w:color="auto" w:fill="FFFFFF"/>
        </w:rPr>
        <w:t>who looked</w:t>
      </w:r>
      <w:r>
        <w:rPr>
          <w:rFonts w:ascii="Times New Roman" w:hAnsi="Times New Roman" w:cs="Times New Roman"/>
          <w:color w:val="1A1A1A"/>
          <w:sz w:val="24"/>
          <w:szCs w:val="24"/>
          <w:shd w:val="clear" w:color="auto" w:fill="FFFFFF"/>
        </w:rPr>
        <w:t xml:space="preserve"> there did not </w:t>
      </w:r>
      <w:r w:rsidR="00A33EB3">
        <w:rPr>
          <w:rFonts w:ascii="Times New Roman" w:hAnsi="Times New Roman" w:cs="Times New Roman"/>
          <w:color w:val="1A1A1A"/>
          <w:sz w:val="24"/>
          <w:szCs w:val="24"/>
          <w:shd w:val="clear" w:color="auto" w:fill="FFFFFF"/>
        </w:rPr>
        <w:t>see her</w:t>
      </w:r>
      <w:r>
        <w:rPr>
          <w:rFonts w:ascii="Times New Roman" w:hAnsi="Times New Roman" w:cs="Times New Roman"/>
          <w:color w:val="1A1A1A"/>
          <w:sz w:val="24"/>
          <w:szCs w:val="24"/>
          <w:shd w:val="clear" w:color="auto" w:fill="FFFFFF"/>
        </w:rPr>
        <w:t>, I do</w:t>
      </w:r>
      <w:r w:rsidR="00A33EB3">
        <w:rPr>
          <w:rFonts w:ascii="Times New Roman" w:hAnsi="Times New Roman" w:cs="Times New Roman"/>
          <w:color w:val="1A1A1A"/>
          <w:sz w:val="24"/>
          <w:szCs w:val="24"/>
          <w:shd w:val="clear" w:color="auto" w:fill="FFFFFF"/>
        </w:rPr>
        <w:t xml:space="preserve"> </w:t>
      </w:r>
      <w:r>
        <w:rPr>
          <w:rFonts w:ascii="Times New Roman" w:hAnsi="Times New Roman" w:cs="Times New Roman"/>
          <w:color w:val="1A1A1A"/>
          <w:sz w:val="24"/>
          <w:szCs w:val="24"/>
          <w:shd w:val="clear" w:color="auto" w:fill="FFFFFF"/>
        </w:rPr>
        <w:t>not</w:t>
      </w:r>
      <w:r w:rsidR="00A33EB3">
        <w:rPr>
          <w:rFonts w:ascii="Times New Roman" w:hAnsi="Times New Roman" w:cs="Times New Roman"/>
          <w:color w:val="1A1A1A"/>
          <w:sz w:val="24"/>
          <w:szCs w:val="24"/>
          <w:shd w:val="clear" w:color="auto" w:fill="FFFFFF"/>
        </w:rPr>
        <w:t xml:space="preserve"> </w:t>
      </w:r>
      <w:r>
        <w:rPr>
          <w:rFonts w:ascii="Times New Roman" w:hAnsi="Times New Roman" w:cs="Times New Roman"/>
          <w:color w:val="1A1A1A"/>
          <w:sz w:val="24"/>
          <w:szCs w:val="24"/>
          <w:shd w:val="clear" w:color="auto" w:fill="FFFFFF"/>
        </w:rPr>
        <w:t xml:space="preserve">know. Perhaps they were </w:t>
      </w:r>
      <w:r w:rsidR="00A33EB3">
        <w:rPr>
          <w:rFonts w:ascii="Times New Roman" w:hAnsi="Times New Roman" w:cs="Times New Roman"/>
          <w:color w:val="1A1A1A"/>
          <w:sz w:val="24"/>
          <w:szCs w:val="24"/>
          <w:shd w:val="clear" w:color="auto" w:fill="FFFFFF"/>
        </w:rPr>
        <w:t>looking in</w:t>
      </w:r>
      <w:r>
        <w:rPr>
          <w:rFonts w:ascii="Times New Roman" w:hAnsi="Times New Roman" w:cs="Times New Roman"/>
          <w:color w:val="1A1A1A"/>
          <w:sz w:val="24"/>
          <w:szCs w:val="24"/>
          <w:shd w:val="clear" w:color="auto" w:fill="FFFFFF"/>
        </w:rPr>
        <w:t xml:space="preserve"> another direction. Perhaps the light was </w:t>
      </w:r>
      <w:r w:rsidR="00A33EB3">
        <w:rPr>
          <w:rFonts w:ascii="Times New Roman" w:hAnsi="Times New Roman" w:cs="Times New Roman"/>
          <w:color w:val="1A1A1A"/>
          <w:sz w:val="24"/>
          <w:szCs w:val="24"/>
          <w:shd w:val="clear" w:color="auto" w:fill="FFFFFF"/>
        </w:rPr>
        <w:t>different</w:t>
      </w:r>
      <w:r>
        <w:rPr>
          <w:rFonts w:ascii="Times New Roman" w:hAnsi="Times New Roman" w:cs="Times New Roman"/>
          <w:color w:val="1A1A1A"/>
          <w:sz w:val="24"/>
          <w:szCs w:val="24"/>
          <w:shd w:val="clear" w:color="auto" w:fill="FFFFFF"/>
        </w:rPr>
        <w:t xml:space="preserve">. Sometimes one person sees things that </w:t>
      </w:r>
      <w:r w:rsidR="00A33EB3">
        <w:rPr>
          <w:rFonts w:ascii="Times New Roman" w:hAnsi="Times New Roman" w:cs="Times New Roman"/>
          <w:color w:val="1A1A1A"/>
          <w:sz w:val="24"/>
          <w:szCs w:val="24"/>
          <w:shd w:val="clear" w:color="auto" w:fill="FFFFFF"/>
        </w:rPr>
        <w:t>another</w:t>
      </w:r>
      <w:r>
        <w:rPr>
          <w:rFonts w:ascii="Times New Roman" w:hAnsi="Times New Roman" w:cs="Times New Roman"/>
          <w:color w:val="1A1A1A"/>
          <w:sz w:val="24"/>
          <w:szCs w:val="24"/>
          <w:shd w:val="clear" w:color="auto" w:fill="FFFFFF"/>
        </w:rPr>
        <w:t xml:space="preserve"> misses, even though he may be looking directly at them. If I hadn’t gone to Location 162 that morning, nobody might have </w:t>
      </w:r>
      <w:r w:rsidR="00A33EB3">
        <w:rPr>
          <w:rFonts w:ascii="Times New Roman" w:hAnsi="Times New Roman" w:cs="Times New Roman"/>
          <w:color w:val="1A1A1A"/>
          <w:sz w:val="24"/>
          <w:szCs w:val="24"/>
          <w:shd w:val="clear" w:color="auto" w:fill="FFFFFF"/>
        </w:rPr>
        <w:t>b</w:t>
      </w:r>
      <w:r>
        <w:rPr>
          <w:rFonts w:ascii="Times New Roman" w:hAnsi="Times New Roman" w:cs="Times New Roman"/>
          <w:color w:val="1A1A1A"/>
          <w:sz w:val="24"/>
          <w:szCs w:val="24"/>
          <w:shd w:val="clear" w:color="auto" w:fill="FFFFFF"/>
        </w:rPr>
        <w:t>othered to</w:t>
      </w:r>
      <w:r w:rsidR="00A33EB3">
        <w:rPr>
          <w:rFonts w:ascii="Times New Roman" w:hAnsi="Times New Roman" w:cs="Times New Roman"/>
          <w:color w:val="1A1A1A"/>
          <w:sz w:val="24"/>
          <w:szCs w:val="24"/>
          <w:shd w:val="clear" w:color="auto" w:fill="FFFFFF"/>
        </w:rPr>
        <w:t xml:space="preserve"> </w:t>
      </w:r>
      <w:r>
        <w:rPr>
          <w:rFonts w:ascii="Times New Roman" w:hAnsi="Times New Roman" w:cs="Times New Roman"/>
          <w:color w:val="1A1A1A"/>
          <w:sz w:val="24"/>
          <w:szCs w:val="24"/>
          <w:shd w:val="clear" w:color="auto" w:fill="FFFFFF"/>
        </w:rPr>
        <w:t>go back for a year</w:t>
      </w:r>
      <w:r w:rsidR="00A33EB3">
        <w:rPr>
          <w:rFonts w:ascii="Times New Roman" w:hAnsi="Times New Roman" w:cs="Times New Roman"/>
          <w:color w:val="1A1A1A"/>
          <w:sz w:val="24"/>
          <w:szCs w:val="24"/>
          <w:shd w:val="clear" w:color="auto" w:fill="FFFFFF"/>
        </w:rPr>
        <w:t>,</w:t>
      </w:r>
      <w:r>
        <w:rPr>
          <w:rFonts w:ascii="Times New Roman" w:hAnsi="Times New Roman" w:cs="Times New Roman"/>
          <w:color w:val="1A1A1A"/>
          <w:sz w:val="24"/>
          <w:szCs w:val="24"/>
          <w:shd w:val="clear" w:color="auto" w:fill="FFFFFF"/>
        </w:rPr>
        <w:t xml:space="preserve"> maybe five years . . . If I had waited another few years, the next rains might have washed man</w:t>
      </w:r>
      <w:r w:rsidR="00A33EB3">
        <w:rPr>
          <w:rFonts w:ascii="Times New Roman" w:hAnsi="Times New Roman" w:cs="Times New Roman"/>
          <w:color w:val="1A1A1A"/>
          <w:sz w:val="24"/>
          <w:szCs w:val="24"/>
          <w:shd w:val="clear" w:color="auto" w:fill="FFFFFF"/>
        </w:rPr>
        <w:t>y</w:t>
      </w:r>
      <w:r>
        <w:rPr>
          <w:rFonts w:ascii="Times New Roman" w:hAnsi="Times New Roman" w:cs="Times New Roman"/>
          <w:color w:val="1A1A1A"/>
          <w:sz w:val="24"/>
          <w:szCs w:val="24"/>
          <w:shd w:val="clear" w:color="auto" w:fill="FFFFFF"/>
        </w:rPr>
        <w:t xml:space="preserve"> </w:t>
      </w:r>
      <w:r w:rsidR="00A33EB3">
        <w:rPr>
          <w:rFonts w:ascii="Times New Roman" w:hAnsi="Times New Roman" w:cs="Times New Roman"/>
          <w:color w:val="1A1A1A"/>
          <w:sz w:val="24"/>
          <w:szCs w:val="24"/>
          <w:shd w:val="clear" w:color="auto" w:fill="FFFFFF"/>
        </w:rPr>
        <w:t>o</w:t>
      </w:r>
      <w:r>
        <w:rPr>
          <w:rFonts w:ascii="Times New Roman" w:hAnsi="Times New Roman" w:cs="Times New Roman"/>
          <w:color w:val="1A1A1A"/>
          <w:sz w:val="24"/>
          <w:szCs w:val="24"/>
          <w:shd w:val="clear" w:color="auto" w:fill="FFFFFF"/>
        </w:rPr>
        <w:t>f her bone</w:t>
      </w:r>
      <w:r w:rsidR="00705F4A">
        <w:rPr>
          <w:rFonts w:ascii="Times New Roman" w:hAnsi="Times New Roman" w:cs="Times New Roman"/>
          <w:color w:val="1A1A1A"/>
          <w:sz w:val="24"/>
          <w:szCs w:val="24"/>
          <w:shd w:val="clear" w:color="auto" w:fill="FFFFFF"/>
        </w:rPr>
        <w:t xml:space="preserve"> </w:t>
      </w:r>
      <w:r>
        <w:rPr>
          <w:rFonts w:ascii="Times New Roman" w:hAnsi="Times New Roman" w:cs="Times New Roman"/>
          <w:color w:val="1A1A1A"/>
          <w:sz w:val="24"/>
          <w:szCs w:val="24"/>
          <w:shd w:val="clear" w:color="auto" w:fill="FFFFFF"/>
        </w:rPr>
        <w:t xml:space="preserve">s down the </w:t>
      </w:r>
      <w:r w:rsidR="00A33EB3">
        <w:rPr>
          <w:rFonts w:ascii="Times New Roman" w:hAnsi="Times New Roman" w:cs="Times New Roman"/>
          <w:color w:val="1A1A1A"/>
          <w:sz w:val="24"/>
          <w:szCs w:val="24"/>
          <w:shd w:val="clear" w:color="auto" w:fill="FFFFFF"/>
        </w:rPr>
        <w:t>gully</w:t>
      </w:r>
      <w:r>
        <w:rPr>
          <w:rFonts w:ascii="Times New Roman" w:hAnsi="Times New Roman" w:cs="Times New Roman"/>
          <w:color w:val="1A1A1A"/>
          <w:sz w:val="24"/>
          <w:szCs w:val="24"/>
          <w:shd w:val="clear" w:color="auto" w:fill="FFFFFF"/>
        </w:rPr>
        <w:t xml:space="preserve">. They would have been lost, or at least badly scattered; it </w:t>
      </w:r>
      <w:r w:rsidR="00A33EB3">
        <w:rPr>
          <w:rFonts w:ascii="Times New Roman" w:hAnsi="Times New Roman" w:cs="Times New Roman"/>
          <w:color w:val="1A1A1A"/>
          <w:sz w:val="24"/>
          <w:szCs w:val="24"/>
          <w:shd w:val="clear" w:color="auto" w:fill="FFFFFF"/>
        </w:rPr>
        <w:t>would</w:t>
      </w:r>
      <w:r>
        <w:rPr>
          <w:rFonts w:ascii="Times New Roman" w:hAnsi="Times New Roman" w:cs="Times New Roman"/>
          <w:color w:val="1A1A1A"/>
          <w:sz w:val="24"/>
          <w:szCs w:val="24"/>
          <w:shd w:val="clear" w:color="auto" w:fill="FFFFFF"/>
        </w:rPr>
        <w:t xml:space="preserve"> not </w:t>
      </w:r>
      <w:r w:rsidR="00A33EB3">
        <w:rPr>
          <w:rFonts w:ascii="Times New Roman" w:hAnsi="Times New Roman" w:cs="Times New Roman"/>
          <w:color w:val="1A1A1A"/>
          <w:sz w:val="24"/>
          <w:szCs w:val="24"/>
          <w:shd w:val="clear" w:color="auto" w:fill="FFFFFF"/>
        </w:rPr>
        <w:t>have</w:t>
      </w:r>
      <w:r>
        <w:rPr>
          <w:rFonts w:ascii="Times New Roman" w:hAnsi="Times New Roman" w:cs="Times New Roman"/>
          <w:color w:val="1A1A1A"/>
          <w:sz w:val="24"/>
          <w:szCs w:val="24"/>
          <w:shd w:val="clear" w:color="auto" w:fill="FFFFFF"/>
        </w:rPr>
        <w:t xml:space="preserve"> been possible to establish that they belonged together. </w:t>
      </w:r>
      <w:r w:rsidR="00A33EB3">
        <w:rPr>
          <w:rFonts w:ascii="Times New Roman" w:hAnsi="Times New Roman" w:cs="Times New Roman"/>
          <w:color w:val="1A1A1A"/>
          <w:sz w:val="24"/>
          <w:szCs w:val="24"/>
          <w:shd w:val="clear" w:color="auto" w:fill="FFFFFF"/>
        </w:rPr>
        <w:t>What was utterly fantastic was that she had come to the surface so recently, probably in the last year or two. Five years earlier, she still would have been buried. Five years later, she would have been gone. (18, pp. 21-22)</w:t>
      </w:r>
    </w:p>
    <w:p w14:paraId="660822A6" w14:textId="77777777" w:rsidR="007C1DCA" w:rsidRPr="007C1DCA" w:rsidRDefault="007C1DCA" w:rsidP="007C1DCA">
      <w:pPr>
        <w:pStyle w:val="BodyText"/>
        <w:spacing w:line="225" w:lineRule="auto"/>
        <w:ind w:right="-270"/>
        <w:rPr>
          <w:rFonts w:ascii="Times New Roman" w:hAnsi="Times New Roman" w:cs="Times New Roman"/>
          <w:color w:val="1A1A1A"/>
          <w:sz w:val="24"/>
          <w:szCs w:val="24"/>
          <w:shd w:val="clear" w:color="auto" w:fill="FFFFFF"/>
        </w:rPr>
      </w:pPr>
    </w:p>
    <w:p w14:paraId="6DAD6473" w14:textId="3823F60F" w:rsidR="00A2556B" w:rsidRDefault="00A2556B" w:rsidP="00A2556B">
      <w:pPr>
        <w:pStyle w:val="BodyText"/>
        <w:spacing w:line="225" w:lineRule="auto"/>
        <w:ind w:left="720" w:right="-270"/>
        <w:jc w:val="center"/>
        <w:rPr>
          <w:rFonts w:ascii="Times New Roman" w:hAnsi="Times New Roman" w:cs="Times New Roman"/>
          <w:b/>
          <w:bCs/>
          <w:color w:val="1A1A1A"/>
          <w:sz w:val="24"/>
          <w:szCs w:val="24"/>
          <w:shd w:val="clear" w:color="auto" w:fill="FFFFFF"/>
        </w:rPr>
      </w:pPr>
      <w:r>
        <w:rPr>
          <w:rFonts w:ascii="Times New Roman" w:hAnsi="Times New Roman" w:cs="Times New Roman"/>
          <w:b/>
          <w:bCs/>
          <w:color w:val="1A1A1A"/>
          <w:sz w:val="24"/>
          <w:szCs w:val="24"/>
          <w:shd w:val="clear" w:color="auto" w:fill="FFFFFF"/>
        </w:rPr>
        <w:t>Insert Fig</w:t>
      </w:r>
      <w:r w:rsidR="0073604A">
        <w:rPr>
          <w:rFonts w:ascii="Times New Roman" w:hAnsi="Times New Roman" w:cs="Times New Roman"/>
          <w:b/>
          <w:bCs/>
          <w:color w:val="1A1A1A"/>
          <w:sz w:val="24"/>
          <w:szCs w:val="24"/>
          <w:shd w:val="clear" w:color="auto" w:fill="FFFFFF"/>
        </w:rPr>
        <w:t>ure</w:t>
      </w:r>
      <w:r>
        <w:rPr>
          <w:rFonts w:ascii="Times New Roman" w:hAnsi="Times New Roman" w:cs="Times New Roman"/>
          <w:b/>
          <w:bCs/>
          <w:color w:val="1A1A1A"/>
          <w:sz w:val="24"/>
          <w:szCs w:val="24"/>
          <w:shd w:val="clear" w:color="auto" w:fill="FFFFFF"/>
        </w:rPr>
        <w:t xml:space="preserve"> 15.1</w:t>
      </w:r>
      <w:r w:rsidR="00240D13">
        <w:rPr>
          <w:rFonts w:ascii="Times New Roman" w:hAnsi="Times New Roman" w:cs="Times New Roman"/>
          <w:b/>
          <w:bCs/>
          <w:color w:val="1A1A1A"/>
          <w:sz w:val="24"/>
          <w:szCs w:val="24"/>
          <w:shd w:val="clear" w:color="auto" w:fill="FFFFFF"/>
        </w:rPr>
        <w:t>6</w:t>
      </w:r>
      <w:r>
        <w:rPr>
          <w:rFonts w:ascii="Times New Roman" w:hAnsi="Times New Roman" w:cs="Times New Roman"/>
          <w:b/>
          <w:bCs/>
          <w:color w:val="1A1A1A"/>
          <w:sz w:val="24"/>
          <w:szCs w:val="24"/>
          <w:shd w:val="clear" w:color="auto" w:fill="FFFFFF"/>
        </w:rPr>
        <w:t xml:space="preserve"> DJ </w:t>
      </w:r>
      <w:r w:rsidR="00B70134">
        <w:rPr>
          <w:rFonts w:ascii="Times New Roman" w:hAnsi="Times New Roman" w:cs="Times New Roman"/>
          <w:b/>
          <w:bCs/>
          <w:color w:val="1A1A1A"/>
          <w:sz w:val="24"/>
          <w:szCs w:val="24"/>
          <w:shd w:val="clear" w:color="auto" w:fill="FFFFFF"/>
        </w:rPr>
        <w:t>meets Tim White</w:t>
      </w:r>
      <w:r>
        <w:rPr>
          <w:rFonts w:ascii="Times New Roman" w:hAnsi="Times New Roman" w:cs="Times New Roman"/>
          <w:b/>
          <w:bCs/>
          <w:color w:val="1A1A1A"/>
          <w:sz w:val="24"/>
          <w:szCs w:val="24"/>
          <w:shd w:val="clear" w:color="auto" w:fill="FFFFFF"/>
        </w:rPr>
        <w:t>.</w:t>
      </w:r>
    </w:p>
    <w:p w14:paraId="09FB63A3" w14:textId="73A3FA8C" w:rsidR="00E314A0" w:rsidRPr="00C13A4E" w:rsidRDefault="00A535E9" w:rsidP="005270FD">
      <w:pPr>
        <w:rPr>
          <w:rFonts w:ascii="Times New Roman" w:hAnsi="Times New Roman" w:cs="Times New Roman"/>
          <w:b/>
          <w:bCs/>
          <w:sz w:val="24"/>
          <w:szCs w:val="24"/>
        </w:rPr>
      </w:pPr>
      <w:r w:rsidRPr="00E314A0">
        <w:rPr>
          <w:rFonts w:ascii="Times New Roman" w:hAnsi="Times New Roman" w:cs="Times New Roman"/>
          <w:sz w:val="24"/>
          <w:szCs w:val="24"/>
        </w:rPr>
        <w:t>Caption</w:t>
      </w:r>
      <w:r w:rsidR="005270FD" w:rsidRPr="00E314A0">
        <w:rPr>
          <w:rFonts w:ascii="Times New Roman" w:hAnsi="Times New Roman" w:cs="Times New Roman"/>
          <w:sz w:val="24"/>
          <w:szCs w:val="24"/>
        </w:rPr>
        <w:t xml:space="preserve">: </w:t>
      </w:r>
      <w:r w:rsidRPr="00E314A0">
        <w:rPr>
          <w:rFonts w:ascii="Times New Roman" w:hAnsi="Times New Roman" w:cs="Times New Roman"/>
          <w:sz w:val="24"/>
          <w:szCs w:val="24"/>
        </w:rPr>
        <w:t xml:space="preserve">In Nairobi, at the National Museums of Kenya, </w:t>
      </w:r>
      <w:r w:rsidR="005270FD" w:rsidRPr="00E314A0">
        <w:rPr>
          <w:rFonts w:ascii="Times New Roman" w:hAnsi="Times New Roman" w:cs="Times New Roman"/>
          <w:sz w:val="24"/>
          <w:szCs w:val="24"/>
        </w:rPr>
        <w:t>Tom Gray</w:t>
      </w:r>
      <w:r w:rsidRPr="00E314A0">
        <w:rPr>
          <w:rFonts w:ascii="Times New Roman" w:hAnsi="Times New Roman" w:cs="Times New Roman"/>
          <w:sz w:val="24"/>
          <w:szCs w:val="24"/>
        </w:rPr>
        <w:t xml:space="preserve"> (</w:t>
      </w:r>
      <w:r w:rsidR="005270FD" w:rsidRPr="00E314A0">
        <w:rPr>
          <w:rFonts w:ascii="Times New Roman" w:hAnsi="Times New Roman" w:cs="Times New Roman"/>
          <w:sz w:val="24"/>
          <w:szCs w:val="24"/>
        </w:rPr>
        <w:t>background</w:t>
      </w:r>
      <w:r w:rsidRPr="00E314A0">
        <w:rPr>
          <w:rFonts w:ascii="Times New Roman" w:hAnsi="Times New Roman" w:cs="Times New Roman"/>
          <w:sz w:val="24"/>
          <w:szCs w:val="24"/>
        </w:rPr>
        <w:t>)</w:t>
      </w:r>
      <w:r w:rsidR="005270FD" w:rsidRPr="00E314A0">
        <w:rPr>
          <w:rFonts w:ascii="Times New Roman" w:hAnsi="Times New Roman" w:cs="Times New Roman"/>
          <w:sz w:val="24"/>
          <w:szCs w:val="24"/>
        </w:rPr>
        <w:t xml:space="preserve"> and Don Carl Johanson speak to Mary Leakey </w:t>
      </w:r>
      <w:r w:rsidR="00012459">
        <w:rPr>
          <w:rFonts w:ascii="Times New Roman" w:hAnsi="Times New Roman" w:cs="Times New Roman"/>
          <w:sz w:val="24"/>
          <w:szCs w:val="24"/>
        </w:rPr>
        <w:t>(not in the photo) about t</w:t>
      </w:r>
      <w:r w:rsidR="005270FD" w:rsidRPr="00E314A0">
        <w:rPr>
          <w:rFonts w:ascii="Times New Roman" w:hAnsi="Times New Roman" w:cs="Times New Roman"/>
          <w:sz w:val="24"/>
          <w:szCs w:val="24"/>
        </w:rPr>
        <w:t>heir Ethiopian fossils</w:t>
      </w:r>
      <w:r w:rsidR="00012459">
        <w:rPr>
          <w:rFonts w:ascii="Times New Roman" w:hAnsi="Times New Roman" w:cs="Times New Roman"/>
          <w:sz w:val="24"/>
          <w:szCs w:val="24"/>
        </w:rPr>
        <w:t xml:space="preserve"> displayed on the table. Left to right: </w:t>
      </w:r>
      <w:r w:rsidR="00C13A4E" w:rsidRPr="002B3655">
        <w:rPr>
          <w:rFonts w:ascii="Times New Roman" w:hAnsi="Times New Roman" w:cs="Times New Roman"/>
          <w:sz w:val="24"/>
          <w:szCs w:val="24"/>
        </w:rPr>
        <w:t>Tim White, PhD. Candidate, University of Michigan, Ann Arbor; Richard Leakey, Director, National Museums of Kenya; Bernard Wood</w:t>
      </w:r>
      <w:r w:rsidR="00765F6F">
        <w:rPr>
          <w:rFonts w:ascii="Times New Roman" w:hAnsi="Times New Roman" w:cs="Times New Roman"/>
          <w:sz w:val="24"/>
          <w:szCs w:val="24"/>
        </w:rPr>
        <w:t>, paleobiologist on many important fossil digs,</w:t>
      </w:r>
      <w:r w:rsidR="009A5079">
        <w:rPr>
          <w:rFonts w:ascii="Times New Roman" w:hAnsi="Times New Roman" w:cs="Times New Roman"/>
          <w:sz w:val="24"/>
          <w:szCs w:val="24"/>
        </w:rPr>
        <w:t xml:space="preserve"> </w:t>
      </w:r>
      <w:r w:rsidR="00C13A4E" w:rsidRPr="002B3655">
        <w:rPr>
          <w:rFonts w:ascii="Times New Roman" w:hAnsi="Times New Roman" w:cs="Times New Roman"/>
          <w:sz w:val="24"/>
          <w:szCs w:val="24"/>
        </w:rPr>
        <w:t xml:space="preserve"> and Don</w:t>
      </w:r>
      <w:r w:rsidR="00C13A4E">
        <w:rPr>
          <w:rFonts w:ascii="Times New Roman" w:hAnsi="Times New Roman" w:cs="Times New Roman"/>
          <w:sz w:val="24"/>
          <w:szCs w:val="24"/>
        </w:rPr>
        <w:t>ald</w:t>
      </w:r>
      <w:r w:rsidR="00C13A4E" w:rsidRPr="002B3655">
        <w:rPr>
          <w:rFonts w:ascii="Times New Roman" w:hAnsi="Times New Roman" w:cs="Times New Roman"/>
          <w:sz w:val="24"/>
          <w:szCs w:val="24"/>
        </w:rPr>
        <w:t xml:space="preserve"> Johanson. Photo © 1976 David L. Brill, humanoriginsphotos.com. ID: 1976-0340-09</w:t>
      </w:r>
      <w:r w:rsidR="00012459">
        <w:rPr>
          <w:rFonts w:ascii="Times New Roman" w:hAnsi="Times New Roman" w:cs="Times New Roman"/>
          <w:sz w:val="24"/>
          <w:szCs w:val="24"/>
        </w:rPr>
        <w:t xml:space="preserve"> </w:t>
      </w:r>
    </w:p>
    <w:p w14:paraId="46266F9C" w14:textId="77777777" w:rsidR="00E314A0" w:rsidRDefault="00E314A0" w:rsidP="005270FD">
      <w:pPr>
        <w:rPr>
          <w:rFonts w:ascii="Times New Roman" w:hAnsi="Times New Roman" w:cs="Times New Roman"/>
          <w:sz w:val="24"/>
          <w:szCs w:val="24"/>
        </w:rPr>
      </w:pPr>
    </w:p>
    <w:p w14:paraId="4C8A5B23" w14:textId="52451656" w:rsidR="005270FD" w:rsidRPr="00E314A0" w:rsidRDefault="009153EA" w:rsidP="005270FD">
      <w:pPr>
        <w:rPr>
          <w:rFonts w:ascii="Times New Roman" w:hAnsi="Times New Roman" w:cs="Times New Roman"/>
          <w:sz w:val="24"/>
          <w:szCs w:val="24"/>
        </w:rPr>
      </w:pPr>
      <w:r>
        <w:rPr>
          <w:rFonts w:ascii="Times New Roman" w:hAnsi="Times New Roman" w:cs="Times New Roman"/>
          <w:sz w:val="24"/>
          <w:szCs w:val="24"/>
        </w:rPr>
        <w:t>Johanson and Tom Gray had found Lucy in 1974</w:t>
      </w:r>
      <w:r w:rsidR="001F4913">
        <w:rPr>
          <w:rFonts w:ascii="Times New Roman" w:hAnsi="Times New Roman" w:cs="Times New Roman"/>
          <w:sz w:val="24"/>
          <w:szCs w:val="24"/>
        </w:rPr>
        <w:t xml:space="preserve"> and the “First Family in 1975. I</w:t>
      </w:r>
      <w:r w:rsidR="005270FD" w:rsidRPr="00E314A0">
        <w:rPr>
          <w:rFonts w:ascii="Times New Roman" w:hAnsi="Times New Roman" w:cs="Times New Roman"/>
          <w:sz w:val="24"/>
          <w:szCs w:val="24"/>
        </w:rPr>
        <w:t xml:space="preserve">n an unprecedented effort to share original fossil research </w:t>
      </w:r>
      <w:r>
        <w:rPr>
          <w:rFonts w:ascii="Times New Roman" w:hAnsi="Times New Roman" w:cs="Times New Roman"/>
          <w:sz w:val="24"/>
          <w:szCs w:val="24"/>
        </w:rPr>
        <w:t xml:space="preserve">and </w:t>
      </w:r>
      <w:r w:rsidR="005270FD" w:rsidRPr="00E314A0">
        <w:rPr>
          <w:rFonts w:ascii="Times New Roman" w:hAnsi="Times New Roman" w:cs="Times New Roman"/>
          <w:sz w:val="24"/>
          <w:szCs w:val="24"/>
        </w:rPr>
        <w:t>information, on his way back to Cleveland</w:t>
      </w:r>
      <w:r>
        <w:rPr>
          <w:rFonts w:ascii="Times New Roman" w:hAnsi="Times New Roman" w:cs="Times New Roman"/>
          <w:sz w:val="24"/>
          <w:szCs w:val="24"/>
        </w:rPr>
        <w:t xml:space="preserve"> </w:t>
      </w:r>
      <w:r w:rsidR="00E314A0">
        <w:rPr>
          <w:rFonts w:ascii="Times New Roman" w:hAnsi="Times New Roman" w:cs="Times New Roman"/>
          <w:sz w:val="24"/>
          <w:szCs w:val="24"/>
        </w:rPr>
        <w:t xml:space="preserve">Johanson </w:t>
      </w:r>
      <w:r w:rsidR="005270FD" w:rsidRPr="00E314A0">
        <w:rPr>
          <w:rFonts w:ascii="Times New Roman" w:hAnsi="Times New Roman" w:cs="Times New Roman"/>
          <w:sz w:val="24"/>
          <w:szCs w:val="24"/>
        </w:rPr>
        <w:t xml:space="preserve">brought the “First Family” fossils to the Leakeys in Nairobi </w:t>
      </w:r>
      <w:r w:rsidR="00E314A0">
        <w:rPr>
          <w:rFonts w:ascii="Times New Roman" w:hAnsi="Times New Roman" w:cs="Times New Roman"/>
          <w:sz w:val="24"/>
          <w:szCs w:val="24"/>
        </w:rPr>
        <w:t xml:space="preserve">to </w:t>
      </w:r>
      <w:r w:rsidR="005270FD" w:rsidRPr="00E314A0">
        <w:rPr>
          <w:rFonts w:ascii="Times New Roman" w:hAnsi="Times New Roman" w:cs="Times New Roman"/>
          <w:sz w:val="24"/>
          <w:szCs w:val="24"/>
        </w:rPr>
        <w:t xml:space="preserve">discuss </w:t>
      </w:r>
      <w:r w:rsidR="00E314A0">
        <w:rPr>
          <w:rFonts w:ascii="Times New Roman" w:hAnsi="Times New Roman" w:cs="Times New Roman"/>
          <w:sz w:val="24"/>
          <w:szCs w:val="24"/>
        </w:rPr>
        <w:t xml:space="preserve">and </w:t>
      </w:r>
      <w:r w:rsidR="005270FD" w:rsidRPr="00E314A0">
        <w:rPr>
          <w:rFonts w:ascii="Times New Roman" w:hAnsi="Times New Roman" w:cs="Times New Roman"/>
          <w:sz w:val="24"/>
          <w:szCs w:val="24"/>
        </w:rPr>
        <w:t>compar</w:t>
      </w:r>
      <w:r w:rsidR="00E314A0">
        <w:rPr>
          <w:rFonts w:ascii="Times New Roman" w:hAnsi="Times New Roman" w:cs="Times New Roman"/>
          <w:sz w:val="24"/>
          <w:szCs w:val="24"/>
        </w:rPr>
        <w:t xml:space="preserve">e </w:t>
      </w:r>
      <w:r w:rsidR="005270FD" w:rsidRPr="00E314A0">
        <w:rPr>
          <w:rFonts w:ascii="Times New Roman" w:hAnsi="Times New Roman" w:cs="Times New Roman"/>
          <w:sz w:val="24"/>
          <w:szCs w:val="24"/>
        </w:rPr>
        <w:t xml:space="preserve">anatomy. </w:t>
      </w:r>
      <w:r w:rsidR="009365C7">
        <w:rPr>
          <w:rFonts w:ascii="Times New Roman" w:hAnsi="Times New Roman" w:cs="Times New Roman"/>
          <w:sz w:val="24"/>
          <w:szCs w:val="24"/>
        </w:rPr>
        <w:t>T</w:t>
      </w:r>
      <w:r w:rsidR="009365C7" w:rsidRPr="00E314A0">
        <w:rPr>
          <w:rFonts w:ascii="Times New Roman" w:hAnsi="Times New Roman" w:cs="Times New Roman"/>
          <w:sz w:val="24"/>
          <w:szCs w:val="24"/>
        </w:rPr>
        <w:t>h</w:t>
      </w:r>
      <w:r w:rsidR="009365C7">
        <w:rPr>
          <w:rFonts w:ascii="Times New Roman" w:hAnsi="Times New Roman" w:cs="Times New Roman"/>
          <w:sz w:val="24"/>
          <w:szCs w:val="24"/>
        </w:rPr>
        <w:t>e</w:t>
      </w:r>
      <w:r w:rsidR="009365C7" w:rsidRPr="00E314A0">
        <w:rPr>
          <w:rFonts w:ascii="Times New Roman" w:hAnsi="Times New Roman" w:cs="Times New Roman"/>
          <w:sz w:val="24"/>
          <w:szCs w:val="24"/>
        </w:rPr>
        <w:t xml:space="preserve"> trove from the 333 site gave the field </w:t>
      </w:r>
      <w:r w:rsidR="00983BEE">
        <w:rPr>
          <w:rFonts w:ascii="Times New Roman" w:hAnsi="Times New Roman" w:cs="Times New Roman"/>
          <w:sz w:val="24"/>
          <w:szCs w:val="24"/>
        </w:rPr>
        <w:t xml:space="preserve">of paleoanthropology </w:t>
      </w:r>
      <w:r w:rsidR="009365C7" w:rsidRPr="00E314A0">
        <w:rPr>
          <w:rFonts w:ascii="Times New Roman" w:hAnsi="Times New Roman" w:cs="Times New Roman"/>
          <w:sz w:val="24"/>
          <w:szCs w:val="24"/>
        </w:rPr>
        <w:t>more new fossils than ever before.</w:t>
      </w:r>
      <w:r w:rsidR="009365C7">
        <w:rPr>
          <w:rFonts w:ascii="Times New Roman" w:hAnsi="Times New Roman" w:cs="Times New Roman"/>
          <w:sz w:val="24"/>
          <w:szCs w:val="24"/>
        </w:rPr>
        <w:t xml:space="preserve"> </w:t>
      </w:r>
      <w:r w:rsidR="005270FD" w:rsidRPr="00E314A0">
        <w:rPr>
          <w:rFonts w:ascii="Times New Roman" w:hAnsi="Times New Roman" w:cs="Times New Roman"/>
          <w:sz w:val="24"/>
          <w:szCs w:val="24"/>
        </w:rPr>
        <w:t xml:space="preserve">All the fossils were eventually determined to be of the "Lucy" species, </w:t>
      </w:r>
      <w:r w:rsidR="005270FD" w:rsidRPr="00E314A0">
        <w:rPr>
          <w:rFonts w:ascii="Times New Roman" w:hAnsi="Times New Roman" w:cs="Times New Roman"/>
          <w:i/>
          <w:iCs/>
          <w:sz w:val="24"/>
          <w:szCs w:val="24"/>
        </w:rPr>
        <w:t>Australopithecus afarensis</w:t>
      </w:r>
      <w:r w:rsidR="005270FD" w:rsidRPr="00E314A0">
        <w:rPr>
          <w:rFonts w:ascii="Times New Roman" w:hAnsi="Times New Roman" w:cs="Times New Roman"/>
          <w:sz w:val="24"/>
          <w:szCs w:val="24"/>
        </w:rPr>
        <w:t>, 3.2 million years old.</w:t>
      </w:r>
      <w:r>
        <w:rPr>
          <w:rFonts w:ascii="Times New Roman" w:hAnsi="Times New Roman" w:cs="Times New Roman"/>
          <w:sz w:val="24"/>
          <w:szCs w:val="24"/>
        </w:rPr>
        <w:t xml:space="preserve"> </w:t>
      </w:r>
      <w:r w:rsidR="005270FD" w:rsidRPr="00E314A0">
        <w:rPr>
          <w:rFonts w:ascii="Times New Roman" w:hAnsi="Times New Roman" w:cs="Times New Roman"/>
          <w:sz w:val="24"/>
          <w:szCs w:val="24"/>
        </w:rPr>
        <w:t>P</w:t>
      </w:r>
      <w:r w:rsidR="00A535E9" w:rsidRPr="00E314A0">
        <w:rPr>
          <w:rFonts w:ascii="Times New Roman" w:hAnsi="Times New Roman" w:cs="Times New Roman"/>
          <w:sz w:val="24"/>
          <w:szCs w:val="24"/>
        </w:rPr>
        <w:t>hoto ©</w:t>
      </w:r>
      <w:r w:rsidR="005270FD" w:rsidRPr="00E314A0">
        <w:rPr>
          <w:rFonts w:ascii="Times New Roman" w:hAnsi="Times New Roman" w:cs="Times New Roman"/>
          <w:sz w:val="24"/>
          <w:szCs w:val="24"/>
        </w:rPr>
        <w:t xml:space="preserve"> 1976 David L. Brill, humanoriginsphotos.com</w:t>
      </w:r>
      <w:r w:rsidR="00A535E9" w:rsidRPr="00E314A0">
        <w:rPr>
          <w:rFonts w:ascii="Times New Roman" w:hAnsi="Times New Roman" w:cs="Times New Roman"/>
          <w:sz w:val="24"/>
          <w:szCs w:val="24"/>
        </w:rPr>
        <w:t>. ID: 1976-0323-18</w:t>
      </w:r>
      <w:r w:rsidR="00B7410C">
        <w:rPr>
          <w:rFonts w:ascii="Times New Roman" w:hAnsi="Times New Roman" w:cs="Times New Roman"/>
          <w:sz w:val="24"/>
          <w:szCs w:val="24"/>
        </w:rPr>
        <w:t>p</w:t>
      </w:r>
      <w:r w:rsidR="00365F61">
        <w:rPr>
          <w:rFonts w:ascii="Times New Roman" w:hAnsi="Times New Roman" w:cs="Times New Roman"/>
          <w:sz w:val="24"/>
          <w:szCs w:val="24"/>
        </w:rPr>
        <w:t xml:space="preserve"> </w:t>
      </w:r>
    </w:p>
    <w:p w14:paraId="7529AD67" w14:textId="557DA4DD" w:rsidR="00DE75D2" w:rsidRDefault="007C1DCA" w:rsidP="00DE75D2">
      <w:pPr>
        <w:pStyle w:val="BodyText"/>
        <w:spacing w:line="225" w:lineRule="auto"/>
        <w:ind w:left="720" w:right="-270"/>
        <w:rPr>
          <w:rFonts w:ascii="Times New Roman" w:hAnsi="Times New Roman" w:cs="Times New Roman"/>
          <w:color w:val="1A1A1A"/>
          <w:sz w:val="20"/>
          <w:szCs w:val="20"/>
          <w:shd w:val="clear" w:color="auto" w:fill="FFFFFF"/>
        </w:rPr>
      </w:pPr>
      <w:r>
        <w:rPr>
          <w:rFonts w:ascii="Times New Roman" w:hAnsi="Times New Roman" w:cs="Times New Roman"/>
          <w:color w:val="1A1A1A"/>
          <w:sz w:val="24"/>
          <w:szCs w:val="24"/>
          <w:shd w:val="clear" w:color="auto" w:fill="FFFFFF"/>
        </w:rPr>
        <w:t xml:space="preserve"> </w:t>
      </w:r>
    </w:p>
    <w:p w14:paraId="5AEE4D57" w14:textId="706B9BF2" w:rsidR="00DE75D2" w:rsidRDefault="00DE75D2" w:rsidP="00DE75D2">
      <w:pPr>
        <w:ind w:left="720"/>
        <w:rPr>
          <w:rFonts w:ascii="Times New Roman" w:hAnsi="Times New Roman" w:cs="Times New Roman"/>
          <w:sz w:val="24"/>
          <w:szCs w:val="24"/>
        </w:rPr>
      </w:pPr>
      <w:r>
        <w:rPr>
          <w:rFonts w:ascii="Times New Roman" w:hAnsi="Times New Roman" w:cs="Times New Roman"/>
          <w:color w:val="231F20"/>
          <w:sz w:val="24"/>
          <w:szCs w:val="24"/>
        </w:rPr>
        <w:t>Lucy’s</w:t>
      </w:r>
      <w:r w:rsidRPr="00824CB3">
        <w:rPr>
          <w:rFonts w:ascii="Times New Roman" w:hAnsi="Times New Roman" w:cs="Times New Roman"/>
          <w:sz w:val="24"/>
          <w:szCs w:val="24"/>
        </w:rPr>
        <w:t xml:space="preserve"> bones constitute some 40% of a single skeleton. Detailed study of her bones, especially her teeth, indicate she was an adult when she died, probably at </w:t>
      </w:r>
      <w:r>
        <w:rPr>
          <w:rFonts w:ascii="Times New Roman" w:hAnsi="Times New Roman" w:cs="Times New Roman"/>
          <w:sz w:val="24"/>
          <w:szCs w:val="24"/>
        </w:rPr>
        <w:t>or</w:t>
      </w:r>
      <w:r w:rsidRPr="00824CB3">
        <w:rPr>
          <w:rFonts w:ascii="Times New Roman" w:hAnsi="Times New Roman" w:cs="Times New Roman"/>
          <w:sz w:val="24"/>
          <w:szCs w:val="24"/>
        </w:rPr>
        <w:t xml:space="preserve"> around</w:t>
      </w:r>
      <w:r>
        <w:rPr>
          <w:rFonts w:ascii="Times New Roman" w:hAnsi="Times New Roman" w:cs="Times New Roman"/>
          <w:sz w:val="24"/>
          <w:szCs w:val="24"/>
        </w:rPr>
        <w:t xml:space="preserve"> age</w:t>
      </w:r>
      <w:r w:rsidRPr="00824CB3">
        <w:rPr>
          <w:rFonts w:ascii="Times New Roman" w:hAnsi="Times New Roman" w:cs="Times New Roman"/>
          <w:sz w:val="24"/>
          <w:szCs w:val="24"/>
        </w:rPr>
        <w:t xml:space="preserve"> 12 or 13 (australopithecines matured more quickly than modern humans)</w:t>
      </w:r>
      <w:r>
        <w:rPr>
          <w:rFonts w:ascii="Times New Roman" w:hAnsi="Times New Roman" w:cs="Times New Roman"/>
          <w:sz w:val="24"/>
          <w:szCs w:val="24"/>
        </w:rPr>
        <w:t>.</w:t>
      </w:r>
      <w:r w:rsidRPr="00824CB3">
        <w:rPr>
          <w:rFonts w:ascii="Times New Roman" w:hAnsi="Times New Roman" w:cs="Times New Roman"/>
          <w:sz w:val="24"/>
          <w:szCs w:val="24"/>
        </w:rPr>
        <w:t xml:space="preserve"> Hadar has yielded </w:t>
      </w:r>
      <w:r>
        <w:rPr>
          <w:rFonts w:ascii="Times New Roman" w:hAnsi="Times New Roman" w:cs="Times New Roman"/>
          <w:sz w:val="24"/>
          <w:szCs w:val="24"/>
        </w:rPr>
        <w:t>fossils from over 400 individuals</w:t>
      </w:r>
      <w:r w:rsidRPr="00824CB3">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Pr="00824CB3">
        <w:rPr>
          <w:rFonts w:ascii="Times New Roman" w:hAnsi="Times New Roman" w:cs="Times New Roman"/>
          <w:sz w:val="24"/>
          <w:szCs w:val="24"/>
        </w:rPr>
        <w:t>Lucy species, including nearly every bone in the human body</w:t>
      </w:r>
      <w:r>
        <w:rPr>
          <w:rFonts w:ascii="Times New Roman" w:hAnsi="Times New Roman" w:cs="Times New Roman"/>
          <w:sz w:val="24"/>
          <w:szCs w:val="24"/>
        </w:rPr>
        <w:t xml:space="preserve"> and t</w:t>
      </w:r>
      <w:r w:rsidRPr="00824CB3">
        <w:rPr>
          <w:rFonts w:ascii="Times New Roman" w:hAnsi="Times New Roman" w:cs="Times New Roman"/>
          <w:sz w:val="24"/>
          <w:szCs w:val="24"/>
        </w:rPr>
        <w:t xml:space="preserve">he recovery of some 200 bone fragments </w:t>
      </w:r>
      <w:r w:rsidRPr="00E90758">
        <w:rPr>
          <w:rFonts w:ascii="Times New Roman" w:hAnsi="Times New Roman" w:cs="Times New Roman"/>
          <w:i/>
          <w:iCs/>
          <w:sz w:val="24"/>
          <w:szCs w:val="24"/>
        </w:rPr>
        <w:t xml:space="preserve">from </w:t>
      </w:r>
      <w:r w:rsidR="00E30910">
        <w:rPr>
          <w:rFonts w:ascii="Times New Roman" w:hAnsi="Times New Roman" w:cs="Times New Roman"/>
          <w:i/>
          <w:iCs/>
          <w:sz w:val="24"/>
          <w:szCs w:val="24"/>
        </w:rPr>
        <w:t>the</w:t>
      </w:r>
      <w:r w:rsidRPr="00E90758">
        <w:rPr>
          <w:rFonts w:ascii="Times New Roman" w:hAnsi="Times New Roman" w:cs="Times New Roman"/>
          <w:i/>
          <w:iCs/>
          <w:sz w:val="24"/>
          <w:szCs w:val="24"/>
        </w:rPr>
        <w:t xml:space="preserve"> single locality</w:t>
      </w:r>
      <w:r>
        <w:rPr>
          <w:rFonts w:ascii="Times New Roman" w:hAnsi="Times New Roman" w:cs="Times New Roman"/>
          <w:sz w:val="24"/>
          <w:szCs w:val="24"/>
        </w:rPr>
        <w:t xml:space="preserve"> called</w:t>
      </w:r>
      <w:r w:rsidRPr="00824CB3">
        <w:rPr>
          <w:rFonts w:ascii="Times New Roman" w:hAnsi="Times New Roman" w:cs="Times New Roman"/>
          <w:sz w:val="24"/>
          <w:szCs w:val="24"/>
        </w:rPr>
        <w:t xml:space="preserve"> </w:t>
      </w:r>
      <w:r>
        <w:rPr>
          <w:rFonts w:ascii="Times New Roman" w:hAnsi="Times New Roman" w:cs="Times New Roman"/>
          <w:sz w:val="24"/>
          <w:szCs w:val="24"/>
        </w:rPr>
        <w:t>t</w:t>
      </w:r>
      <w:r w:rsidRPr="00824CB3">
        <w:rPr>
          <w:rFonts w:ascii="Times New Roman" w:hAnsi="Times New Roman" w:cs="Times New Roman"/>
          <w:sz w:val="24"/>
          <w:szCs w:val="24"/>
        </w:rPr>
        <w:t>he First Family site</w:t>
      </w:r>
      <w:r w:rsidR="00D91D01">
        <w:rPr>
          <w:rFonts w:ascii="Times New Roman" w:hAnsi="Times New Roman" w:cs="Times New Roman"/>
          <w:sz w:val="24"/>
          <w:szCs w:val="24"/>
        </w:rPr>
        <w:t>. They</w:t>
      </w:r>
      <w:r w:rsidRPr="00824CB3">
        <w:rPr>
          <w:rFonts w:ascii="Times New Roman" w:hAnsi="Times New Roman" w:cs="Times New Roman"/>
          <w:sz w:val="24"/>
          <w:szCs w:val="24"/>
        </w:rPr>
        <w:t xml:space="preserve"> represent adult males, females and even babies</w:t>
      </w:r>
      <w:r w:rsidR="00D91D01">
        <w:rPr>
          <w:rFonts w:ascii="Times New Roman" w:hAnsi="Times New Roman" w:cs="Times New Roman"/>
          <w:sz w:val="24"/>
          <w:szCs w:val="24"/>
        </w:rPr>
        <w:t xml:space="preserve"> of a</w:t>
      </w:r>
      <w:r w:rsidRPr="00824CB3">
        <w:rPr>
          <w:rFonts w:ascii="Times New Roman" w:hAnsi="Times New Roman" w:cs="Times New Roman"/>
          <w:sz w:val="24"/>
          <w:szCs w:val="24"/>
        </w:rPr>
        <w:t xml:space="preserve"> species </w:t>
      </w:r>
      <w:r w:rsidR="00D91D01">
        <w:rPr>
          <w:rFonts w:ascii="Times New Roman" w:hAnsi="Times New Roman" w:cs="Times New Roman"/>
          <w:sz w:val="24"/>
          <w:szCs w:val="24"/>
        </w:rPr>
        <w:t xml:space="preserve">that </w:t>
      </w:r>
      <w:r w:rsidRPr="00824CB3">
        <w:rPr>
          <w:rFonts w:ascii="Times New Roman" w:hAnsi="Times New Roman" w:cs="Times New Roman"/>
          <w:sz w:val="24"/>
          <w:szCs w:val="24"/>
        </w:rPr>
        <w:t>lived between 3.8 and 3 million-years-ago</w:t>
      </w:r>
      <w:r w:rsidR="00D91D01">
        <w:rPr>
          <w:rFonts w:ascii="Times New Roman" w:hAnsi="Times New Roman" w:cs="Times New Roman"/>
          <w:sz w:val="24"/>
          <w:szCs w:val="24"/>
        </w:rPr>
        <w:t>.</w:t>
      </w:r>
      <w:r w:rsidRPr="00824CB3">
        <w:rPr>
          <w:rFonts w:ascii="Times New Roman" w:hAnsi="Times New Roman" w:cs="Times New Roman"/>
          <w:sz w:val="24"/>
          <w:szCs w:val="24"/>
        </w:rPr>
        <w:t xml:space="preserve"> </w:t>
      </w:r>
      <w:r w:rsidR="00D91D01">
        <w:rPr>
          <w:rFonts w:ascii="Times New Roman" w:hAnsi="Times New Roman" w:cs="Times New Roman"/>
          <w:sz w:val="24"/>
          <w:szCs w:val="24"/>
        </w:rPr>
        <w:t>F</w:t>
      </w:r>
      <w:r w:rsidRPr="00824CB3">
        <w:rPr>
          <w:rFonts w:ascii="Times New Roman" w:hAnsi="Times New Roman" w:cs="Times New Roman"/>
          <w:sz w:val="24"/>
          <w:szCs w:val="24"/>
        </w:rPr>
        <w:t xml:space="preserve">ossils belonging to this species have been found in </w:t>
      </w:r>
      <w:r>
        <w:rPr>
          <w:rFonts w:ascii="Times New Roman" w:hAnsi="Times New Roman" w:cs="Times New Roman"/>
          <w:sz w:val="24"/>
          <w:szCs w:val="24"/>
        </w:rPr>
        <w:t xml:space="preserve">Kenya, Chad, and </w:t>
      </w:r>
      <w:r w:rsidRPr="00824CB3">
        <w:rPr>
          <w:rFonts w:ascii="Times New Roman" w:hAnsi="Times New Roman" w:cs="Times New Roman"/>
          <w:sz w:val="24"/>
          <w:szCs w:val="24"/>
        </w:rPr>
        <w:t xml:space="preserve">Tanzania where fossil footprints 3.7 million-years-old were found in a volcanic ash layer. </w:t>
      </w:r>
      <w:r>
        <w:rPr>
          <w:rFonts w:ascii="Times New Roman" w:hAnsi="Times New Roman" w:cs="Times New Roman"/>
          <w:sz w:val="24"/>
          <w:szCs w:val="24"/>
        </w:rPr>
        <w:t xml:space="preserve">The </w:t>
      </w:r>
      <w:r w:rsidRPr="00824CB3">
        <w:rPr>
          <w:rFonts w:ascii="Times New Roman" w:hAnsi="Times New Roman" w:cs="Times New Roman"/>
          <w:sz w:val="24"/>
          <w:szCs w:val="24"/>
        </w:rPr>
        <w:t xml:space="preserve">Lucy species is widely accepted as the common ancestor to our own genus </w:t>
      </w:r>
      <w:r w:rsidRPr="00824CB3">
        <w:rPr>
          <w:rFonts w:ascii="Times New Roman" w:hAnsi="Times New Roman" w:cs="Times New Roman"/>
          <w:i/>
          <w:iCs/>
          <w:sz w:val="24"/>
          <w:szCs w:val="24"/>
        </w:rPr>
        <w:t>Homo</w:t>
      </w:r>
      <w:r w:rsidRPr="00824CB3">
        <w:rPr>
          <w:rFonts w:ascii="Times New Roman" w:hAnsi="Times New Roman" w:cs="Times New Roman"/>
          <w:sz w:val="24"/>
          <w:szCs w:val="24"/>
        </w:rPr>
        <w:t xml:space="preserve">, and </w:t>
      </w:r>
      <w:r>
        <w:rPr>
          <w:rFonts w:ascii="Times New Roman" w:hAnsi="Times New Roman" w:cs="Times New Roman"/>
          <w:sz w:val="24"/>
          <w:szCs w:val="24"/>
        </w:rPr>
        <w:t>as</w:t>
      </w:r>
      <w:r w:rsidRPr="00824CB3">
        <w:rPr>
          <w:rFonts w:ascii="Times New Roman" w:hAnsi="Times New Roman" w:cs="Times New Roman"/>
          <w:sz w:val="24"/>
          <w:szCs w:val="24"/>
        </w:rPr>
        <w:t xml:space="preserve"> a variety of australopithecines that went extinct. </w:t>
      </w:r>
      <w:r>
        <w:rPr>
          <w:rFonts w:ascii="Times New Roman" w:hAnsi="Times New Roman" w:cs="Times New Roman"/>
          <w:sz w:val="24"/>
          <w:szCs w:val="24"/>
        </w:rPr>
        <w:t>(Johanson, Personal Communication, April 2021)</w:t>
      </w:r>
    </w:p>
    <w:p w14:paraId="0319E571" w14:textId="77777777" w:rsidR="00DE75D2" w:rsidRDefault="00DE75D2" w:rsidP="00DE75D2">
      <w:pPr>
        <w:rPr>
          <w:rFonts w:ascii="Times New Roman" w:hAnsi="Times New Roman" w:cs="Times New Roman"/>
          <w:b/>
          <w:bCs/>
          <w:iCs/>
          <w:sz w:val="24"/>
          <w:szCs w:val="24"/>
        </w:rPr>
      </w:pPr>
      <w:r>
        <w:rPr>
          <w:rFonts w:ascii="Times New Roman" w:hAnsi="Times New Roman" w:cs="Times New Roman"/>
          <w:b/>
          <w:bCs/>
          <w:iCs/>
          <w:sz w:val="24"/>
          <w:szCs w:val="24"/>
        </w:rPr>
        <w:tab/>
      </w:r>
    </w:p>
    <w:p w14:paraId="1383C392" w14:textId="77777777" w:rsidR="00DE75D2" w:rsidRDefault="00DE75D2" w:rsidP="00DE75D2">
      <w:pPr>
        <w:rPr>
          <w:rFonts w:ascii="Times New Roman" w:hAnsi="Times New Roman" w:cs="Times New Roman"/>
          <w:b/>
          <w:bCs/>
          <w:iCs/>
          <w:sz w:val="24"/>
          <w:szCs w:val="24"/>
        </w:rPr>
      </w:pPr>
      <w:r>
        <w:rPr>
          <w:rFonts w:ascii="Times New Roman" w:hAnsi="Times New Roman" w:cs="Times New Roman"/>
          <w:b/>
          <w:bCs/>
          <w:iCs/>
          <w:sz w:val="24"/>
          <w:szCs w:val="24"/>
        </w:rPr>
        <w:t>Johanson/White Collaboration: 1975-1979</w:t>
      </w:r>
    </w:p>
    <w:p w14:paraId="40F26F44" w14:textId="77777777" w:rsidR="00DE75D2" w:rsidRPr="008975AD" w:rsidRDefault="00DE75D2" w:rsidP="00DE75D2">
      <w:pPr>
        <w:rPr>
          <w:rFonts w:ascii="Times New Roman" w:hAnsi="Times New Roman" w:cs="Times New Roman"/>
          <w:b/>
          <w:bCs/>
          <w:iCs/>
          <w:sz w:val="24"/>
          <w:szCs w:val="24"/>
        </w:rPr>
      </w:pPr>
    </w:p>
    <w:p w14:paraId="2FA3492A" w14:textId="7324BC11" w:rsidR="00DE75D2" w:rsidRDefault="00DE75D2" w:rsidP="00DE75D2">
      <w:pPr>
        <w:rPr>
          <w:rFonts w:ascii="Times New Roman" w:hAnsi="Times New Roman" w:cs="Times New Roman"/>
          <w:iCs/>
          <w:sz w:val="24"/>
          <w:szCs w:val="24"/>
        </w:rPr>
      </w:pPr>
      <w:r>
        <w:rPr>
          <w:rFonts w:ascii="Times New Roman" w:hAnsi="Times New Roman" w:cs="Times New Roman"/>
          <w:iCs/>
          <w:sz w:val="24"/>
          <w:szCs w:val="24"/>
        </w:rPr>
        <w:t xml:space="preserve">Johanson returned from </w:t>
      </w:r>
      <w:r w:rsidR="00EE0BC6">
        <w:rPr>
          <w:rFonts w:ascii="Times New Roman" w:hAnsi="Times New Roman" w:cs="Times New Roman"/>
          <w:iCs/>
          <w:sz w:val="24"/>
          <w:szCs w:val="24"/>
        </w:rPr>
        <w:t>the</w:t>
      </w:r>
      <w:r>
        <w:rPr>
          <w:rFonts w:ascii="Times New Roman" w:hAnsi="Times New Roman" w:cs="Times New Roman"/>
          <w:iCs/>
          <w:sz w:val="24"/>
          <w:szCs w:val="24"/>
        </w:rPr>
        <w:t xml:space="preserve"> 1975 expedition under pressure to publish about his torrent of new fossils. But first they had to be organized, assessed, and described in writing to explain how all the material fit together. (</w:t>
      </w:r>
      <w:r w:rsidR="00EF03EF">
        <w:rPr>
          <w:rFonts w:ascii="Times New Roman" w:hAnsi="Times New Roman" w:cs="Times New Roman"/>
          <w:iCs/>
          <w:sz w:val="24"/>
          <w:szCs w:val="24"/>
        </w:rPr>
        <w:t xml:space="preserve">18, </w:t>
      </w:r>
      <w:r>
        <w:rPr>
          <w:rFonts w:ascii="Times New Roman" w:hAnsi="Times New Roman" w:cs="Times New Roman"/>
          <w:iCs/>
          <w:sz w:val="24"/>
          <w:szCs w:val="24"/>
        </w:rPr>
        <w:t>pp. 220-223) The over 350 plus separate fossil pieces were enough to evaluate as a population. (</w:t>
      </w:r>
      <w:r w:rsidR="00EF03EF">
        <w:rPr>
          <w:rFonts w:ascii="Times New Roman" w:hAnsi="Times New Roman" w:cs="Times New Roman"/>
          <w:iCs/>
          <w:sz w:val="24"/>
          <w:szCs w:val="24"/>
        </w:rPr>
        <w:t xml:space="preserve">18, </w:t>
      </w:r>
      <w:r>
        <w:rPr>
          <w:rFonts w:ascii="Times New Roman" w:hAnsi="Times New Roman" w:cs="Times New Roman"/>
          <w:iCs/>
          <w:sz w:val="24"/>
          <w:szCs w:val="24"/>
        </w:rPr>
        <w:t xml:space="preserve">p.236) Johanson says, Tim White “is a supersharp paleontologist. I finally decided that I could not proceed without him, that the risk of getting mixed up on the fossils was greater than the risk of annoying the Leakeys by associating with Tim.” </w:t>
      </w:r>
      <w:r w:rsidRPr="001329FE">
        <w:rPr>
          <w:rFonts w:ascii="Times New Roman" w:hAnsi="Times New Roman" w:cs="Times New Roman"/>
          <w:iCs/>
          <w:sz w:val="24"/>
          <w:szCs w:val="24"/>
        </w:rPr>
        <w:t>(</w:t>
      </w:r>
      <w:r>
        <w:rPr>
          <w:rFonts w:ascii="Times New Roman" w:hAnsi="Times New Roman" w:cs="Times New Roman"/>
          <w:iCs/>
          <w:sz w:val="24"/>
          <w:szCs w:val="24"/>
        </w:rPr>
        <w:t>18</w:t>
      </w:r>
      <w:r w:rsidRPr="001329FE">
        <w:rPr>
          <w:rFonts w:ascii="Times New Roman" w:hAnsi="Times New Roman" w:cs="Times New Roman"/>
          <w:iCs/>
          <w:sz w:val="24"/>
          <w:szCs w:val="24"/>
        </w:rPr>
        <w:t>, p. 252)</w:t>
      </w:r>
      <w:r>
        <w:rPr>
          <w:rFonts w:ascii="Times New Roman" w:hAnsi="Times New Roman" w:cs="Times New Roman"/>
          <w:iCs/>
          <w:sz w:val="24"/>
          <w:szCs w:val="24"/>
        </w:rPr>
        <w:t xml:space="preserve"> Tim</w:t>
      </w:r>
      <w:r w:rsidR="003374A3">
        <w:rPr>
          <w:rFonts w:ascii="Times New Roman" w:hAnsi="Times New Roman" w:cs="Times New Roman"/>
          <w:iCs/>
          <w:sz w:val="24"/>
          <w:szCs w:val="24"/>
        </w:rPr>
        <w:t xml:space="preserve"> had</w:t>
      </w:r>
      <w:r>
        <w:rPr>
          <w:rFonts w:ascii="Times New Roman" w:hAnsi="Times New Roman" w:cs="Times New Roman"/>
          <w:iCs/>
          <w:sz w:val="24"/>
          <w:szCs w:val="24"/>
        </w:rPr>
        <w:t xml:space="preserve"> </w:t>
      </w:r>
      <w:r w:rsidRPr="00614922">
        <w:rPr>
          <w:rFonts w:ascii="Times New Roman" w:eastAsia="Times New Roman" w:hAnsi="Times New Roman" w:cs="Times New Roman"/>
          <w:color w:val="000000"/>
          <w:sz w:val="24"/>
          <w:szCs w:val="24"/>
        </w:rPr>
        <w:t xml:space="preserve">pointed out </w:t>
      </w:r>
      <w:r w:rsidR="003374A3">
        <w:rPr>
          <w:rFonts w:ascii="Times New Roman" w:eastAsia="Times New Roman" w:hAnsi="Times New Roman" w:cs="Times New Roman"/>
          <w:color w:val="000000"/>
          <w:sz w:val="24"/>
          <w:szCs w:val="24"/>
        </w:rPr>
        <w:t xml:space="preserve">the </w:t>
      </w:r>
      <w:r w:rsidRPr="00614922">
        <w:rPr>
          <w:rFonts w:ascii="Times New Roman" w:eastAsia="Times New Roman" w:hAnsi="Times New Roman" w:cs="Times New Roman"/>
          <w:color w:val="000000"/>
          <w:sz w:val="24"/>
          <w:szCs w:val="24"/>
        </w:rPr>
        <w:t xml:space="preserve">obvious errors in the Leakey’s dating column. To the detriment of the field, the Leakeys </w:t>
      </w:r>
      <w:ins w:id="26" w:author="Ann Lewin-Benham" w:date="2021-12-06T22:30:00Z">
        <w:r w:rsidR="002D3199">
          <w:rPr>
            <w:rFonts w:ascii="Times New Roman" w:eastAsia="Times New Roman" w:hAnsi="Times New Roman" w:cs="Times New Roman"/>
            <w:color w:val="000000"/>
            <w:sz w:val="24"/>
            <w:szCs w:val="24"/>
          </w:rPr>
          <w:t xml:space="preserve">had </w:t>
        </w:r>
      </w:ins>
      <w:del w:id="27" w:author="Ann Lewin-Benham" w:date="2021-12-06T22:32:00Z">
        <w:r w:rsidRPr="00614922" w:rsidDel="004A281E">
          <w:rPr>
            <w:rFonts w:ascii="Times New Roman" w:eastAsia="Times New Roman" w:hAnsi="Times New Roman" w:cs="Times New Roman"/>
            <w:color w:val="000000"/>
            <w:sz w:val="24"/>
            <w:szCs w:val="24"/>
          </w:rPr>
          <w:delText>r</w:delText>
        </w:r>
      </w:del>
      <w:del w:id="28" w:author="Ann Lewin-Benham" w:date="2021-12-07T14:45:00Z">
        <w:r w:rsidRPr="00614922" w:rsidDel="002930ED">
          <w:rPr>
            <w:rFonts w:ascii="Times New Roman" w:eastAsia="Times New Roman" w:hAnsi="Times New Roman" w:cs="Times New Roman"/>
            <w:color w:val="000000"/>
            <w:sz w:val="24"/>
            <w:szCs w:val="24"/>
          </w:rPr>
          <w:delText>esisted</w:delText>
        </w:r>
      </w:del>
      <w:ins w:id="29" w:author="Ann Lewin-Benham" w:date="2021-12-07T14:45:00Z">
        <w:r w:rsidR="002930ED" w:rsidRPr="00614922">
          <w:rPr>
            <w:rFonts w:ascii="Times New Roman" w:eastAsia="Times New Roman" w:hAnsi="Times New Roman" w:cs="Times New Roman"/>
            <w:color w:val="000000"/>
            <w:sz w:val="24"/>
            <w:szCs w:val="24"/>
          </w:rPr>
          <w:t>resisted</w:t>
        </w:r>
      </w:ins>
      <w:r w:rsidRPr="00614922">
        <w:rPr>
          <w:rFonts w:ascii="Times New Roman" w:eastAsia="Times New Roman" w:hAnsi="Times New Roman" w:cs="Times New Roman"/>
          <w:color w:val="000000"/>
          <w:sz w:val="24"/>
          <w:szCs w:val="24"/>
        </w:rPr>
        <w:t xml:space="preserve"> making the</w:t>
      </w:r>
      <w:r w:rsidR="003374A3">
        <w:rPr>
          <w:rFonts w:ascii="Times New Roman" w:eastAsia="Times New Roman" w:hAnsi="Times New Roman" w:cs="Times New Roman"/>
          <w:color w:val="000000"/>
          <w:sz w:val="24"/>
          <w:szCs w:val="24"/>
        </w:rPr>
        <w:t xml:space="preserve"> timely</w:t>
      </w:r>
      <w:r w:rsidRPr="00614922">
        <w:rPr>
          <w:rFonts w:ascii="Times New Roman" w:eastAsia="Times New Roman" w:hAnsi="Times New Roman" w:cs="Times New Roman"/>
          <w:color w:val="000000"/>
          <w:sz w:val="24"/>
          <w:szCs w:val="24"/>
        </w:rPr>
        <w:t xml:space="preserve"> correcti</w:t>
      </w:r>
      <w:r>
        <w:rPr>
          <w:rFonts w:ascii="Times New Roman" w:eastAsia="Times New Roman" w:hAnsi="Times New Roman" w:cs="Times New Roman"/>
          <w:color w:val="000000"/>
          <w:sz w:val="24"/>
          <w:szCs w:val="24"/>
        </w:rPr>
        <w:t>ons</w:t>
      </w:r>
      <w:r w:rsidRPr="001329FE">
        <w:rPr>
          <w:rFonts w:ascii="Times New Roman" w:hAnsi="Times New Roman" w:cs="Times New Roman"/>
          <w:iCs/>
          <w:sz w:val="24"/>
          <w:szCs w:val="24"/>
        </w:rPr>
        <w:t xml:space="preserve">. </w:t>
      </w:r>
    </w:p>
    <w:p w14:paraId="02A765C5" w14:textId="77777777" w:rsidR="002B3655" w:rsidRDefault="002B3655" w:rsidP="002B3655">
      <w:pPr>
        <w:ind w:firstLine="720"/>
        <w:rPr>
          <w:rFonts w:ascii="Times New Roman" w:hAnsi="Times New Roman" w:cs="Times New Roman"/>
          <w:iCs/>
          <w:sz w:val="24"/>
          <w:szCs w:val="24"/>
        </w:rPr>
      </w:pPr>
      <w:r>
        <w:rPr>
          <w:rFonts w:ascii="Times New Roman" w:hAnsi="Times New Roman" w:cs="Times New Roman"/>
          <w:iCs/>
          <w:sz w:val="24"/>
          <w:szCs w:val="24"/>
        </w:rPr>
        <w:t>Together, Johanson and White considered three things for each fossil:</w:t>
      </w:r>
    </w:p>
    <w:p w14:paraId="6AF7F761" w14:textId="77777777" w:rsidR="002B3655" w:rsidRDefault="002B3655" w:rsidP="002B3655">
      <w:pPr>
        <w:rPr>
          <w:rFonts w:ascii="Times New Roman" w:hAnsi="Times New Roman" w:cs="Times New Roman"/>
          <w:iCs/>
          <w:sz w:val="24"/>
          <w:szCs w:val="24"/>
        </w:rPr>
      </w:pPr>
      <w:r>
        <w:rPr>
          <w:rFonts w:ascii="Times New Roman" w:hAnsi="Times New Roman" w:cs="Times New Roman"/>
          <w:iCs/>
          <w:sz w:val="24"/>
          <w:szCs w:val="24"/>
        </w:rPr>
        <w:tab/>
        <w:t>1) Was it different enough from something already known to be called “new?”</w:t>
      </w:r>
    </w:p>
    <w:p w14:paraId="45DA22A6" w14:textId="77777777" w:rsidR="002B3655" w:rsidRDefault="002B3655" w:rsidP="002B3655">
      <w:pPr>
        <w:rPr>
          <w:rFonts w:ascii="Times New Roman" w:hAnsi="Times New Roman" w:cs="Times New Roman"/>
          <w:iCs/>
          <w:sz w:val="24"/>
          <w:szCs w:val="24"/>
        </w:rPr>
      </w:pPr>
      <w:r>
        <w:rPr>
          <w:rFonts w:ascii="Times New Roman" w:hAnsi="Times New Roman" w:cs="Times New Roman"/>
          <w:iCs/>
          <w:sz w:val="24"/>
          <w:szCs w:val="24"/>
        </w:rPr>
        <w:tab/>
        <w:t>2) If it were new, how did it relate to other known material?</w:t>
      </w:r>
    </w:p>
    <w:p w14:paraId="5C702620" w14:textId="77777777" w:rsidR="002B3655" w:rsidRDefault="002B3655" w:rsidP="002B3655">
      <w:pPr>
        <w:rPr>
          <w:rFonts w:ascii="Times New Roman" w:hAnsi="Times New Roman" w:cs="Times New Roman"/>
          <w:iCs/>
          <w:sz w:val="24"/>
          <w:szCs w:val="24"/>
        </w:rPr>
      </w:pPr>
      <w:r>
        <w:rPr>
          <w:rFonts w:ascii="Times New Roman" w:hAnsi="Times New Roman" w:cs="Times New Roman"/>
          <w:iCs/>
          <w:sz w:val="24"/>
          <w:szCs w:val="24"/>
        </w:rPr>
        <w:tab/>
        <w:t xml:space="preserve">3) What should its name be? (18, p. 261) </w:t>
      </w:r>
    </w:p>
    <w:p w14:paraId="55738213" w14:textId="77777777" w:rsidR="002B3655" w:rsidRPr="000406A4" w:rsidRDefault="002B3655" w:rsidP="002B3655">
      <w:pPr>
        <w:jc w:val="center"/>
        <w:rPr>
          <w:rFonts w:ascii="Times New Roman" w:hAnsi="Times New Roman" w:cs="Times New Roman"/>
          <w:b/>
          <w:bCs/>
          <w:iCs/>
          <w:sz w:val="24"/>
          <w:szCs w:val="24"/>
        </w:rPr>
      </w:pPr>
    </w:p>
    <w:p w14:paraId="4B51F4AF" w14:textId="3F8545BC" w:rsidR="002B3655" w:rsidRDefault="002B3655" w:rsidP="002B3655">
      <w:pPr>
        <w:rPr>
          <w:rFonts w:ascii="Times New Roman" w:hAnsi="Times New Roman" w:cs="Times New Roman"/>
          <w:iCs/>
          <w:sz w:val="24"/>
          <w:szCs w:val="24"/>
        </w:rPr>
      </w:pPr>
      <w:r>
        <w:rPr>
          <w:rFonts w:ascii="Times New Roman" w:hAnsi="Times New Roman" w:cs="Times New Roman"/>
          <w:iCs/>
          <w:sz w:val="24"/>
          <w:szCs w:val="24"/>
        </w:rPr>
        <w:t>Summer</w:t>
      </w:r>
      <w:r w:rsidR="004D3B9A">
        <w:rPr>
          <w:rFonts w:ascii="Times New Roman" w:hAnsi="Times New Roman" w:cs="Times New Roman"/>
          <w:iCs/>
          <w:sz w:val="24"/>
          <w:szCs w:val="24"/>
        </w:rPr>
        <w:t xml:space="preserve"> </w:t>
      </w:r>
      <w:r>
        <w:rPr>
          <w:rFonts w:ascii="Times New Roman" w:hAnsi="Times New Roman" w:cs="Times New Roman"/>
          <w:iCs/>
          <w:sz w:val="24"/>
          <w:szCs w:val="24"/>
        </w:rPr>
        <w:t>would be a time of detailed analysis, much argument, late nights, and little sleep. At the end, Johanson and White were convinced they had answered Question 1: “(W)e were dealing with a new and distinct species of hominid.” By questions 2 and 3, Johanson says they were worn out! They would meet in December “to think about the name and the family tree.” (18, p. 278) “The hard part of the job—the fieldwork, the collection, the sorting out, the measuring, the comparing, and finally the conclusion was over.. . .If we were going to get into trouble, it would be over the easiest part: finding a name. Descriptions and suggested affinities never raise blood pressure the way names can.” (18, p.279)</w:t>
      </w:r>
    </w:p>
    <w:p w14:paraId="2BD56869" w14:textId="35134A34" w:rsidR="00042D04" w:rsidRDefault="00042D04" w:rsidP="002B3655">
      <w:pPr>
        <w:rPr>
          <w:rFonts w:ascii="Times New Roman" w:hAnsi="Times New Roman" w:cs="Times New Roman"/>
          <w:iCs/>
          <w:sz w:val="24"/>
          <w:szCs w:val="24"/>
        </w:rPr>
      </w:pPr>
    </w:p>
    <w:p w14:paraId="4012805C" w14:textId="0904ADDD" w:rsidR="00042D04" w:rsidRDefault="00042D04" w:rsidP="002B3655">
      <w:pPr>
        <w:rPr>
          <w:rFonts w:ascii="Times New Roman" w:hAnsi="Times New Roman" w:cs="Times New Roman"/>
          <w:iCs/>
          <w:sz w:val="24"/>
          <w:szCs w:val="24"/>
        </w:rPr>
      </w:pPr>
      <w:r>
        <w:rPr>
          <w:rFonts w:ascii="Times New Roman" w:hAnsi="Times New Roman" w:cs="Times New Roman"/>
          <w:iCs/>
          <w:sz w:val="24"/>
          <w:szCs w:val="24"/>
        </w:rPr>
        <w:t xml:space="preserve">At summer’s end, Donald Johanson and Tim White met for the first time (Fig. 15.16). </w:t>
      </w:r>
      <w:r>
        <w:rPr>
          <w:rFonts w:ascii="Times New Roman" w:hAnsi="Times New Roman" w:cs="Times New Roman"/>
          <w:sz w:val="24"/>
          <w:szCs w:val="24"/>
        </w:rPr>
        <w:t>Their</w:t>
      </w:r>
      <w:r w:rsidRPr="002B3655">
        <w:rPr>
          <w:rFonts w:ascii="Times New Roman" w:hAnsi="Times New Roman" w:cs="Times New Roman"/>
          <w:sz w:val="24"/>
          <w:szCs w:val="24"/>
        </w:rPr>
        <w:t xml:space="preserve"> research partnership eventually assigned "Lucy" and all the fossils from the 333 site to a new species, </w:t>
      </w:r>
      <w:r w:rsidRPr="002B3655">
        <w:rPr>
          <w:rFonts w:ascii="Times New Roman" w:hAnsi="Times New Roman" w:cs="Times New Roman"/>
          <w:i/>
          <w:iCs/>
          <w:sz w:val="24"/>
          <w:szCs w:val="24"/>
        </w:rPr>
        <w:t>Australopithecus afarensis</w:t>
      </w:r>
      <w:r w:rsidRPr="002B3655">
        <w:rPr>
          <w:rFonts w:ascii="Times New Roman" w:hAnsi="Times New Roman" w:cs="Times New Roman"/>
          <w:sz w:val="24"/>
          <w:szCs w:val="24"/>
        </w:rPr>
        <w:t>, dated to 3.2 million years old. It was White's detailed, anatomical point-by-point analysis that convinced Johanson to name the fossils a new species. The 333 site became known as the “First Family” site.</w:t>
      </w:r>
    </w:p>
    <w:p w14:paraId="263A9259" w14:textId="77777777" w:rsidR="00DE75D2" w:rsidRDefault="00DE75D2" w:rsidP="00DE75D2">
      <w:pPr>
        <w:rPr>
          <w:rFonts w:ascii="Times New Roman" w:hAnsi="Times New Roman" w:cs="Times New Roman"/>
          <w:iCs/>
          <w:sz w:val="24"/>
          <w:szCs w:val="24"/>
        </w:rPr>
      </w:pPr>
    </w:p>
    <w:p w14:paraId="300D1BC0" w14:textId="796CD0D5" w:rsidR="00DE75D2" w:rsidRDefault="00DE75D2" w:rsidP="00DE75D2">
      <w:pPr>
        <w:jc w:val="center"/>
        <w:rPr>
          <w:rFonts w:ascii="Times New Roman" w:hAnsi="Times New Roman" w:cs="Times New Roman"/>
          <w:b/>
          <w:bCs/>
          <w:iCs/>
          <w:sz w:val="24"/>
          <w:szCs w:val="24"/>
        </w:rPr>
      </w:pPr>
      <w:r>
        <w:rPr>
          <w:rFonts w:ascii="Times New Roman" w:hAnsi="Times New Roman" w:cs="Times New Roman"/>
          <w:b/>
          <w:bCs/>
          <w:iCs/>
          <w:sz w:val="24"/>
          <w:szCs w:val="24"/>
        </w:rPr>
        <w:t>Insert Figure 15.1</w:t>
      </w:r>
      <w:r w:rsidR="007D4DB6">
        <w:rPr>
          <w:rFonts w:ascii="Times New Roman" w:hAnsi="Times New Roman" w:cs="Times New Roman"/>
          <w:b/>
          <w:bCs/>
          <w:iCs/>
          <w:sz w:val="24"/>
          <w:szCs w:val="24"/>
        </w:rPr>
        <w:t>7</w:t>
      </w:r>
      <w:r>
        <w:rPr>
          <w:rFonts w:ascii="Times New Roman" w:hAnsi="Times New Roman" w:cs="Times New Roman"/>
          <w:b/>
          <w:bCs/>
          <w:iCs/>
          <w:sz w:val="24"/>
          <w:szCs w:val="24"/>
        </w:rPr>
        <w:t xml:space="preserve"> Johanson </w:t>
      </w:r>
      <w:r w:rsidR="00C76D5E">
        <w:rPr>
          <w:rFonts w:ascii="Times New Roman" w:hAnsi="Times New Roman" w:cs="Times New Roman"/>
          <w:b/>
          <w:bCs/>
          <w:iCs/>
          <w:sz w:val="24"/>
          <w:szCs w:val="24"/>
        </w:rPr>
        <w:t>Shares Finds</w:t>
      </w:r>
    </w:p>
    <w:p w14:paraId="0E682CCE" w14:textId="44AA01CA" w:rsidR="00FA7B6D" w:rsidRPr="00C13A4E" w:rsidRDefault="00146020" w:rsidP="00FA7B6D">
      <w:pPr>
        <w:rPr>
          <w:rFonts w:ascii="Times New Roman" w:hAnsi="Times New Roman" w:cs="Times New Roman"/>
          <w:b/>
          <w:bCs/>
          <w:sz w:val="24"/>
          <w:szCs w:val="24"/>
        </w:rPr>
      </w:pPr>
      <w:r>
        <w:rPr>
          <w:rFonts w:ascii="Times New Roman" w:hAnsi="Times New Roman" w:cs="Times New Roman"/>
          <w:sz w:val="24"/>
          <w:szCs w:val="24"/>
        </w:rPr>
        <w:t xml:space="preserve">Caption: </w:t>
      </w:r>
      <w:r w:rsidR="00FA7B6D">
        <w:rPr>
          <w:rFonts w:ascii="Times New Roman" w:hAnsi="Times New Roman" w:cs="Times New Roman"/>
          <w:sz w:val="24"/>
          <w:szCs w:val="24"/>
        </w:rPr>
        <w:t>Donald Johanson and (</w:t>
      </w:r>
      <w:r w:rsidR="00FA7B6D">
        <w:rPr>
          <w:rFonts w:ascii="Times New Roman" w:hAnsi="Times New Roman" w:cs="Times New Roman"/>
          <w:color w:val="FF0000"/>
          <w:sz w:val="24"/>
          <w:szCs w:val="24"/>
        </w:rPr>
        <w:t>Who is in background?)</w:t>
      </w:r>
      <w:r w:rsidR="00FA7B6D">
        <w:rPr>
          <w:rFonts w:ascii="Times New Roman" w:hAnsi="Times New Roman" w:cs="Times New Roman"/>
          <w:sz w:val="24"/>
          <w:szCs w:val="24"/>
        </w:rPr>
        <w:t xml:space="preserve">, </w:t>
      </w:r>
      <w:r w:rsidR="00FA7B6D" w:rsidRPr="002B3655">
        <w:rPr>
          <w:rFonts w:ascii="Times New Roman" w:hAnsi="Times New Roman" w:cs="Times New Roman"/>
          <w:iCs/>
          <w:sz w:val="24"/>
          <w:szCs w:val="24"/>
        </w:rPr>
        <w:t>a</w:t>
      </w:r>
      <w:r w:rsidR="00FA7B6D" w:rsidRPr="002B3655">
        <w:rPr>
          <w:rFonts w:ascii="Times New Roman" w:hAnsi="Times New Roman" w:cs="Times New Roman"/>
          <w:sz w:val="24"/>
          <w:szCs w:val="24"/>
        </w:rPr>
        <w:t>t the National Museums of Kenya</w:t>
      </w:r>
      <w:r w:rsidR="00FA7B6D">
        <w:rPr>
          <w:rFonts w:ascii="Times New Roman" w:hAnsi="Times New Roman" w:cs="Times New Roman"/>
          <w:sz w:val="24"/>
          <w:szCs w:val="24"/>
        </w:rPr>
        <w:t>,</w:t>
      </w:r>
      <w:r w:rsidR="00FA7B6D" w:rsidRPr="002B3655">
        <w:rPr>
          <w:rFonts w:ascii="Times New Roman" w:hAnsi="Times New Roman" w:cs="Times New Roman"/>
          <w:sz w:val="24"/>
          <w:szCs w:val="24"/>
        </w:rPr>
        <w:t xml:space="preserve"> giv</w:t>
      </w:r>
      <w:r w:rsidR="00FA7B6D">
        <w:rPr>
          <w:rFonts w:ascii="Times New Roman" w:hAnsi="Times New Roman" w:cs="Times New Roman"/>
          <w:sz w:val="24"/>
          <w:szCs w:val="24"/>
        </w:rPr>
        <w:t>e</w:t>
      </w:r>
      <w:r w:rsidR="00FA7B6D" w:rsidRPr="002B3655">
        <w:rPr>
          <w:rFonts w:ascii="Times New Roman" w:hAnsi="Times New Roman" w:cs="Times New Roman"/>
          <w:sz w:val="24"/>
          <w:szCs w:val="24"/>
        </w:rPr>
        <w:t xml:space="preserve"> fellow researchers their first look at his new fossil finds. </w:t>
      </w:r>
      <w:r w:rsidR="00FA7B6D">
        <w:rPr>
          <w:rFonts w:ascii="Times New Roman" w:hAnsi="Times New Roman" w:cs="Times New Roman"/>
          <w:sz w:val="24"/>
          <w:szCs w:val="24"/>
        </w:rPr>
        <w:t xml:space="preserve">Photo © </w:t>
      </w:r>
      <w:r w:rsidR="00FA7B6D">
        <w:rPr>
          <w:b/>
          <w:bCs/>
          <w:color w:val="FF0000"/>
        </w:rPr>
        <w:t>NEED</w:t>
      </w:r>
      <w:r w:rsidR="00FA7B6D" w:rsidRPr="00C13A4E">
        <w:rPr>
          <w:b/>
          <w:bCs/>
          <w:color w:val="FF0000"/>
        </w:rPr>
        <w:t xml:space="preserve"> © DATE</w:t>
      </w:r>
      <w:r w:rsidR="00FA7B6D" w:rsidRPr="002B3655">
        <w:rPr>
          <w:rFonts w:ascii="Times New Roman" w:hAnsi="Times New Roman" w:cs="Times New Roman"/>
          <w:sz w:val="24"/>
          <w:szCs w:val="24"/>
        </w:rPr>
        <w:t xml:space="preserve"> David L. Brill, humanoriginsphotos.com. ID: 1976-03</w:t>
      </w:r>
      <w:r w:rsidR="00FA7B6D">
        <w:rPr>
          <w:rFonts w:ascii="Times New Roman" w:hAnsi="Times New Roman" w:cs="Times New Roman"/>
          <w:sz w:val="24"/>
          <w:szCs w:val="24"/>
        </w:rPr>
        <w:t xml:space="preserve">23-18p </w:t>
      </w:r>
    </w:p>
    <w:p w14:paraId="12AD21BD" w14:textId="50686918" w:rsidR="008A2A27" w:rsidRDefault="00382E19" w:rsidP="00DE75D2">
      <w:pPr>
        <w:rPr>
          <w:rFonts w:ascii="Times New Roman" w:hAnsi="Times New Roman" w:cs="Times New Roman"/>
          <w:iCs/>
          <w:sz w:val="24"/>
          <w:szCs w:val="24"/>
        </w:rPr>
      </w:pPr>
      <w:r>
        <w:rPr>
          <w:rFonts w:ascii="Times New Roman" w:hAnsi="Times New Roman" w:cs="Times New Roman"/>
          <w:iCs/>
          <w:sz w:val="24"/>
          <w:szCs w:val="24"/>
        </w:rPr>
        <w:t xml:space="preserve"> </w:t>
      </w:r>
      <w:r w:rsidR="003A1424">
        <w:rPr>
          <w:rFonts w:ascii="Times New Roman" w:hAnsi="Times New Roman" w:cs="Times New Roman"/>
          <w:iCs/>
          <w:sz w:val="24"/>
          <w:szCs w:val="24"/>
        </w:rPr>
        <w:t xml:space="preserve"> </w:t>
      </w:r>
      <w:r w:rsidR="00B3476E">
        <w:rPr>
          <w:rFonts w:ascii="Times New Roman" w:hAnsi="Times New Roman" w:cs="Times New Roman"/>
          <w:iCs/>
          <w:sz w:val="24"/>
          <w:szCs w:val="24"/>
        </w:rPr>
        <w:t xml:space="preserve"> </w:t>
      </w:r>
      <w:r w:rsidR="00E548B4">
        <w:rPr>
          <w:rFonts w:ascii="Times New Roman" w:hAnsi="Times New Roman" w:cs="Times New Roman"/>
          <w:iCs/>
          <w:sz w:val="24"/>
          <w:szCs w:val="24"/>
        </w:rPr>
        <w:t xml:space="preserve"> </w:t>
      </w:r>
    </w:p>
    <w:p w14:paraId="3B0868AF" w14:textId="50FB587F" w:rsidR="003F441B" w:rsidRDefault="003F441B" w:rsidP="00DE75D2">
      <w:pPr>
        <w:rPr>
          <w:rFonts w:ascii="Times New Roman" w:hAnsi="Times New Roman" w:cs="Times New Roman"/>
          <w:iCs/>
          <w:sz w:val="24"/>
          <w:szCs w:val="24"/>
        </w:rPr>
      </w:pPr>
      <w:r w:rsidRPr="002B3655">
        <w:rPr>
          <w:rFonts w:ascii="Times New Roman" w:hAnsi="Times New Roman" w:cs="Times New Roman"/>
          <w:sz w:val="24"/>
          <w:szCs w:val="24"/>
        </w:rPr>
        <w:t xml:space="preserve">In </w:t>
      </w:r>
      <w:r>
        <w:rPr>
          <w:rFonts w:ascii="Times New Roman" w:hAnsi="Times New Roman" w:cs="Times New Roman"/>
          <w:sz w:val="24"/>
          <w:szCs w:val="24"/>
        </w:rPr>
        <w:t xml:space="preserve">a </w:t>
      </w:r>
      <w:r w:rsidRPr="002B3655">
        <w:rPr>
          <w:rFonts w:ascii="Times New Roman" w:hAnsi="Times New Roman" w:cs="Times New Roman"/>
          <w:sz w:val="24"/>
          <w:szCs w:val="24"/>
        </w:rPr>
        <w:t>previous field season</w:t>
      </w:r>
      <w:r>
        <w:rPr>
          <w:rFonts w:ascii="Times New Roman" w:hAnsi="Times New Roman" w:cs="Times New Roman"/>
          <w:sz w:val="24"/>
          <w:szCs w:val="24"/>
        </w:rPr>
        <w:t xml:space="preserve"> at Hadar</w:t>
      </w:r>
      <w:r w:rsidRPr="002B3655">
        <w:rPr>
          <w:rFonts w:ascii="Times New Roman" w:hAnsi="Times New Roman" w:cs="Times New Roman"/>
          <w:sz w:val="24"/>
          <w:szCs w:val="24"/>
        </w:rPr>
        <w:t>, DCJ and Tom Gray had found the skeleton they named "Lucy."</w:t>
      </w:r>
      <w:r>
        <w:rPr>
          <w:rFonts w:ascii="Times New Roman" w:hAnsi="Times New Roman" w:cs="Times New Roman"/>
          <w:sz w:val="24"/>
          <w:szCs w:val="24"/>
        </w:rPr>
        <w:t xml:space="preserve"> </w:t>
      </w:r>
      <w:r w:rsidR="00DE75D2">
        <w:rPr>
          <w:rFonts w:ascii="Times New Roman" w:hAnsi="Times New Roman" w:cs="Times New Roman"/>
          <w:iCs/>
          <w:sz w:val="24"/>
          <w:szCs w:val="24"/>
        </w:rPr>
        <w:t xml:space="preserve">In summer 1979, there </w:t>
      </w:r>
      <w:r w:rsidR="00D01ABE">
        <w:rPr>
          <w:rFonts w:ascii="Times New Roman" w:hAnsi="Times New Roman" w:cs="Times New Roman"/>
          <w:iCs/>
          <w:sz w:val="24"/>
          <w:szCs w:val="24"/>
        </w:rPr>
        <w:t>were</w:t>
      </w:r>
      <w:r w:rsidR="00DE75D2">
        <w:rPr>
          <w:rFonts w:ascii="Times New Roman" w:hAnsi="Times New Roman" w:cs="Times New Roman"/>
          <w:iCs/>
          <w:sz w:val="24"/>
          <w:szCs w:val="24"/>
        </w:rPr>
        <w:t xml:space="preserve"> </w:t>
      </w:r>
      <w:r w:rsidR="00DE75D2" w:rsidRPr="00CF1D88">
        <w:rPr>
          <w:rFonts w:ascii="Times New Roman" w:hAnsi="Times New Roman" w:cs="Times New Roman"/>
          <w:i/>
          <w:sz w:val="24"/>
          <w:szCs w:val="24"/>
        </w:rPr>
        <w:t>new findings</w:t>
      </w:r>
      <w:r w:rsidR="00DE75D2">
        <w:rPr>
          <w:rFonts w:ascii="Times New Roman" w:hAnsi="Times New Roman" w:cs="Times New Roman"/>
          <w:iCs/>
          <w:sz w:val="24"/>
          <w:szCs w:val="24"/>
        </w:rPr>
        <w:t xml:space="preserve"> from dating experts</w:t>
      </w:r>
      <w:r w:rsidR="00D01ABE">
        <w:rPr>
          <w:rFonts w:ascii="Times New Roman" w:hAnsi="Times New Roman" w:cs="Times New Roman"/>
          <w:iCs/>
          <w:sz w:val="24"/>
          <w:szCs w:val="24"/>
        </w:rPr>
        <w:t>.</w:t>
      </w:r>
      <w:r w:rsidR="00DE75D2">
        <w:rPr>
          <w:rFonts w:ascii="Times New Roman" w:hAnsi="Times New Roman" w:cs="Times New Roman"/>
          <w:iCs/>
          <w:sz w:val="24"/>
          <w:szCs w:val="24"/>
        </w:rPr>
        <w:t xml:space="preserve"> James Aronson refined his potassium-argon dates: Originally</w:t>
      </w:r>
      <w:r w:rsidR="00D01ABE">
        <w:rPr>
          <w:rFonts w:ascii="Times New Roman" w:hAnsi="Times New Roman" w:cs="Times New Roman"/>
          <w:iCs/>
          <w:sz w:val="24"/>
          <w:szCs w:val="24"/>
        </w:rPr>
        <w:t>,</w:t>
      </w:r>
      <w:r w:rsidR="00DE75D2">
        <w:rPr>
          <w:rFonts w:ascii="Times New Roman" w:hAnsi="Times New Roman" w:cs="Times New Roman"/>
          <w:iCs/>
          <w:sz w:val="24"/>
          <w:szCs w:val="24"/>
        </w:rPr>
        <w:t xml:space="preserve"> he had said they were plus-or-minus from 50,000 to 200,000 years old. His new analysis was </w:t>
      </w:r>
      <w:r w:rsidR="00042D04">
        <w:rPr>
          <w:rFonts w:ascii="Times New Roman" w:hAnsi="Times New Roman" w:cs="Times New Roman"/>
          <w:iCs/>
          <w:sz w:val="24"/>
          <w:szCs w:val="24"/>
        </w:rPr>
        <w:t xml:space="preserve">an age </w:t>
      </w:r>
      <w:r w:rsidR="00DE75D2">
        <w:rPr>
          <w:rFonts w:ascii="Times New Roman" w:hAnsi="Times New Roman" w:cs="Times New Roman"/>
          <w:iCs/>
          <w:sz w:val="24"/>
          <w:szCs w:val="24"/>
        </w:rPr>
        <w:t>around 3.0 million years old. (</w:t>
      </w:r>
      <w:r w:rsidR="00F93418">
        <w:rPr>
          <w:rFonts w:ascii="Times New Roman" w:hAnsi="Times New Roman" w:cs="Times New Roman"/>
          <w:iCs/>
          <w:sz w:val="24"/>
          <w:szCs w:val="24"/>
        </w:rPr>
        <w:t xml:space="preserve">18, </w:t>
      </w:r>
      <w:r w:rsidR="00DE75D2">
        <w:rPr>
          <w:rFonts w:ascii="Times New Roman" w:hAnsi="Times New Roman" w:cs="Times New Roman"/>
          <w:iCs/>
          <w:sz w:val="24"/>
          <w:szCs w:val="24"/>
        </w:rPr>
        <w:t>p</w:t>
      </w:r>
      <w:r w:rsidR="00F93418">
        <w:rPr>
          <w:rFonts w:ascii="Times New Roman" w:hAnsi="Times New Roman" w:cs="Times New Roman"/>
          <w:iCs/>
          <w:sz w:val="24"/>
          <w:szCs w:val="24"/>
        </w:rPr>
        <w:t>.</w:t>
      </w:r>
      <w:r w:rsidR="00DE75D2">
        <w:rPr>
          <w:rFonts w:ascii="Times New Roman" w:hAnsi="Times New Roman" w:cs="Times New Roman"/>
          <w:iCs/>
          <w:sz w:val="24"/>
          <w:szCs w:val="24"/>
        </w:rPr>
        <w:t xml:space="preserve">199). Basil Cooke, who used pig fossils to determine rocks’ age, revised earlier estimates of </w:t>
      </w:r>
      <w:r w:rsidR="00FC1A37">
        <w:rPr>
          <w:rFonts w:ascii="Times New Roman" w:hAnsi="Times New Roman" w:cs="Times New Roman"/>
          <w:iCs/>
          <w:sz w:val="24"/>
          <w:szCs w:val="24"/>
        </w:rPr>
        <w:t xml:space="preserve">a </w:t>
      </w:r>
      <w:r w:rsidR="00DE75D2">
        <w:rPr>
          <w:rFonts w:ascii="Times New Roman" w:hAnsi="Times New Roman" w:cs="Times New Roman"/>
          <w:iCs/>
          <w:sz w:val="24"/>
          <w:szCs w:val="24"/>
        </w:rPr>
        <w:t>basalt layer</w:t>
      </w:r>
      <w:r w:rsidR="00FC1A37">
        <w:rPr>
          <w:rFonts w:ascii="Times New Roman" w:hAnsi="Times New Roman" w:cs="Times New Roman"/>
          <w:iCs/>
          <w:sz w:val="24"/>
          <w:szCs w:val="24"/>
        </w:rPr>
        <w:t>’s age</w:t>
      </w:r>
      <w:r w:rsidR="00DE75D2">
        <w:rPr>
          <w:rFonts w:ascii="Times New Roman" w:hAnsi="Times New Roman" w:cs="Times New Roman"/>
          <w:iCs/>
          <w:sz w:val="24"/>
          <w:szCs w:val="24"/>
        </w:rPr>
        <w:t xml:space="preserve"> from 3 million-years-old to 3.75 million-years-old. </w:t>
      </w:r>
    </w:p>
    <w:p w14:paraId="01BD1BFB" w14:textId="1B89D3C0" w:rsidR="00DE75D2" w:rsidRDefault="00DE75D2" w:rsidP="003F441B">
      <w:pPr>
        <w:ind w:firstLine="720"/>
        <w:rPr>
          <w:rFonts w:ascii="Times New Roman" w:hAnsi="Times New Roman" w:cs="Times New Roman"/>
          <w:iCs/>
          <w:sz w:val="24"/>
          <w:szCs w:val="24"/>
        </w:rPr>
      </w:pPr>
      <w:r>
        <w:rPr>
          <w:rFonts w:ascii="Times New Roman" w:hAnsi="Times New Roman" w:cs="Times New Roman"/>
          <w:iCs/>
          <w:sz w:val="24"/>
          <w:szCs w:val="24"/>
        </w:rPr>
        <w:t xml:space="preserve">These new dating certainties placed Lucy’s age at 3.0 to 3.5 million-years-old, </w:t>
      </w:r>
      <w:r w:rsidR="005C5E0E">
        <w:rPr>
          <w:rFonts w:ascii="Times New Roman" w:hAnsi="Times New Roman" w:cs="Times New Roman"/>
          <w:iCs/>
          <w:sz w:val="24"/>
          <w:szCs w:val="24"/>
        </w:rPr>
        <w:t>a significant expanse of</w:t>
      </w:r>
      <w:r w:rsidR="006B47F4">
        <w:rPr>
          <w:rFonts w:ascii="Times New Roman" w:hAnsi="Times New Roman" w:cs="Times New Roman"/>
          <w:iCs/>
          <w:sz w:val="24"/>
          <w:szCs w:val="24"/>
        </w:rPr>
        <w:t xml:space="preserve"> </w:t>
      </w:r>
      <w:r>
        <w:rPr>
          <w:rFonts w:ascii="Times New Roman" w:hAnsi="Times New Roman" w:cs="Times New Roman"/>
          <w:iCs/>
          <w:sz w:val="24"/>
          <w:szCs w:val="24"/>
        </w:rPr>
        <w:t>time for evolutionary progress. (</w:t>
      </w:r>
      <w:r w:rsidR="002A5284">
        <w:rPr>
          <w:rFonts w:ascii="Times New Roman" w:hAnsi="Times New Roman" w:cs="Times New Roman"/>
          <w:iCs/>
          <w:sz w:val="24"/>
          <w:szCs w:val="24"/>
        </w:rPr>
        <w:t xml:space="preserve">18, </w:t>
      </w:r>
      <w:r>
        <w:rPr>
          <w:rFonts w:ascii="Times New Roman" w:hAnsi="Times New Roman" w:cs="Times New Roman"/>
          <w:iCs/>
          <w:sz w:val="24"/>
          <w:szCs w:val="24"/>
        </w:rPr>
        <w:t>pp.304-305) Moreover, the new dates supported Don’s and Tim’s conclusion: “[T]he emergence of human beings began sometime after three million years ago. By two million it had been accomplished</w:t>
      </w:r>
      <w:r w:rsidR="00E97E50">
        <w:rPr>
          <w:rFonts w:ascii="Times New Roman" w:hAnsi="Times New Roman" w:cs="Times New Roman"/>
          <w:iCs/>
          <w:sz w:val="24"/>
          <w:szCs w:val="24"/>
        </w:rPr>
        <w:t>:</w:t>
      </w:r>
      <w:r>
        <w:rPr>
          <w:rFonts w:ascii="Times New Roman" w:hAnsi="Times New Roman" w:cs="Times New Roman"/>
          <w:iCs/>
          <w:sz w:val="24"/>
          <w:szCs w:val="24"/>
        </w:rPr>
        <w:t xml:space="preserve"> </w:t>
      </w:r>
      <w:r w:rsidR="00E97E50">
        <w:rPr>
          <w:rFonts w:ascii="Times New Roman" w:hAnsi="Times New Roman" w:cs="Times New Roman"/>
          <w:iCs/>
          <w:sz w:val="24"/>
          <w:szCs w:val="24"/>
        </w:rPr>
        <w:t>C</w:t>
      </w:r>
      <w:r>
        <w:rPr>
          <w:rFonts w:ascii="Times New Roman" w:hAnsi="Times New Roman" w:cs="Times New Roman"/>
          <w:iCs/>
          <w:sz w:val="24"/>
          <w:szCs w:val="24"/>
        </w:rPr>
        <w:t xml:space="preserve">reatures recognizable as </w:t>
      </w:r>
      <w:r>
        <w:rPr>
          <w:rFonts w:ascii="Times New Roman" w:hAnsi="Times New Roman" w:cs="Times New Roman"/>
          <w:i/>
          <w:sz w:val="24"/>
          <w:szCs w:val="24"/>
        </w:rPr>
        <w:t xml:space="preserve">Homo </w:t>
      </w:r>
      <w:r>
        <w:rPr>
          <w:rFonts w:ascii="Times New Roman" w:hAnsi="Times New Roman" w:cs="Times New Roman"/>
          <w:iCs/>
          <w:sz w:val="24"/>
          <w:szCs w:val="24"/>
        </w:rPr>
        <w:t xml:space="preserve">walked on Earth.” (18, p.285)  </w:t>
      </w:r>
      <w:r w:rsidR="00E97E50">
        <w:rPr>
          <w:rFonts w:ascii="Times New Roman" w:hAnsi="Times New Roman" w:cs="Times New Roman"/>
          <w:iCs/>
          <w:sz w:val="24"/>
          <w:szCs w:val="24"/>
        </w:rPr>
        <w:t>Argon-argo</w:t>
      </w:r>
      <w:r w:rsidR="00505B2C">
        <w:rPr>
          <w:rFonts w:ascii="Times New Roman" w:hAnsi="Times New Roman" w:cs="Times New Roman"/>
          <w:iCs/>
          <w:sz w:val="24"/>
          <w:szCs w:val="24"/>
        </w:rPr>
        <w:t>n</w:t>
      </w:r>
      <w:r w:rsidR="00E97E50">
        <w:rPr>
          <w:rFonts w:ascii="Times New Roman" w:hAnsi="Times New Roman" w:cs="Times New Roman"/>
          <w:iCs/>
          <w:sz w:val="24"/>
          <w:szCs w:val="24"/>
        </w:rPr>
        <w:t xml:space="preserve"> dating </w:t>
      </w:r>
      <w:r w:rsidR="00010E5F">
        <w:rPr>
          <w:rFonts w:ascii="Times New Roman" w:hAnsi="Times New Roman" w:cs="Times New Roman"/>
          <w:iCs/>
          <w:sz w:val="24"/>
          <w:szCs w:val="24"/>
        </w:rPr>
        <w:t xml:space="preserve">(Fig.15.17a) </w:t>
      </w:r>
      <w:r w:rsidR="00E97E50">
        <w:rPr>
          <w:rFonts w:ascii="Times New Roman" w:hAnsi="Times New Roman" w:cs="Times New Roman"/>
          <w:iCs/>
          <w:sz w:val="24"/>
          <w:szCs w:val="24"/>
        </w:rPr>
        <w:t xml:space="preserve">resolved Lucy’s age at 3.2 million years. </w:t>
      </w:r>
      <w:r w:rsidR="00C307C6">
        <w:rPr>
          <w:rFonts w:ascii="Times New Roman" w:hAnsi="Times New Roman" w:cs="Times New Roman"/>
          <w:iCs/>
          <w:sz w:val="24"/>
          <w:szCs w:val="24"/>
        </w:rPr>
        <w:t>Later, g</w:t>
      </w:r>
      <w:r w:rsidR="00505B2C">
        <w:rPr>
          <w:rFonts w:ascii="Times New Roman" w:hAnsi="Times New Roman" w:cs="Times New Roman"/>
          <w:iCs/>
          <w:sz w:val="24"/>
          <w:szCs w:val="24"/>
        </w:rPr>
        <w:t>eologist Paul Renne’s</w:t>
      </w:r>
      <w:r w:rsidR="00E97E50">
        <w:rPr>
          <w:rFonts w:ascii="Times New Roman" w:hAnsi="Times New Roman" w:cs="Times New Roman"/>
          <w:iCs/>
          <w:sz w:val="24"/>
          <w:szCs w:val="24"/>
        </w:rPr>
        <w:t xml:space="preserve"> </w:t>
      </w:r>
      <w:r w:rsidR="00505B2C">
        <w:rPr>
          <w:rFonts w:ascii="Times New Roman" w:hAnsi="Times New Roman" w:cs="Times New Roman"/>
          <w:iCs/>
          <w:sz w:val="24"/>
          <w:szCs w:val="24"/>
        </w:rPr>
        <w:t>dating of a hillside outcrop of tuf</w:t>
      </w:r>
      <w:r w:rsidR="00E97E50">
        <w:rPr>
          <w:rFonts w:ascii="Times New Roman" w:hAnsi="Times New Roman" w:cs="Times New Roman"/>
          <w:iCs/>
          <w:sz w:val="24"/>
          <w:szCs w:val="24"/>
        </w:rPr>
        <w:t xml:space="preserve">f (volcanic ash) </w:t>
      </w:r>
      <w:r w:rsidR="00042D04">
        <w:rPr>
          <w:rFonts w:ascii="Times New Roman" w:hAnsi="Times New Roman" w:cs="Times New Roman"/>
          <w:iCs/>
          <w:sz w:val="24"/>
          <w:szCs w:val="24"/>
        </w:rPr>
        <w:t xml:space="preserve">would </w:t>
      </w:r>
      <w:r w:rsidR="00505B2C">
        <w:rPr>
          <w:rFonts w:ascii="Times New Roman" w:hAnsi="Times New Roman" w:cs="Times New Roman"/>
          <w:iCs/>
          <w:sz w:val="24"/>
          <w:szCs w:val="24"/>
        </w:rPr>
        <w:t>resolve</w:t>
      </w:r>
      <w:r w:rsidR="00E97E50">
        <w:rPr>
          <w:rFonts w:ascii="Times New Roman" w:hAnsi="Times New Roman" w:cs="Times New Roman"/>
          <w:iCs/>
          <w:sz w:val="24"/>
          <w:szCs w:val="24"/>
        </w:rPr>
        <w:t xml:space="preserve"> Ardi’s age at 4.4 million years</w:t>
      </w:r>
      <w:r w:rsidR="00042D04">
        <w:rPr>
          <w:rFonts w:ascii="Times New Roman" w:hAnsi="Times New Roman" w:cs="Times New Roman"/>
          <w:iCs/>
          <w:sz w:val="24"/>
          <w:szCs w:val="24"/>
        </w:rPr>
        <w:t xml:space="preserve"> (Fig.15.17b)</w:t>
      </w:r>
      <w:r w:rsidR="00E97E50">
        <w:rPr>
          <w:rFonts w:ascii="Times New Roman" w:hAnsi="Times New Roman" w:cs="Times New Roman"/>
          <w:iCs/>
          <w:sz w:val="24"/>
          <w:szCs w:val="24"/>
        </w:rPr>
        <w:t xml:space="preserve">. </w:t>
      </w:r>
      <w:r w:rsidR="00505B2C">
        <w:rPr>
          <w:rFonts w:ascii="Times New Roman" w:hAnsi="Times New Roman" w:cs="Times New Roman"/>
          <w:iCs/>
          <w:sz w:val="24"/>
          <w:szCs w:val="24"/>
        </w:rPr>
        <w:t>(33, p.115)</w:t>
      </w:r>
    </w:p>
    <w:p w14:paraId="118D3356" w14:textId="70F721C3" w:rsidR="008440C2" w:rsidRDefault="008440C2" w:rsidP="008440C2">
      <w:pPr>
        <w:rPr>
          <w:rFonts w:ascii="Times New Roman" w:hAnsi="Times New Roman" w:cs="Times New Roman"/>
          <w:iCs/>
          <w:sz w:val="24"/>
          <w:szCs w:val="24"/>
        </w:rPr>
      </w:pPr>
    </w:p>
    <w:p w14:paraId="53D72688" w14:textId="3D7B80E1" w:rsidR="008440C2" w:rsidRPr="00A17E90" w:rsidRDefault="00A17E90" w:rsidP="00A17E90">
      <w:pPr>
        <w:jc w:val="center"/>
        <w:rPr>
          <w:rFonts w:ascii="Times New Roman" w:hAnsi="Times New Roman" w:cs="Times New Roman"/>
          <w:b/>
          <w:bCs/>
          <w:iCs/>
          <w:sz w:val="24"/>
          <w:szCs w:val="24"/>
        </w:rPr>
      </w:pPr>
      <w:r>
        <w:rPr>
          <w:rFonts w:ascii="Times New Roman" w:hAnsi="Times New Roman" w:cs="Times New Roman"/>
          <w:b/>
          <w:bCs/>
          <w:iCs/>
          <w:sz w:val="24"/>
          <w:szCs w:val="24"/>
        </w:rPr>
        <w:t>Insert Try This 15.11: Examining Ardi</w:t>
      </w:r>
    </w:p>
    <w:p w14:paraId="2D736CFF" w14:textId="40294878" w:rsidR="008A2A27" w:rsidRDefault="008A2A27" w:rsidP="00DE75D2">
      <w:pPr>
        <w:rPr>
          <w:rFonts w:ascii="Times New Roman" w:hAnsi="Times New Roman" w:cs="Times New Roman"/>
          <w:iCs/>
          <w:sz w:val="24"/>
          <w:szCs w:val="24"/>
        </w:rPr>
      </w:pPr>
    </w:p>
    <w:p w14:paraId="0ACDECEA" w14:textId="0DC7385D" w:rsidR="008A2A27" w:rsidRDefault="008A2A27" w:rsidP="008A2A27">
      <w:pPr>
        <w:jc w:val="center"/>
        <w:rPr>
          <w:rFonts w:ascii="Times New Roman" w:hAnsi="Times New Roman" w:cs="Times New Roman"/>
          <w:b/>
          <w:bCs/>
          <w:iCs/>
          <w:sz w:val="24"/>
          <w:szCs w:val="24"/>
        </w:rPr>
      </w:pPr>
      <w:r>
        <w:rPr>
          <w:rFonts w:ascii="Times New Roman" w:hAnsi="Times New Roman" w:cs="Times New Roman"/>
          <w:b/>
          <w:bCs/>
          <w:iCs/>
          <w:sz w:val="24"/>
          <w:szCs w:val="24"/>
        </w:rPr>
        <w:t>Insert Fig</w:t>
      </w:r>
      <w:r w:rsidR="0073604A">
        <w:rPr>
          <w:rFonts w:ascii="Times New Roman" w:hAnsi="Times New Roman" w:cs="Times New Roman"/>
          <w:b/>
          <w:bCs/>
          <w:iCs/>
          <w:sz w:val="24"/>
          <w:szCs w:val="24"/>
        </w:rPr>
        <w:t>ure</w:t>
      </w:r>
      <w:r>
        <w:rPr>
          <w:rFonts w:ascii="Times New Roman" w:hAnsi="Times New Roman" w:cs="Times New Roman"/>
          <w:b/>
          <w:bCs/>
          <w:iCs/>
          <w:sz w:val="24"/>
          <w:szCs w:val="24"/>
        </w:rPr>
        <w:t xml:space="preserve"> 15.1</w:t>
      </w:r>
      <w:r w:rsidR="006D675A">
        <w:rPr>
          <w:rFonts w:ascii="Times New Roman" w:hAnsi="Times New Roman" w:cs="Times New Roman"/>
          <w:b/>
          <w:bCs/>
          <w:iCs/>
          <w:sz w:val="24"/>
          <w:szCs w:val="24"/>
        </w:rPr>
        <w:t>8</w:t>
      </w:r>
      <w:r w:rsidR="00070033">
        <w:rPr>
          <w:rFonts w:ascii="Times New Roman" w:hAnsi="Times New Roman" w:cs="Times New Roman"/>
          <w:b/>
          <w:bCs/>
          <w:iCs/>
          <w:sz w:val="24"/>
          <w:szCs w:val="24"/>
        </w:rPr>
        <w:t>a:</w:t>
      </w:r>
      <w:r w:rsidR="00FC1A37">
        <w:rPr>
          <w:rFonts w:ascii="Times New Roman" w:hAnsi="Times New Roman" w:cs="Times New Roman"/>
          <w:b/>
          <w:bCs/>
          <w:iCs/>
          <w:sz w:val="24"/>
          <w:szCs w:val="24"/>
        </w:rPr>
        <w:t xml:space="preserve"> </w:t>
      </w:r>
      <w:r>
        <w:rPr>
          <w:rFonts w:ascii="Times New Roman" w:hAnsi="Times New Roman" w:cs="Times New Roman"/>
          <w:b/>
          <w:bCs/>
          <w:iCs/>
          <w:sz w:val="24"/>
          <w:szCs w:val="24"/>
        </w:rPr>
        <w:t xml:space="preserve">Jim Aronson </w:t>
      </w:r>
      <w:r w:rsidR="00070033">
        <w:rPr>
          <w:rFonts w:ascii="Times New Roman" w:hAnsi="Times New Roman" w:cs="Times New Roman"/>
          <w:b/>
          <w:bCs/>
          <w:iCs/>
          <w:sz w:val="24"/>
          <w:szCs w:val="24"/>
        </w:rPr>
        <w:t xml:space="preserve">potassium-argon </w:t>
      </w:r>
      <w:r>
        <w:rPr>
          <w:rFonts w:ascii="Times New Roman" w:hAnsi="Times New Roman" w:cs="Times New Roman"/>
          <w:b/>
          <w:bCs/>
          <w:iCs/>
          <w:sz w:val="24"/>
          <w:szCs w:val="24"/>
        </w:rPr>
        <w:t>dating</w:t>
      </w:r>
    </w:p>
    <w:p w14:paraId="2EADE714" w14:textId="43986602" w:rsidR="00960B54" w:rsidRPr="004D7492" w:rsidRDefault="00960B54" w:rsidP="00960B54">
      <w:pPr>
        <w:rPr>
          <w:rFonts w:ascii="Times New Roman" w:hAnsi="Times New Roman" w:cs="Times New Roman"/>
          <w:sz w:val="24"/>
          <w:szCs w:val="24"/>
        </w:rPr>
      </w:pPr>
      <w:r w:rsidRPr="00960B54">
        <w:rPr>
          <w:rFonts w:ascii="Times New Roman" w:hAnsi="Times New Roman" w:cs="Times New Roman"/>
          <w:iCs/>
          <w:sz w:val="24"/>
          <w:szCs w:val="24"/>
        </w:rPr>
        <w:t xml:space="preserve">Caption: </w:t>
      </w:r>
      <w:r w:rsidR="004D7492">
        <w:rPr>
          <w:rFonts w:ascii="Times New Roman" w:hAnsi="Times New Roman" w:cs="Times New Roman"/>
          <w:sz w:val="24"/>
          <w:szCs w:val="24"/>
        </w:rPr>
        <w:t>A</w:t>
      </w:r>
      <w:r w:rsidR="004D7492" w:rsidRPr="00960B54">
        <w:rPr>
          <w:rFonts w:ascii="Times New Roman" w:hAnsi="Times New Roman" w:cs="Times New Roman"/>
          <w:sz w:val="24"/>
          <w:szCs w:val="24"/>
        </w:rPr>
        <w:t>t his lab in Case Western Reserve University</w:t>
      </w:r>
      <w:r w:rsidR="004D7492">
        <w:rPr>
          <w:rFonts w:ascii="Times New Roman" w:hAnsi="Times New Roman" w:cs="Times New Roman"/>
          <w:sz w:val="24"/>
          <w:szCs w:val="24"/>
        </w:rPr>
        <w:t>,</w:t>
      </w:r>
      <w:r w:rsidR="004D7492" w:rsidRPr="00960B54">
        <w:rPr>
          <w:rFonts w:ascii="Times New Roman" w:hAnsi="Times New Roman" w:cs="Times New Roman"/>
          <w:sz w:val="24"/>
          <w:szCs w:val="24"/>
        </w:rPr>
        <w:t xml:space="preserve"> </w:t>
      </w:r>
      <w:r w:rsidR="00D747A9">
        <w:rPr>
          <w:rFonts w:ascii="Times New Roman" w:hAnsi="Times New Roman" w:cs="Times New Roman"/>
          <w:sz w:val="24"/>
          <w:szCs w:val="24"/>
        </w:rPr>
        <w:t>g</w:t>
      </w:r>
      <w:r w:rsidRPr="00960B54">
        <w:rPr>
          <w:rFonts w:ascii="Times New Roman" w:hAnsi="Times New Roman" w:cs="Times New Roman"/>
          <w:sz w:val="24"/>
          <w:szCs w:val="24"/>
        </w:rPr>
        <w:t xml:space="preserve">eologist James Aronson burns a sample of tuff from </w:t>
      </w:r>
      <w:r w:rsidR="004D7492">
        <w:rPr>
          <w:rFonts w:ascii="Times New Roman" w:hAnsi="Times New Roman" w:cs="Times New Roman"/>
          <w:sz w:val="24"/>
          <w:szCs w:val="24"/>
        </w:rPr>
        <w:t xml:space="preserve">the </w:t>
      </w:r>
      <w:r w:rsidR="004D7492">
        <w:t>Hadar Region, near the Awash River in the Afar Triangle</w:t>
      </w:r>
      <w:r w:rsidRPr="00960B54">
        <w:rPr>
          <w:rFonts w:ascii="Times New Roman" w:hAnsi="Times New Roman" w:cs="Times New Roman"/>
          <w:sz w:val="24"/>
          <w:szCs w:val="24"/>
        </w:rPr>
        <w:t>. The color of the burn was measured to determine the ratio of potassium and argon</w:t>
      </w:r>
      <w:r w:rsidR="00AB5A96">
        <w:rPr>
          <w:rFonts w:ascii="Times New Roman" w:hAnsi="Times New Roman" w:cs="Times New Roman"/>
          <w:sz w:val="24"/>
          <w:szCs w:val="24"/>
        </w:rPr>
        <w:t>, a way to</w:t>
      </w:r>
      <w:r w:rsidRPr="00960B54">
        <w:rPr>
          <w:rFonts w:ascii="Times New Roman" w:hAnsi="Times New Roman" w:cs="Times New Roman"/>
          <w:sz w:val="24"/>
          <w:szCs w:val="24"/>
        </w:rPr>
        <w:t xml:space="preserve"> calculate t</w:t>
      </w:r>
      <w:r w:rsidR="00AB5A96">
        <w:rPr>
          <w:rFonts w:ascii="Times New Roman" w:hAnsi="Times New Roman" w:cs="Times New Roman"/>
          <w:sz w:val="24"/>
          <w:szCs w:val="24"/>
        </w:rPr>
        <w:t>he</w:t>
      </w:r>
      <w:r w:rsidRPr="00960B54">
        <w:rPr>
          <w:rFonts w:ascii="Times New Roman" w:hAnsi="Times New Roman" w:cs="Times New Roman"/>
          <w:sz w:val="24"/>
          <w:szCs w:val="24"/>
        </w:rPr>
        <w:t xml:space="preserve"> </w:t>
      </w:r>
      <w:r w:rsidRPr="004D7492">
        <w:rPr>
          <w:rFonts w:ascii="Times New Roman" w:hAnsi="Times New Roman" w:cs="Times New Roman"/>
          <w:sz w:val="24"/>
          <w:szCs w:val="24"/>
        </w:rPr>
        <w:t>a</w:t>
      </w:r>
      <w:r w:rsidR="00AB5A96">
        <w:rPr>
          <w:rFonts w:ascii="Times New Roman" w:hAnsi="Times New Roman" w:cs="Times New Roman"/>
          <w:sz w:val="24"/>
          <w:szCs w:val="24"/>
        </w:rPr>
        <w:t>ge of a substance</w:t>
      </w:r>
      <w:r w:rsidRPr="004D7492">
        <w:rPr>
          <w:rFonts w:ascii="Times New Roman" w:hAnsi="Times New Roman" w:cs="Times New Roman"/>
          <w:sz w:val="24"/>
          <w:szCs w:val="24"/>
        </w:rPr>
        <w:t>. The "Lucy" species was found to be 3.2 Ma.</w:t>
      </w:r>
      <w:r w:rsidR="004D7492" w:rsidRPr="004D7492">
        <w:rPr>
          <w:rFonts w:ascii="Times New Roman" w:hAnsi="Times New Roman" w:cs="Times New Roman"/>
          <w:sz w:val="24"/>
          <w:szCs w:val="24"/>
        </w:rPr>
        <w:t xml:space="preserve"> </w:t>
      </w:r>
      <w:r w:rsidRPr="004D7492">
        <w:rPr>
          <w:rFonts w:ascii="Times New Roman" w:hAnsi="Times New Roman" w:cs="Times New Roman"/>
          <w:sz w:val="24"/>
          <w:szCs w:val="24"/>
        </w:rPr>
        <w:t>P</w:t>
      </w:r>
      <w:r w:rsidR="00D747A9">
        <w:rPr>
          <w:rFonts w:ascii="Times New Roman" w:hAnsi="Times New Roman" w:cs="Times New Roman"/>
          <w:sz w:val="24"/>
          <w:szCs w:val="24"/>
        </w:rPr>
        <w:t>hoto</w:t>
      </w:r>
      <w:r w:rsidRPr="004D7492">
        <w:rPr>
          <w:rFonts w:ascii="Times New Roman" w:hAnsi="Times New Roman" w:cs="Times New Roman"/>
          <w:sz w:val="24"/>
          <w:szCs w:val="24"/>
        </w:rPr>
        <w:t xml:space="preserve"> </w:t>
      </w:r>
      <w:r w:rsidR="004D7492" w:rsidRPr="004D7492">
        <w:rPr>
          <w:rFonts w:ascii="Times New Roman" w:hAnsi="Times New Roman" w:cs="Times New Roman"/>
          <w:sz w:val="24"/>
          <w:szCs w:val="24"/>
        </w:rPr>
        <w:t>©</w:t>
      </w:r>
      <w:r w:rsidRPr="004D7492">
        <w:rPr>
          <w:rFonts w:ascii="Times New Roman" w:hAnsi="Times New Roman" w:cs="Times New Roman"/>
          <w:sz w:val="24"/>
          <w:szCs w:val="24"/>
        </w:rPr>
        <w:t xml:space="preserve"> 1976 David L. Brill, humanoriginsphotos.com</w:t>
      </w:r>
      <w:r w:rsidR="004D7492" w:rsidRPr="004D7492">
        <w:rPr>
          <w:rFonts w:ascii="Times New Roman" w:hAnsi="Times New Roman" w:cs="Times New Roman"/>
          <w:sz w:val="24"/>
          <w:szCs w:val="24"/>
        </w:rPr>
        <w:t xml:space="preserve">. ID: 1976-0353-23. Text: </w:t>
      </w:r>
      <w:r w:rsidR="00725398">
        <w:rPr>
          <w:rFonts w:ascii="Times New Roman" w:hAnsi="Times New Roman" w:cs="Times New Roman"/>
          <w:sz w:val="24"/>
          <w:szCs w:val="24"/>
        </w:rPr>
        <w:t>David L. Brill</w:t>
      </w:r>
    </w:p>
    <w:p w14:paraId="50497F29" w14:textId="4E6D55EE" w:rsidR="004D7492" w:rsidRDefault="004D7492" w:rsidP="00960B54">
      <w:pPr>
        <w:pStyle w:val="first"/>
        <w:shd w:val="clear" w:color="auto" w:fill="FFFFFF"/>
        <w:spacing w:before="0" w:beforeAutospacing="0" w:after="188" w:afterAutospacing="0"/>
        <w:jc w:val="center"/>
        <w:rPr>
          <w:b/>
          <w:bCs/>
          <w:iCs/>
        </w:rPr>
      </w:pPr>
    </w:p>
    <w:p w14:paraId="17B40B2A" w14:textId="6BAB7E52" w:rsidR="00505B2C" w:rsidRDefault="00070033" w:rsidP="004D7492">
      <w:pPr>
        <w:pStyle w:val="first"/>
        <w:shd w:val="clear" w:color="auto" w:fill="FFFFFF"/>
        <w:spacing w:before="0" w:beforeAutospacing="0" w:after="0" w:afterAutospacing="0"/>
        <w:jc w:val="center"/>
        <w:rPr>
          <w:b/>
          <w:bCs/>
          <w:iCs/>
        </w:rPr>
      </w:pPr>
      <w:r>
        <w:rPr>
          <w:b/>
          <w:bCs/>
          <w:iCs/>
        </w:rPr>
        <w:t>Insert Fig</w:t>
      </w:r>
      <w:r w:rsidR="0073604A">
        <w:rPr>
          <w:b/>
          <w:bCs/>
          <w:iCs/>
        </w:rPr>
        <w:t>ure</w:t>
      </w:r>
      <w:r>
        <w:rPr>
          <w:b/>
          <w:bCs/>
          <w:iCs/>
        </w:rPr>
        <w:t xml:space="preserve"> 15.1</w:t>
      </w:r>
      <w:r w:rsidR="006D675A">
        <w:rPr>
          <w:b/>
          <w:bCs/>
          <w:iCs/>
        </w:rPr>
        <w:t>8</w:t>
      </w:r>
      <w:r>
        <w:rPr>
          <w:b/>
          <w:bCs/>
          <w:iCs/>
        </w:rPr>
        <w:t>b Paul Renne</w:t>
      </w:r>
      <w:r w:rsidR="00EA4FFA">
        <w:rPr>
          <w:b/>
          <w:bCs/>
          <w:iCs/>
        </w:rPr>
        <w:t>-</w:t>
      </w:r>
      <w:r w:rsidR="008E55C8">
        <w:rPr>
          <w:b/>
          <w:bCs/>
          <w:iCs/>
        </w:rPr>
        <w:t xml:space="preserve">Sampling </w:t>
      </w:r>
      <w:r w:rsidR="00733C54">
        <w:rPr>
          <w:b/>
          <w:bCs/>
          <w:iCs/>
        </w:rPr>
        <w:t>an outcrop of volcanic ash on a hillside</w:t>
      </w:r>
    </w:p>
    <w:p w14:paraId="59BBB580" w14:textId="0E33C362" w:rsidR="00733C54" w:rsidRPr="00E624FB" w:rsidRDefault="008E55C8" w:rsidP="004D7492">
      <w:pPr>
        <w:pStyle w:val="first"/>
        <w:shd w:val="clear" w:color="auto" w:fill="FFFFFF"/>
        <w:spacing w:before="0" w:beforeAutospacing="0" w:after="0" w:afterAutospacing="0"/>
      </w:pPr>
      <w:del w:id="30" w:author="Ann Lewin-Benham" w:date="2021-12-07T14:45:00Z">
        <w:r w:rsidRPr="00E624FB" w:rsidDel="00BA0458">
          <w:rPr>
            <w:iCs/>
          </w:rPr>
          <w:delText>Caption</w:delText>
        </w:r>
      </w:del>
      <w:ins w:id="31" w:author="Ann Lewin-Benham" w:date="2021-12-07T14:45:00Z">
        <w:r w:rsidR="00BA0458">
          <w:rPr>
            <w:iCs/>
          </w:rPr>
          <w:t>C</w:t>
        </w:r>
        <w:r w:rsidR="00BA0458" w:rsidRPr="00E624FB">
          <w:rPr>
            <w:iCs/>
          </w:rPr>
          <w:t>aption</w:t>
        </w:r>
      </w:ins>
      <w:r w:rsidRPr="00E624FB">
        <w:rPr>
          <w:iCs/>
        </w:rPr>
        <w:t xml:space="preserve">: </w:t>
      </w:r>
      <w:r w:rsidR="00505B2C" w:rsidRPr="00E624FB">
        <w:rPr>
          <w:iCs/>
        </w:rPr>
        <w:t>T</w:t>
      </w:r>
      <w:r w:rsidR="00733C54" w:rsidRPr="00E624FB">
        <w:rPr>
          <w:iCs/>
        </w:rPr>
        <w:t>he Bouri formation</w:t>
      </w:r>
      <w:r w:rsidR="00505B2C" w:rsidRPr="00E624FB">
        <w:rPr>
          <w:iCs/>
        </w:rPr>
        <w:t xml:space="preserve"> in the Afar Depression</w:t>
      </w:r>
      <w:r w:rsidR="00733C54" w:rsidRPr="00E624FB">
        <w:rPr>
          <w:iCs/>
        </w:rPr>
        <w:t xml:space="preserve"> was formed </w:t>
      </w:r>
      <w:r w:rsidR="005D7DDA">
        <w:rPr>
          <w:iCs/>
        </w:rPr>
        <w:t xml:space="preserve">from </w:t>
      </w:r>
      <w:r w:rsidR="00733C54" w:rsidRPr="00E624FB">
        <w:rPr>
          <w:iCs/>
        </w:rPr>
        <w:t>volcanic ash</w:t>
      </w:r>
      <w:r w:rsidR="000A371E">
        <w:rPr>
          <w:iCs/>
        </w:rPr>
        <w:t>, called tuff</w:t>
      </w:r>
      <w:r w:rsidR="00733C54" w:rsidRPr="00E624FB">
        <w:rPr>
          <w:iCs/>
        </w:rPr>
        <w:t>.</w:t>
      </w:r>
      <w:r w:rsidR="00733C54" w:rsidRPr="00E624FB">
        <w:t xml:space="preserve"> Dr. Paul Renne, geologist, samples a</w:t>
      </w:r>
      <w:r w:rsidR="00E624FB" w:rsidRPr="00E624FB">
        <w:t xml:space="preserve"> tuff</w:t>
      </w:r>
      <w:r w:rsidR="00733C54" w:rsidRPr="00E624FB">
        <w:t xml:space="preserve"> outcrop on a hillside to correlate </w:t>
      </w:r>
      <w:r w:rsidR="00355383">
        <w:t>one method of dating (</w:t>
      </w:r>
      <w:r w:rsidR="00733C54" w:rsidRPr="00E624FB">
        <w:t>argon-argon</w:t>
      </w:r>
      <w:r w:rsidR="00355383">
        <w:t>) with others</w:t>
      </w:r>
      <w:r w:rsidR="00733C54" w:rsidRPr="00E624FB">
        <w:t xml:space="preserve"> </w:t>
      </w:r>
      <w:r w:rsidR="00355383">
        <w:t>(</w:t>
      </w:r>
      <w:r w:rsidR="007E09C9" w:rsidRPr="00E624FB">
        <w:t>radio isotopic</w:t>
      </w:r>
      <w:r w:rsidR="00733C54" w:rsidRPr="00E624FB">
        <w:t xml:space="preserve"> </w:t>
      </w:r>
      <w:r w:rsidR="00355383">
        <w:t>and</w:t>
      </w:r>
      <w:r w:rsidR="00733C54" w:rsidRPr="00E624FB">
        <w:t xml:space="preserve"> paleomagnetic</w:t>
      </w:r>
      <w:r w:rsidR="00355383">
        <w:t xml:space="preserve"> – d</w:t>
      </w:r>
      <w:r w:rsidR="00733C54" w:rsidRPr="00E624FB">
        <w:t xml:space="preserve">etermining Earth’s magnetic polarity in ancient </w:t>
      </w:r>
      <w:r w:rsidR="00D747A9">
        <w:t>ag</w:t>
      </w:r>
      <w:r w:rsidR="00733C54" w:rsidRPr="00E624FB">
        <w:t xml:space="preserve">es). </w:t>
      </w:r>
      <w:r w:rsidR="00E97E50" w:rsidRPr="00E624FB">
        <w:t>Renne’s</w:t>
      </w:r>
      <w:r w:rsidR="00733C54" w:rsidRPr="00E624FB">
        <w:t xml:space="preserve"> and other methods agree</w:t>
      </w:r>
      <w:r w:rsidR="00102142">
        <w:t>d</w:t>
      </w:r>
      <w:r w:rsidR="00D747A9">
        <w:t>: T</w:t>
      </w:r>
      <w:r w:rsidR="00E97E50" w:rsidRPr="00E624FB">
        <w:t>he</w:t>
      </w:r>
      <w:r w:rsidR="00733C54" w:rsidRPr="00E624FB">
        <w:t xml:space="preserve"> tuff</w:t>
      </w:r>
      <w:r w:rsidR="00E97E50" w:rsidRPr="00E624FB">
        <w:t xml:space="preserve"> is </w:t>
      </w:r>
      <w:r w:rsidR="00733C54" w:rsidRPr="00E624FB">
        <w:t>2.5 million</w:t>
      </w:r>
      <w:r w:rsidR="00E624FB">
        <w:t>-</w:t>
      </w:r>
      <w:r w:rsidR="00733C54" w:rsidRPr="00E624FB">
        <w:t>years</w:t>
      </w:r>
      <w:r w:rsidR="00E624FB">
        <w:t>-</w:t>
      </w:r>
      <w:r w:rsidR="00733C54" w:rsidRPr="00E624FB">
        <w:t>old</w:t>
      </w:r>
      <w:r w:rsidR="00960B54">
        <w:t>.</w:t>
      </w:r>
      <w:r w:rsidR="00505B2C" w:rsidRPr="00E624FB">
        <w:t xml:space="preserve"> </w:t>
      </w:r>
      <w:r w:rsidR="00355383">
        <w:t xml:space="preserve">Fact: </w:t>
      </w:r>
      <w:r w:rsidR="00102142">
        <w:t>The</w:t>
      </w:r>
      <w:r w:rsidR="007A1E0E">
        <w:t xml:space="preserve"> Bouri formation</w:t>
      </w:r>
      <w:r w:rsidR="00505B2C" w:rsidRPr="00E624FB">
        <w:t xml:space="preserve"> yielded the earliest evidence of meat eating by hominids.</w:t>
      </w:r>
      <w:r w:rsidR="00E624FB" w:rsidRPr="00E624FB">
        <w:t xml:space="preserve"> P</w:t>
      </w:r>
      <w:r w:rsidR="00D747A9">
        <w:t>hoto</w:t>
      </w:r>
      <w:r w:rsidR="00505B2C" w:rsidRPr="00E624FB">
        <w:t xml:space="preserve"> </w:t>
      </w:r>
      <w:r w:rsidR="00C86958" w:rsidRPr="00E624FB">
        <w:t xml:space="preserve">© </w:t>
      </w:r>
      <w:r w:rsidR="00733C54" w:rsidRPr="00E624FB">
        <w:t xml:space="preserve">1998 </w:t>
      </w:r>
      <w:r w:rsidR="00725398">
        <w:t>David L. Brill</w:t>
      </w:r>
      <w:r w:rsidR="00733C54" w:rsidRPr="00E624FB">
        <w:t>, humanoriginsphotos.com</w:t>
      </w:r>
      <w:r w:rsidR="00E624FB">
        <w:t xml:space="preserve">. </w:t>
      </w:r>
      <w:r w:rsidR="00960B54">
        <w:t xml:space="preserve">ID: </w:t>
      </w:r>
      <w:r w:rsidR="00960B54" w:rsidRPr="007A1E0E">
        <w:t>1998</w:t>
      </w:r>
      <w:r w:rsidR="007A1E0E">
        <w:t>-</w:t>
      </w:r>
      <w:r w:rsidR="00960B54" w:rsidRPr="007A1E0E">
        <w:t>0509-14W</w:t>
      </w:r>
      <w:r w:rsidR="00960B54">
        <w:rPr>
          <w:b/>
          <w:bCs/>
        </w:rPr>
        <w:t xml:space="preserve">. </w:t>
      </w:r>
      <w:r w:rsidR="00E624FB">
        <w:t xml:space="preserve">Text: </w:t>
      </w:r>
      <w:r w:rsidR="00725398">
        <w:t>David L. Brill</w:t>
      </w:r>
    </w:p>
    <w:p w14:paraId="4E9FED76" w14:textId="77777777" w:rsidR="004D7492" w:rsidRDefault="004D7492" w:rsidP="00DE75D2">
      <w:pPr>
        <w:rPr>
          <w:rFonts w:ascii="Times New Roman" w:hAnsi="Times New Roman" w:cs="Times New Roman"/>
          <w:iCs/>
          <w:sz w:val="24"/>
          <w:szCs w:val="24"/>
        </w:rPr>
      </w:pPr>
    </w:p>
    <w:p w14:paraId="1188C129" w14:textId="58CC1EB1" w:rsidR="00DE75D2" w:rsidRDefault="00DE75D2" w:rsidP="00DE75D2">
      <w:pPr>
        <w:rPr>
          <w:rFonts w:ascii="Times New Roman" w:hAnsi="Times New Roman" w:cs="Times New Roman"/>
          <w:iCs/>
          <w:sz w:val="24"/>
          <w:szCs w:val="24"/>
        </w:rPr>
      </w:pPr>
      <w:r>
        <w:rPr>
          <w:rFonts w:ascii="Times New Roman" w:hAnsi="Times New Roman" w:cs="Times New Roman"/>
          <w:iCs/>
          <w:sz w:val="24"/>
          <w:szCs w:val="24"/>
        </w:rPr>
        <w:t>Tim said he was suspicious of Don at first, that Don had to prove he and Tim “had the same attitude toward careful fieldwork.” But, Tim said, Don did prove it: “His fossils are very well described. Their dating is exemplary, and they have been carefully cleaned. . . Don’s originals are beautiful. Even his casts tell you a lot more than a lot of other people’s originals do.” (18</w:t>
      </w:r>
      <w:ins w:id="32" w:author="Ann Lewin-Benham" w:date="2021-12-07T13:15:00Z">
        <w:r w:rsidR="00517D15">
          <w:rPr>
            <w:rFonts w:ascii="Times New Roman" w:hAnsi="Times New Roman" w:cs="Times New Roman"/>
            <w:iCs/>
            <w:sz w:val="24"/>
            <w:szCs w:val="24"/>
          </w:rPr>
          <w:t>,</w:t>
        </w:r>
      </w:ins>
      <w:del w:id="33" w:author="Ann Lewin-Benham" w:date="2021-12-07T13:15:00Z">
        <w:r w:rsidDel="00517D15">
          <w:rPr>
            <w:rFonts w:ascii="Times New Roman" w:hAnsi="Times New Roman" w:cs="Times New Roman"/>
            <w:iCs/>
            <w:sz w:val="24"/>
            <w:szCs w:val="24"/>
          </w:rPr>
          <w:delText>.</w:delText>
        </w:r>
      </w:del>
      <w:r>
        <w:rPr>
          <w:rFonts w:ascii="Times New Roman" w:hAnsi="Times New Roman" w:cs="Times New Roman"/>
          <w:iCs/>
          <w:sz w:val="24"/>
          <w:szCs w:val="24"/>
        </w:rPr>
        <w:t xml:space="preserve"> p.292)</w:t>
      </w:r>
    </w:p>
    <w:p w14:paraId="0488BFD1" w14:textId="77777777" w:rsidR="00906872" w:rsidRDefault="00906872" w:rsidP="00053360">
      <w:pPr>
        <w:tabs>
          <w:tab w:val="left" w:pos="3679"/>
          <w:tab w:val="left" w:pos="3812"/>
        </w:tabs>
        <w:rPr>
          <w:rFonts w:ascii="Times New Roman" w:hAnsi="Times New Roman" w:cs="Times New Roman"/>
          <w:iCs/>
          <w:sz w:val="24"/>
          <w:szCs w:val="24"/>
        </w:rPr>
      </w:pPr>
    </w:p>
    <w:p w14:paraId="466705C8" w14:textId="5DEEB56F" w:rsidR="00DE75D2" w:rsidRPr="005E18FC" w:rsidDel="009977E6" w:rsidRDefault="00906872" w:rsidP="00053360">
      <w:pPr>
        <w:tabs>
          <w:tab w:val="left" w:pos="3679"/>
          <w:tab w:val="left" w:pos="3812"/>
        </w:tabs>
        <w:rPr>
          <w:del w:id="34" w:author="Ann Lewin-Benham" w:date="2021-12-07T13:12:00Z"/>
          <w:rFonts w:ascii="Times New Roman" w:hAnsi="Times New Roman" w:cs="Times New Roman"/>
          <w:iCs/>
          <w:sz w:val="24"/>
          <w:szCs w:val="24"/>
        </w:rPr>
      </w:pPr>
      <w:r w:rsidRPr="005E18FC">
        <w:rPr>
          <w:rFonts w:ascii="Times New Roman" w:hAnsi="Times New Roman" w:cs="Times New Roman"/>
          <w:iCs/>
          <w:sz w:val="24"/>
          <w:szCs w:val="24"/>
        </w:rPr>
        <w:t>You must determine fossils</w:t>
      </w:r>
      <w:r w:rsidR="007A1E0E" w:rsidRPr="005E18FC">
        <w:rPr>
          <w:rFonts w:ascii="Times New Roman" w:hAnsi="Times New Roman" w:cs="Times New Roman"/>
          <w:iCs/>
          <w:sz w:val="24"/>
          <w:szCs w:val="24"/>
        </w:rPr>
        <w:t>’</w:t>
      </w:r>
      <w:r w:rsidRPr="005E18FC">
        <w:rPr>
          <w:rFonts w:ascii="Times New Roman" w:hAnsi="Times New Roman" w:cs="Times New Roman"/>
          <w:iCs/>
          <w:sz w:val="24"/>
          <w:szCs w:val="24"/>
        </w:rPr>
        <w:t xml:space="preserve"> age to understand them and their relation to other fossils. Several dating methods include finding their relative position in the ground – the deeper the older; testing the </w:t>
      </w:r>
      <w:r w:rsidRPr="002A5284">
        <w:rPr>
          <w:rFonts w:ascii="Times New Roman" w:hAnsi="Times New Roman" w:cs="Times New Roman"/>
          <w:i/>
          <w:sz w:val="24"/>
          <w:szCs w:val="24"/>
        </w:rPr>
        <w:t>amount</w:t>
      </w:r>
      <w:r w:rsidRPr="005E18FC">
        <w:rPr>
          <w:rFonts w:ascii="Times New Roman" w:hAnsi="Times New Roman" w:cs="Times New Roman"/>
          <w:iCs/>
          <w:sz w:val="24"/>
          <w:szCs w:val="24"/>
        </w:rPr>
        <w:t xml:space="preserve"> </w:t>
      </w:r>
      <w:r w:rsidR="002A5284">
        <w:rPr>
          <w:rFonts w:ascii="Times New Roman" w:hAnsi="Times New Roman" w:cs="Times New Roman"/>
          <w:iCs/>
          <w:sz w:val="24"/>
          <w:szCs w:val="24"/>
        </w:rPr>
        <w:t xml:space="preserve">and number </w:t>
      </w:r>
      <w:r w:rsidRPr="005E18FC">
        <w:rPr>
          <w:rFonts w:ascii="Times New Roman" w:hAnsi="Times New Roman" w:cs="Times New Roman"/>
          <w:iCs/>
          <w:sz w:val="24"/>
          <w:szCs w:val="24"/>
        </w:rPr>
        <w:t xml:space="preserve">of radioactive elements they contain – tells when a rock formed or a life-form died; and </w:t>
      </w:r>
      <w:r w:rsidR="00C40A66" w:rsidRPr="005E18FC">
        <w:rPr>
          <w:rFonts w:ascii="Times New Roman" w:hAnsi="Times New Roman" w:cs="Times New Roman"/>
          <w:iCs/>
          <w:sz w:val="24"/>
          <w:szCs w:val="24"/>
        </w:rPr>
        <w:t xml:space="preserve"> </w:t>
      </w:r>
      <w:r w:rsidRPr="005E18FC">
        <w:rPr>
          <w:rFonts w:ascii="Times New Roman" w:hAnsi="Times New Roman" w:cs="Times New Roman"/>
          <w:iCs/>
          <w:sz w:val="24"/>
          <w:szCs w:val="24"/>
        </w:rPr>
        <w:t>analyzing volcanic ash.</w:t>
      </w:r>
      <w:ins w:id="35" w:author="Ann Lewin-Benham" w:date="2021-12-07T13:09:00Z">
        <w:r w:rsidR="009977E6">
          <w:rPr>
            <w:rFonts w:ascii="Times New Roman" w:hAnsi="Times New Roman" w:cs="Times New Roman"/>
            <w:iCs/>
            <w:sz w:val="24"/>
            <w:szCs w:val="24"/>
          </w:rPr>
          <w:t xml:space="preserve"> Read</w:t>
        </w:r>
      </w:ins>
      <w:ins w:id="36" w:author="Ann Lewin-Benham" w:date="2021-12-07T13:10:00Z">
        <w:r w:rsidR="009977E6">
          <w:rPr>
            <w:rFonts w:ascii="Times New Roman" w:hAnsi="Times New Roman" w:cs="Times New Roman"/>
            <w:iCs/>
            <w:sz w:val="24"/>
            <w:szCs w:val="24"/>
          </w:rPr>
          <w:t xml:space="preserve"> the article </w:t>
        </w:r>
      </w:ins>
      <w:moveToRangeStart w:id="37" w:author="Ann Lewin-Benham" w:date="2021-12-07T13:10:00Z" w:name="move89775047"/>
      <w:moveTo w:id="38" w:author="Ann Lewin-Benham" w:date="2021-12-07T13:10:00Z">
        <w:r w:rsidR="009977E6" w:rsidRPr="005E18FC">
          <w:rPr>
            <w:rFonts w:ascii="Times New Roman" w:hAnsi="Times New Roman" w:cs="Times New Roman"/>
            <w:i/>
            <w:sz w:val="24"/>
            <w:szCs w:val="24"/>
          </w:rPr>
          <w:t xml:space="preserve">The </w:t>
        </w:r>
      </w:moveTo>
      <w:ins w:id="39" w:author="Ann Lewin-Benham" w:date="2021-12-07T13:10:00Z">
        <w:r w:rsidR="009977E6">
          <w:rPr>
            <w:rFonts w:ascii="Times New Roman" w:hAnsi="Times New Roman" w:cs="Times New Roman"/>
            <w:i/>
            <w:sz w:val="24"/>
            <w:szCs w:val="24"/>
          </w:rPr>
          <w:t>D</w:t>
        </w:r>
      </w:ins>
      <w:moveTo w:id="40" w:author="Ann Lewin-Benham" w:date="2021-12-07T13:10:00Z">
        <w:del w:id="41" w:author="Ann Lewin-Benham" w:date="2021-12-07T13:10:00Z">
          <w:r w:rsidR="009977E6" w:rsidRPr="005E18FC" w:rsidDel="009977E6">
            <w:rPr>
              <w:rFonts w:ascii="Times New Roman" w:hAnsi="Times New Roman" w:cs="Times New Roman"/>
              <w:i/>
              <w:sz w:val="24"/>
              <w:szCs w:val="24"/>
            </w:rPr>
            <w:delText>d</w:delText>
          </w:r>
        </w:del>
        <w:r w:rsidR="009977E6" w:rsidRPr="005E18FC">
          <w:rPr>
            <w:rFonts w:ascii="Times New Roman" w:hAnsi="Times New Roman" w:cs="Times New Roman"/>
            <w:i/>
            <w:sz w:val="24"/>
            <w:szCs w:val="24"/>
          </w:rPr>
          <w:t xml:space="preserve">ating </w:t>
        </w:r>
        <w:del w:id="42" w:author="Ann Lewin-Benham" w:date="2021-12-07T13:10:00Z">
          <w:r w:rsidR="009977E6" w:rsidRPr="005E18FC" w:rsidDel="009977E6">
            <w:rPr>
              <w:rFonts w:ascii="Times New Roman" w:hAnsi="Times New Roman" w:cs="Times New Roman"/>
              <w:i/>
              <w:sz w:val="24"/>
              <w:szCs w:val="24"/>
            </w:rPr>
            <w:delText>g</w:delText>
          </w:r>
        </w:del>
      </w:moveTo>
      <w:ins w:id="43" w:author="Ann Lewin-Benham" w:date="2021-12-07T13:10:00Z">
        <w:r w:rsidR="009977E6">
          <w:rPr>
            <w:rFonts w:ascii="Times New Roman" w:hAnsi="Times New Roman" w:cs="Times New Roman"/>
            <w:i/>
            <w:sz w:val="24"/>
            <w:szCs w:val="24"/>
          </w:rPr>
          <w:t>G</w:t>
        </w:r>
      </w:ins>
      <w:moveTo w:id="44" w:author="Ann Lewin-Benham" w:date="2021-12-07T13:10:00Z">
        <w:r w:rsidR="009977E6" w:rsidRPr="005E18FC">
          <w:rPr>
            <w:rFonts w:ascii="Times New Roman" w:hAnsi="Times New Roman" w:cs="Times New Roman"/>
            <w:i/>
            <w:sz w:val="24"/>
            <w:szCs w:val="24"/>
          </w:rPr>
          <w:t>ame</w:t>
        </w:r>
      </w:moveTo>
      <w:ins w:id="45" w:author="Ann Lewin-Benham" w:date="2021-12-07T13:11:00Z">
        <w:r w:rsidR="009977E6">
          <w:rPr>
            <w:rFonts w:ascii="Times New Roman" w:hAnsi="Times New Roman" w:cs="Times New Roman"/>
            <w:i/>
            <w:sz w:val="24"/>
            <w:szCs w:val="24"/>
          </w:rPr>
          <w:t xml:space="preserve"> </w:t>
        </w:r>
        <w:r w:rsidR="009977E6">
          <w:rPr>
            <w:rFonts w:ascii="Times New Roman" w:hAnsi="Times New Roman" w:cs="Times New Roman"/>
            <w:iCs/>
            <w:sz w:val="24"/>
            <w:szCs w:val="24"/>
          </w:rPr>
          <w:t>in the magazine of the</w:t>
        </w:r>
      </w:ins>
      <w:moveTo w:id="46" w:author="Ann Lewin-Benham" w:date="2021-12-07T13:10:00Z">
        <w:del w:id="47" w:author="Ann Lewin-Benham" w:date="2021-12-07T13:11:00Z">
          <w:r w:rsidR="009977E6" w:rsidRPr="005E18FC" w:rsidDel="009977E6">
            <w:rPr>
              <w:rFonts w:ascii="Times New Roman" w:hAnsi="Times New Roman" w:cs="Times New Roman"/>
              <w:i/>
              <w:sz w:val="24"/>
              <w:szCs w:val="24"/>
            </w:rPr>
            <w:delText>.</w:delText>
          </w:r>
        </w:del>
      </w:moveTo>
      <w:moveToRangeEnd w:id="37"/>
      <w:del w:id="48" w:author="Ann Lewin-Benham" w:date="2021-12-07T13:11:00Z">
        <w:r w:rsidRPr="005E18FC" w:rsidDel="009977E6">
          <w:rPr>
            <w:rFonts w:ascii="Times New Roman" w:hAnsi="Times New Roman" w:cs="Times New Roman"/>
            <w:iCs/>
            <w:sz w:val="24"/>
            <w:szCs w:val="24"/>
          </w:rPr>
          <w:delText xml:space="preserve"> [NEW:</w:delText>
        </w:r>
      </w:del>
      <w:r w:rsidRPr="005E18FC">
        <w:rPr>
          <w:rFonts w:ascii="Times New Roman" w:hAnsi="Times New Roman" w:cs="Times New Roman"/>
          <w:iCs/>
          <w:sz w:val="24"/>
          <w:szCs w:val="24"/>
        </w:rPr>
        <w:t xml:space="preserve"> American Museum of Natural History</w:t>
      </w:r>
      <w:del w:id="49" w:author="Ann Lewin-Benham" w:date="2021-12-07T13:13:00Z">
        <w:r w:rsidRPr="005E18FC" w:rsidDel="009227B0">
          <w:rPr>
            <w:rFonts w:ascii="Times New Roman" w:hAnsi="Times New Roman" w:cs="Times New Roman"/>
            <w:iCs/>
            <w:sz w:val="24"/>
            <w:szCs w:val="24"/>
          </w:rPr>
          <w:delText xml:space="preserve"> (ND)</w:delText>
        </w:r>
      </w:del>
      <w:r w:rsidRPr="005E18FC">
        <w:rPr>
          <w:rFonts w:ascii="Times New Roman" w:hAnsi="Times New Roman" w:cs="Times New Roman"/>
          <w:iCs/>
          <w:sz w:val="24"/>
          <w:szCs w:val="24"/>
        </w:rPr>
        <w:t>.</w:t>
      </w:r>
      <w:ins w:id="50" w:author="Ann Lewin-Benham" w:date="2021-12-07T13:11:00Z">
        <w:r w:rsidR="009977E6">
          <w:rPr>
            <w:rFonts w:ascii="Times New Roman" w:hAnsi="Times New Roman" w:cs="Times New Roman"/>
            <w:iCs/>
            <w:sz w:val="24"/>
            <w:szCs w:val="24"/>
          </w:rPr>
          <w:t>*</w:t>
        </w:r>
      </w:ins>
      <w:r w:rsidRPr="005E18FC">
        <w:rPr>
          <w:rFonts w:ascii="Times New Roman" w:hAnsi="Times New Roman" w:cs="Times New Roman"/>
          <w:iCs/>
          <w:sz w:val="24"/>
          <w:szCs w:val="24"/>
        </w:rPr>
        <w:t xml:space="preserve"> </w:t>
      </w:r>
      <w:moveFromRangeStart w:id="51" w:author="Ann Lewin-Benham" w:date="2021-12-07T13:10:00Z" w:name="move89775047"/>
      <w:moveFrom w:id="52" w:author="Ann Lewin-Benham" w:date="2021-12-07T13:10:00Z">
        <w:r w:rsidRPr="005E18FC" w:rsidDel="009977E6">
          <w:rPr>
            <w:rFonts w:ascii="Times New Roman" w:hAnsi="Times New Roman" w:cs="Times New Roman"/>
            <w:i/>
            <w:sz w:val="24"/>
            <w:szCs w:val="24"/>
          </w:rPr>
          <w:t xml:space="preserve">The dating game. </w:t>
        </w:r>
      </w:moveFrom>
      <w:moveFromRangeEnd w:id="51"/>
      <w:del w:id="53" w:author="Ann Lewin-Benham" w:date="2021-12-07T13:11:00Z">
        <w:r w:rsidRPr="005E18FC" w:rsidDel="009977E6">
          <w:rPr>
            <w:rFonts w:ascii="Times New Roman" w:hAnsi="Times New Roman" w:cs="Times New Roman"/>
            <w:iCs/>
            <w:sz w:val="24"/>
            <w:szCs w:val="24"/>
          </w:rPr>
          <w:delText xml:space="preserve">Retrieved May 2020: </w:delText>
        </w:r>
        <w:r w:rsidR="00C40A66" w:rsidRPr="005E18FC" w:rsidDel="009977E6">
          <w:rPr>
            <w:rFonts w:ascii="Times New Roman" w:hAnsi="Times New Roman" w:cs="Times New Roman"/>
            <w:iCs/>
            <w:sz w:val="24"/>
            <w:szCs w:val="24"/>
          </w:rPr>
          <w:delText>amnh.org/exhibitions/permanent/human-origins/understanding-our-past/fossil-dating-methods]</w:delText>
        </w:r>
      </w:del>
    </w:p>
    <w:p w14:paraId="24F8079C" w14:textId="0B4B4BEE" w:rsidR="005E18FC" w:rsidRPr="005E18FC" w:rsidRDefault="005E18FC" w:rsidP="009977E6">
      <w:pPr>
        <w:tabs>
          <w:tab w:val="left" w:pos="3679"/>
          <w:tab w:val="left" w:pos="3812"/>
        </w:tabs>
        <w:rPr>
          <w:rFonts w:ascii="Times New Roman" w:hAnsi="Times New Roman" w:cs="Times New Roman"/>
          <w:i/>
          <w:iCs/>
          <w:color w:val="000000"/>
          <w:sz w:val="24"/>
          <w:szCs w:val="24"/>
        </w:rPr>
        <w:pPrChange w:id="54" w:author="Ann Lewin-Benham" w:date="2021-12-07T13:12:00Z">
          <w:pPr/>
        </w:pPrChange>
      </w:pPr>
      <w:r w:rsidRPr="005E18FC">
        <w:rPr>
          <w:rFonts w:ascii="Times New Roman" w:hAnsi="Times New Roman" w:cs="Times New Roman"/>
          <w:color w:val="000000"/>
          <w:sz w:val="24"/>
          <w:szCs w:val="24"/>
        </w:rPr>
        <w:t xml:space="preserve">When the “Lucy” skeleton (40% complete) was discovered in 1974, she became the first and earliest example of a likely ancestor, habitually walking on two legs which is a hallmark of humanity. When Lucy’s age was shown to be 3.2 million years, the great antiquity of bipedalism was a shock to the field. </w:t>
      </w:r>
      <w:r w:rsidRPr="005E18FC">
        <w:rPr>
          <w:rFonts w:ascii="Times New Roman" w:hAnsi="Times New Roman" w:cs="Times New Roman"/>
          <w:i/>
          <w:iCs/>
          <w:color w:val="000000"/>
          <w:sz w:val="24"/>
          <w:szCs w:val="24"/>
        </w:rPr>
        <w:t>Had the evolution of bipedalism really been perfected that long ago?!</w:t>
      </w:r>
    </w:p>
    <w:p w14:paraId="060C67D5" w14:textId="2F666876" w:rsidR="005E18FC" w:rsidRDefault="009977E6" w:rsidP="00053360">
      <w:pPr>
        <w:tabs>
          <w:tab w:val="left" w:pos="3679"/>
          <w:tab w:val="left" w:pos="3812"/>
        </w:tabs>
        <w:rPr>
          <w:ins w:id="55" w:author="Ann Lewin-Benham" w:date="2021-12-07T13:12:00Z"/>
          <w:rFonts w:ascii="Times New Roman" w:hAnsi="Times New Roman" w:cs="Times New Roman"/>
          <w:iCs/>
          <w:sz w:val="20"/>
          <w:szCs w:val="20"/>
        </w:rPr>
      </w:pPr>
      <w:ins w:id="56" w:author="Ann Lewin-Benham" w:date="2021-12-07T13:12:00Z">
        <w:r w:rsidRPr="009977E6">
          <w:rPr>
            <w:rFonts w:ascii="Times New Roman" w:hAnsi="Times New Roman" w:cs="Times New Roman"/>
            <w:iCs/>
            <w:sz w:val="20"/>
            <w:szCs w:val="20"/>
            <w:rPrChange w:id="57" w:author="Ann Lewin-Benham" w:date="2021-12-07T13:12:00Z">
              <w:rPr>
                <w:rFonts w:ascii="Times New Roman" w:hAnsi="Times New Roman" w:cs="Times New Roman"/>
                <w:iCs/>
                <w:sz w:val="24"/>
                <w:szCs w:val="24"/>
              </w:rPr>
            </w:rPrChange>
          </w:rPr>
          <w:t>*</w:t>
        </w:r>
        <w:r w:rsidRPr="009977E6">
          <w:rPr>
            <w:rFonts w:ascii="Times New Roman" w:hAnsi="Times New Roman" w:cs="Times New Roman"/>
            <w:iCs/>
            <w:sz w:val="20"/>
            <w:szCs w:val="20"/>
            <w:rPrChange w:id="58" w:author="Ann Lewin-Benham" w:date="2021-12-07T13:12:00Z">
              <w:rPr>
                <w:rFonts w:ascii="Times New Roman" w:hAnsi="Times New Roman" w:cs="Times New Roman"/>
                <w:iCs/>
                <w:sz w:val="24"/>
                <w:szCs w:val="24"/>
              </w:rPr>
            </w:rPrChange>
          </w:rPr>
          <w:t>Retrieved May 2020: amnh.org/exhibitions/permanent/human-origins/understanding-our-past/fossil-dating-methods</w:t>
        </w:r>
      </w:ins>
    </w:p>
    <w:p w14:paraId="06C25462" w14:textId="77777777" w:rsidR="009977E6" w:rsidRPr="009977E6" w:rsidRDefault="009977E6" w:rsidP="00053360">
      <w:pPr>
        <w:tabs>
          <w:tab w:val="left" w:pos="3679"/>
          <w:tab w:val="left" w:pos="3812"/>
        </w:tabs>
        <w:rPr>
          <w:rFonts w:ascii="Times New Roman" w:hAnsi="Times New Roman" w:cs="Times New Roman"/>
          <w:iCs/>
          <w:sz w:val="20"/>
          <w:szCs w:val="20"/>
          <w:rPrChange w:id="59" w:author="Ann Lewin-Benham" w:date="2021-12-07T13:12:00Z">
            <w:rPr>
              <w:rFonts w:ascii="Times New Roman" w:hAnsi="Times New Roman" w:cs="Times New Roman"/>
              <w:iCs/>
              <w:sz w:val="24"/>
              <w:szCs w:val="24"/>
            </w:rPr>
          </w:rPrChange>
        </w:rPr>
      </w:pPr>
    </w:p>
    <w:p w14:paraId="0490D321" w14:textId="61C8EEFD" w:rsidR="005E18FC" w:rsidRPr="005E18FC" w:rsidRDefault="005E18FC" w:rsidP="00DE75D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Lovejoy’s </w:t>
      </w:r>
      <w:r w:rsidR="00772CA4">
        <w:rPr>
          <w:rFonts w:ascii="Times New Roman" w:eastAsia="Times New Roman" w:hAnsi="Times New Roman" w:cs="Times New Roman"/>
          <w:b/>
          <w:bCs/>
          <w:sz w:val="24"/>
          <w:szCs w:val="24"/>
        </w:rPr>
        <w:t>Reconstructed Skeleton “</w:t>
      </w:r>
      <w:r>
        <w:rPr>
          <w:rFonts w:ascii="Times New Roman" w:eastAsia="Times New Roman" w:hAnsi="Times New Roman" w:cs="Times New Roman"/>
          <w:b/>
          <w:bCs/>
          <w:sz w:val="24"/>
          <w:szCs w:val="24"/>
        </w:rPr>
        <w:t>Lucy</w:t>
      </w:r>
      <w:r w:rsidR="00772CA4">
        <w:rPr>
          <w:rFonts w:ascii="Times New Roman" w:eastAsia="Times New Roman" w:hAnsi="Times New Roman" w:cs="Times New Roman"/>
          <w:b/>
          <w:bCs/>
          <w:sz w:val="24"/>
          <w:szCs w:val="24"/>
        </w:rPr>
        <w:t>”</w:t>
      </w:r>
    </w:p>
    <w:p w14:paraId="398FEEF1" w14:textId="77777777" w:rsidR="00A45533" w:rsidRDefault="00A45533" w:rsidP="00A45533">
      <w:pPr>
        <w:widowControl/>
        <w:autoSpaceDE/>
        <w:autoSpaceDN/>
        <w:rPr>
          <w:rFonts w:ascii="Segoe UI" w:hAnsi="Segoe UI" w:cs="Segoe UI"/>
          <w:color w:val="000000"/>
          <w:sz w:val="20"/>
          <w:szCs w:val="20"/>
        </w:rPr>
      </w:pPr>
    </w:p>
    <w:p w14:paraId="335EF566" w14:textId="5C4819BE" w:rsidR="00A45533" w:rsidRPr="00F91636" w:rsidRDefault="004E50F3" w:rsidP="00A45533">
      <w:pPr>
        <w:rPr>
          <w:rFonts w:ascii="Times New Roman" w:hAnsi="Times New Roman" w:cs="Times New Roman"/>
          <w:color w:val="000000"/>
          <w:sz w:val="24"/>
          <w:szCs w:val="24"/>
        </w:rPr>
      </w:pPr>
      <w:r w:rsidRPr="00F91636">
        <w:rPr>
          <w:rFonts w:ascii="Times New Roman" w:hAnsi="Times New Roman" w:cs="Times New Roman"/>
          <w:color w:val="000000"/>
          <w:sz w:val="24"/>
          <w:szCs w:val="24"/>
        </w:rPr>
        <w:t xml:space="preserve">Around  </w:t>
      </w:r>
      <w:r w:rsidRPr="00F91636">
        <w:rPr>
          <w:rFonts w:ascii="Times New Roman" w:hAnsi="Times New Roman" w:cs="Times New Roman"/>
          <w:b/>
          <w:bCs/>
          <w:color w:val="FF0000"/>
          <w:sz w:val="24"/>
          <w:szCs w:val="24"/>
        </w:rPr>
        <w:t>YEAR,</w:t>
      </w:r>
      <w:r w:rsidR="005E18FC" w:rsidRPr="00F91636">
        <w:rPr>
          <w:rFonts w:ascii="Times New Roman" w:hAnsi="Times New Roman" w:cs="Times New Roman"/>
          <w:color w:val="000000"/>
          <w:sz w:val="24"/>
          <w:szCs w:val="24"/>
        </w:rPr>
        <w:t xml:space="preserve"> early </w:t>
      </w:r>
      <w:r w:rsidRPr="00F91636">
        <w:rPr>
          <w:rFonts w:ascii="Times New Roman" w:hAnsi="Times New Roman" w:cs="Times New Roman"/>
          <w:color w:val="000000"/>
          <w:sz w:val="24"/>
          <w:szCs w:val="24"/>
        </w:rPr>
        <w:t xml:space="preserve">in </w:t>
      </w:r>
      <w:r w:rsidR="005E18FC" w:rsidRPr="00F91636">
        <w:rPr>
          <w:rFonts w:ascii="Times New Roman" w:hAnsi="Times New Roman" w:cs="Times New Roman"/>
          <w:color w:val="000000"/>
          <w:sz w:val="24"/>
          <w:szCs w:val="24"/>
        </w:rPr>
        <w:t xml:space="preserve">the Lucy fossil’s “life,” </w:t>
      </w:r>
      <w:r w:rsidR="00A45533" w:rsidRPr="00F91636">
        <w:rPr>
          <w:rFonts w:ascii="Times New Roman" w:hAnsi="Times New Roman" w:cs="Times New Roman"/>
          <w:color w:val="000000"/>
          <w:sz w:val="24"/>
          <w:szCs w:val="24"/>
        </w:rPr>
        <w:t xml:space="preserve">Dr. Owen Lovejoy, </w:t>
      </w:r>
      <w:r w:rsidR="00B52AFB" w:rsidRPr="00F91636">
        <w:rPr>
          <w:rFonts w:ascii="Times New Roman" w:hAnsi="Times New Roman" w:cs="Times New Roman"/>
          <w:color w:val="000000"/>
          <w:sz w:val="24"/>
          <w:szCs w:val="24"/>
        </w:rPr>
        <w:t>Kent State University A</w:t>
      </w:r>
      <w:r w:rsidR="00A45533" w:rsidRPr="00F91636">
        <w:rPr>
          <w:rFonts w:ascii="Times New Roman" w:hAnsi="Times New Roman" w:cs="Times New Roman"/>
          <w:color w:val="000000"/>
          <w:sz w:val="24"/>
          <w:szCs w:val="24"/>
        </w:rPr>
        <w:t xml:space="preserve">natomist and </w:t>
      </w:r>
      <w:r w:rsidR="00B52AFB" w:rsidRPr="00F91636">
        <w:rPr>
          <w:rFonts w:ascii="Times New Roman" w:hAnsi="Times New Roman" w:cs="Times New Roman"/>
          <w:color w:val="000000"/>
          <w:sz w:val="24"/>
          <w:szCs w:val="24"/>
        </w:rPr>
        <w:t>P</w:t>
      </w:r>
      <w:r w:rsidR="00A45533" w:rsidRPr="00F91636">
        <w:rPr>
          <w:rFonts w:ascii="Times New Roman" w:hAnsi="Times New Roman" w:cs="Times New Roman"/>
          <w:color w:val="000000"/>
          <w:sz w:val="24"/>
          <w:szCs w:val="24"/>
        </w:rPr>
        <w:t>rofessor</w:t>
      </w:r>
      <w:r w:rsidR="005E18FC" w:rsidRPr="00F91636">
        <w:rPr>
          <w:rFonts w:ascii="Times New Roman" w:hAnsi="Times New Roman" w:cs="Times New Roman"/>
          <w:color w:val="000000"/>
          <w:sz w:val="24"/>
          <w:szCs w:val="24"/>
        </w:rPr>
        <w:t>,</w:t>
      </w:r>
      <w:r w:rsidR="00A45533" w:rsidRPr="00F91636">
        <w:rPr>
          <w:rFonts w:ascii="Times New Roman" w:hAnsi="Times New Roman" w:cs="Times New Roman"/>
          <w:color w:val="000000"/>
          <w:sz w:val="24"/>
          <w:szCs w:val="24"/>
        </w:rPr>
        <w:t xml:space="preserve"> </w:t>
      </w:r>
      <w:r w:rsidR="005E18FC" w:rsidRPr="00F91636">
        <w:rPr>
          <w:rFonts w:ascii="Times New Roman" w:hAnsi="Times New Roman" w:cs="Times New Roman"/>
          <w:color w:val="000000"/>
          <w:sz w:val="24"/>
          <w:szCs w:val="24"/>
        </w:rPr>
        <w:t>reconstructed “Lucy’s” pelvis, legs, knees, and feet using anatomical comparisons</w:t>
      </w:r>
      <w:r w:rsidR="004350FA" w:rsidRPr="00F91636">
        <w:rPr>
          <w:rFonts w:ascii="Times New Roman" w:hAnsi="Times New Roman" w:cs="Times New Roman"/>
          <w:color w:val="000000"/>
          <w:sz w:val="24"/>
          <w:szCs w:val="24"/>
        </w:rPr>
        <w:t>,</w:t>
      </w:r>
      <w:r w:rsidR="005E18FC" w:rsidRPr="00F91636">
        <w:rPr>
          <w:rFonts w:ascii="Times New Roman" w:hAnsi="Times New Roman" w:cs="Times New Roman"/>
          <w:color w:val="000000"/>
          <w:sz w:val="24"/>
          <w:szCs w:val="24"/>
        </w:rPr>
        <w:t xml:space="preserve"> calculations</w:t>
      </w:r>
      <w:r w:rsidR="004350FA" w:rsidRPr="00F91636">
        <w:rPr>
          <w:rFonts w:ascii="Times New Roman" w:hAnsi="Times New Roman" w:cs="Times New Roman"/>
          <w:color w:val="000000"/>
          <w:sz w:val="24"/>
          <w:szCs w:val="24"/>
        </w:rPr>
        <w:t>, a</w:t>
      </w:r>
      <w:r w:rsidR="008D275A" w:rsidRPr="00F91636">
        <w:rPr>
          <w:rFonts w:ascii="Times New Roman" w:hAnsi="Times New Roman" w:cs="Times New Roman"/>
          <w:color w:val="000000"/>
          <w:sz w:val="24"/>
          <w:szCs w:val="24"/>
        </w:rPr>
        <w:t>nd</w:t>
      </w:r>
      <w:r w:rsidR="004350FA" w:rsidRPr="00F91636">
        <w:rPr>
          <w:rFonts w:ascii="Times New Roman" w:hAnsi="Times New Roman" w:cs="Times New Roman"/>
          <w:color w:val="000000"/>
          <w:sz w:val="24"/>
          <w:szCs w:val="24"/>
        </w:rPr>
        <w:t xml:space="preserve"> his</w:t>
      </w:r>
      <w:r w:rsidR="008D275A" w:rsidRPr="00F91636">
        <w:rPr>
          <w:rFonts w:ascii="Times New Roman" w:hAnsi="Times New Roman" w:cs="Times New Roman"/>
          <w:color w:val="000000"/>
          <w:sz w:val="24"/>
          <w:szCs w:val="24"/>
        </w:rPr>
        <w:t xml:space="preserve"> research</w:t>
      </w:r>
      <w:r w:rsidR="00C80516" w:rsidRPr="00F91636">
        <w:rPr>
          <w:rFonts w:ascii="Times New Roman" w:hAnsi="Times New Roman" w:cs="Times New Roman"/>
          <w:color w:val="000000"/>
          <w:sz w:val="24"/>
          <w:szCs w:val="24"/>
        </w:rPr>
        <w:t xml:space="preserve"> on</w:t>
      </w:r>
      <w:r w:rsidR="008D275A" w:rsidRPr="00F91636">
        <w:rPr>
          <w:rFonts w:ascii="Times New Roman" w:hAnsi="Times New Roman" w:cs="Times New Roman"/>
          <w:color w:val="000000"/>
          <w:sz w:val="24"/>
          <w:szCs w:val="24"/>
        </w:rPr>
        <w:t xml:space="preserve"> each joint and </w:t>
      </w:r>
      <w:r w:rsidR="00777EB5" w:rsidRPr="00F91636">
        <w:rPr>
          <w:rFonts w:ascii="Times New Roman" w:hAnsi="Times New Roman" w:cs="Times New Roman"/>
          <w:color w:val="000000"/>
          <w:sz w:val="24"/>
          <w:szCs w:val="24"/>
        </w:rPr>
        <w:t xml:space="preserve">the </w:t>
      </w:r>
      <w:r w:rsidR="008D275A" w:rsidRPr="00F91636">
        <w:rPr>
          <w:rFonts w:ascii="Times New Roman" w:hAnsi="Times New Roman" w:cs="Times New Roman"/>
          <w:color w:val="000000"/>
          <w:sz w:val="24"/>
          <w:szCs w:val="24"/>
        </w:rPr>
        <w:t xml:space="preserve">length of </w:t>
      </w:r>
      <w:r w:rsidR="00777EB5" w:rsidRPr="00F91636">
        <w:rPr>
          <w:rFonts w:ascii="Times New Roman" w:hAnsi="Times New Roman" w:cs="Times New Roman"/>
          <w:color w:val="000000"/>
          <w:sz w:val="24"/>
          <w:szCs w:val="24"/>
        </w:rPr>
        <w:t xml:space="preserve">each </w:t>
      </w:r>
      <w:r w:rsidR="008D275A" w:rsidRPr="00F91636">
        <w:rPr>
          <w:rFonts w:ascii="Times New Roman" w:hAnsi="Times New Roman" w:cs="Times New Roman"/>
          <w:color w:val="000000"/>
          <w:sz w:val="24"/>
          <w:szCs w:val="24"/>
        </w:rPr>
        <w:t>bone from spine to hip to toe</w:t>
      </w:r>
      <w:r w:rsidR="003E5EC5" w:rsidRPr="00F91636">
        <w:rPr>
          <w:rFonts w:ascii="Times New Roman" w:hAnsi="Times New Roman" w:cs="Times New Roman"/>
          <w:color w:val="000000"/>
          <w:sz w:val="24"/>
          <w:szCs w:val="24"/>
        </w:rPr>
        <w:t>.</w:t>
      </w:r>
      <w:r w:rsidR="00A45533" w:rsidRPr="00F91636">
        <w:rPr>
          <w:rFonts w:ascii="Times New Roman" w:hAnsi="Times New Roman" w:cs="Times New Roman"/>
          <w:color w:val="000000"/>
          <w:sz w:val="24"/>
          <w:szCs w:val="24"/>
        </w:rPr>
        <w:t xml:space="preserve"> </w:t>
      </w:r>
      <w:r w:rsidR="008D275A" w:rsidRPr="00F91636">
        <w:rPr>
          <w:rFonts w:ascii="Times New Roman" w:hAnsi="Times New Roman" w:cs="Times New Roman"/>
          <w:color w:val="000000"/>
          <w:sz w:val="24"/>
          <w:szCs w:val="24"/>
        </w:rPr>
        <w:t>With these analyses, and as</w:t>
      </w:r>
      <w:r w:rsidR="00A45533" w:rsidRPr="00F91636">
        <w:rPr>
          <w:rFonts w:ascii="Times New Roman" w:hAnsi="Times New Roman" w:cs="Times New Roman"/>
          <w:color w:val="000000"/>
          <w:sz w:val="24"/>
          <w:szCs w:val="24"/>
        </w:rPr>
        <w:t xml:space="preserve"> a locomotion expert</w:t>
      </w:r>
      <w:r w:rsidR="008D275A" w:rsidRPr="00F91636">
        <w:rPr>
          <w:rFonts w:ascii="Times New Roman" w:hAnsi="Times New Roman" w:cs="Times New Roman"/>
          <w:color w:val="000000"/>
          <w:sz w:val="24"/>
          <w:szCs w:val="24"/>
        </w:rPr>
        <w:t xml:space="preserve">, Owen </w:t>
      </w:r>
      <w:r w:rsidR="00A45533" w:rsidRPr="00F91636">
        <w:rPr>
          <w:rFonts w:ascii="Times New Roman" w:hAnsi="Times New Roman" w:cs="Times New Roman"/>
          <w:color w:val="000000"/>
          <w:sz w:val="24"/>
          <w:szCs w:val="24"/>
        </w:rPr>
        <w:t>determined without doubt that “Lucy” was perfectly bipedal</w:t>
      </w:r>
      <w:r w:rsidR="008D275A" w:rsidRPr="00F91636">
        <w:rPr>
          <w:rFonts w:ascii="Times New Roman" w:hAnsi="Times New Roman" w:cs="Times New Roman"/>
          <w:color w:val="000000"/>
          <w:sz w:val="24"/>
          <w:szCs w:val="24"/>
        </w:rPr>
        <w:t>. Moreover,</w:t>
      </w:r>
      <w:r w:rsidR="00A45533" w:rsidRPr="00F91636">
        <w:rPr>
          <w:rFonts w:ascii="Times New Roman" w:hAnsi="Times New Roman" w:cs="Times New Roman"/>
          <w:color w:val="000000"/>
          <w:sz w:val="24"/>
          <w:szCs w:val="24"/>
        </w:rPr>
        <w:t xml:space="preserve"> he had developed a complete theory on the complex origin of bipedalism.</w:t>
      </w:r>
      <w:r w:rsidR="008D275A" w:rsidRPr="00F91636">
        <w:rPr>
          <w:rFonts w:ascii="Times New Roman" w:hAnsi="Times New Roman" w:cs="Times New Roman"/>
          <w:color w:val="000000"/>
          <w:sz w:val="24"/>
          <w:szCs w:val="24"/>
        </w:rPr>
        <w:t xml:space="preserve"> But a full-size model of</w:t>
      </w:r>
      <w:r w:rsidR="00DF1A81" w:rsidRPr="00F91636">
        <w:rPr>
          <w:rFonts w:ascii="Times New Roman" w:hAnsi="Times New Roman" w:cs="Times New Roman"/>
          <w:color w:val="000000"/>
          <w:sz w:val="24"/>
          <w:szCs w:val="24"/>
        </w:rPr>
        <w:t xml:space="preserve"> the</w:t>
      </w:r>
      <w:r w:rsidR="008D275A" w:rsidRPr="00F91636">
        <w:rPr>
          <w:rFonts w:ascii="Times New Roman" w:hAnsi="Times New Roman" w:cs="Times New Roman"/>
          <w:color w:val="000000"/>
          <w:sz w:val="24"/>
          <w:szCs w:val="24"/>
        </w:rPr>
        <w:t xml:space="preserve"> </w:t>
      </w:r>
      <w:r w:rsidR="008E2333" w:rsidRPr="00F91636">
        <w:rPr>
          <w:rFonts w:ascii="Times New Roman" w:hAnsi="Times New Roman" w:cs="Times New Roman"/>
          <w:color w:val="000000"/>
          <w:sz w:val="24"/>
          <w:szCs w:val="24"/>
        </w:rPr>
        <w:t>original 3.2 million years old fossils</w:t>
      </w:r>
      <w:r w:rsidR="008D275A" w:rsidRPr="00F91636">
        <w:rPr>
          <w:rFonts w:ascii="Times New Roman" w:hAnsi="Times New Roman" w:cs="Times New Roman"/>
          <w:color w:val="000000"/>
          <w:sz w:val="24"/>
          <w:szCs w:val="24"/>
        </w:rPr>
        <w:t xml:space="preserve"> </w:t>
      </w:r>
      <w:r w:rsidR="00772CA4" w:rsidRPr="00F91636">
        <w:rPr>
          <w:rFonts w:ascii="Times New Roman" w:hAnsi="Times New Roman" w:cs="Times New Roman"/>
          <w:color w:val="000000"/>
          <w:sz w:val="24"/>
          <w:szCs w:val="24"/>
        </w:rPr>
        <w:t xml:space="preserve">of </w:t>
      </w:r>
      <w:r w:rsidR="00772CA4" w:rsidRPr="00F91636">
        <w:rPr>
          <w:rFonts w:ascii="Times New Roman" w:hAnsi="Times New Roman" w:cs="Times New Roman"/>
          <w:i/>
          <w:iCs/>
          <w:color w:val="000000"/>
          <w:sz w:val="24"/>
          <w:szCs w:val="24"/>
        </w:rPr>
        <w:t>Au. afarensis</w:t>
      </w:r>
      <w:r w:rsidR="00772CA4" w:rsidRPr="00F91636">
        <w:rPr>
          <w:rFonts w:ascii="Times New Roman" w:hAnsi="Times New Roman" w:cs="Times New Roman"/>
          <w:color w:val="000000"/>
          <w:sz w:val="24"/>
          <w:szCs w:val="24"/>
        </w:rPr>
        <w:t xml:space="preserve"> </w:t>
      </w:r>
      <w:r w:rsidR="008D275A" w:rsidRPr="00F91636">
        <w:rPr>
          <w:rFonts w:ascii="Times New Roman" w:hAnsi="Times New Roman" w:cs="Times New Roman"/>
          <w:color w:val="000000"/>
          <w:sz w:val="24"/>
          <w:szCs w:val="24"/>
        </w:rPr>
        <w:t>had never been done.</w:t>
      </w:r>
      <w:ins w:id="60" w:author="Ann Lewin-Benham" w:date="2021-12-07T13:16:00Z">
        <w:r w:rsidR="00DF0345">
          <w:rPr>
            <w:rFonts w:ascii="Times New Roman" w:hAnsi="Times New Roman" w:cs="Times New Roman"/>
            <w:color w:val="000000"/>
            <w:sz w:val="24"/>
            <w:szCs w:val="24"/>
          </w:rPr>
          <w:t xml:space="preserve"> (Fig.15.8b)</w:t>
        </w:r>
      </w:ins>
    </w:p>
    <w:p w14:paraId="3E7974F0" w14:textId="5749B019" w:rsidR="009F4E14" w:rsidRPr="00F91636" w:rsidRDefault="009F4E14" w:rsidP="009F4E14">
      <w:pPr>
        <w:rPr>
          <w:rFonts w:ascii="Times New Roman" w:hAnsi="Times New Roman" w:cs="Times New Roman"/>
          <w:color w:val="000000"/>
          <w:sz w:val="24"/>
          <w:szCs w:val="24"/>
        </w:rPr>
      </w:pPr>
    </w:p>
    <w:p w14:paraId="7416860E" w14:textId="4977C368" w:rsidR="00C648D4" w:rsidRPr="00F91636" w:rsidRDefault="00777EB5" w:rsidP="009F4E14">
      <w:pPr>
        <w:rPr>
          <w:rFonts w:ascii="Times New Roman" w:hAnsi="Times New Roman" w:cs="Times New Roman"/>
          <w:color w:val="000000"/>
          <w:sz w:val="24"/>
          <w:szCs w:val="24"/>
        </w:rPr>
      </w:pPr>
      <w:r w:rsidRPr="00F91636">
        <w:rPr>
          <w:rFonts w:ascii="Times New Roman" w:hAnsi="Times New Roman" w:cs="Times New Roman"/>
          <w:color w:val="000000"/>
          <w:sz w:val="24"/>
          <w:szCs w:val="24"/>
        </w:rPr>
        <w:t xml:space="preserve">Fast Forward. </w:t>
      </w:r>
      <w:r w:rsidR="00AD4F13" w:rsidRPr="00F91636">
        <w:rPr>
          <w:rFonts w:ascii="Times New Roman" w:hAnsi="Times New Roman" w:cs="Times New Roman"/>
          <w:color w:val="000000"/>
          <w:sz w:val="24"/>
          <w:szCs w:val="24"/>
        </w:rPr>
        <w:t xml:space="preserve">In </w:t>
      </w:r>
      <w:r w:rsidR="00AD4F13" w:rsidRPr="00F91636">
        <w:rPr>
          <w:rFonts w:ascii="Times New Roman" w:hAnsi="Times New Roman" w:cs="Times New Roman"/>
          <w:b/>
          <w:bCs/>
          <w:color w:val="FF0000"/>
          <w:sz w:val="24"/>
          <w:szCs w:val="24"/>
        </w:rPr>
        <w:t>YEAR</w:t>
      </w:r>
      <w:r w:rsidR="00AD4F13" w:rsidRPr="00F91636">
        <w:rPr>
          <w:rFonts w:ascii="Times New Roman" w:hAnsi="Times New Roman" w:cs="Times New Roman"/>
          <w:b/>
          <w:bCs/>
          <w:color w:val="000000" w:themeColor="text1"/>
          <w:sz w:val="24"/>
          <w:szCs w:val="24"/>
        </w:rPr>
        <w:t xml:space="preserve">, </w:t>
      </w:r>
      <w:r w:rsidR="009F4E14" w:rsidRPr="00F91636">
        <w:rPr>
          <w:rFonts w:ascii="Times New Roman" w:hAnsi="Times New Roman" w:cs="Times New Roman"/>
          <w:color w:val="000000" w:themeColor="text1"/>
          <w:sz w:val="24"/>
          <w:szCs w:val="24"/>
        </w:rPr>
        <w:t>David</w:t>
      </w:r>
      <w:r w:rsidR="009F4E14" w:rsidRPr="00F91636">
        <w:rPr>
          <w:rFonts w:ascii="Times New Roman" w:hAnsi="Times New Roman" w:cs="Times New Roman"/>
          <w:color w:val="000000"/>
          <w:sz w:val="24"/>
          <w:szCs w:val="24"/>
        </w:rPr>
        <w:t xml:space="preserve"> </w:t>
      </w:r>
      <w:r w:rsidR="0000018E" w:rsidRPr="00F91636">
        <w:rPr>
          <w:rFonts w:ascii="Times New Roman" w:hAnsi="Times New Roman" w:cs="Times New Roman"/>
          <w:color w:val="000000"/>
          <w:sz w:val="24"/>
          <w:szCs w:val="24"/>
        </w:rPr>
        <w:t xml:space="preserve">L. </w:t>
      </w:r>
      <w:r w:rsidR="009F4E14" w:rsidRPr="00F91636">
        <w:rPr>
          <w:rFonts w:ascii="Times New Roman" w:hAnsi="Times New Roman" w:cs="Times New Roman"/>
          <w:color w:val="000000"/>
          <w:sz w:val="24"/>
          <w:szCs w:val="24"/>
        </w:rPr>
        <w:t>Brill</w:t>
      </w:r>
      <w:r w:rsidR="00AD4F13" w:rsidRPr="00F91636">
        <w:rPr>
          <w:rFonts w:ascii="Times New Roman" w:hAnsi="Times New Roman" w:cs="Times New Roman"/>
          <w:color w:val="000000"/>
          <w:sz w:val="24"/>
          <w:szCs w:val="24"/>
        </w:rPr>
        <w:t xml:space="preserve"> was </w:t>
      </w:r>
      <w:r w:rsidR="009F4E14" w:rsidRPr="00F91636">
        <w:rPr>
          <w:rFonts w:ascii="Times New Roman" w:hAnsi="Times New Roman" w:cs="Times New Roman"/>
          <w:color w:val="000000"/>
          <w:sz w:val="24"/>
          <w:szCs w:val="24"/>
        </w:rPr>
        <w:t>photographing a world-wide overview article on human origins for National Geographic Magazine</w:t>
      </w:r>
      <w:r w:rsidR="00596B82" w:rsidRPr="00F91636">
        <w:rPr>
          <w:rFonts w:ascii="Times New Roman" w:hAnsi="Times New Roman" w:cs="Times New Roman"/>
          <w:color w:val="000000"/>
          <w:sz w:val="24"/>
          <w:szCs w:val="24"/>
        </w:rPr>
        <w:t xml:space="preserve"> (NGM)</w:t>
      </w:r>
      <w:r w:rsidR="00D94172" w:rsidRPr="00F91636">
        <w:rPr>
          <w:rFonts w:ascii="Times New Roman" w:hAnsi="Times New Roman" w:cs="Times New Roman"/>
          <w:color w:val="000000"/>
          <w:sz w:val="24"/>
          <w:szCs w:val="24"/>
        </w:rPr>
        <w:t>’s November 1985 issue</w:t>
      </w:r>
      <w:r w:rsidRPr="00F91636">
        <w:rPr>
          <w:rFonts w:ascii="Times New Roman" w:hAnsi="Times New Roman" w:cs="Times New Roman"/>
          <w:color w:val="000000"/>
          <w:sz w:val="24"/>
          <w:szCs w:val="24"/>
        </w:rPr>
        <w:t xml:space="preserve"> and</w:t>
      </w:r>
      <w:r w:rsidR="009F4E14" w:rsidRPr="00F91636">
        <w:rPr>
          <w:rFonts w:ascii="Times New Roman" w:hAnsi="Times New Roman" w:cs="Times New Roman"/>
          <w:color w:val="000000"/>
          <w:sz w:val="24"/>
          <w:szCs w:val="24"/>
        </w:rPr>
        <w:t xml:space="preserve"> </w:t>
      </w:r>
      <w:r w:rsidR="00D94172" w:rsidRPr="00F91636">
        <w:rPr>
          <w:rFonts w:ascii="Times New Roman" w:hAnsi="Times New Roman" w:cs="Times New Roman"/>
          <w:color w:val="000000"/>
          <w:sz w:val="24"/>
          <w:szCs w:val="24"/>
        </w:rPr>
        <w:t>envisioned</w:t>
      </w:r>
      <w:r w:rsidR="009F4E14" w:rsidRPr="00F91636">
        <w:rPr>
          <w:rFonts w:ascii="Times New Roman" w:hAnsi="Times New Roman" w:cs="Times New Roman"/>
          <w:color w:val="000000"/>
          <w:sz w:val="24"/>
          <w:szCs w:val="24"/>
        </w:rPr>
        <w:t xml:space="preserve"> bringing th</w:t>
      </w:r>
      <w:r w:rsidR="0000018E" w:rsidRPr="00F91636">
        <w:rPr>
          <w:rFonts w:ascii="Times New Roman" w:hAnsi="Times New Roman" w:cs="Times New Roman"/>
          <w:color w:val="000000"/>
          <w:sz w:val="24"/>
          <w:szCs w:val="24"/>
        </w:rPr>
        <w:t>e</w:t>
      </w:r>
      <w:r w:rsidR="009F4E14" w:rsidRPr="00F91636">
        <w:rPr>
          <w:rFonts w:ascii="Times New Roman" w:hAnsi="Times New Roman" w:cs="Times New Roman"/>
          <w:color w:val="000000"/>
          <w:sz w:val="24"/>
          <w:szCs w:val="24"/>
        </w:rPr>
        <w:t xml:space="preserve"> box of dead “Lucy” bones alive with a series of life-like poses to illustrate her bipedalism. </w:t>
      </w:r>
      <w:r w:rsidR="00D94172" w:rsidRPr="00F91636">
        <w:rPr>
          <w:rFonts w:ascii="Times New Roman" w:hAnsi="Times New Roman" w:cs="Times New Roman"/>
          <w:color w:val="000000"/>
          <w:sz w:val="24"/>
          <w:szCs w:val="24"/>
        </w:rPr>
        <w:t>Brill was willing to work with the existing 40% of the skeleton, but a</w:t>
      </w:r>
      <w:r w:rsidR="009F4E14" w:rsidRPr="00F91636">
        <w:rPr>
          <w:rFonts w:ascii="Times New Roman" w:hAnsi="Times New Roman" w:cs="Times New Roman"/>
          <w:color w:val="000000"/>
          <w:sz w:val="24"/>
          <w:szCs w:val="24"/>
        </w:rPr>
        <w:t xml:space="preserve">n articulated model of the original fossils was needed </w:t>
      </w:r>
      <w:r w:rsidR="007F4268">
        <w:rPr>
          <w:rFonts w:ascii="Times New Roman" w:hAnsi="Times New Roman" w:cs="Times New Roman"/>
          <w:color w:val="000000"/>
          <w:sz w:val="24"/>
          <w:szCs w:val="24"/>
        </w:rPr>
        <w:t>for</w:t>
      </w:r>
      <w:r w:rsidR="009F4E14" w:rsidRPr="00F91636">
        <w:rPr>
          <w:rFonts w:ascii="Times New Roman" w:hAnsi="Times New Roman" w:cs="Times New Roman"/>
          <w:color w:val="000000"/>
          <w:sz w:val="24"/>
          <w:szCs w:val="24"/>
        </w:rPr>
        <w:t xml:space="preserve"> accuracy</w:t>
      </w:r>
      <w:r w:rsidR="00075138" w:rsidRPr="00F91636">
        <w:rPr>
          <w:rFonts w:ascii="Times New Roman" w:hAnsi="Times New Roman" w:cs="Times New Roman"/>
          <w:color w:val="000000"/>
          <w:sz w:val="24"/>
          <w:szCs w:val="24"/>
        </w:rPr>
        <w:t>.</w:t>
      </w:r>
      <w:r w:rsidR="00FE5B87" w:rsidRPr="00F91636">
        <w:rPr>
          <w:rFonts w:ascii="Times New Roman" w:hAnsi="Times New Roman" w:cs="Times New Roman"/>
          <w:color w:val="000000"/>
          <w:sz w:val="24"/>
          <w:szCs w:val="24"/>
        </w:rPr>
        <w:t xml:space="preserve"> Brill</w:t>
      </w:r>
      <w:r w:rsidR="009F4E14" w:rsidRPr="00F91636">
        <w:rPr>
          <w:rFonts w:ascii="Times New Roman" w:hAnsi="Times New Roman" w:cs="Times New Roman"/>
          <w:color w:val="000000"/>
          <w:sz w:val="24"/>
          <w:szCs w:val="24"/>
        </w:rPr>
        <w:t xml:space="preserve"> contacted Lovejoy who jumped at the </w:t>
      </w:r>
      <w:r w:rsidR="007F4268">
        <w:rPr>
          <w:rFonts w:ascii="Times New Roman" w:hAnsi="Times New Roman" w:cs="Times New Roman"/>
          <w:color w:val="000000"/>
          <w:sz w:val="24"/>
          <w:szCs w:val="24"/>
        </w:rPr>
        <w:t xml:space="preserve">first-time-ever </w:t>
      </w:r>
      <w:r w:rsidR="009F4E14" w:rsidRPr="00F91636">
        <w:rPr>
          <w:rFonts w:ascii="Times New Roman" w:hAnsi="Times New Roman" w:cs="Times New Roman"/>
          <w:color w:val="000000"/>
          <w:sz w:val="24"/>
          <w:szCs w:val="24"/>
        </w:rPr>
        <w:t>opportunity to create a life-like model. Owen insisted</w:t>
      </w:r>
      <w:r w:rsidR="00BC24F5" w:rsidRPr="00F91636">
        <w:rPr>
          <w:rFonts w:ascii="Times New Roman" w:hAnsi="Times New Roman" w:cs="Times New Roman"/>
          <w:color w:val="000000"/>
          <w:sz w:val="24"/>
          <w:szCs w:val="24"/>
        </w:rPr>
        <w:t xml:space="preserve"> that</w:t>
      </w:r>
      <w:r w:rsidR="009F4E14" w:rsidRPr="00F91636">
        <w:rPr>
          <w:rFonts w:ascii="Times New Roman" w:hAnsi="Times New Roman" w:cs="Times New Roman"/>
          <w:color w:val="000000"/>
          <w:sz w:val="24"/>
          <w:szCs w:val="24"/>
        </w:rPr>
        <w:t xml:space="preserve"> it w</w:t>
      </w:r>
      <w:r w:rsidR="00BC24F5" w:rsidRPr="00F91636">
        <w:rPr>
          <w:rFonts w:ascii="Times New Roman" w:hAnsi="Times New Roman" w:cs="Times New Roman"/>
          <w:color w:val="000000"/>
          <w:sz w:val="24"/>
          <w:szCs w:val="24"/>
        </w:rPr>
        <w:t xml:space="preserve">ould be </w:t>
      </w:r>
      <w:r w:rsidR="009F4E14" w:rsidRPr="00F91636">
        <w:rPr>
          <w:rFonts w:ascii="Times New Roman" w:hAnsi="Times New Roman" w:cs="Times New Roman"/>
          <w:color w:val="000000"/>
          <w:sz w:val="24"/>
          <w:szCs w:val="24"/>
        </w:rPr>
        <w:t>appropriate to model a complete skeleton b</w:t>
      </w:r>
      <w:r w:rsidR="007317FC" w:rsidRPr="00F91636">
        <w:rPr>
          <w:rFonts w:ascii="Times New Roman" w:hAnsi="Times New Roman" w:cs="Times New Roman"/>
          <w:color w:val="000000"/>
          <w:sz w:val="24"/>
          <w:szCs w:val="24"/>
        </w:rPr>
        <w:t>y</w:t>
      </w:r>
      <w:r w:rsidR="009F4E14" w:rsidRPr="00F91636">
        <w:rPr>
          <w:rFonts w:ascii="Times New Roman" w:hAnsi="Times New Roman" w:cs="Times New Roman"/>
          <w:color w:val="000000"/>
          <w:sz w:val="24"/>
          <w:szCs w:val="24"/>
        </w:rPr>
        <w:t xml:space="preserve"> mirror imaging the original fossils, sculpting the missing lengths of long-bone, then incorporating other known elements based on research </w:t>
      </w:r>
      <w:r w:rsidR="00C248D6" w:rsidRPr="00F91636">
        <w:rPr>
          <w:rFonts w:ascii="Times New Roman" w:hAnsi="Times New Roman" w:cs="Times New Roman"/>
          <w:color w:val="000000"/>
          <w:sz w:val="24"/>
          <w:szCs w:val="24"/>
        </w:rPr>
        <w:t>about</w:t>
      </w:r>
      <w:r w:rsidR="009F4E14" w:rsidRPr="00F91636">
        <w:rPr>
          <w:rFonts w:ascii="Times New Roman" w:hAnsi="Times New Roman" w:cs="Times New Roman"/>
          <w:color w:val="000000"/>
          <w:sz w:val="24"/>
          <w:szCs w:val="24"/>
        </w:rPr>
        <w:t xml:space="preserve"> the species</w:t>
      </w:r>
      <w:r w:rsidR="00CF6385" w:rsidRPr="00F91636">
        <w:rPr>
          <w:rFonts w:ascii="Times New Roman" w:hAnsi="Times New Roman" w:cs="Times New Roman"/>
          <w:color w:val="000000"/>
          <w:sz w:val="24"/>
          <w:szCs w:val="24"/>
        </w:rPr>
        <w:t>. In the</w:t>
      </w:r>
      <w:r w:rsidR="009F4E14" w:rsidRPr="00F91636">
        <w:rPr>
          <w:rFonts w:ascii="Times New Roman" w:hAnsi="Times New Roman" w:cs="Times New Roman"/>
          <w:color w:val="000000"/>
          <w:sz w:val="24"/>
          <w:szCs w:val="24"/>
        </w:rPr>
        <w:t xml:space="preserve"> complete skeleton</w:t>
      </w:r>
      <w:r w:rsidR="002B24EC" w:rsidRPr="00F91636">
        <w:rPr>
          <w:rFonts w:ascii="Times New Roman" w:hAnsi="Times New Roman" w:cs="Times New Roman"/>
          <w:color w:val="000000"/>
          <w:sz w:val="24"/>
          <w:szCs w:val="24"/>
        </w:rPr>
        <w:t xml:space="preserve"> reconstruction</w:t>
      </w:r>
      <w:r w:rsidR="00B10C5D" w:rsidRPr="00F91636">
        <w:rPr>
          <w:rFonts w:ascii="Times New Roman" w:hAnsi="Times New Roman" w:cs="Times New Roman"/>
          <w:color w:val="000000"/>
          <w:sz w:val="24"/>
          <w:szCs w:val="24"/>
        </w:rPr>
        <w:t>,</w:t>
      </w:r>
      <w:r w:rsidR="00E7297A" w:rsidRPr="00F91636">
        <w:rPr>
          <w:rFonts w:ascii="Times New Roman" w:hAnsi="Times New Roman" w:cs="Times New Roman"/>
          <w:color w:val="000000"/>
          <w:sz w:val="24"/>
          <w:szCs w:val="24"/>
        </w:rPr>
        <w:t xml:space="preserve"> they would</w:t>
      </w:r>
      <w:r w:rsidR="009F4E14" w:rsidRPr="00F91636">
        <w:rPr>
          <w:rFonts w:ascii="Times New Roman" w:hAnsi="Times New Roman" w:cs="Times New Roman"/>
          <w:color w:val="000000"/>
          <w:sz w:val="24"/>
          <w:szCs w:val="24"/>
        </w:rPr>
        <w:t xml:space="preserve"> use a dark pigment to color code the </w:t>
      </w:r>
      <w:r w:rsidR="00B10C5D" w:rsidRPr="00F91636">
        <w:rPr>
          <w:rFonts w:ascii="Times New Roman" w:hAnsi="Times New Roman" w:cs="Times New Roman"/>
          <w:color w:val="000000"/>
          <w:sz w:val="24"/>
          <w:szCs w:val="24"/>
        </w:rPr>
        <w:t xml:space="preserve">model’s </w:t>
      </w:r>
      <w:r w:rsidR="009F4E14" w:rsidRPr="00F91636">
        <w:rPr>
          <w:rFonts w:ascii="Times New Roman" w:hAnsi="Times New Roman" w:cs="Times New Roman"/>
          <w:color w:val="000000"/>
          <w:sz w:val="24"/>
          <w:szCs w:val="24"/>
        </w:rPr>
        <w:t>original fossils.</w:t>
      </w:r>
    </w:p>
    <w:p w14:paraId="4CB28EBE" w14:textId="5DE681CB" w:rsidR="009F4E14" w:rsidRPr="00F91636" w:rsidRDefault="009F4E14" w:rsidP="00302451">
      <w:pPr>
        <w:ind w:firstLine="720"/>
        <w:rPr>
          <w:rFonts w:ascii="Times New Roman" w:hAnsi="Times New Roman" w:cs="Times New Roman"/>
          <w:color w:val="000000"/>
          <w:sz w:val="24"/>
          <w:szCs w:val="24"/>
        </w:rPr>
      </w:pPr>
      <w:r w:rsidRPr="00F91636">
        <w:rPr>
          <w:rFonts w:ascii="Times New Roman" w:hAnsi="Times New Roman" w:cs="Times New Roman"/>
          <w:color w:val="000000"/>
          <w:sz w:val="24"/>
          <w:szCs w:val="24"/>
        </w:rPr>
        <w:t xml:space="preserve">It took six weeks for </w:t>
      </w:r>
      <w:r w:rsidR="00C648D4" w:rsidRPr="00F91636">
        <w:rPr>
          <w:rFonts w:ascii="Times New Roman" w:hAnsi="Times New Roman" w:cs="Times New Roman"/>
          <w:color w:val="000000"/>
          <w:sz w:val="24"/>
          <w:szCs w:val="24"/>
        </w:rPr>
        <w:t>Lovejoy’s</w:t>
      </w:r>
      <w:r w:rsidRPr="00F91636">
        <w:rPr>
          <w:rFonts w:ascii="Times New Roman" w:hAnsi="Times New Roman" w:cs="Times New Roman"/>
          <w:color w:val="000000"/>
          <w:sz w:val="24"/>
          <w:szCs w:val="24"/>
        </w:rPr>
        <w:t xml:space="preserve"> students to cast and sculpt the model, assemble the elements, and suspend </w:t>
      </w:r>
      <w:r w:rsidR="00C30757" w:rsidRPr="00F91636">
        <w:rPr>
          <w:rFonts w:ascii="Times New Roman" w:hAnsi="Times New Roman" w:cs="Times New Roman"/>
          <w:color w:val="000000"/>
          <w:sz w:val="24"/>
          <w:szCs w:val="24"/>
        </w:rPr>
        <w:t>the</w:t>
      </w:r>
      <w:r w:rsidRPr="00F91636">
        <w:rPr>
          <w:rFonts w:ascii="Times New Roman" w:hAnsi="Times New Roman" w:cs="Times New Roman"/>
          <w:color w:val="000000"/>
          <w:sz w:val="24"/>
          <w:szCs w:val="24"/>
        </w:rPr>
        <w:t xml:space="preserve"> skeleton on black threads</w:t>
      </w:r>
      <w:r w:rsidR="00C30757" w:rsidRPr="00F91636">
        <w:rPr>
          <w:rFonts w:ascii="Times New Roman" w:hAnsi="Times New Roman" w:cs="Times New Roman"/>
          <w:color w:val="000000"/>
          <w:sz w:val="24"/>
          <w:szCs w:val="24"/>
        </w:rPr>
        <w:t xml:space="preserve"> so Lucy could</w:t>
      </w:r>
      <w:r w:rsidRPr="00F91636">
        <w:rPr>
          <w:rFonts w:ascii="Times New Roman" w:hAnsi="Times New Roman" w:cs="Times New Roman"/>
          <w:color w:val="000000"/>
          <w:sz w:val="24"/>
          <w:szCs w:val="24"/>
        </w:rPr>
        <w:t xml:space="preserve"> be posed, Marionette-like, during a two-week</w:t>
      </w:r>
      <w:r w:rsidR="00C648D4" w:rsidRPr="00F91636">
        <w:rPr>
          <w:rFonts w:ascii="Times New Roman" w:hAnsi="Times New Roman" w:cs="Times New Roman"/>
          <w:color w:val="000000"/>
          <w:sz w:val="24"/>
          <w:szCs w:val="24"/>
        </w:rPr>
        <w:t xml:space="preserve"> photo</w:t>
      </w:r>
      <w:r w:rsidR="0024523E" w:rsidRPr="00F91636">
        <w:rPr>
          <w:rFonts w:ascii="Times New Roman" w:hAnsi="Times New Roman" w:cs="Times New Roman"/>
          <w:color w:val="000000"/>
          <w:sz w:val="24"/>
          <w:szCs w:val="24"/>
        </w:rPr>
        <w:t xml:space="preserve"> </w:t>
      </w:r>
      <w:r w:rsidRPr="00F91636">
        <w:rPr>
          <w:rFonts w:ascii="Times New Roman" w:hAnsi="Times New Roman" w:cs="Times New Roman"/>
          <w:color w:val="000000"/>
          <w:sz w:val="24"/>
          <w:szCs w:val="24"/>
        </w:rPr>
        <w:t>shoot. Brill, his assistant</w:t>
      </w:r>
      <w:r w:rsidR="002A0FE3">
        <w:rPr>
          <w:rFonts w:ascii="Times New Roman" w:hAnsi="Times New Roman" w:cs="Times New Roman"/>
          <w:color w:val="000000"/>
          <w:sz w:val="24"/>
          <w:szCs w:val="24"/>
        </w:rPr>
        <w:t xml:space="preserve"> [</w:t>
      </w:r>
      <w:r w:rsidR="002A0FE3">
        <w:rPr>
          <w:rFonts w:ascii="Times New Roman" w:hAnsi="Times New Roman" w:cs="Times New Roman"/>
          <w:color w:val="FF0000"/>
          <w:sz w:val="24"/>
          <w:szCs w:val="24"/>
        </w:rPr>
        <w:t>Brill: Do you want to name your assistant?]</w:t>
      </w:r>
      <w:r w:rsidRPr="00F91636">
        <w:rPr>
          <w:rFonts w:ascii="Times New Roman" w:hAnsi="Times New Roman" w:cs="Times New Roman"/>
          <w:color w:val="000000"/>
          <w:sz w:val="24"/>
          <w:szCs w:val="24"/>
        </w:rPr>
        <w:t xml:space="preserve">, and the Lovejoy crew carefully posed the skeleton model in a series of seven equally measured increments, </w:t>
      </w:r>
      <w:r w:rsidR="0024523E" w:rsidRPr="00F91636">
        <w:rPr>
          <w:rFonts w:ascii="Times New Roman" w:hAnsi="Times New Roman" w:cs="Times New Roman"/>
          <w:color w:val="000000"/>
          <w:sz w:val="24"/>
          <w:szCs w:val="24"/>
        </w:rPr>
        <w:t>each</w:t>
      </w:r>
      <w:r w:rsidRPr="00F91636">
        <w:rPr>
          <w:rFonts w:ascii="Times New Roman" w:hAnsi="Times New Roman" w:cs="Times New Roman"/>
          <w:color w:val="000000"/>
          <w:sz w:val="24"/>
          <w:szCs w:val="24"/>
        </w:rPr>
        <w:t xml:space="preserve"> one-half step</w:t>
      </w:r>
      <w:r w:rsidR="0024523E" w:rsidRPr="00F91636">
        <w:rPr>
          <w:rFonts w:ascii="Times New Roman" w:hAnsi="Times New Roman" w:cs="Times New Roman"/>
          <w:color w:val="000000"/>
          <w:sz w:val="24"/>
          <w:szCs w:val="24"/>
        </w:rPr>
        <w:t xml:space="preserve"> from the prior position</w:t>
      </w:r>
      <w:r w:rsidRPr="00F91636">
        <w:rPr>
          <w:rFonts w:ascii="Times New Roman" w:hAnsi="Times New Roman" w:cs="Times New Roman"/>
          <w:color w:val="000000"/>
          <w:sz w:val="24"/>
          <w:szCs w:val="24"/>
        </w:rPr>
        <w:t xml:space="preserve">. This series first appeared on a four-page fold-out in </w:t>
      </w:r>
      <w:r w:rsidR="00596B82" w:rsidRPr="00F91636">
        <w:rPr>
          <w:rFonts w:ascii="Times New Roman" w:hAnsi="Times New Roman" w:cs="Times New Roman"/>
          <w:color w:val="000000"/>
          <w:sz w:val="24"/>
          <w:szCs w:val="24"/>
        </w:rPr>
        <w:t xml:space="preserve">Brill’s NGM </w:t>
      </w:r>
      <w:r w:rsidRPr="00F91636">
        <w:rPr>
          <w:rFonts w:ascii="Times New Roman" w:hAnsi="Times New Roman" w:cs="Times New Roman"/>
          <w:color w:val="000000"/>
          <w:sz w:val="24"/>
          <w:szCs w:val="24"/>
        </w:rPr>
        <w:t>article.</w:t>
      </w:r>
      <w:r w:rsidR="00D94172" w:rsidRPr="00F91636">
        <w:rPr>
          <w:rFonts w:ascii="Times New Roman" w:hAnsi="Times New Roman" w:cs="Times New Roman"/>
          <w:color w:val="000000"/>
          <w:sz w:val="24"/>
          <w:szCs w:val="24"/>
        </w:rPr>
        <w:t xml:space="preserve"> Lovejoy also posed the model in running and jumpstart positions to illustrate Lucy’s innate bipedal gait. </w:t>
      </w:r>
      <w:r w:rsidRPr="00F91636">
        <w:rPr>
          <w:rFonts w:ascii="Times New Roman" w:hAnsi="Times New Roman" w:cs="Times New Roman"/>
          <w:color w:val="000000"/>
          <w:sz w:val="24"/>
          <w:szCs w:val="24"/>
        </w:rPr>
        <w:t>Later</w:t>
      </w:r>
      <w:r w:rsidR="007246AD" w:rsidRPr="00F91636">
        <w:rPr>
          <w:rFonts w:ascii="Times New Roman" w:hAnsi="Times New Roman" w:cs="Times New Roman"/>
          <w:color w:val="000000"/>
          <w:sz w:val="24"/>
          <w:szCs w:val="24"/>
        </w:rPr>
        <w:t>,</w:t>
      </w:r>
      <w:r w:rsidRPr="00F91636">
        <w:rPr>
          <w:rFonts w:ascii="Times New Roman" w:hAnsi="Times New Roman" w:cs="Times New Roman"/>
          <w:color w:val="000000"/>
          <w:sz w:val="24"/>
          <w:szCs w:val="24"/>
        </w:rPr>
        <w:t xml:space="preserve"> the series was animated to a smooth walk in a video clip.  </w:t>
      </w:r>
    </w:p>
    <w:p w14:paraId="0EC39A90" w14:textId="77777777" w:rsidR="009F4E14" w:rsidRPr="00F91636" w:rsidRDefault="009F4E14" w:rsidP="00A45533">
      <w:pPr>
        <w:rPr>
          <w:rFonts w:ascii="Times New Roman" w:hAnsi="Times New Roman" w:cs="Times New Roman"/>
          <w:b/>
          <w:bCs/>
          <w:color w:val="000000"/>
          <w:sz w:val="24"/>
          <w:szCs w:val="24"/>
        </w:rPr>
      </w:pPr>
    </w:p>
    <w:p w14:paraId="4E875E3D" w14:textId="2E922468" w:rsidR="00C346C2" w:rsidRPr="00F91636" w:rsidRDefault="00C346C2" w:rsidP="00C346C2">
      <w:pPr>
        <w:jc w:val="center"/>
        <w:rPr>
          <w:rFonts w:ascii="Times New Roman" w:hAnsi="Times New Roman" w:cs="Times New Roman"/>
          <w:b/>
          <w:bCs/>
          <w:color w:val="000000"/>
          <w:sz w:val="24"/>
          <w:szCs w:val="24"/>
        </w:rPr>
      </w:pPr>
      <w:r w:rsidRPr="00F91636">
        <w:rPr>
          <w:rFonts w:ascii="Times New Roman" w:hAnsi="Times New Roman" w:cs="Times New Roman"/>
          <w:b/>
          <w:bCs/>
          <w:color w:val="000000"/>
          <w:sz w:val="24"/>
          <w:szCs w:val="24"/>
        </w:rPr>
        <w:t>Insert Figure 15.1</w:t>
      </w:r>
      <w:r w:rsidR="006D675A" w:rsidRPr="00F91636">
        <w:rPr>
          <w:rFonts w:ascii="Times New Roman" w:hAnsi="Times New Roman" w:cs="Times New Roman"/>
          <w:b/>
          <w:bCs/>
          <w:color w:val="000000"/>
          <w:sz w:val="24"/>
          <w:szCs w:val="24"/>
        </w:rPr>
        <w:t>9</w:t>
      </w:r>
      <w:r w:rsidRPr="00F91636">
        <w:rPr>
          <w:rFonts w:ascii="Times New Roman" w:hAnsi="Times New Roman" w:cs="Times New Roman"/>
          <w:b/>
          <w:bCs/>
          <w:color w:val="000000"/>
          <w:sz w:val="24"/>
          <w:szCs w:val="24"/>
        </w:rPr>
        <w:t xml:space="preserve">: </w:t>
      </w:r>
      <w:r w:rsidR="008A7B7E" w:rsidRPr="00F91636">
        <w:rPr>
          <w:rFonts w:ascii="Times New Roman" w:hAnsi="Times New Roman" w:cs="Times New Roman"/>
          <w:b/>
          <w:bCs/>
          <w:color w:val="000000"/>
          <w:sz w:val="24"/>
          <w:szCs w:val="24"/>
        </w:rPr>
        <w:t xml:space="preserve">Lovejoy holding </w:t>
      </w:r>
      <w:r w:rsidRPr="00F91636">
        <w:rPr>
          <w:rFonts w:ascii="Times New Roman" w:hAnsi="Times New Roman" w:cs="Times New Roman"/>
          <w:b/>
          <w:bCs/>
          <w:color w:val="000000"/>
          <w:sz w:val="24"/>
          <w:szCs w:val="24"/>
        </w:rPr>
        <w:t>Lucy model, running pose</w:t>
      </w:r>
    </w:p>
    <w:p w14:paraId="12EBD7E8" w14:textId="77777777" w:rsidR="00302451" w:rsidRPr="00F91636" w:rsidRDefault="00302451" w:rsidP="00302451">
      <w:pPr>
        <w:rPr>
          <w:rFonts w:ascii="Times New Roman" w:hAnsi="Times New Roman" w:cs="Times New Roman"/>
          <w:b/>
          <w:bCs/>
          <w:color w:val="000000"/>
          <w:sz w:val="24"/>
          <w:szCs w:val="24"/>
        </w:rPr>
      </w:pPr>
    </w:p>
    <w:p w14:paraId="0F0CFC25" w14:textId="5F2B491F" w:rsidR="00302451" w:rsidRPr="00F91636" w:rsidRDefault="00302451" w:rsidP="00302451">
      <w:pPr>
        <w:rPr>
          <w:rFonts w:ascii="Times New Roman" w:hAnsi="Times New Roman" w:cs="Times New Roman"/>
          <w:color w:val="000000"/>
          <w:sz w:val="24"/>
          <w:szCs w:val="24"/>
        </w:rPr>
      </w:pPr>
      <w:r w:rsidRPr="00F91636">
        <w:rPr>
          <w:rFonts w:ascii="Times New Roman" w:hAnsi="Times New Roman" w:cs="Times New Roman"/>
          <w:b/>
          <w:bCs/>
          <w:color w:val="000000"/>
          <w:sz w:val="24"/>
          <w:szCs w:val="24"/>
        </w:rPr>
        <w:t>Caption Fig. 15.19</w:t>
      </w:r>
      <w:r w:rsidRPr="00F91636">
        <w:rPr>
          <w:rFonts w:ascii="Times New Roman" w:hAnsi="Times New Roman" w:cs="Times New Roman"/>
          <w:color w:val="000000"/>
          <w:sz w:val="24"/>
          <w:szCs w:val="24"/>
        </w:rPr>
        <w:t xml:space="preserve"> Dr. Owen Lovejoy is positioning his team’s model of Lucy so that it can appear to be running. Although he had completely reconstructed a 3-D model of “Lucy’s” pelvis, of which the original fossil had been geologically distorted, a full-size model of the skeleton had never been done. When the skeleton was discovered in 1974, she was the first and earliest example of a likely ancestor, habitually walking on two legs, a hallmark of humanity. The great antiquity of bipedalism, evolutionarily perfected 3.2 million years ago, was a shock to the field. Artifact Credit: Dr. Owen Lovejoy and students, Kent State University. The original fossils are housed at the National Museums of Ethiopia, Addis Ababa. Photo Credit: (c) 1985 David L. Brill, </w:t>
      </w:r>
      <w:hyperlink r:id="rId9" w:tgtFrame="_blank" w:history="1">
        <w:r w:rsidRPr="00F91636">
          <w:rPr>
            <w:rStyle w:val="Hyperlink"/>
            <w:rFonts w:ascii="Times New Roman" w:hAnsi="Times New Roman" w:cs="Times New Roman"/>
            <w:color w:val="3C61AA"/>
            <w:sz w:val="24"/>
            <w:szCs w:val="24"/>
          </w:rPr>
          <w:t>humanoriginsphotos.com</w:t>
        </w:r>
      </w:hyperlink>
      <w:r w:rsidRPr="00F91636">
        <w:rPr>
          <w:rFonts w:ascii="Times New Roman" w:hAnsi="Times New Roman" w:cs="Times New Roman"/>
          <w:color w:val="000000"/>
          <w:sz w:val="24"/>
          <w:szCs w:val="24"/>
        </w:rPr>
        <w:t xml:space="preserve"> ID: 1985-1070-02</w:t>
      </w:r>
    </w:p>
    <w:p w14:paraId="0B852C9B" w14:textId="77777777" w:rsidR="00302451" w:rsidRDefault="00302451" w:rsidP="00A45533">
      <w:pPr>
        <w:rPr>
          <w:rFonts w:ascii="Times New Roman" w:hAnsi="Times New Roman" w:cs="Times New Roman"/>
          <w:color w:val="000000"/>
          <w:sz w:val="24"/>
          <w:szCs w:val="24"/>
        </w:rPr>
      </w:pPr>
    </w:p>
    <w:p w14:paraId="4E2C9A0B" w14:textId="26557577" w:rsidR="003F441B" w:rsidRDefault="003F441B" w:rsidP="003F441B">
      <w:pPr>
        <w:rPr>
          <w:rFonts w:ascii="Times New Roman" w:eastAsia="Times New Roman" w:hAnsi="Times New Roman" w:cs="Times New Roman"/>
          <w:sz w:val="24"/>
          <w:szCs w:val="24"/>
        </w:rPr>
      </w:pPr>
      <w:r>
        <w:rPr>
          <w:rFonts w:ascii="Times New Roman" w:hAnsi="Times New Roman" w:cs="Times New Roman"/>
          <w:sz w:val="24"/>
          <w:szCs w:val="24"/>
        </w:rPr>
        <w:t>Brill, who captured</w:t>
      </w:r>
      <w:r w:rsidR="00302451">
        <w:rPr>
          <w:rFonts w:ascii="Times New Roman" w:hAnsi="Times New Roman" w:cs="Times New Roman"/>
          <w:sz w:val="24"/>
          <w:szCs w:val="24"/>
        </w:rPr>
        <w:t xml:space="preserve"> photos of</w:t>
      </w:r>
      <w:r w:rsidR="00577A32">
        <w:rPr>
          <w:rFonts w:ascii="Times New Roman" w:hAnsi="Times New Roman" w:cs="Times New Roman"/>
          <w:sz w:val="24"/>
          <w:szCs w:val="24"/>
        </w:rPr>
        <w:t xml:space="preserve"> both</w:t>
      </w:r>
      <w:r>
        <w:rPr>
          <w:rFonts w:ascii="Times New Roman" w:hAnsi="Times New Roman" w:cs="Times New Roman"/>
          <w:sz w:val="24"/>
          <w:szCs w:val="24"/>
        </w:rPr>
        <w:t xml:space="preserve"> the excavations and the meetings,</w:t>
      </w:r>
      <w:r w:rsidRPr="00455FDF">
        <w:rPr>
          <w:rFonts w:ascii="Times New Roman" w:hAnsi="Times New Roman" w:cs="Times New Roman"/>
          <w:sz w:val="24"/>
          <w:szCs w:val="24"/>
        </w:rPr>
        <w:t xml:space="preserve"> concludes:</w:t>
      </w:r>
      <w:r w:rsidRPr="00455F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F91636">
        <w:rPr>
          <w:rFonts w:ascii="Times New Roman" w:eastAsia="Times New Roman" w:hAnsi="Times New Roman" w:cs="Times New Roman"/>
          <w:sz w:val="24"/>
          <w:szCs w:val="24"/>
        </w:rPr>
        <w:t>I</w:t>
      </w:r>
      <w:r w:rsidR="00F91636" w:rsidRPr="009A4047">
        <w:rPr>
          <w:rFonts w:ascii="Times New Roman" w:eastAsia="Times New Roman" w:hAnsi="Times New Roman" w:cs="Times New Roman"/>
          <w:sz w:val="24"/>
          <w:szCs w:val="24"/>
        </w:rPr>
        <w:t>n the professional journal</w:t>
      </w:r>
      <w:r w:rsidR="00F91636">
        <w:rPr>
          <w:rFonts w:ascii="Times New Roman" w:eastAsia="Times New Roman" w:hAnsi="Times New Roman" w:cs="Times New Roman"/>
          <w:sz w:val="24"/>
          <w:szCs w:val="24"/>
        </w:rPr>
        <w:t>s,</w:t>
      </w:r>
      <w:r w:rsidR="00F91636" w:rsidRPr="009A4047">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Lucy was</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 xml:space="preserve">described as a new species and given her new scientific name, </w:t>
      </w:r>
      <w:r w:rsidRPr="003A0836">
        <w:rPr>
          <w:rFonts w:ascii="Times New Roman" w:eastAsia="Times New Roman" w:hAnsi="Times New Roman" w:cs="Times New Roman"/>
          <w:i/>
          <w:iCs/>
          <w:sz w:val="24"/>
          <w:szCs w:val="24"/>
        </w:rPr>
        <w:t>Australopithecus afarensis</w:t>
      </w:r>
      <w:r>
        <w:rPr>
          <w:rFonts w:ascii="Times New Roman" w:eastAsia="Times New Roman" w:hAnsi="Times New Roman" w:cs="Times New Roman"/>
          <w:sz w:val="24"/>
          <w:szCs w:val="24"/>
        </w:rPr>
        <w:t>. A</w:t>
      </w:r>
      <w:r w:rsidRPr="009A4047">
        <w:rPr>
          <w:rFonts w:ascii="Times New Roman" w:eastAsia="Times New Roman" w:hAnsi="Times New Roman" w:cs="Times New Roman"/>
          <w:sz w:val="24"/>
          <w:szCs w:val="24"/>
        </w:rPr>
        <w:t>nd yes</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it did ruffle a few feathers, but the designation has become accepted all around.</w:t>
      </w:r>
      <w:r>
        <w:rPr>
          <w:rFonts w:ascii="Times New Roman" w:eastAsia="Times New Roman" w:hAnsi="Times New Roman" w:cs="Times New Roman"/>
          <w:sz w:val="24"/>
          <w:szCs w:val="24"/>
        </w:rPr>
        <w:t>” (Personal communication)</w:t>
      </w:r>
      <w:r w:rsidRPr="009A4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0DDC30D9" w14:textId="77777777" w:rsidR="00A45533" w:rsidRPr="00053360" w:rsidRDefault="00A45533" w:rsidP="00DE75D2">
      <w:pPr>
        <w:rPr>
          <w:rFonts w:ascii="Times New Roman" w:hAnsi="Times New Roman" w:cs="Times New Roman"/>
          <w:b/>
          <w:bCs/>
          <w:sz w:val="24"/>
          <w:szCs w:val="24"/>
        </w:rPr>
      </w:pPr>
    </w:p>
    <w:p w14:paraId="289C1CA8" w14:textId="06DF229C" w:rsidR="00DE75D2" w:rsidRDefault="00944A24" w:rsidP="008A7B7E">
      <w:pPr>
        <w:jc w:val="center"/>
        <w:rPr>
          <w:rFonts w:ascii="Times New Roman" w:hAnsi="Times New Roman" w:cs="Times New Roman"/>
          <w:b/>
          <w:bCs/>
          <w:sz w:val="24"/>
          <w:szCs w:val="24"/>
        </w:rPr>
      </w:pPr>
      <w:bookmarkStart w:id="61" w:name="_Hlk84837043"/>
      <w:r>
        <w:rPr>
          <w:rFonts w:ascii="Times New Roman" w:hAnsi="Times New Roman" w:cs="Times New Roman"/>
          <w:b/>
          <w:bCs/>
          <w:sz w:val="24"/>
          <w:szCs w:val="24"/>
        </w:rPr>
        <w:t xml:space="preserve"> </w:t>
      </w:r>
      <w:r w:rsidR="00DE75D2">
        <w:rPr>
          <w:rFonts w:ascii="Times New Roman" w:hAnsi="Times New Roman" w:cs="Times New Roman"/>
          <w:b/>
          <w:bCs/>
          <w:sz w:val="24"/>
          <w:szCs w:val="24"/>
        </w:rPr>
        <w:t>T</w:t>
      </w:r>
      <w:r w:rsidR="00DE75D2" w:rsidRPr="00C2265C">
        <w:rPr>
          <w:rFonts w:ascii="Times New Roman" w:hAnsi="Times New Roman" w:cs="Times New Roman"/>
          <w:b/>
          <w:bCs/>
          <w:sz w:val="24"/>
          <w:szCs w:val="24"/>
        </w:rPr>
        <w:t>im White and “Ardi”</w:t>
      </w:r>
    </w:p>
    <w:p w14:paraId="39AC8758" w14:textId="2AD0FEA1" w:rsidR="0056768C" w:rsidRDefault="0056768C" w:rsidP="00DE75D2">
      <w:pPr>
        <w:jc w:val="center"/>
        <w:rPr>
          <w:rFonts w:ascii="Times New Roman" w:hAnsi="Times New Roman" w:cs="Times New Roman"/>
          <w:b/>
          <w:bCs/>
          <w:sz w:val="24"/>
          <w:szCs w:val="24"/>
        </w:rPr>
      </w:pPr>
    </w:p>
    <w:p w14:paraId="606146C3" w14:textId="1625A96F" w:rsidR="0056768C" w:rsidRDefault="0046345F" w:rsidP="0056768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56768C">
        <w:rPr>
          <w:rFonts w:ascii="Times New Roman" w:eastAsia="Times New Roman" w:hAnsi="Times New Roman" w:cs="Times New Roman"/>
          <w:b/>
          <w:bCs/>
          <w:sz w:val="24"/>
          <w:szCs w:val="24"/>
        </w:rPr>
        <w:t>Insert Figure 15.</w:t>
      </w:r>
      <w:r w:rsidR="006D675A">
        <w:rPr>
          <w:rFonts w:ascii="Times New Roman" w:eastAsia="Times New Roman" w:hAnsi="Times New Roman" w:cs="Times New Roman"/>
          <w:b/>
          <w:bCs/>
          <w:sz w:val="24"/>
          <w:szCs w:val="24"/>
        </w:rPr>
        <w:t>20</w:t>
      </w:r>
      <w:r w:rsidR="0056768C">
        <w:rPr>
          <w:rFonts w:ascii="Times New Roman" w:eastAsia="Times New Roman" w:hAnsi="Times New Roman" w:cs="Times New Roman"/>
          <w:b/>
          <w:bCs/>
          <w:sz w:val="24"/>
          <w:szCs w:val="24"/>
        </w:rPr>
        <w:t xml:space="preserve">: Tooth and Mandible in Hand </w:t>
      </w:r>
    </w:p>
    <w:p w14:paraId="204EFFD5" w14:textId="77777777" w:rsidR="00E45283" w:rsidRDefault="00E45283" w:rsidP="0056768C">
      <w:pPr>
        <w:rPr>
          <w:rFonts w:ascii="Times New Roman" w:hAnsi="Times New Roman" w:cs="Times New Roman"/>
          <w:sz w:val="24"/>
          <w:szCs w:val="24"/>
        </w:rPr>
      </w:pPr>
    </w:p>
    <w:p w14:paraId="73CC8F78" w14:textId="2ABFEF60" w:rsidR="0056768C" w:rsidRDefault="0056768C" w:rsidP="0056768C">
      <w:pPr>
        <w:rPr>
          <w:rFonts w:ascii="Times New Roman" w:eastAsia="Times New Roman" w:hAnsi="Times New Roman" w:cs="Times New Roman"/>
          <w:sz w:val="24"/>
          <w:szCs w:val="24"/>
        </w:rPr>
      </w:pPr>
      <w:r w:rsidRPr="0056768C">
        <w:rPr>
          <w:rFonts w:ascii="Times New Roman" w:hAnsi="Times New Roman" w:cs="Times New Roman"/>
          <w:sz w:val="24"/>
          <w:szCs w:val="24"/>
        </w:rPr>
        <w:t xml:space="preserve">CAPTION: </w:t>
      </w:r>
      <w:r>
        <w:rPr>
          <w:rFonts w:ascii="Times New Roman" w:hAnsi="Times New Roman" w:cs="Times New Roman"/>
          <w:sz w:val="24"/>
          <w:szCs w:val="24"/>
        </w:rPr>
        <w:t>C</w:t>
      </w:r>
      <w:r w:rsidRPr="0056768C">
        <w:rPr>
          <w:rFonts w:ascii="Times New Roman" w:hAnsi="Times New Roman" w:cs="Times New Roman"/>
          <w:sz w:val="24"/>
          <w:szCs w:val="24"/>
        </w:rPr>
        <w:t>hild’s jaw, with unerupted permanent incisor and deciduous first molar</w:t>
      </w:r>
      <w:r w:rsidR="0029102D">
        <w:rPr>
          <w:rFonts w:ascii="Times New Roman" w:hAnsi="Times New Roman" w:cs="Times New Roman"/>
          <w:sz w:val="24"/>
          <w:szCs w:val="24"/>
        </w:rPr>
        <w:t>, a t</w:t>
      </w:r>
      <w:r w:rsidRPr="0056768C">
        <w:rPr>
          <w:rFonts w:ascii="Times New Roman" w:hAnsi="Times New Roman" w:cs="Times New Roman"/>
          <w:sz w:val="24"/>
          <w:szCs w:val="24"/>
        </w:rPr>
        <w:t xml:space="preserve">ooth </w:t>
      </w:r>
      <w:r w:rsidR="0029102D">
        <w:rPr>
          <w:rFonts w:ascii="Times New Roman" w:hAnsi="Times New Roman" w:cs="Times New Roman"/>
          <w:sz w:val="24"/>
          <w:szCs w:val="24"/>
        </w:rPr>
        <w:t xml:space="preserve">that </w:t>
      </w:r>
      <w:r w:rsidRPr="0056768C">
        <w:rPr>
          <w:rFonts w:ascii="Times New Roman" w:hAnsi="Times New Roman" w:cs="Times New Roman"/>
          <w:sz w:val="24"/>
          <w:szCs w:val="24"/>
        </w:rPr>
        <w:t>is far more primitive than in any other hominid species</w:t>
      </w:r>
      <w:r w:rsidR="0029102D">
        <w:rPr>
          <w:rFonts w:ascii="Times New Roman" w:hAnsi="Times New Roman" w:cs="Times New Roman"/>
          <w:sz w:val="24"/>
          <w:szCs w:val="24"/>
        </w:rPr>
        <w:t xml:space="preserve"> found earlier</w:t>
      </w:r>
      <w:r w:rsidRPr="0056768C">
        <w:rPr>
          <w:rFonts w:ascii="Times New Roman" w:hAnsi="Times New Roman" w:cs="Times New Roman"/>
          <w:sz w:val="24"/>
          <w:szCs w:val="24"/>
        </w:rPr>
        <w:t>. Age: 4.4 million years</w:t>
      </w:r>
      <w:r>
        <w:rPr>
          <w:rFonts w:ascii="Times New Roman" w:hAnsi="Times New Roman" w:cs="Times New Roman"/>
          <w:sz w:val="24"/>
          <w:szCs w:val="24"/>
        </w:rPr>
        <w:t xml:space="preserve">. </w:t>
      </w:r>
      <w:r w:rsidRPr="0056768C">
        <w:rPr>
          <w:rFonts w:ascii="Times New Roman" w:hAnsi="Times New Roman" w:cs="Times New Roman"/>
          <w:sz w:val="24"/>
          <w:szCs w:val="24"/>
        </w:rPr>
        <w:t>Photo: © 1994 Tim D.</w:t>
      </w:r>
      <w:r w:rsidR="00516FC9">
        <w:rPr>
          <w:rFonts w:ascii="Times New Roman" w:hAnsi="Times New Roman" w:cs="Times New Roman"/>
          <w:sz w:val="24"/>
          <w:szCs w:val="24"/>
        </w:rPr>
        <w:t xml:space="preserve"> </w:t>
      </w:r>
      <w:r w:rsidRPr="0056768C">
        <w:rPr>
          <w:rFonts w:ascii="Times New Roman" w:hAnsi="Times New Roman" w:cs="Times New Roman"/>
          <w:sz w:val="24"/>
          <w:szCs w:val="24"/>
        </w:rPr>
        <w:t>White, humanoriginsphotos.com. Found: Aramis, ET; now at National Museum</w:t>
      </w:r>
      <w:r w:rsidR="00046CB5">
        <w:rPr>
          <w:rFonts w:ascii="Times New Roman" w:hAnsi="Times New Roman" w:cs="Times New Roman"/>
          <w:sz w:val="24"/>
          <w:szCs w:val="24"/>
        </w:rPr>
        <w:t>s</w:t>
      </w:r>
      <w:r w:rsidRPr="0056768C">
        <w:rPr>
          <w:rFonts w:ascii="Times New Roman" w:hAnsi="Times New Roman" w:cs="Times New Roman"/>
          <w:sz w:val="24"/>
          <w:szCs w:val="24"/>
        </w:rPr>
        <w:t xml:space="preserve"> of Ethiopia, Addis Ababa. ID: </w:t>
      </w:r>
      <w:r w:rsidRPr="0056768C">
        <w:rPr>
          <w:rFonts w:ascii="Times New Roman" w:eastAsia="Times New Roman" w:hAnsi="Times New Roman" w:cs="Times New Roman"/>
          <w:sz w:val="24"/>
          <w:szCs w:val="24"/>
        </w:rPr>
        <w:t>TW1994-08-21W</w:t>
      </w:r>
      <w:r w:rsidR="0029102D">
        <w:rPr>
          <w:rFonts w:ascii="Times New Roman" w:eastAsia="Times New Roman" w:hAnsi="Times New Roman" w:cs="Times New Roman"/>
          <w:sz w:val="24"/>
          <w:szCs w:val="24"/>
        </w:rPr>
        <w:t>.</w:t>
      </w:r>
    </w:p>
    <w:p w14:paraId="67BF27A8" w14:textId="2B613FA9" w:rsidR="00516FC9" w:rsidRDefault="00516FC9" w:rsidP="0056768C">
      <w:pPr>
        <w:rPr>
          <w:rFonts w:ascii="Times New Roman" w:eastAsia="Times New Roman" w:hAnsi="Times New Roman" w:cs="Times New Roman"/>
          <w:sz w:val="24"/>
          <w:szCs w:val="24"/>
        </w:rPr>
      </w:pPr>
    </w:p>
    <w:p w14:paraId="4CD3F1E3" w14:textId="37883012" w:rsidR="00516FC9" w:rsidRPr="00421823" w:rsidRDefault="000C5850" w:rsidP="0056768C">
      <w:pPr>
        <w:rPr>
          <w:rFonts w:ascii="Times New Roman" w:hAnsi="Times New Roman" w:cs="Times New Roman"/>
          <w:color w:val="FF0000"/>
          <w:sz w:val="24"/>
          <w:szCs w:val="24"/>
        </w:rPr>
      </w:pPr>
      <w:r>
        <w:rPr>
          <w:rFonts w:ascii="Times New Roman" w:eastAsia="Times New Roman" w:hAnsi="Times New Roman" w:cs="Times New Roman"/>
          <w:b/>
          <w:bCs/>
          <w:color w:val="FF0000"/>
          <w:sz w:val="24"/>
          <w:szCs w:val="24"/>
        </w:rPr>
        <w:t xml:space="preserve">30 Oct: </w:t>
      </w:r>
      <w:r w:rsidR="00421823" w:rsidRPr="00421823">
        <w:rPr>
          <w:rFonts w:ascii="Times New Roman" w:eastAsia="Times New Roman" w:hAnsi="Times New Roman" w:cs="Times New Roman"/>
          <w:b/>
          <w:bCs/>
          <w:color w:val="FF0000"/>
          <w:sz w:val="24"/>
          <w:szCs w:val="24"/>
        </w:rPr>
        <w:t xml:space="preserve">BRILL: </w:t>
      </w:r>
      <w:r w:rsidR="00516FC9" w:rsidRPr="00421823">
        <w:rPr>
          <w:rFonts w:ascii="Times New Roman" w:eastAsia="Times New Roman" w:hAnsi="Times New Roman" w:cs="Times New Roman"/>
          <w:b/>
          <w:bCs/>
          <w:color w:val="FF0000"/>
          <w:sz w:val="24"/>
          <w:szCs w:val="24"/>
        </w:rPr>
        <w:t>OR, do we need to say:</w:t>
      </w:r>
      <w:r w:rsidR="00516FC9" w:rsidRPr="00421823">
        <w:rPr>
          <w:rFonts w:ascii="Times New Roman" w:eastAsia="Times New Roman" w:hAnsi="Times New Roman" w:cs="Times New Roman"/>
          <w:color w:val="FF0000"/>
          <w:sz w:val="24"/>
          <w:szCs w:val="24"/>
        </w:rPr>
        <w:t xml:space="preserve"> </w:t>
      </w:r>
      <w:r w:rsidR="00516FC9" w:rsidRPr="00413343">
        <w:rPr>
          <w:rFonts w:ascii="Times New Roman" w:eastAsia="Times New Roman" w:hAnsi="Times New Roman" w:cs="Times New Roman"/>
          <w:b/>
          <w:bCs/>
          <w:color w:val="FF0000"/>
          <w:sz w:val="24"/>
          <w:szCs w:val="24"/>
        </w:rPr>
        <w:t>At the time it was found,</w:t>
      </w:r>
      <w:r w:rsidR="00516FC9" w:rsidRPr="00421823">
        <w:rPr>
          <w:rFonts w:ascii="Times New Roman" w:eastAsia="Times New Roman" w:hAnsi="Times New Roman" w:cs="Times New Roman"/>
          <w:color w:val="FF0000"/>
          <w:sz w:val="24"/>
          <w:szCs w:val="24"/>
        </w:rPr>
        <w:t xml:space="preserve"> this child’s jaw, with unerupted permanent incisor and deciduous first molar, was far more  . . .</w:t>
      </w:r>
      <w:r w:rsidR="00413343">
        <w:rPr>
          <w:rFonts w:ascii="Times New Roman" w:eastAsia="Times New Roman" w:hAnsi="Times New Roman" w:cs="Times New Roman"/>
          <w:color w:val="FF0000"/>
          <w:sz w:val="24"/>
          <w:szCs w:val="24"/>
        </w:rPr>
        <w:t xml:space="preserve"> (In other words, has anything been found since that is more primitive?)</w:t>
      </w:r>
    </w:p>
    <w:p w14:paraId="1A0FB441" w14:textId="77777777" w:rsidR="000D56E5" w:rsidRDefault="000D56E5" w:rsidP="0057324E">
      <w:pPr>
        <w:rPr>
          <w:rFonts w:ascii="Times New Roman" w:hAnsi="Times New Roman" w:cs="Times New Roman"/>
          <w:iCs/>
          <w:sz w:val="24"/>
          <w:szCs w:val="24"/>
        </w:rPr>
      </w:pPr>
    </w:p>
    <w:p w14:paraId="69EC8C77" w14:textId="4152A00C" w:rsidR="0057324E" w:rsidRPr="000D56E5" w:rsidRDefault="00FE2CFE" w:rsidP="0057324E">
      <w:pPr>
        <w:rPr>
          <w:rFonts w:ascii="Times New Roman" w:hAnsi="Times New Roman" w:cs="Times New Roman"/>
          <w:sz w:val="24"/>
          <w:szCs w:val="24"/>
        </w:rPr>
      </w:pPr>
      <w:r w:rsidRPr="000D56E5">
        <w:rPr>
          <w:rFonts w:ascii="Times New Roman" w:hAnsi="Times New Roman" w:cs="Times New Roman"/>
          <w:iCs/>
          <w:sz w:val="24"/>
          <w:szCs w:val="24"/>
        </w:rPr>
        <w:t>In 1981, six years after Johanson discovered Lucy, archaeologist Desmond Clark (1916-2002) invited White to join his expedition to eastern Ethiopia’s Afar Depression: “Young Tim was a damn fine scientist with the grit to survive in a place like Ethiopia, where life could be bloody awful.” [33, p.17]</w:t>
      </w:r>
      <w:r w:rsidR="0057324E" w:rsidRPr="000D56E5">
        <w:rPr>
          <w:rFonts w:ascii="Times New Roman" w:hAnsi="Times New Roman" w:cs="Times New Roman"/>
          <w:sz w:val="24"/>
          <w:szCs w:val="24"/>
        </w:rPr>
        <w:t xml:space="preserve">  Professor White </w:t>
      </w:r>
      <w:r w:rsidR="00577A32">
        <w:rPr>
          <w:rFonts w:ascii="Times New Roman" w:hAnsi="Times New Roman" w:cs="Times New Roman"/>
          <w:sz w:val="24"/>
          <w:szCs w:val="24"/>
        </w:rPr>
        <w:t xml:space="preserve">was then </w:t>
      </w:r>
      <w:r w:rsidR="0057324E" w:rsidRPr="000D56E5">
        <w:rPr>
          <w:rFonts w:ascii="Times New Roman" w:hAnsi="Times New Roman" w:cs="Times New Roman"/>
          <w:sz w:val="24"/>
          <w:szCs w:val="24"/>
        </w:rPr>
        <w:t>direct</w:t>
      </w:r>
      <w:r w:rsidR="00577A32">
        <w:rPr>
          <w:rFonts w:ascii="Times New Roman" w:hAnsi="Times New Roman" w:cs="Times New Roman"/>
          <w:sz w:val="24"/>
          <w:szCs w:val="24"/>
        </w:rPr>
        <w:t>ing</w:t>
      </w:r>
      <w:r w:rsidR="0057324E" w:rsidRPr="000D56E5">
        <w:rPr>
          <w:rFonts w:ascii="Times New Roman" w:hAnsi="Times New Roman" w:cs="Times New Roman"/>
          <w:sz w:val="24"/>
          <w:szCs w:val="24"/>
        </w:rPr>
        <w:t xml:space="preserve"> U.C. Berkeley's Human Evolution Research Center and </w:t>
      </w:r>
      <w:r w:rsidR="00CB3FF3">
        <w:rPr>
          <w:rFonts w:ascii="Times New Roman" w:hAnsi="Times New Roman" w:cs="Times New Roman"/>
          <w:sz w:val="24"/>
          <w:szCs w:val="24"/>
        </w:rPr>
        <w:t xml:space="preserve">was </w:t>
      </w:r>
      <w:r w:rsidR="0057324E" w:rsidRPr="000D56E5">
        <w:rPr>
          <w:rFonts w:ascii="Times New Roman" w:hAnsi="Times New Roman" w:cs="Times New Roman"/>
          <w:sz w:val="24"/>
          <w:szCs w:val="24"/>
        </w:rPr>
        <w:t>also a Middle Awash project co-director.  The late Professor J. Desmond Clark, prehistorian at UCB, was a leading and active light in enrolling Ethiopian students in the Berkeley Center</w:t>
      </w:r>
      <w:r w:rsidR="00247A4C">
        <w:rPr>
          <w:rFonts w:ascii="Times New Roman" w:hAnsi="Times New Roman" w:cs="Times New Roman"/>
          <w:sz w:val="24"/>
          <w:szCs w:val="24"/>
        </w:rPr>
        <w:t>. M</w:t>
      </w:r>
      <w:r w:rsidR="0057324E" w:rsidRPr="000D56E5">
        <w:rPr>
          <w:rFonts w:ascii="Times New Roman" w:hAnsi="Times New Roman" w:cs="Times New Roman"/>
          <w:sz w:val="24"/>
          <w:szCs w:val="24"/>
        </w:rPr>
        <w:t>any returned to Ethiopia and become notable scholars</w:t>
      </w:r>
      <w:r w:rsidR="00053360" w:rsidRPr="000D56E5">
        <w:rPr>
          <w:rFonts w:ascii="Times New Roman" w:hAnsi="Times New Roman" w:cs="Times New Roman"/>
          <w:sz w:val="24"/>
          <w:szCs w:val="24"/>
        </w:rPr>
        <w:t xml:space="preserve"> </w:t>
      </w:r>
      <w:r w:rsidR="000D56E5" w:rsidRPr="000D56E5">
        <w:rPr>
          <w:rFonts w:ascii="Times New Roman" w:hAnsi="Times New Roman" w:cs="Times New Roman"/>
          <w:sz w:val="24"/>
          <w:szCs w:val="24"/>
        </w:rPr>
        <w:t>in this academic field</w:t>
      </w:r>
      <w:r w:rsidR="00247A4C">
        <w:rPr>
          <w:rFonts w:ascii="Times New Roman" w:hAnsi="Times New Roman" w:cs="Times New Roman"/>
          <w:sz w:val="24"/>
          <w:szCs w:val="24"/>
        </w:rPr>
        <w:t>.</w:t>
      </w:r>
      <w:r w:rsidR="0057324E" w:rsidRPr="000D56E5">
        <w:rPr>
          <w:rFonts w:ascii="Times New Roman" w:hAnsi="Times New Roman" w:cs="Times New Roman"/>
          <w:sz w:val="24"/>
          <w:szCs w:val="24"/>
        </w:rPr>
        <w:t xml:space="preserve">  Prof. Clark worked on Acheulean stone tools from the Middle Awash and co-led the Middle Awash Research Project until his death in February, 2002.  </w:t>
      </w:r>
    </w:p>
    <w:p w14:paraId="7967DEC2" w14:textId="0D441D5C" w:rsidR="00B57AAB" w:rsidRDefault="00FE2CFE" w:rsidP="00B57AAB">
      <w:pPr>
        <w:pStyle w:val="first"/>
        <w:shd w:val="clear" w:color="auto" w:fill="FFFFFF"/>
        <w:spacing w:before="0" w:beforeAutospacing="0" w:after="188" w:afterAutospacing="0"/>
        <w:rPr>
          <w:color w:val="000000"/>
        </w:rPr>
      </w:pPr>
      <w:r>
        <w:rPr>
          <w:rFonts w:ascii="Helvetica" w:hAnsi="Helvetica"/>
          <w:color w:val="000000"/>
          <w:sz w:val="27"/>
          <w:szCs w:val="27"/>
        </w:rPr>
        <w:tab/>
      </w:r>
      <w:r>
        <w:rPr>
          <w:color w:val="000000"/>
        </w:rPr>
        <w:t xml:space="preserve">Archaeologists do field work to collect, analyze, and interpret evidence of past life, prehistoric and ancient. Their work combines anthropology, paleontology, and other sciences. Clark was “an old-school English archaeologist” </w:t>
      </w:r>
      <w:r w:rsidR="00516FC9">
        <w:rPr>
          <w:color w:val="000000"/>
        </w:rPr>
        <w:t xml:space="preserve">and </w:t>
      </w:r>
      <w:r>
        <w:rPr>
          <w:color w:val="000000"/>
        </w:rPr>
        <w:t>esteemed Professor at Berkeley which, at the time, had “one of the leading human origins programs on the globe.”[33, p.16]. In White, Clark “found a like-minded skeptic . . ., a discovery-hungry fossil man with zero tolerance for nonsense. (3</w:t>
      </w:r>
      <w:r w:rsidR="00944A24">
        <w:rPr>
          <w:color w:val="000000"/>
        </w:rPr>
        <w:t>3</w:t>
      </w:r>
      <w:r>
        <w:rPr>
          <w:color w:val="000000"/>
        </w:rPr>
        <w:t xml:space="preserve">, pp. 16-17) </w:t>
      </w:r>
      <w:r w:rsidR="00B57AAB">
        <w:rPr>
          <w:color w:val="000000"/>
        </w:rPr>
        <w:t>A hallmark of Tim’s work was his inclusion and training of native Ethiopians, those from the most remote tribes as well as Ethiopian students of anthropology, geology, and paleontology. Tim and Desmond Clark built a generation of outstanding Ethiopian scientists.</w:t>
      </w:r>
    </w:p>
    <w:p w14:paraId="0EC0E13D" w14:textId="59C89899" w:rsidR="001B0CA7" w:rsidRDefault="001B0CA7" w:rsidP="001B0CA7">
      <w:pPr>
        <w:pStyle w:val="first"/>
        <w:shd w:val="clear" w:color="auto" w:fill="FFFFFF"/>
        <w:spacing w:before="0" w:beforeAutospacing="0" w:after="188" w:afterAutospacing="0"/>
        <w:ind w:firstLine="720"/>
        <w:rPr>
          <w:color w:val="000000"/>
        </w:rPr>
      </w:pPr>
      <w:r>
        <w:rPr>
          <w:color w:val="000000"/>
        </w:rPr>
        <w:t>Clark believed that Africa “represented not only the birthplace of the human lineage but the seedbed of ‘just about every significant biological and cultural advance. . . . Without Africa . . . there would be no prehistory, no civilization, and no humanity. Discoveries there would “best document the early chapters of the human story,” which was Clark’s goal for the 1981 expedition. (33, pp.17-18)</w:t>
      </w:r>
    </w:p>
    <w:p w14:paraId="7F92FFA4" w14:textId="3A5744AA" w:rsidR="00FD0DCF" w:rsidRDefault="00FD0DCF" w:rsidP="00FD0DCF">
      <w:pPr>
        <w:pStyle w:val="first"/>
        <w:shd w:val="clear" w:color="auto" w:fill="FFFFFF"/>
        <w:spacing w:before="0" w:beforeAutospacing="0" w:after="188" w:afterAutospacing="0"/>
        <w:jc w:val="center"/>
        <w:rPr>
          <w:b/>
          <w:bCs/>
          <w:color w:val="000000"/>
        </w:rPr>
      </w:pPr>
      <w:r>
        <w:rPr>
          <w:b/>
          <w:bCs/>
          <w:color w:val="000000"/>
        </w:rPr>
        <w:t>Insert Try This 15.12: Comparing Lucy and Ardi Skeletons</w:t>
      </w:r>
    </w:p>
    <w:p w14:paraId="2E7EF6E1" w14:textId="77777777" w:rsidR="00FD0DCF" w:rsidRPr="00FD0DCF" w:rsidRDefault="00FD0DCF" w:rsidP="00FD0DCF">
      <w:pPr>
        <w:pStyle w:val="first"/>
        <w:shd w:val="clear" w:color="auto" w:fill="FFFFFF"/>
        <w:spacing w:before="0" w:beforeAutospacing="0" w:after="188" w:afterAutospacing="0"/>
        <w:jc w:val="center"/>
        <w:rPr>
          <w:b/>
          <w:bCs/>
          <w:color w:val="000000"/>
        </w:rPr>
      </w:pPr>
    </w:p>
    <w:p w14:paraId="3F9AB23F" w14:textId="67E522B1" w:rsidR="00B57AAB" w:rsidRDefault="0056768C" w:rsidP="00B57AAB">
      <w:pPr>
        <w:pStyle w:val="first"/>
        <w:shd w:val="clear" w:color="auto" w:fill="FFFFFF"/>
        <w:spacing w:before="0" w:beforeAutospacing="0" w:after="0" w:afterAutospacing="0"/>
        <w:jc w:val="center"/>
        <w:rPr>
          <w:b/>
          <w:bCs/>
          <w:color w:val="000000"/>
        </w:rPr>
      </w:pPr>
      <w:r>
        <w:rPr>
          <w:b/>
          <w:bCs/>
          <w:color w:val="000000"/>
        </w:rPr>
        <w:t>Insert Figure 15.2</w:t>
      </w:r>
      <w:r w:rsidR="00D86155">
        <w:rPr>
          <w:b/>
          <w:bCs/>
          <w:color w:val="000000"/>
        </w:rPr>
        <w:t>1</w:t>
      </w:r>
      <w:r>
        <w:rPr>
          <w:b/>
          <w:bCs/>
          <w:color w:val="000000"/>
        </w:rPr>
        <w:t>: Tim White and Desmond Clark by vehicle</w:t>
      </w:r>
    </w:p>
    <w:p w14:paraId="1CB57779" w14:textId="2C56060C" w:rsidR="0056768C" w:rsidRDefault="0056768C" w:rsidP="00B57AAB">
      <w:pPr>
        <w:pStyle w:val="first"/>
        <w:shd w:val="clear" w:color="auto" w:fill="FFFFFF"/>
        <w:spacing w:before="0" w:beforeAutospacing="0" w:after="0" w:afterAutospacing="0"/>
        <w:rPr>
          <w:color w:val="000000"/>
        </w:rPr>
      </w:pPr>
      <w:r w:rsidRPr="000D56E5">
        <w:t>CAPTION: Fall 1996, Professors Tim D. White and the late J. Desmond Clark discuss progress of</w:t>
      </w:r>
      <w:r w:rsidR="00922CAA">
        <w:t xml:space="preserve"> the</w:t>
      </w:r>
      <w:r w:rsidRPr="000D56E5">
        <w:t xml:space="preserve"> research. Location: Middle Awash of Ethiopia</w:t>
      </w:r>
      <w:r>
        <w:t xml:space="preserve">. </w:t>
      </w:r>
      <w:r w:rsidRPr="00686B91">
        <w:t>Photo:</w:t>
      </w:r>
      <w:r>
        <w:rPr>
          <w:sz w:val="20"/>
          <w:szCs w:val="20"/>
        </w:rPr>
        <w:t xml:space="preserve"> </w:t>
      </w:r>
      <w:r w:rsidRPr="00247A4C">
        <w:t>© 1996 David L. Brill, humanoriginsphotos.com</w:t>
      </w:r>
      <w:r>
        <w:t>.</w:t>
      </w:r>
      <w:r w:rsidRPr="00247A4C">
        <w:t xml:space="preserve"> ID: </w:t>
      </w:r>
      <w:r w:rsidRPr="00247A4C">
        <w:rPr>
          <w:color w:val="000000"/>
        </w:rPr>
        <w:t>1996-0071-20</w:t>
      </w:r>
      <w:r w:rsidR="005C1602">
        <w:rPr>
          <w:color w:val="000000"/>
        </w:rPr>
        <w:t xml:space="preserve">W; </w:t>
      </w:r>
      <w:r w:rsidR="008B68AB">
        <w:rPr>
          <w:color w:val="000000"/>
        </w:rPr>
        <w:t>t</w:t>
      </w:r>
      <w:r w:rsidR="005E4723">
        <w:rPr>
          <w:color w:val="000000"/>
        </w:rPr>
        <w:t>ext</w:t>
      </w:r>
      <w:r w:rsidR="00686B91">
        <w:rPr>
          <w:color w:val="000000"/>
        </w:rPr>
        <w:t>:</w:t>
      </w:r>
      <w:r w:rsidR="005E4723">
        <w:rPr>
          <w:color w:val="000000"/>
        </w:rPr>
        <w:t xml:space="preserve"> </w:t>
      </w:r>
      <w:r w:rsidR="00725398">
        <w:rPr>
          <w:color w:val="000000"/>
        </w:rPr>
        <w:t>David L. Brill</w:t>
      </w:r>
    </w:p>
    <w:p w14:paraId="33BEA505" w14:textId="77777777" w:rsidR="00B57AAB" w:rsidRDefault="00B57AAB" w:rsidP="00B57AAB">
      <w:pPr>
        <w:pStyle w:val="first"/>
        <w:shd w:val="clear" w:color="auto" w:fill="FFFFFF"/>
        <w:spacing w:before="0" w:beforeAutospacing="0" w:after="0" w:afterAutospacing="0"/>
        <w:rPr>
          <w:b/>
          <w:bCs/>
        </w:rPr>
      </w:pPr>
    </w:p>
    <w:p w14:paraId="24097EB9" w14:textId="6BF899B3" w:rsidR="00DE75D2" w:rsidRPr="009A4047" w:rsidRDefault="00DE75D2" w:rsidP="00DE75D2">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Paleoanthropologist, Professor Tim White is a great team builder, manager, organizer, mentor, teacher, excellence-whip, and a million other qualities necessary to start, inspire, fund, engage, perpetuate, and patiently wait-out or out-maneuver</w:t>
      </w:r>
      <w:r w:rsidR="00872752">
        <w:rPr>
          <w:rFonts w:ascii="Times New Roman" w:eastAsia="Times New Roman" w:hAnsi="Times New Roman" w:cs="Times New Roman"/>
          <w:sz w:val="24"/>
          <w:szCs w:val="24"/>
        </w:rPr>
        <w:t xml:space="preserve"> the</w:t>
      </w:r>
      <w:r w:rsidRPr="009A4047">
        <w:rPr>
          <w:rFonts w:ascii="Times New Roman" w:eastAsia="Times New Roman" w:hAnsi="Times New Roman" w:cs="Times New Roman"/>
          <w:sz w:val="24"/>
          <w:szCs w:val="24"/>
        </w:rPr>
        <w:t xml:space="preserve"> impossible challenges </w:t>
      </w:r>
      <w:r w:rsidR="00872752">
        <w:rPr>
          <w:rFonts w:ascii="Times New Roman" w:eastAsia="Times New Roman" w:hAnsi="Times New Roman" w:cs="Times New Roman"/>
          <w:sz w:val="24"/>
          <w:szCs w:val="24"/>
        </w:rPr>
        <w:t xml:space="preserve">that were </w:t>
      </w:r>
      <w:r w:rsidRPr="009A4047">
        <w:rPr>
          <w:rFonts w:ascii="Times New Roman" w:eastAsia="Times New Roman" w:hAnsi="Times New Roman" w:cs="Times New Roman"/>
          <w:sz w:val="24"/>
          <w:szCs w:val="24"/>
        </w:rPr>
        <w:t xml:space="preserve">constantly erected against him personally or the project in general. But above all, he is a true teacher, </w:t>
      </w:r>
      <w:r w:rsidR="00247A4C">
        <w:rPr>
          <w:rFonts w:ascii="Times New Roman" w:eastAsia="Times New Roman" w:hAnsi="Times New Roman" w:cs="Times New Roman"/>
          <w:sz w:val="24"/>
          <w:szCs w:val="24"/>
        </w:rPr>
        <w:t xml:space="preserve">an attitude </w:t>
      </w:r>
      <w:r w:rsidRPr="009A4047">
        <w:rPr>
          <w:rFonts w:ascii="Times New Roman" w:eastAsia="Times New Roman" w:hAnsi="Times New Roman" w:cs="Times New Roman"/>
          <w:sz w:val="24"/>
          <w:szCs w:val="24"/>
        </w:rPr>
        <w:t>which generates a natural hatred of grandstanding or taking credit for co-worker’s accomplishments</w:t>
      </w:r>
      <w:r w:rsidR="00247A4C">
        <w:rPr>
          <w:rFonts w:ascii="Times New Roman" w:eastAsia="Times New Roman" w:hAnsi="Times New Roman" w:cs="Times New Roman"/>
          <w:sz w:val="24"/>
          <w:szCs w:val="24"/>
        </w:rPr>
        <w:t>, and makes White</w:t>
      </w:r>
      <w:r w:rsidRPr="009A4047">
        <w:rPr>
          <w:rFonts w:ascii="Times New Roman" w:eastAsia="Times New Roman" w:hAnsi="Times New Roman" w:cs="Times New Roman"/>
          <w:sz w:val="24"/>
          <w:szCs w:val="24"/>
        </w:rPr>
        <w:t xml:space="preserve"> insist that</w:t>
      </w:r>
      <w:r>
        <w:rPr>
          <w:rFonts w:ascii="Times New Roman" w:eastAsia="Times New Roman" w:hAnsi="Times New Roman" w:cs="Times New Roman"/>
          <w:sz w:val="24"/>
          <w:szCs w:val="24"/>
        </w:rPr>
        <w:t xml:space="preserve"> he</w:t>
      </w:r>
      <w:r w:rsidRPr="009A4047">
        <w:rPr>
          <w:rFonts w:ascii="Times New Roman" w:eastAsia="Times New Roman" w:hAnsi="Times New Roman" w:cs="Times New Roman"/>
          <w:sz w:val="24"/>
          <w:szCs w:val="24"/>
        </w:rPr>
        <w:t xml:space="preserve"> not be referred to as the Director of the Middle Awash Project (although he is clearly a leading personality and scientific voice)</w:t>
      </w:r>
      <w:r w:rsidR="00686B91">
        <w:rPr>
          <w:rFonts w:ascii="Times New Roman" w:eastAsia="Times New Roman" w:hAnsi="Times New Roman" w:cs="Times New Roman"/>
          <w:sz w:val="24"/>
          <w:szCs w:val="24"/>
        </w:rPr>
        <w:t>. He prefers the title</w:t>
      </w:r>
      <w:r w:rsidRPr="009A4047">
        <w:rPr>
          <w:rFonts w:ascii="Times New Roman" w:eastAsia="Times New Roman" w:hAnsi="Times New Roman" w:cs="Times New Roman"/>
          <w:sz w:val="24"/>
          <w:szCs w:val="24"/>
        </w:rPr>
        <w:t xml:space="preserve"> Co-Director</w:t>
      </w:r>
      <w:r w:rsidR="00686B91">
        <w:rPr>
          <w:rFonts w:ascii="Times New Roman" w:eastAsia="Times New Roman" w:hAnsi="Times New Roman" w:cs="Times New Roman"/>
          <w:sz w:val="24"/>
          <w:szCs w:val="24"/>
        </w:rPr>
        <w:t xml:space="preserve"> and knows he</w:t>
      </w:r>
      <w:r w:rsidR="006D60FF">
        <w:rPr>
          <w:rFonts w:ascii="Times New Roman" w:eastAsia="Times New Roman" w:hAnsi="Times New Roman" w:cs="Times New Roman"/>
          <w:sz w:val="24"/>
          <w:szCs w:val="24"/>
        </w:rPr>
        <w:t xml:space="preserve"> </w:t>
      </w:r>
      <w:r w:rsidR="00686B91">
        <w:rPr>
          <w:rFonts w:ascii="Times New Roman" w:eastAsia="Times New Roman" w:hAnsi="Times New Roman" w:cs="Times New Roman"/>
          <w:sz w:val="24"/>
          <w:szCs w:val="24"/>
        </w:rPr>
        <w:t>is among</w:t>
      </w:r>
      <w:r w:rsidRPr="009A4047">
        <w:rPr>
          <w:rFonts w:ascii="Times New Roman" w:eastAsia="Times New Roman" w:hAnsi="Times New Roman" w:cs="Times New Roman"/>
          <w:sz w:val="24"/>
          <w:szCs w:val="24"/>
        </w:rPr>
        <w:t xml:space="preserve"> equals, sharing extensive logistic and complicated scientific responsibilities. The Co-Directors include several of </w:t>
      </w:r>
      <w:r w:rsidR="00247A4C">
        <w:rPr>
          <w:rFonts w:ascii="Times New Roman" w:eastAsia="Times New Roman" w:hAnsi="Times New Roman" w:cs="Times New Roman"/>
          <w:sz w:val="24"/>
          <w:szCs w:val="24"/>
        </w:rPr>
        <w:t>White’s</w:t>
      </w:r>
      <w:r w:rsidRPr="009A4047">
        <w:rPr>
          <w:rFonts w:ascii="Times New Roman" w:eastAsia="Times New Roman" w:hAnsi="Times New Roman" w:cs="Times New Roman"/>
          <w:sz w:val="24"/>
          <w:szCs w:val="24"/>
        </w:rPr>
        <w:t xml:space="preserve"> former students, Ethiopian and Japanese, and </w:t>
      </w:r>
      <w:r>
        <w:rPr>
          <w:rFonts w:ascii="Times New Roman" w:eastAsia="Times New Roman" w:hAnsi="Times New Roman" w:cs="Times New Roman"/>
          <w:sz w:val="24"/>
          <w:szCs w:val="24"/>
        </w:rPr>
        <w:t xml:space="preserve">other </w:t>
      </w:r>
      <w:r w:rsidRPr="009A4047">
        <w:rPr>
          <w:rFonts w:ascii="Times New Roman" w:eastAsia="Times New Roman" w:hAnsi="Times New Roman" w:cs="Times New Roman"/>
          <w:sz w:val="24"/>
          <w:szCs w:val="24"/>
        </w:rPr>
        <w:t xml:space="preserve">notable doctoral colleagues. </w:t>
      </w:r>
      <w:r>
        <w:rPr>
          <w:rFonts w:ascii="Times New Roman" w:eastAsia="Times New Roman" w:hAnsi="Times New Roman" w:cs="Times New Roman"/>
          <w:sz w:val="24"/>
          <w:szCs w:val="24"/>
        </w:rPr>
        <w:t>(</w:t>
      </w:r>
      <w:r w:rsidR="00725398">
        <w:rPr>
          <w:rFonts w:ascii="Times New Roman" w:eastAsia="Times New Roman" w:hAnsi="Times New Roman" w:cs="Times New Roman"/>
          <w:sz w:val="24"/>
          <w:szCs w:val="24"/>
        </w:rPr>
        <w:t>David L. Brill</w:t>
      </w:r>
      <w:r>
        <w:rPr>
          <w:rFonts w:ascii="Times New Roman" w:eastAsia="Times New Roman" w:hAnsi="Times New Roman" w:cs="Times New Roman"/>
          <w:sz w:val="24"/>
          <w:szCs w:val="24"/>
        </w:rPr>
        <w:t xml:space="preserve">, </w:t>
      </w:r>
      <w:r w:rsidRPr="00450A66">
        <w:rPr>
          <w:rFonts w:ascii="Times New Roman" w:eastAsia="Times New Roman" w:hAnsi="Times New Roman" w:cs="Times New Roman"/>
          <w:sz w:val="24"/>
          <w:szCs w:val="24"/>
        </w:rPr>
        <w:t>P</w:t>
      </w:r>
      <w:r>
        <w:rPr>
          <w:rFonts w:ascii="Times New Roman" w:eastAsia="Times New Roman" w:hAnsi="Times New Roman" w:cs="Times New Roman"/>
          <w:sz w:val="24"/>
          <w:szCs w:val="24"/>
        </w:rPr>
        <w:t>ersonal Communication)</w:t>
      </w:r>
    </w:p>
    <w:p w14:paraId="1B4F4A23" w14:textId="77777777" w:rsidR="00DE75D2" w:rsidRPr="009A4047" w:rsidRDefault="00DE75D2" w:rsidP="00DE75D2">
      <w:pPr>
        <w:ind w:left="720"/>
        <w:rPr>
          <w:rFonts w:ascii="Times New Roman" w:eastAsia="Times New Roman" w:hAnsi="Times New Roman" w:cs="Times New Roman"/>
          <w:sz w:val="24"/>
          <w:szCs w:val="24"/>
        </w:rPr>
      </w:pPr>
    </w:p>
    <w:p w14:paraId="4BDBECC4" w14:textId="022C2545" w:rsidR="00DE75D2" w:rsidRDefault="00DE75D2" w:rsidP="00DE75D2">
      <w:pPr>
        <w:ind w:left="720"/>
        <w:rPr>
          <w:rFonts w:ascii="Times New Roman" w:eastAsia="Times New Roman" w:hAnsi="Times New Roman" w:cs="Times New Roman"/>
          <w:sz w:val="24"/>
          <w:szCs w:val="24"/>
        </w:rPr>
      </w:pPr>
      <w:r w:rsidRPr="009A4047">
        <w:rPr>
          <w:rFonts w:ascii="Times New Roman" w:eastAsia="Times New Roman" w:hAnsi="Times New Roman" w:cs="Times New Roman"/>
          <w:sz w:val="24"/>
          <w:szCs w:val="24"/>
        </w:rPr>
        <w:t>The Middle Awash team’s 1992 discovery of a 4.4 million</w:t>
      </w:r>
      <w:r w:rsidR="00686B91">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year-old mandible</w:t>
      </w:r>
      <w:r w:rsidR="00686B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fragment with a deciduous molar</w:t>
      </w:r>
      <w:r w:rsidR="00686B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94E49">
        <w:rPr>
          <w:rFonts w:ascii="Times New Roman" w:eastAsia="Times New Roman" w:hAnsi="Times New Roman" w:cs="Times New Roman"/>
          <w:sz w:val="24"/>
          <w:szCs w:val="24"/>
        </w:rPr>
        <w:t xml:space="preserve">(Fig. 15.20) </w:t>
      </w:r>
      <w:r w:rsidRPr="009A4047">
        <w:rPr>
          <w:rFonts w:ascii="Times New Roman" w:eastAsia="Times New Roman" w:hAnsi="Times New Roman" w:cs="Times New Roman"/>
          <w:sz w:val="24"/>
          <w:szCs w:val="24"/>
        </w:rPr>
        <w:t xml:space="preserve">was eventually named </w:t>
      </w:r>
      <w:r w:rsidRPr="00CC0E4D">
        <w:rPr>
          <w:rFonts w:ascii="Times New Roman" w:eastAsia="Times New Roman" w:hAnsi="Times New Roman" w:cs="Times New Roman"/>
          <w:i/>
          <w:iCs/>
          <w:sz w:val="24"/>
          <w:szCs w:val="24"/>
        </w:rPr>
        <w:t>Ardipithecus ramidus</w:t>
      </w:r>
      <w:r w:rsidRPr="009A4047">
        <w:rPr>
          <w:rFonts w:ascii="Times New Roman" w:eastAsia="Times New Roman" w:hAnsi="Times New Roman" w:cs="Times New Roman"/>
          <w:sz w:val="24"/>
          <w:szCs w:val="24"/>
        </w:rPr>
        <w:t xml:space="preserve">, </w:t>
      </w:r>
      <w:r w:rsidR="00314756">
        <w:rPr>
          <w:rFonts w:ascii="Times New Roman" w:eastAsia="Times New Roman" w:hAnsi="Times New Roman" w:cs="Times New Roman"/>
          <w:sz w:val="24"/>
          <w:szCs w:val="24"/>
        </w:rPr>
        <w:t>that became the name</w:t>
      </w:r>
      <w:r w:rsidRPr="009A4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Ardi</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for short.</w:t>
      </w:r>
      <w:r>
        <w:rPr>
          <w:rFonts w:ascii="Times New Roman" w:eastAsia="Times New Roman" w:hAnsi="Times New Roman" w:cs="Times New Roman"/>
          <w:sz w:val="24"/>
          <w:szCs w:val="24"/>
        </w:rPr>
        <w:t xml:space="preserve"> (Brill, PC)</w:t>
      </w:r>
      <w:r w:rsidRPr="009A4047">
        <w:rPr>
          <w:rFonts w:ascii="Times New Roman" w:eastAsia="Times New Roman" w:hAnsi="Times New Roman" w:cs="Times New Roman"/>
          <w:sz w:val="24"/>
          <w:szCs w:val="24"/>
        </w:rPr>
        <w:t xml:space="preserve">   </w:t>
      </w:r>
    </w:p>
    <w:p w14:paraId="29CF46B2" w14:textId="70813DE5" w:rsidR="00686B91" w:rsidRDefault="00686B91" w:rsidP="00DE75D2">
      <w:pPr>
        <w:ind w:left="720"/>
        <w:rPr>
          <w:rFonts w:ascii="Times New Roman" w:eastAsia="Times New Roman" w:hAnsi="Times New Roman" w:cs="Times New Roman"/>
          <w:sz w:val="20"/>
          <w:szCs w:val="20"/>
        </w:rPr>
      </w:pPr>
      <w:r w:rsidRPr="00686B91">
        <w:rPr>
          <w:rFonts w:ascii="Times New Roman" w:eastAsia="Times New Roman" w:hAnsi="Times New Roman" w:cs="Times New Roman"/>
          <w:sz w:val="20"/>
          <w:szCs w:val="20"/>
        </w:rPr>
        <w:t>*jawbone</w:t>
      </w:r>
      <w:r w:rsidR="00894E49">
        <w:rPr>
          <w:rFonts w:ascii="Times New Roman" w:eastAsia="Times New Roman" w:hAnsi="Times New Roman" w:cs="Times New Roman"/>
          <w:sz w:val="20"/>
          <w:szCs w:val="20"/>
        </w:rPr>
        <w:tab/>
      </w:r>
      <w:r w:rsidR="00FB02D9">
        <w:rPr>
          <w:rFonts w:ascii="Times New Roman" w:eastAsia="Times New Roman" w:hAnsi="Times New Roman" w:cs="Times New Roman"/>
          <w:sz w:val="20"/>
          <w:szCs w:val="20"/>
        </w:rPr>
        <w:t xml:space="preserve"> </w:t>
      </w:r>
      <w:r w:rsidRPr="00686B91">
        <w:rPr>
          <w:rFonts w:ascii="Times New Roman" w:eastAsia="Times New Roman" w:hAnsi="Times New Roman" w:cs="Times New Roman"/>
          <w:sz w:val="20"/>
          <w:szCs w:val="20"/>
        </w:rPr>
        <w:t>**mammals’ “baby tooth”]</w:t>
      </w:r>
    </w:p>
    <w:p w14:paraId="43611D9E" w14:textId="77777777" w:rsidR="00B27EA8" w:rsidRPr="00686B91" w:rsidRDefault="00B27EA8" w:rsidP="00DE75D2">
      <w:pPr>
        <w:ind w:left="720"/>
        <w:rPr>
          <w:rFonts w:ascii="Times New Roman" w:eastAsia="Times New Roman" w:hAnsi="Times New Roman" w:cs="Times New Roman"/>
          <w:sz w:val="20"/>
          <w:szCs w:val="20"/>
        </w:rPr>
      </w:pPr>
    </w:p>
    <w:p w14:paraId="4F17030E" w14:textId="7FBA170D" w:rsidR="00DE75D2" w:rsidRDefault="00B27EA8" w:rsidP="00DE75D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Tim White’s Big Find</w:t>
      </w:r>
    </w:p>
    <w:p w14:paraId="21135A11" w14:textId="77777777" w:rsidR="00B27EA8" w:rsidRPr="00B27EA8" w:rsidRDefault="00B27EA8" w:rsidP="00DE75D2">
      <w:pPr>
        <w:rPr>
          <w:rFonts w:ascii="Times New Roman" w:eastAsia="Times New Roman" w:hAnsi="Times New Roman" w:cs="Times New Roman"/>
          <w:b/>
          <w:bCs/>
          <w:sz w:val="24"/>
          <w:szCs w:val="24"/>
        </w:rPr>
      </w:pPr>
    </w:p>
    <w:p w14:paraId="35E032BC" w14:textId="5922F200" w:rsidR="00DE75D2" w:rsidRDefault="00DE75D2" w:rsidP="00DE75D2">
      <w:pPr>
        <w:tabs>
          <w:tab w:val="left" w:pos="1620"/>
        </w:tabs>
        <w:rPr>
          <w:rFonts w:ascii="Times New Roman" w:hAnsi="Times New Roman" w:cs="Times New Roman"/>
          <w:sz w:val="24"/>
          <w:szCs w:val="24"/>
        </w:rPr>
      </w:pPr>
      <w:r>
        <w:rPr>
          <w:rFonts w:ascii="Times New Roman" w:hAnsi="Times New Roman" w:cs="Times New Roman"/>
          <w:sz w:val="24"/>
          <w:szCs w:val="24"/>
        </w:rPr>
        <w:t xml:space="preserve">In author Kermit Pattison’s meticulously researched book </w:t>
      </w:r>
      <w:r>
        <w:rPr>
          <w:rFonts w:ascii="Times New Roman" w:hAnsi="Times New Roman" w:cs="Times New Roman"/>
          <w:i/>
          <w:iCs/>
          <w:sz w:val="24"/>
          <w:szCs w:val="24"/>
        </w:rPr>
        <w:t xml:space="preserve">Fossil Men: The Quest for the Oldest Skeleton and the Origins of Humankind, </w:t>
      </w:r>
      <w:r>
        <w:rPr>
          <w:rFonts w:ascii="Times New Roman" w:hAnsi="Times New Roman" w:cs="Times New Roman"/>
          <w:sz w:val="24"/>
          <w:szCs w:val="24"/>
        </w:rPr>
        <w:t>(2009), we read about Tim White</w:t>
      </w:r>
      <w:r w:rsidR="00560013">
        <w:rPr>
          <w:rFonts w:ascii="Times New Roman" w:hAnsi="Times New Roman" w:cs="Times New Roman"/>
          <w:sz w:val="24"/>
          <w:szCs w:val="24"/>
        </w:rPr>
        <w:t>’s</w:t>
      </w:r>
      <w:r>
        <w:rPr>
          <w:rFonts w:ascii="Times New Roman" w:hAnsi="Times New Roman" w:cs="Times New Roman"/>
          <w:sz w:val="24"/>
          <w:szCs w:val="24"/>
        </w:rPr>
        <w:t xml:space="preserve"> discovery</w:t>
      </w:r>
      <w:r w:rsidR="00560013">
        <w:rPr>
          <w:rFonts w:ascii="Times New Roman" w:hAnsi="Times New Roman" w:cs="Times New Roman"/>
          <w:sz w:val="24"/>
          <w:szCs w:val="24"/>
        </w:rPr>
        <w:t xml:space="preserve"> of</w:t>
      </w:r>
      <w:r>
        <w:rPr>
          <w:rFonts w:ascii="Times New Roman" w:hAnsi="Times New Roman" w:cs="Times New Roman"/>
          <w:sz w:val="24"/>
          <w:szCs w:val="24"/>
        </w:rPr>
        <w:t xml:space="preserve"> </w:t>
      </w:r>
      <w:r w:rsidRPr="00275EC9">
        <w:rPr>
          <w:rFonts w:ascii="Times New Roman" w:hAnsi="Times New Roman" w:cs="Times New Roman"/>
          <w:i/>
          <w:iCs/>
          <w:sz w:val="24"/>
          <w:szCs w:val="24"/>
        </w:rPr>
        <w:t>A</w:t>
      </w:r>
      <w:r w:rsidR="0039431E">
        <w:rPr>
          <w:rFonts w:ascii="Times New Roman" w:hAnsi="Times New Roman" w:cs="Times New Roman"/>
          <w:i/>
          <w:iCs/>
          <w:sz w:val="24"/>
          <w:szCs w:val="24"/>
        </w:rPr>
        <w:t>rdipithecus</w:t>
      </w:r>
      <w:r w:rsidRPr="00275EC9">
        <w:rPr>
          <w:rFonts w:ascii="Times New Roman" w:hAnsi="Times New Roman" w:cs="Times New Roman"/>
          <w:i/>
          <w:iCs/>
          <w:sz w:val="24"/>
          <w:szCs w:val="24"/>
        </w:rPr>
        <w:t xml:space="preserve"> ramidus</w:t>
      </w:r>
      <w:r>
        <w:rPr>
          <w:rFonts w:ascii="Times New Roman" w:hAnsi="Times New Roman" w:cs="Times New Roman"/>
          <w:i/>
          <w:iCs/>
          <w:sz w:val="24"/>
          <w:szCs w:val="24"/>
        </w:rPr>
        <w:t>.</w:t>
      </w:r>
      <w:r>
        <w:rPr>
          <w:rFonts w:ascii="Times New Roman" w:hAnsi="Times New Roman" w:cs="Times New Roman"/>
          <w:sz w:val="24"/>
          <w:szCs w:val="24"/>
        </w:rPr>
        <w:t xml:space="preserve"> Pattison calls White “the single most intense character I have ever encountered. . . profane, persnickety, judgmental, wildly irreverent,</w:t>
      </w:r>
      <w:r w:rsidR="007A27BB">
        <w:rPr>
          <w:rFonts w:ascii="Times New Roman" w:hAnsi="Times New Roman" w:cs="Times New Roman"/>
          <w:sz w:val="24"/>
          <w:szCs w:val="24"/>
        </w:rPr>
        <w:t xml:space="preserve"> </w:t>
      </w:r>
      <w:r>
        <w:rPr>
          <w:rFonts w:ascii="Times New Roman" w:hAnsi="Times New Roman" w:cs="Times New Roman"/>
          <w:sz w:val="24"/>
          <w:szCs w:val="24"/>
        </w:rPr>
        <w:t xml:space="preserve"> crazy hilarious, and a rough-edged field guy. . . . I found him quite likable</w:t>
      </w:r>
      <w:r w:rsidR="008139EC">
        <w:rPr>
          <w:rFonts w:ascii="Times New Roman" w:hAnsi="Times New Roman" w:cs="Times New Roman"/>
          <w:sz w:val="24"/>
          <w:szCs w:val="24"/>
        </w:rPr>
        <w:t>, f</w:t>
      </w:r>
      <w:r>
        <w:rPr>
          <w:rFonts w:ascii="Times New Roman" w:hAnsi="Times New Roman" w:cs="Times New Roman"/>
          <w:sz w:val="24"/>
          <w:szCs w:val="24"/>
        </w:rPr>
        <w:t>abulously</w:t>
      </w:r>
      <w:r w:rsidR="008139EC">
        <w:rPr>
          <w:rFonts w:ascii="Times New Roman" w:hAnsi="Times New Roman" w:cs="Times New Roman"/>
          <w:sz w:val="24"/>
          <w:szCs w:val="24"/>
        </w:rPr>
        <w:t xml:space="preserve"> e</w:t>
      </w:r>
      <w:r>
        <w:rPr>
          <w:rFonts w:ascii="Times New Roman" w:hAnsi="Times New Roman" w:cs="Times New Roman"/>
          <w:sz w:val="24"/>
          <w:szCs w:val="24"/>
        </w:rPr>
        <w:t>ntertaining—even when I, too, endured his flayings or outbursts.” (3</w:t>
      </w:r>
      <w:r w:rsidR="00343FA9">
        <w:rPr>
          <w:rFonts w:ascii="Times New Roman" w:hAnsi="Times New Roman" w:cs="Times New Roman"/>
          <w:sz w:val="24"/>
          <w:szCs w:val="24"/>
        </w:rPr>
        <w:t>3</w:t>
      </w:r>
      <w:r>
        <w:rPr>
          <w:rFonts w:ascii="Times New Roman" w:hAnsi="Times New Roman" w:cs="Times New Roman"/>
          <w:sz w:val="24"/>
          <w:szCs w:val="24"/>
        </w:rPr>
        <w:t>, p.5</w:t>
      </w:r>
      <w:r>
        <w:rPr>
          <w:rFonts w:ascii="Times New Roman" w:hAnsi="Times New Roman" w:cs="Times New Roman"/>
          <w:iCs/>
          <w:sz w:val="24"/>
          <w:szCs w:val="24"/>
        </w:rPr>
        <w:t>] F</w:t>
      </w:r>
      <w:r>
        <w:rPr>
          <w:rFonts w:ascii="Times New Roman" w:hAnsi="Times New Roman" w:cs="Times New Roman"/>
          <w:sz w:val="24"/>
          <w:szCs w:val="24"/>
        </w:rPr>
        <w:t>alse starts, misinformation, and confusion in the field of paleoanthropology drive Tim crazy, make him sarcastic, and “uproariously impolite.” (3</w:t>
      </w:r>
      <w:r w:rsidR="00343FA9">
        <w:rPr>
          <w:rFonts w:ascii="Times New Roman" w:hAnsi="Times New Roman" w:cs="Times New Roman"/>
          <w:sz w:val="24"/>
          <w:szCs w:val="24"/>
        </w:rPr>
        <w:t>3</w:t>
      </w:r>
      <w:r>
        <w:rPr>
          <w:rFonts w:ascii="Times New Roman" w:hAnsi="Times New Roman" w:cs="Times New Roman"/>
          <w:sz w:val="24"/>
          <w:szCs w:val="24"/>
        </w:rPr>
        <w:t>, p.4)</w:t>
      </w:r>
    </w:p>
    <w:p w14:paraId="75071BC1" w14:textId="77777777" w:rsidR="00DE75D2" w:rsidRDefault="00DE75D2" w:rsidP="00DE75D2">
      <w:pPr>
        <w:rPr>
          <w:rFonts w:ascii="Times New Roman" w:hAnsi="Times New Roman" w:cs="Times New Roman"/>
          <w:iCs/>
          <w:sz w:val="24"/>
          <w:szCs w:val="24"/>
        </w:rPr>
      </w:pPr>
    </w:p>
    <w:p w14:paraId="2CC0A391" w14:textId="01482CD3" w:rsidR="00DE75D2" w:rsidRDefault="00DE75D2" w:rsidP="00DE75D2">
      <w:pPr>
        <w:ind w:left="720"/>
        <w:rPr>
          <w:rFonts w:ascii="Times New Roman" w:hAnsi="Times New Roman" w:cs="Times New Roman"/>
          <w:iCs/>
          <w:sz w:val="24"/>
          <w:szCs w:val="24"/>
        </w:rPr>
      </w:pPr>
      <w:r>
        <w:rPr>
          <w:rFonts w:ascii="Times New Roman" w:hAnsi="Times New Roman" w:cs="Times New Roman"/>
          <w:iCs/>
          <w:sz w:val="24"/>
          <w:szCs w:val="24"/>
        </w:rPr>
        <w:t>Lucy couldn’t truly be the beginnings of humankind. There had to be older creatures that would reveal how our peculiar primate lineage split from the other African apes, started walking on two feet, and began an evolutionary journey unlike any other creature in the animal kingdom. Whatever came before Lucy remained hidden in the Dark Ages—a blank spot in the human fossil record beyond 4 million years ago known as “the Gap.” . . . White wanted to find a window into the gap—and that meant taking this mission where few dared to go. (3</w:t>
      </w:r>
      <w:r w:rsidR="003D25CD">
        <w:rPr>
          <w:rFonts w:ascii="Times New Roman" w:hAnsi="Times New Roman" w:cs="Times New Roman"/>
          <w:iCs/>
          <w:sz w:val="24"/>
          <w:szCs w:val="24"/>
        </w:rPr>
        <w:t>3</w:t>
      </w:r>
      <w:r>
        <w:rPr>
          <w:rFonts w:ascii="Times New Roman" w:hAnsi="Times New Roman" w:cs="Times New Roman"/>
          <w:iCs/>
          <w:sz w:val="24"/>
          <w:szCs w:val="24"/>
        </w:rPr>
        <w:t>, pp. 13-14)</w:t>
      </w:r>
    </w:p>
    <w:p w14:paraId="754FAD3E" w14:textId="77777777" w:rsidR="00DE75D2" w:rsidRDefault="00DE75D2" w:rsidP="00DE75D2">
      <w:pPr>
        <w:ind w:left="720"/>
        <w:rPr>
          <w:rFonts w:ascii="Times New Roman" w:hAnsi="Times New Roman" w:cs="Times New Roman"/>
          <w:iCs/>
          <w:sz w:val="24"/>
          <w:szCs w:val="24"/>
        </w:rPr>
      </w:pPr>
    </w:p>
    <w:p w14:paraId="0CB60CE0" w14:textId="5D653C09" w:rsidR="00DE75D2" w:rsidRDefault="00DE75D2" w:rsidP="00DE75D2">
      <w:pPr>
        <w:ind w:left="720"/>
        <w:rPr>
          <w:rFonts w:ascii="Times New Roman" w:hAnsi="Times New Roman" w:cs="Times New Roman"/>
          <w:iCs/>
          <w:sz w:val="24"/>
          <w:szCs w:val="24"/>
        </w:rPr>
      </w:pPr>
      <w:r>
        <w:rPr>
          <w:rFonts w:ascii="Times New Roman" w:hAnsi="Times New Roman" w:cs="Times New Roman"/>
          <w:iCs/>
          <w:sz w:val="24"/>
          <w:szCs w:val="24"/>
        </w:rPr>
        <w:tab/>
        <w:t xml:space="preserve">With Lucy, you have a creature with a brain size a third as big as modern humans and yet walking fully on two legs . . .. Is that adaptation a very long one, or does Lucy represent just the beginnings of that trend? . . . The thing that really set humans apart from the apes was this peculiar form of walking around. . . . White suspected our odd form of locomotion was perhaps </w:t>
      </w:r>
      <w:r>
        <w:rPr>
          <w:rFonts w:ascii="Times New Roman" w:hAnsi="Times New Roman" w:cs="Times New Roman"/>
          <w:i/>
          <w:sz w:val="24"/>
          <w:szCs w:val="24"/>
        </w:rPr>
        <w:t xml:space="preserve">the </w:t>
      </w:r>
      <w:r>
        <w:rPr>
          <w:rFonts w:ascii="Times New Roman" w:hAnsi="Times New Roman" w:cs="Times New Roman"/>
          <w:iCs/>
          <w:sz w:val="24"/>
          <w:szCs w:val="24"/>
        </w:rPr>
        <w:t>original distinction that sent our ancestors on their own evolutionary path. The question is . . .h</w:t>
      </w:r>
      <w:r w:rsidRPr="00E23627">
        <w:rPr>
          <w:rFonts w:ascii="Times New Roman" w:hAnsi="Times New Roman" w:cs="Times New Roman"/>
          <w:iCs/>
          <w:sz w:val="24"/>
          <w:szCs w:val="24"/>
        </w:rPr>
        <w:t xml:space="preserve">ow far back does that </w:t>
      </w:r>
      <w:r>
        <w:rPr>
          <w:rFonts w:ascii="Times New Roman" w:hAnsi="Times New Roman" w:cs="Times New Roman"/>
          <w:iCs/>
          <w:sz w:val="24"/>
          <w:szCs w:val="24"/>
        </w:rPr>
        <w:t>adaptation go? The answer waited in the desert. (3</w:t>
      </w:r>
      <w:r w:rsidR="003D25CD">
        <w:rPr>
          <w:rFonts w:ascii="Times New Roman" w:hAnsi="Times New Roman" w:cs="Times New Roman"/>
          <w:iCs/>
          <w:sz w:val="24"/>
          <w:szCs w:val="24"/>
        </w:rPr>
        <w:t>3</w:t>
      </w:r>
      <w:r>
        <w:rPr>
          <w:rFonts w:ascii="Times New Roman" w:hAnsi="Times New Roman" w:cs="Times New Roman"/>
          <w:iCs/>
          <w:sz w:val="24"/>
          <w:szCs w:val="24"/>
        </w:rPr>
        <w:t xml:space="preserve">, pp.14-16) </w:t>
      </w:r>
    </w:p>
    <w:p w14:paraId="07A6937C" w14:textId="1C74C16F" w:rsidR="001F7686" w:rsidRDefault="001F7686" w:rsidP="001F7686">
      <w:pPr>
        <w:rPr>
          <w:rFonts w:ascii="Times New Roman" w:hAnsi="Times New Roman" w:cs="Times New Roman"/>
          <w:iCs/>
          <w:sz w:val="24"/>
          <w:szCs w:val="24"/>
        </w:rPr>
      </w:pPr>
    </w:p>
    <w:p w14:paraId="2E9F586A" w14:textId="18DBC02E" w:rsidR="00DE75D2" w:rsidRDefault="00DE75D2" w:rsidP="00DE75D2">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iCs/>
          <w:sz w:val="24"/>
          <w:szCs w:val="24"/>
        </w:rPr>
        <w:t xml:space="preserve">The place </w:t>
      </w:r>
      <w:r w:rsidR="00686B91">
        <w:rPr>
          <w:rFonts w:ascii="Times New Roman" w:hAnsi="Times New Roman" w:cs="Times New Roman"/>
          <w:iCs/>
          <w:sz w:val="24"/>
          <w:szCs w:val="24"/>
        </w:rPr>
        <w:t>to find</w:t>
      </w:r>
      <w:r>
        <w:rPr>
          <w:rFonts w:ascii="Times New Roman" w:hAnsi="Times New Roman" w:cs="Times New Roman"/>
          <w:iCs/>
          <w:sz w:val="24"/>
          <w:szCs w:val="24"/>
        </w:rPr>
        <w:t xml:space="preserve"> </w:t>
      </w:r>
      <w:r w:rsidR="00C27C54">
        <w:rPr>
          <w:rFonts w:ascii="Times New Roman" w:hAnsi="Times New Roman" w:cs="Times New Roman"/>
          <w:iCs/>
          <w:sz w:val="24"/>
          <w:szCs w:val="24"/>
        </w:rPr>
        <w:t>answers</w:t>
      </w:r>
      <w:r>
        <w:rPr>
          <w:rFonts w:ascii="Times New Roman" w:hAnsi="Times New Roman" w:cs="Times New Roman"/>
          <w:iCs/>
          <w:sz w:val="24"/>
          <w:szCs w:val="24"/>
        </w:rPr>
        <w:t xml:space="preserve">, Ethiopia’s Middle Awash Valley, </w:t>
      </w:r>
      <w:r w:rsidR="00013B0B">
        <w:rPr>
          <w:rFonts w:ascii="Times New Roman" w:hAnsi="Times New Roman" w:cs="Times New Roman"/>
          <w:iCs/>
          <w:sz w:val="24"/>
          <w:szCs w:val="24"/>
        </w:rPr>
        <w:t xml:space="preserve">is again </w:t>
      </w:r>
      <w:r>
        <w:rPr>
          <w:rFonts w:ascii="Times New Roman" w:hAnsi="Times New Roman" w:cs="Times New Roman"/>
          <w:iCs/>
          <w:sz w:val="24"/>
          <w:szCs w:val="24"/>
        </w:rPr>
        <w:t xml:space="preserve">the heart of the action for discovering </w:t>
      </w:r>
      <w:r w:rsidRPr="00DE75D2">
        <w:rPr>
          <w:rFonts w:ascii="Times New Roman" w:hAnsi="Times New Roman" w:cs="Times New Roman"/>
          <w:i/>
          <w:sz w:val="24"/>
          <w:szCs w:val="24"/>
        </w:rPr>
        <w:t>Homo sapien</w:t>
      </w:r>
      <w:r>
        <w:rPr>
          <w:rFonts w:ascii="Times New Roman" w:hAnsi="Times New Roman" w:cs="Times New Roman"/>
          <w:iCs/>
          <w:sz w:val="24"/>
          <w:szCs w:val="24"/>
        </w:rPr>
        <w:t>’s ancestors.</w:t>
      </w:r>
      <w:r>
        <w:rPr>
          <w:rFonts w:ascii="Times New Roman" w:hAnsi="Times New Roman" w:cs="Times New Roman"/>
          <w:b/>
          <w:bCs/>
          <w:i/>
          <w:iCs/>
          <w:color w:val="000000" w:themeColor="text1"/>
          <w:sz w:val="24"/>
          <w:szCs w:val="24"/>
        </w:rPr>
        <w:t xml:space="preserve"> </w:t>
      </w:r>
      <w:r>
        <w:rPr>
          <w:rFonts w:ascii="Times New Roman" w:hAnsi="Times New Roman" w:cs="Times New Roman"/>
          <w:color w:val="000000" w:themeColor="text1"/>
          <w:sz w:val="24"/>
          <w:szCs w:val="24"/>
        </w:rPr>
        <w:t>Th</w:t>
      </w:r>
      <w:r w:rsidR="007A27BB">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 panoramic photo (</w:t>
      </w:r>
      <w:r w:rsidR="00013B0B">
        <w:rPr>
          <w:rFonts w:ascii="Times New Roman" w:hAnsi="Times New Roman" w:cs="Times New Roman"/>
          <w:color w:val="000000" w:themeColor="text1"/>
          <w:sz w:val="24"/>
          <w:szCs w:val="24"/>
        </w:rPr>
        <w:t>Fig.15.</w:t>
      </w:r>
      <w:del w:id="62" w:author="Ann Lewin-Benham" w:date="2021-12-06T22:39:00Z">
        <w:r w:rsidR="00274088" w:rsidDel="00346B0C">
          <w:rPr>
            <w:rFonts w:ascii="Times New Roman" w:hAnsi="Times New Roman" w:cs="Times New Roman"/>
            <w:color w:val="000000" w:themeColor="text1"/>
            <w:sz w:val="24"/>
            <w:szCs w:val="24"/>
          </w:rPr>
          <w:delText>2</w:delText>
        </w:r>
      </w:del>
      <w:r w:rsidR="00274088">
        <w:rPr>
          <w:rFonts w:ascii="Times New Roman" w:hAnsi="Times New Roman" w:cs="Times New Roman"/>
          <w:color w:val="000000" w:themeColor="text1"/>
          <w:sz w:val="24"/>
          <w:szCs w:val="24"/>
        </w:rPr>
        <w:t>2</w:t>
      </w:r>
      <w:ins w:id="63" w:author="Ann Lewin-Benham" w:date="2021-12-07T13:19:00Z">
        <w:r w:rsidR="00DF0345">
          <w:rPr>
            <w:rFonts w:ascii="Times New Roman" w:hAnsi="Times New Roman" w:cs="Times New Roman"/>
            <w:color w:val="000000" w:themeColor="text1"/>
            <w:sz w:val="24"/>
            <w:szCs w:val="24"/>
          </w:rPr>
          <w:t>2</w:t>
        </w:r>
      </w:ins>
      <w:r>
        <w:rPr>
          <w:rFonts w:ascii="Times New Roman" w:hAnsi="Times New Roman" w:cs="Times New Roman"/>
          <w:color w:val="000000" w:themeColor="text1"/>
          <w:sz w:val="24"/>
          <w:szCs w:val="24"/>
        </w:rPr>
        <w:t xml:space="preserve">) </w:t>
      </w:r>
      <w:r w:rsidR="00D36842">
        <w:rPr>
          <w:rFonts w:ascii="Times New Roman" w:hAnsi="Times New Roman" w:cs="Times New Roman"/>
          <w:color w:val="000000" w:themeColor="text1"/>
          <w:sz w:val="24"/>
          <w:szCs w:val="24"/>
        </w:rPr>
        <w:t>of the Middle Awash study area looks NE from a hilltop on the Western Margin as</w:t>
      </w:r>
      <w:r w:rsidR="00274088">
        <w:rPr>
          <w:rFonts w:ascii="Times New Roman" w:hAnsi="Times New Roman" w:cs="Times New Roman"/>
          <w:color w:val="000000" w:themeColor="text1"/>
          <w:sz w:val="24"/>
          <w:szCs w:val="24"/>
        </w:rPr>
        <w:t xml:space="preserve">, in the distance, </w:t>
      </w:r>
      <w:r w:rsidR="00D36842" w:rsidRPr="00D36842">
        <w:rPr>
          <w:rFonts w:ascii="Times New Roman" w:hAnsi="Times New Roman" w:cs="Times New Roman"/>
          <w:sz w:val="24"/>
          <w:szCs w:val="24"/>
        </w:rPr>
        <w:t>Yohannes Haile-Selassie and Giday WoldeGabriel explore sediments dating t</w:t>
      </w:r>
      <w:r w:rsidR="007A27BB">
        <w:rPr>
          <w:rFonts w:ascii="Times New Roman" w:hAnsi="Times New Roman" w:cs="Times New Roman"/>
          <w:sz w:val="24"/>
          <w:szCs w:val="24"/>
        </w:rPr>
        <w:t xml:space="preserve">o </w:t>
      </w:r>
      <w:r w:rsidR="00D36842" w:rsidRPr="00D36842">
        <w:rPr>
          <w:rFonts w:ascii="Times New Roman" w:hAnsi="Times New Roman" w:cs="Times New Roman"/>
          <w:sz w:val="24"/>
          <w:szCs w:val="24"/>
        </w:rPr>
        <w:t xml:space="preserve">5.6 million </w:t>
      </w:r>
      <w:r w:rsidR="007A27BB">
        <w:rPr>
          <w:rFonts w:ascii="Times New Roman" w:hAnsi="Times New Roman" w:cs="Times New Roman"/>
          <w:sz w:val="24"/>
          <w:szCs w:val="24"/>
        </w:rPr>
        <w:t xml:space="preserve">or more </w:t>
      </w:r>
      <w:r w:rsidR="00D36842" w:rsidRPr="00D36842">
        <w:rPr>
          <w:rFonts w:ascii="Times New Roman" w:hAnsi="Times New Roman" w:cs="Times New Roman"/>
          <w:sz w:val="24"/>
          <w:szCs w:val="24"/>
        </w:rPr>
        <w:t>years ago.</w:t>
      </w:r>
      <w:r w:rsidR="00D36842">
        <w:rPr>
          <w:rFonts w:ascii="Times New Roman" w:hAnsi="Times New Roman" w:cs="Times New Roman"/>
          <w:color w:val="000000" w:themeColor="text1"/>
          <w:sz w:val="24"/>
          <w:szCs w:val="24"/>
        </w:rPr>
        <w:t xml:space="preserve"> We see</w:t>
      </w:r>
      <w:r>
        <w:rPr>
          <w:rFonts w:ascii="Times New Roman" w:hAnsi="Times New Roman" w:cs="Times New Roman"/>
          <w:color w:val="000000" w:themeColor="text1"/>
          <w:sz w:val="24"/>
          <w:szCs w:val="24"/>
        </w:rPr>
        <w:t xml:space="preserve"> the geology of the Afar escarpment* and the depth of the rift. </w:t>
      </w:r>
      <w:r w:rsidR="00D36842">
        <w:rPr>
          <w:rFonts w:ascii="Times New Roman" w:hAnsi="Times New Roman" w:cs="Times New Roman"/>
          <w:color w:val="000000" w:themeColor="text1"/>
          <w:sz w:val="24"/>
          <w:szCs w:val="24"/>
        </w:rPr>
        <w:t>On the west margin of the Valley,</w:t>
      </w:r>
      <w:r>
        <w:rPr>
          <w:rFonts w:ascii="Times New Roman" w:hAnsi="Times New Roman" w:cs="Times New Roman"/>
          <w:color w:val="000000" w:themeColor="text1"/>
          <w:sz w:val="24"/>
          <w:szCs w:val="24"/>
        </w:rPr>
        <w:t xml:space="preserve"> blocks of the escarpment are being pushed up </w:t>
      </w:r>
      <w:r w:rsidR="00D36842">
        <w:rPr>
          <w:rFonts w:ascii="Times New Roman" w:hAnsi="Times New Roman" w:cs="Times New Roman"/>
          <w:color w:val="000000" w:themeColor="text1"/>
          <w:sz w:val="24"/>
          <w:szCs w:val="24"/>
        </w:rPr>
        <w:t>by the</w:t>
      </w:r>
      <w:r>
        <w:rPr>
          <w:rFonts w:ascii="Times New Roman" w:hAnsi="Times New Roman" w:cs="Times New Roman"/>
          <w:color w:val="000000" w:themeColor="text1"/>
          <w:sz w:val="24"/>
          <w:szCs w:val="24"/>
        </w:rPr>
        <w:t xml:space="preserve"> faulting movement of tectonic plates. In the foreground</w:t>
      </w:r>
      <w:r w:rsidR="00EE140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 </w:t>
      </w:r>
      <w:r w:rsidR="00EE1408">
        <w:rPr>
          <w:rFonts w:ascii="Times New Roman" w:hAnsi="Times New Roman" w:cs="Times New Roman"/>
          <w:color w:val="000000" w:themeColor="text1"/>
          <w:sz w:val="24"/>
          <w:szCs w:val="24"/>
        </w:rPr>
        <w:t xml:space="preserve">Valley’s </w:t>
      </w:r>
      <w:r>
        <w:rPr>
          <w:rFonts w:ascii="Times New Roman" w:hAnsi="Times New Roman" w:cs="Times New Roman"/>
          <w:color w:val="000000" w:themeColor="text1"/>
          <w:sz w:val="24"/>
          <w:szCs w:val="24"/>
        </w:rPr>
        <w:t xml:space="preserve">plain is dropping altitude as the East African Rift System splits Earth’s surface apart. </w:t>
      </w:r>
    </w:p>
    <w:p w14:paraId="320F987A" w14:textId="7A19F7F1" w:rsidR="00DE75D2" w:rsidRDefault="00DE75D2" w:rsidP="00DE75D2">
      <w:pPr>
        <w:rPr>
          <w:rFonts w:ascii="Times New Roman" w:hAnsi="Times New Roman" w:cs="Times New Roman"/>
          <w:color w:val="000000" w:themeColor="text1"/>
          <w:sz w:val="20"/>
          <w:szCs w:val="20"/>
        </w:rPr>
      </w:pPr>
      <w:r w:rsidRPr="00A32B73">
        <w:rPr>
          <w:rFonts w:ascii="Times New Roman" w:hAnsi="Times New Roman" w:cs="Times New Roman"/>
          <w:color w:val="000000" w:themeColor="text1"/>
          <w:sz w:val="20"/>
          <w:szCs w:val="20"/>
        </w:rPr>
        <w:t>*Steep slope or long cliff</w:t>
      </w:r>
      <w:r>
        <w:rPr>
          <w:rFonts w:ascii="Times New Roman" w:hAnsi="Times New Roman" w:cs="Times New Roman"/>
          <w:color w:val="000000" w:themeColor="text1"/>
          <w:sz w:val="20"/>
          <w:szCs w:val="20"/>
        </w:rPr>
        <w:t>)</w:t>
      </w:r>
      <w:r w:rsidR="00686B91">
        <w:rPr>
          <w:rFonts w:ascii="Times New Roman" w:hAnsi="Times New Roman" w:cs="Times New Roman"/>
          <w:color w:val="000000" w:themeColor="text1"/>
          <w:sz w:val="20"/>
          <w:szCs w:val="20"/>
        </w:rPr>
        <w:t xml:space="preserve"> (Description: </w:t>
      </w:r>
      <w:r w:rsidR="00725398">
        <w:rPr>
          <w:rFonts w:ascii="Times New Roman" w:hAnsi="Times New Roman" w:cs="Times New Roman"/>
          <w:color w:val="000000" w:themeColor="text1"/>
          <w:sz w:val="20"/>
          <w:szCs w:val="20"/>
        </w:rPr>
        <w:t>David L. Brill</w:t>
      </w:r>
      <w:r w:rsidR="00686B91">
        <w:rPr>
          <w:rFonts w:ascii="Times New Roman" w:hAnsi="Times New Roman" w:cs="Times New Roman"/>
          <w:color w:val="000000" w:themeColor="text1"/>
          <w:sz w:val="20"/>
          <w:szCs w:val="20"/>
        </w:rPr>
        <w:t>)</w:t>
      </w:r>
    </w:p>
    <w:p w14:paraId="7EA337B5" w14:textId="2E5BBE96" w:rsidR="008139EC" w:rsidRDefault="008139EC" w:rsidP="00DE75D2">
      <w:pPr>
        <w:rPr>
          <w:rFonts w:ascii="Times New Roman" w:hAnsi="Times New Roman" w:cs="Times New Roman"/>
          <w:color w:val="000000" w:themeColor="text1"/>
          <w:sz w:val="20"/>
          <w:szCs w:val="20"/>
        </w:rPr>
      </w:pPr>
    </w:p>
    <w:p w14:paraId="16FA9478" w14:textId="3FEDD26D" w:rsidR="00C27C54" w:rsidRPr="001F7686" w:rsidRDefault="00C27C54" w:rsidP="00C27C54">
      <w:pPr>
        <w:jc w:val="center"/>
        <w:rPr>
          <w:rFonts w:ascii="Times New Roman" w:hAnsi="Times New Roman" w:cs="Times New Roman"/>
          <w:b/>
          <w:bCs/>
          <w:iCs/>
          <w:sz w:val="24"/>
          <w:szCs w:val="24"/>
        </w:rPr>
      </w:pPr>
      <w:r>
        <w:rPr>
          <w:rFonts w:ascii="Times New Roman" w:hAnsi="Times New Roman" w:cs="Times New Roman"/>
          <w:b/>
          <w:bCs/>
          <w:iCs/>
          <w:sz w:val="24"/>
          <w:szCs w:val="24"/>
        </w:rPr>
        <w:t>Insert Fig</w:t>
      </w:r>
      <w:r w:rsidR="00993C01">
        <w:rPr>
          <w:rFonts w:ascii="Times New Roman" w:hAnsi="Times New Roman" w:cs="Times New Roman"/>
          <w:b/>
          <w:bCs/>
          <w:iCs/>
          <w:sz w:val="24"/>
          <w:szCs w:val="24"/>
        </w:rPr>
        <w:t>ure</w:t>
      </w:r>
      <w:r>
        <w:rPr>
          <w:rFonts w:ascii="Times New Roman" w:hAnsi="Times New Roman" w:cs="Times New Roman"/>
          <w:b/>
          <w:bCs/>
          <w:iCs/>
          <w:sz w:val="24"/>
          <w:szCs w:val="24"/>
        </w:rPr>
        <w:t xml:space="preserve"> 15.2</w:t>
      </w:r>
      <w:r w:rsidR="00297DE3">
        <w:rPr>
          <w:rFonts w:ascii="Times New Roman" w:hAnsi="Times New Roman" w:cs="Times New Roman"/>
          <w:b/>
          <w:bCs/>
          <w:iCs/>
          <w:sz w:val="24"/>
          <w:szCs w:val="24"/>
        </w:rPr>
        <w:t>2</w:t>
      </w:r>
      <w:r>
        <w:rPr>
          <w:rFonts w:ascii="Times New Roman" w:hAnsi="Times New Roman" w:cs="Times New Roman"/>
          <w:b/>
          <w:bCs/>
          <w:iCs/>
          <w:sz w:val="24"/>
          <w:szCs w:val="24"/>
        </w:rPr>
        <w:t xml:space="preserve"> Long </w:t>
      </w:r>
      <w:r w:rsidR="00E87E38">
        <w:rPr>
          <w:rFonts w:ascii="Times New Roman" w:hAnsi="Times New Roman" w:cs="Times New Roman"/>
          <w:b/>
          <w:bCs/>
          <w:iCs/>
          <w:sz w:val="24"/>
          <w:szCs w:val="24"/>
        </w:rPr>
        <w:t>view</w:t>
      </w:r>
      <w:r>
        <w:rPr>
          <w:rFonts w:ascii="Times New Roman" w:hAnsi="Times New Roman" w:cs="Times New Roman"/>
          <w:b/>
          <w:bCs/>
          <w:iCs/>
          <w:sz w:val="24"/>
          <w:szCs w:val="24"/>
        </w:rPr>
        <w:t xml:space="preserve"> </w:t>
      </w:r>
      <w:r w:rsidR="00255678">
        <w:rPr>
          <w:rFonts w:ascii="Times New Roman" w:hAnsi="Times New Roman" w:cs="Times New Roman"/>
          <w:b/>
          <w:bCs/>
          <w:iCs/>
          <w:sz w:val="24"/>
          <w:szCs w:val="24"/>
        </w:rPr>
        <w:t xml:space="preserve">Aramus in the </w:t>
      </w:r>
      <w:r>
        <w:rPr>
          <w:rFonts w:ascii="Times New Roman" w:hAnsi="Times New Roman" w:cs="Times New Roman"/>
          <w:b/>
          <w:bCs/>
          <w:iCs/>
          <w:sz w:val="24"/>
          <w:szCs w:val="24"/>
        </w:rPr>
        <w:t>Middle Awash Valley, Afar Depression</w:t>
      </w:r>
    </w:p>
    <w:p w14:paraId="1DFFEE4F" w14:textId="3E587D11" w:rsidR="00255678" w:rsidRPr="00255678" w:rsidRDefault="00C27C54" w:rsidP="00F34F69">
      <w:pPr>
        <w:rPr>
          <w:rFonts w:ascii="Times New Roman" w:hAnsi="Times New Roman" w:cs="Times New Roman"/>
          <w:b/>
          <w:bCs/>
          <w:iCs/>
          <w:color w:val="FF0000"/>
          <w:sz w:val="24"/>
          <w:szCs w:val="24"/>
        </w:rPr>
      </w:pPr>
      <w:r w:rsidRPr="007A27BB">
        <w:rPr>
          <w:rFonts w:ascii="Times New Roman" w:hAnsi="Times New Roman" w:cs="Times New Roman"/>
          <w:iCs/>
          <w:sz w:val="24"/>
          <w:szCs w:val="24"/>
        </w:rPr>
        <w:t>C</w:t>
      </w:r>
      <w:r w:rsidR="00772345">
        <w:rPr>
          <w:rFonts w:ascii="Times New Roman" w:hAnsi="Times New Roman" w:cs="Times New Roman"/>
          <w:iCs/>
          <w:sz w:val="24"/>
          <w:szCs w:val="24"/>
        </w:rPr>
        <w:t>aption</w:t>
      </w:r>
      <w:r w:rsidRPr="007A27BB">
        <w:rPr>
          <w:rFonts w:ascii="Times New Roman" w:hAnsi="Times New Roman" w:cs="Times New Roman"/>
          <w:iCs/>
          <w:sz w:val="24"/>
          <w:szCs w:val="24"/>
        </w:rPr>
        <w:t xml:space="preserve">: </w:t>
      </w:r>
      <w:r w:rsidRPr="007A27BB">
        <w:rPr>
          <w:rFonts w:ascii="Times New Roman" w:hAnsi="Times New Roman" w:cs="Times New Roman"/>
          <w:sz w:val="24"/>
          <w:szCs w:val="24"/>
        </w:rPr>
        <w:t>These ancient lake and river beds contain fossils showing that the region was much higher in elevation and much more vegetated in the late Miocene</w:t>
      </w:r>
      <w:r w:rsidR="00245F8B">
        <w:rPr>
          <w:rFonts w:ascii="Times New Roman" w:hAnsi="Times New Roman" w:cs="Times New Roman"/>
          <w:sz w:val="24"/>
          <w:szCs w:val="24"/>
        </w:rPr>
        <w:t>*</w:t>
      </w:r>
      <w:r w:rsidRPr="007A27BB">
        <w:rPr>
          <w:rFonts w:ascii="Times New Roman" w:hAnsi="Times New Roman" w:cs="Times New Roman"/>
          <w:sz w:val="24"/>
          <w:szCs w:val="24"/>
        </w:rPr>
        <w:t xml:space="preserve"> than the area is today. </w:t>
      </w:r>
      <w:r w:rsidR="00255678" w:rsidRPr="008100CB">
        <w:rPr>
          <w:rFonts w:ascii="Times New Roman" w:hAnsi="Times New Roman" w:cs="Times New Roman"/>
          <w:color w:val="000000"/>
          <w:sz w:val="24"/>
          <w:szCs w:val="24"/>
        </w:rPr>
        <w:t xml:space="preserve">In </w:t>
      </w:r>
      <w:r w:rsidR="00255678">
        <w:rPr>
          <w:rFonts w:ascii="Times New Roman" w:hAnsi="Times New Roman" w:cs="Times New Roman"/>
          <w:color w:val="000000"/>
          <w:sz w:val="24"/>
          <w:szCs w:val="24"/>
        </w:rPr>
        <w:t>the</w:t>
      </w:r>
      <w:r w:rsidR="00255678" w:rsidRPr="008100CB">
        <w:rPr>
          <w:rFonts w:ascii="Times New Roman" w:hAnsi="Times New Roman" w:cs="Times New Roman"/>
          <w:color w:val="000000"/>
          <w:sz w:val="24"/>
          <w:szCs w:val="24"/>
        </w:rPr>
        <w:t xml:space="preserve"> distan</w:t>
      </w:r>
      <w:r w:rsidR="00255678">
        <w:rPr>
          <w:rFonts w:ascii="Times New Roman" w:hAnsi="Times New Roman" w:cs="Times New Roman"/>
          <w:color w:val="000000"/>
          <w:sz w:val="24"/>
          <w:szCs w:val="24"/>
        </w:rPr>
        <w:t>ce</w:t>
      </w:r>
      <w:r w:rsidR="00255678" w:rsidRPr="008100CB">
        <w:rPr>
          <w:rFonts w:ascii="Times New Roman" w:hAnsi="Times New Roman" w:cs="Times New Roman"/>
          <w:color w:val="000000"/>
          <w:sz w:val="24"/>
          <w:szCs w:val="24"/>
        </w:rPr>
        <w:t xml:space="preserve"> where Ardi’s ancient, primitive skeleton would be excavated, are two Landcruiser</w:t>
      </w:r>
      <w:r w:rsidR="00255678">
        <w:rPr>
          <w:rFonts w:ascii="Times New Roman" w:hAnsi="Times New Roman" w:cs="Times New Roman"/>
          <w:color w:val="000000"/>
          <w:sz w:val="24"/>
          <w:szCs w:val="24"/>
        </w:rPr>
        <w:t>s</w:t>
      </w:r>
      <w:r w:rsidR="00255678" w:rsidRPr="008100CB">
        <w:rPr>
          <w:rFonts w:ascii="Times New Roman" w:hAnsi="Times New Roman" w:cs="Times New Roman"/>
          <w:color w:val="000000"/>
          <w:sz w:val="24"/>
          <w:szCs w:val="24"/>
        </w:rPr>
        <w:t xml:space="preserve">, a crew of fieldworkers, a hot, direct sun, a silver shade tarp, and the 4.4-million-year-old fossiliferous sediment on the surface of a parched Earth. Photo © 1996 David L. Brill, humanoriginsphotos.com </w:t>
      </w:r>
      <w:r w:rsidR="00255678" w:rsidRPr="008100CB">
        <w:rPr>
          <w:rFonts w:ascii="Times New Roman" w:hAnsi="Times New Roman" w:cs="Times New Roman"/>
          <w:color w:val="000000" w:themeColor="text1"/>
          <w:sz w:val="24"/>
          <w:szCs w:val="24"/>
        </w:rPr>
        <w:t>ID: 1996-0244-20W; text: David L. Brill</w:t>
      </w:r>
    </w:p>
    <w:p w14:paraId="37158B29" w14:textId="29E8129C" w:rsidR="00F34F69" w:rsidRDefault="00245F8B" w:rsidP="00F34F69">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*10.4 to 5 million years ago</w:t>
      </w:r>
    </w:p>
    <w:p w14:paraId="42640E3B" w14:textId="1382C720" w:rsidR="008A14B0" w:rsidRDefault="008A14B0" w:rsidP="00F34F69">
      <w:pPr>
        <w:rPr>
          <w:rFonts w:ascii="Times New Roman" w:hAnsi="Times New Roman" w:cs="Times New Roman"/>
          <w:color w:val="000000" w:themeColor="text1"/>
          <w:sz w:val="20"/>
          <w:szCs w:val="20"/>
        </w:rPr>
      </w:pPr>
    </w:p>
    <w:p w14:paraId="7D69AF0F" w14:textId="449E477D" w:rsidR="008139EC" w:rsidRPr="00F34F69" w:rsidRDefault="008139EC" w:rsidP="00F34F69">
      <w:pPr>
        <w:rPr>
          <w:rFonts w:ascii="Times New Roman" w:hAnsi="Times New Roman" w:cs="Times New Roman"/>
          <w:color w:val="000000"/>
          <w:sz w:val="24"/>
          <w:szCs w:val="24"/>
        </w:rPr>
      </w:pPr>
      <w:r w:rsidRPr="00F34F69">
        <w:rPr>
          <w:rFonts w:ascii="Times New Roman" w:hAnsi="Times New Roman" w:cs="Times New Roman"/>
          <w:color w:val="000000"/>
          <w:sz w:val="24"/>
          <w:szCs w:val="24"/>
        </w:rPr>
        <w:t>As we s</w:t>
      </w:r>
      <w:r w:rsidR="001B0CA7" w:rsidRPr="00F34F69">
        <w:rPr>
          <w:rFonts w:ascii="Times New Roman" w:hAnsi="Times New Roman" w:cs="Times New Roman"/>
          <w:color w:val="000000"/>
          <w:sz w:val="24"/>
          <w:szCs w:val="24"/>
        </w:rPr>
        <w:t>aw</w:t>
      </w:r>
      <w:r w:rsidRPr="00F34F69">
        <w:rPr>
          <w:rFonts w:ascii="Times New Roman" w:hAnsi="Times New Roman" w:cs="Times New Roman"/>
          <w:color w:val="000000"/>
          <w:sz w:val="24"/>
          <w:szCs w:val="24"/>
        </w:rPr>
        <w:t xml:space="preserve"> (Figs. </w:t>
      </w:r>
      <w:del w:id="64" w:author="Ann Lewin-Benham" w:date="2021-12-07T12:45:00Z">
        <w:r w:rsidRPr="00F34F69" w:rsidDel="005A0E88">
          <w:rPr>
            <w:rFonts w:ascii="Times New Roman" w:hAnsi="Times New Roman" w:cs="Times New Roman"/>
            <w:color w:val="000000"/>
            <w:sz w:val="24"/>
            <w:szCs w:val="24"/>
          </w:rPr>
          <w:delText>15.</w:delText>
        </w:r>
        <w:r w:rsidR="004C2F63" w:rsidDel="005A0E88">
          <w:rPr>
            <w:rFonts w:ascii="Times New Roman" w:hAnsi="Times New Roman" w:cs="Times New Roman"/>
            <w:color w:val="000000"/>
            <w:sz w:val="24"/>
            <w:szCs w:val="24"/>
          </w:rPr>
          <w:delText>9</w:delText>
        </w:r>
        <w:r w:rsidRPr="00F34F69" w:rsidDel="005A0E88">
          <w:rPr>
            <w:rFonts w:ascii="Times New Roman" w:hAnsi="Times New Roman" w:cs="Times New Roman"/>
            <w:color w:val="000000"/>
            <w:sz w:val="24"/>
            <w:szCs w:val="24"/>
          </w:rPr>
          <w:delText>a</w:delText>
        </w:r>
      </w:del>
      <w:del w:id="65" w:author="Ann Lewin-Benham" w:date="2021-12-07T13:25:00Z">
        <w:r w:rsidRPr="00F34F69" w:rsidDel="0080652B">
          <w:rPr>
            <w:rFonts w:ascii="Times New Roman" w:hAnsi="Times New Roman" w:cs="Times New Roman"/>
            <w:color w:val="000000"/>
            <w:sz w:val="24"/>
            <w:szCs w:val="24"/>
          </w:rPr>
          <w:delText xml:space="preserve">, </w:delText>
        </w:r>
      </w:del>
      <w:r w:rsidRPr="00F34F69">
        <w:rPr>
          <w:rFonts w:ascii="Times New Roman" w:hAnsi="Times New Roman" w:cs="Times New Roman"/>
          <w:color w:val="000000"/>
          <w:sz w:val="24"/>
          <w:szCs w:val="24"/>
        </w:rPr>
        <w:t>15.</w:t>
      </w:r>
      <w:r w:rsidR="004C2F63">
        <w:rPr>
          <w:rFonts w:ascii="Times New Roman" w:hAnsi="Times New Roman" w:cs="Times New Roman"/>
          <w:color w:val="000000"/>
          <w:sz w:val="24"/>
          <w:szCs w:val="24"/>
        </w:rPr>
        <w:t>9</w:t>
      </w:r>
      <w:r w:rsidRPr="00F34F69">
        <w:rPr>
          <w:rFonts w:ascii="Times New Roman" w:hAnsi="Times New Roman" w:cs="Times New Roman"/>
          <w:color w:val="000000"/>
          <w:sz w:val="24"/>
          <w:szCs w:val="24"/>
        </w:rPr>
        <w:t>b, 15.</w:t>
      </w:r>
      <w:r w:rsidR="004C2F63">
        <w:rPr>
          <w:rFonts w:ascii="Times New Roman" w:hAnsi="Times New Roman" w:cs="Times New Roman"/>
          <w:color w:val="000000"/>
          <w:sz w:val="24"/>
          <w:szCs w:val="24"/>
        </w:rPr>
        <w:t>9</w:t>
      </w:r>
      <w:r w:rsidRPr="00F34F69">
        <w:rPr>
          <w:rFonts w:ascii="Times New Roman" w:hAnsi="Times New Roman" w:cs="Times New Roman"/>
          <w:color w:val="000000"/>
          <w:sz w:val="24"/>
          <w:szCs w:val="24"/>
        </w:rPr>
        <w:t>c)</w:t>
      </w:r>
      <w:r w:rsidR="001B0CA7" w:rsidRPr="00F34F69">
        <w:rPr>
          <w:rFonts w:ascii="Times New Roman" w:hAnsi="Times New Roman" w:cs="Times New Roman"/>
          <w:color w:val="000000"/>
          <w:sz w:val="24"/>
          <w:szCs w:val="24"/>
        </w:rPr>
        <w:t>:</w:t>
      </w:r>
    </w:p>
    <w:p w14:paraId="5A6DDA5E" w14:textId="566210D4" w:rsidR="008139EC" w:rsidRDefault="008139EC" w:rsidP="008139EC">
      <w:pPr>
        <w:pStyle w:val="first"/>
        <w:shd w:val="clear" w:color="auto" w:fill="FFFFFF"/>
        <w:spacing w:before="0" w:beforeAutospacing="0" w:after="0" w:afterAutospacing="0"/>
        <w:ind w:left="720"/>
        <w:rPr>
          <w:color w:val="000000"/>
          <w:shd w:val="clear" w:color="auto" w:fill="FFFFFF"/>
        </w:rPr>
      </w:pPr>
      <w:r w:rsidRPr="00F34F69">
        <w:rPr>
          <w:color w:val="000000"/>
          <w:shd w:val="clear" w:color="auto" w:fill="FFFFFF"/>
        </w:rPr>
        <w:t>T</w:t>
      </w:r>
      <w:r w:rsidRPr="00C71684">
        <w:rPr>
          <w:color w:val="000000"/>
          <w:shd w:val="clear" w:color="auto" w:fill="FFFFFF"/>
        </w:rPr>
        <w:t xml:space="preserve">he Afar Depression is a plate tectonic triple junction where the spreading ridges that are forming the Red Sea and the Gulf of Aden emerge on land and meet the East African Rift. </w:t>
      </w:r>
      <w:r w:rsidR="0029102D">
        <w:rPr>
          <w:color w:val="000000"/>
          <w:shd w:val="clear" w:color="auto" w:fill="FFFFFF"/>
        </w:rPr>
        <w:t xml:space="preserve">It </w:t>
      </w:r>
      <w:r w:rsidRPr="00C71684">
        <w:rPr>
          <w:color w:val="000000"/>
          <w:shd w:val="clear" w:color="auto" w:fill="FFFFFF"/>
        </w:rPr>
        <w:t>is one of two places on Earth where a mid-ocean ridge can be studied on land</w:t>
      </w:r>
      <w:r w:rsidR="0043366B">
        <w:rPr>
          <w:color w:val="000000"/>
          <w:shd w:val="clear" w:color="auto" w:fill="FFFFFF"/>
        </w:rPr>
        <w:t>;</w:t>
      </w:r>
      <w:r w:rsidRPr="00C71684">
        <w:rPr>
          <w:color w:val="000000"/>
          <w:shd w:val="clear" w:color="auto" w:fill="FFFFFF"/>
        </w:rPr>
        <w:t xml:space="preserve"> the other </w:t>
      </w:r>
      <w:r w:rsidR="0029102D">
        <w:rPr>
          <w:color w:val="000000"/>
          <w:shd w:val="clear" w:color="auto" w:fill="FFFFFF"/>
        </w:rPr>
        <w:t xml:space="preserve">is </w:t>
      </w:r>
      <w:r w:rsidRPr="00C71684">
        <w:rPr>
          <w:color w:val="000000"/>
          <w:shd w:val="clear" w:color="auto" w:fill="FFFFFF"/>
        </w:rPr>
        <w:t xml:space="preserve">Iceland. The Afar is slowly being pulled apart at a rate of 1-2 cm per year. The floor of the Afar Depression is composed mostly of basaltic lava. The Afar Depression and Triple Junction also mark the location of a mantle plume, a great uprising of mantle that melts to yield basalt (like Yellowstone and Hawaii). </w:t>
      </w:r>
      <w:r w:rsidR="00EE1408">
        <w:rPr>
          <w:color w:val="000000"/>
          <w:shd w:val="clear" w:color="auto" w:fill="FFFFFF"/>
        </w:rPr>
        <w:t xml:space="preserve">The area is </w:t>
      </w:r>
      <w:r w:rsidRPr="00C71684">
        <w:rPr>
          <w:color w:val="000000"/>
          <w:shd w:val="clear" w:color="auto" w:fill="FFFFFF"/>
        </w:rPr>
        <w:t>57 x 61.7 km</w:t>
      </w:r>
      <w:r>
        <w:rPr>
          <w:color w:val="000000"/>
          <w:shd w:val="clear" w:color="auto" w:fill="FFFFFF"/>
        </w:rPr>
        <w:t xml:space="preserve"> (about 21 square miles)</w:t>
      </w:r>
      <w:r w:rsidRPr="00C71684">
        <w:rPr>
          <w:color w:val="000000"/>
          <w:shd w:val="clear" w:color="auto" w:fill="FFFFFF"/>
        </w:rPr>
        <w:t>.</w:t>
      </w:r>
      <w:r>
        <w:rPr>
          <w:color w:val="000000"/>
          <w:shd w:val="clear" w:color="auto" w:fill="FFFFFF"/>
        </w:rPr>
        <w:t>*</w:t>
      </w:r>
      <w:r w:rsidRPr="00C71684">
        <w:rPr>
          <w:color w:val="000000"/>
          <w:shd w:val="clear" w:color="auto" w:fill="FFFFFF"/>
        </w:rPr>
        <w:t xml:space="preserve"> [3</w:t>
      </w:r>
      <w:r>
        <w:rPr>
          <w:color w:val="000000"/>
          <w:shd w:val="clear" w:color="auto" w:fill="FFFFFF"/>
        </w:rPr>
        <w:t>5</w:t>
      </w:r>
      <w:r w:rsidRPr="00C71684">
        <w:rPr>
          <w:color w:val="000000"/>
          <w:shd w:val="clear" w:color="auto" w:fill="FFFFFF"/>
        </w:rPr>
        <w:t>]</w:t>
      </w:r>
    </w:p>
    <w:p w14:paraId="64EC11A4" w14:textId="3AC43F52" w:rsidR="008139EC" w:rsidRDefault="008139EC" w:rsidP="008139EC">
      <w:pPr>
        <w:pStyle w:val="first"/>
        <w:shd w:val="clear" w:color="auto" w:fill="FFFFFF"/>
        <w:spacing w:before="0" w:beforeAutospacing="0" w:after="0" w:afterAutospacing="0"/>
        <w:ind w:left="720"/>
        <w:rPr>
          <w:color w:val="000000"/>
          <w:sz w:val="20"/>
          <w:szCs w:val="20"/>
          <w:shd w:val="clear" w:color="auto" w:fill="FFFFFF"/>
        </w:rPr>
      </w:pPr>
      <w:r w:rsidRPr="00ED4197">
        <w:rPr>
          <w:color w:val="000000"/>
          <w:sz w:val="20"/>
          <w:szCs w:val="20"/>
          <w:shd w:val="clear" w:color="auto" w:fill="FFFFFF"/>
        </w:rPr>
        <w:t>*Size of Bermuda, an island in the North Atlantic Ocean about 650 miles NE of Cape Hatteras, N. Carolina</w:t>
      </w:r>
      <w:r>
        <w:rPr>
          <w:color w:val="000000"/>
          <w:sz w:val="20"/>
          <w:szCs w:val="20"/>
          <w:shd w:val="clear" w:color="auto" w:fill="FFFFFF"/>
        </w:rPr>
        <w:t xml:space="preserve"> </w:t>
      </w:r>
    </w:p>
    <w:p w14:paraId="15BE12EB" w14:textId="77777777" w:rsidR="008139EC" w:rsidRDefault="008139EC" w:rsidP="008139EC">
      <w:pPr>
        <w:pStyle w:val="first"/>
        <w:shd w:val="clear" w:color="auto" w:fill="FFFFFF"/>
        <w:spacing w:before="0" w:beforeAutospacing="0" w:after="0" w:afterAutospacing="0"/>
        <w:ind w:left="720"/>
        <w:rPr>
          <w:color w:val="000000"/>
        </w:rPr>
      </w:pPr>
    </w:p>
    <w:p w14:paraId="0ACAE988" w14:textId="05FEA305" w:rsidR="008139EC" w:rsidRDefault="008139EC" w:rsidP="008139EC">
      <w:pPr>
        <w:pStyle w:val="first"/>
        <w:shd w:val="clear" w:color="auto" w:fill="FFFFFF"/>
        <w:spacing w:before="0" w:beforeAutospacing="0" w:after="188" w:afterAutospacing="0"/>
        <w:rPr>
          <w:color w:val="000000"/>
        </w:rPr>
      </w:pPr>
      <w:r>
        <w:rPr>
          <w:color w:val="000000"/>
        </w:rPr>
        <w:t>The h</w:t>
      </w:r>
      <w:r w:rsidRPr="00C71684">
        <w:rPr>
          <w:color w:val="000000"/>
        </w:rPr>
        <w:t>arsh t</w:t>
      </w:r>
      <w:r>
        <w:rPr>
          <w:color w:val="000000"/>
        </w:rPr>
        <w:t xml:space="preserve">errain and barren rockscape </w:t>
      </w:r>
      <w:r w:rsidR="002158EA">
        <w:rPr>
          <w:color w:val="000000"/>
        </w:rPr>
        <w:t xml:space="preserve">of the Aramis paleontological locality </w:t>
      </w:r>
      <w:r w:rsidR="00131CC9">
        <w:rPr>
          <w:color w:val="000000"/>
        </w:rPr>
        <w:t xml:space="preserve">is dated at 4.4 million years. It </w:t>
      </w:r>
      <w:r w:rsidR="00790AF3">
        <w:rPr>
          <w:color w:val="000000"/>
        </w:rPr>
        <w:t xml:space="preserve">may </w:t>
      </w:r>
      <w:r>
        <w:rPr>
          <w:color w:val="000000"/>
        </w:rPr>
        <w:t>look like a river</w:t>
      </w:r>
      <w:r w:rsidR="00790AF3">
        <w:rPr>
          <w:color w:val="000000"/>
        </w:rPr>
        <w:t xml:space="preserve">, </w:t>
      </w:r>
      <w:r>
        <w:rPr>
          <w:color w:val="000000"/>
        </w:rPr>
        <w:t>but</w:t>
      </w:r>
      <w:r w:rsidR="00790AF3">
        <w:rPr>
          <w:color w:val="000000"/>
        </w:rPr>
        <w:t xml:space="preserve"> i</w:t>
      </w:r>
      <w:r w:rsidR="00894828">
        <w:rPr>
          <w:color w:val="000000"/>
        </w:rPr>
        <w:t>n fact</w:t>
      </w:r>
      <w:r>
        <w:rPr>
          <w:color w:val="000000"/>
        </w:rPr>
        <w:t xml:space="preserve"> is sinking ground. Tim calls it “a train wreck of tectonic movement.. . . Somewhere in this field . . . there </w:t>
      </w:r>
      <w:r>
        <w:rPr>
          <w:i/>
          <w:iCs/>
          <w:color w:val="000000"/>
        </w:rPr>
        <w:t xml:space="preserve">should </w:t>
      </w:r>
      <w:r>
        <w:rPr>
          <w:color w:val="000000"/>
        </w:rPr>
        <w:t>be fossils near the deepest roots of the human lineage. It was the right time, right geologic window, right guild of animals, right everything–except right then no d--n hominids, no matter how hard they looked.</w:t>
      </w:r>
      <w:r w:rsidR="00EE1408">
        <w:rPr>
          <w:color w:val="000000"/>
        </w:rPr>
        <w:t>”</w:t>
      </w:r>
      <w:r>
        <w:rPr>
          <w:color w:val="000000"/>
        </w:rPr>
        <w:t xml:space="preserve"> [33, pp.103-104]</w:t>
      </w:r>
    </w:p>
    <w:p w14:paraId="638C8688" w14:textId="5720DFF4" w:rsidR="00D302C1" w:rsidRPr="00C108B7" w:rsidRDefault="00131CC9" w:rsidP="00D302C1">
      <w:pPr>
        <w:rPr>
          <w:rFonts w:ascii="Times New Roman" w:hAnsi="Times New Roman" w:cs="Times New Roman"/>
          <w:sz w:val="24"/>
          <w:szCs w:val="24"/>
        </w:rPr>
      </w:pPr>
      <w:r w:rsidRPr="00AF2D9D">
        <w:rPr>
          <w:rFonts w:ascii="Times New Roman" w:hAnsi="Times New Roman" w:cs="Times New Roman"/>
          <w:sz w:val="24"/>
          <w:szCs w:val="24"/>
        </w:rPr>
        <w:t xml:space="preserve">Between 1994 and 1997, field excavations yielded dozens of fossilized bones, including hand, foot, pelvis and dentition </w:t>
      </w:r>
      <w:r w:rsidRPr="00772345">
        <w:rPr>
          <w:rFonts w:ascii="Times New Roman" w:hAnsi="Times New Roman" w:cs="Times New Roman"/>
          <w:i/>
          <w:iCs/>
          <w:sz w:val="24"/>
          <w:szCs w:val="24"/>
        </w:rPr>
        <w:t xml:space="preserve">from a single individual's </w:t>
      </w:r>
      <w:r w:rsidR="00740814" w:rsidRPr="00772345">
        <w:rPr>
          <w:rFonts w:ascii="Times New Roman" w:hAnsi="Times New Roman" w:cs="Times New Roman"/>
          <w:i/>
          <w:iCs/>
          <w:sz w:val="24"/>
          <w:szCs w:val="24"/>
        </w:rPr>
        <w:t xml:space="preserve">extremely fragile </w:t>
      </w:r>
      <w:r w:rsidRPr="00772345">
        <w:rPr>
          <w:rFonts w:ascii="Times New Roman" w:hAnsi="Times New Roman" w:cs="Times New Roman"/>
          <w:i/>
          <w:iCs/>
          <w:sz w:val="24"/>
          <w:szCs w:val="24"/>
        </w:rPr>
        <w:t>skeleton</w:t>
      </w:r>
      <w:r w:rsidR="002A4D7B" w:rsidRPr="00772345">
        <w:rPr>
          <w:i/>
          <w:iCs/>
        </w:rPr>
        <w:t>.</w:t>
      </w:r>
      <w:r w:rsidR="002A4D7B">
        <w:t xml:space="preserve"> It was</w:t>
      </w:r>
      <w:r w:rsidRPr="00AF2D9D">
        <w:rPr>
          <w:rFonts w:ascii="Times New Roman" w:hAnsi="Times New Roman" w:cs="Times New Roman"/>
          <w:sz w:val="24"/>
          <w:szCs w:val="24"/>
        </w:rPr>
        <w:t xml:space="preserve"> a hominid who lived 4.4 MYA in a wooded habitat</w:t>
      </w:r>
      <w:r w:rsidR="006824E3">
        <w:rPr>
          <w:rFonts w:ascii="Times New Roman" w:hAnsi="Times New Roman" w:cs="Times New Roman"/>
          <w:sz w:val="24"/>
          <w:szCs w:val="24"/>
        </w:rPr>
        <w:t>, an</w:t>
      </w:r>
      <w:r w:rsidRPr="00AF2D9D">
        <w:rPr>
          <w:rFonts w:ascii="Times New Roman" w:hAnsi="Times New Roman" w:cs="Times New Roman"/>
          <w:sz w:val="24"/>
          <w:szCs w:val="24"/>
        </w:rPr>
        <w:t xml:space="preserve"> area now known as the Aramis locality of the Middle Awash site</w:t>
      </w:r>
      <w:r>
        <w:t xml:space="preserve"> in the Afar depression of NE Ethiopia.</w:t>
      </w:r>
      <w:r w:rsidR="00D302C1">
        <w:t xml:space="preserve"> </w:t>
      </w:r>
      <w:r w:rsidR="00D302C1" w:rsidRPr="00C108B7">
        <w:rPr>
          <w:rFonts w:ascii="Times New Roman" w:hAnsi="Times New Roman" w:cs="Times New Roman"/>
          <w:sz w:val="24"/>
          <w:szCs w:val="24"/>
        </w:rPr>
        <w:t xml:space="preserve">Most of the skeleton was recovered under the area </w:t>
      </w:r>
      <w:r w:rsidR="00A647D1">
        <w:rPr>
          <w:rFonts w:ascii="Times New Roman" w:hAnsi="Times New Roman" w:cs="Times New Roman"/>
          <w:sz w:val="24"/>
          <w:szCs w:val="24"/>
        </w:rPr>
        <w:t>here seen</w:t>
      </w:r>
      <w:r w:rsidR="00D302C1" w:rsidRPr="00C108B7">
        <w:rPr>
          <w:rFonts w:ascii="Times New Roman" w:hAnsi="Times New Roman" w:cs="Times New Roman"/>
          <w:sz w:val="24"/>
          <w:szCs w:val="24"/>
        </w:rPr>
        <w:t xml:space="preserve"> protectively covered by stone blocks.  (Fig. 15.2</w:t>
      </w:r>
      <w:r w:rsidR="00A647D1">
        <w:rPr>
          <w:rFonts w:ascii="Times New Roman" w:hAnsi="Times New Roman" w:cs="Times New Roman"/>
          <w:sz w:val="24"/>
          <w:szCs w:val="24"/>
        </w:rPr>
        <w:t>4</w:t>
      </w:r>
      <w:r w:rsidR="00D302C1">
        <w:rPr>
          <w:rFonts w:ascii="Times New Roman" w:hAnsi="Times New Roman" w:cs="Times New Roman"/>
          <w:sz w:val="24"/>
          <w:szCs w:val="24"/>
        </w:rPr>
        <w:t>b</w:t>
      </w:r>
      <w:r w:rsidR="00D302C1" w:rsidRPr="00C108B7">
        <w:rPr>
          <w:rFonts w:ascii="Times New Roman" w:hAnsi="Times New Roman" w:cs="Times New Roman"/>
          <w:sz w:val="24"/>
          <w:szCs w:val="24"/>
        </w:rPr>
        <w:t>)</w:t>
      </w:r>
    </w:p>
    <w:p w14:paraId="7604CFCA" w14:textId="77777777" w:rsidR="005033C1" w:rsidRDefault="005033C1" w:rsidP="002A4D7B">
      <w:pPr>
        <w:ind w:left="720" w:firstLine="720"/>
        <w:rPr>
          <w:rFonts w:ascii="Times New Roman" w:hAnsi="Times New Roman" w:cs="Times New Roman"/>
          <w:sz w:val="24"/>
          <w:szCs w:val="24"/>
        </w:rPr>
      </w:pPr>
    </w:p>
    <w:p w14:paraId="0B5D4E4D" w14:textId="789F8228" w:rsidR="00740814" w:rsidRDefault="00162C1B" w:rsidP="00740814">
      <w:pPr>
        <w:ind w:left="720" w:firstLine="720"/>
        <w:rPr>
          <w:rFonts w:ascii="Times New Roman" w:hAnsi="Times New Roman" w:cs="Times New Roman"/>
          <w:sz w:val="24"/>
          <w:szCs w:val="24"/>
        </w:rPr>
      </w:pPr>
      <w:r w:rsidRPr="00162C1B">
        <w:rPr>
          <w:rFonts w:ascii="Times New Roman" w:hAnsi="Times New Roman" w:cs="Times New Roman"/>
          <w:sz w:val="24"/>
          <w:szCs w:val="24"/>
        </w:rPr>
        <w:t xml:space="preserve">In July 1995, </w:t>
      </w:r>
      <w:r w:rsidR="0043366B">
        <w:rPr>
          <w:rFonts w:ascii="Times New Roman" w:hAnsi="Times New Roman" w:cs="Times New Roman"/>
          <w:sz w:val="24"/>
          <w:szCs w:val="24"/>
        </w:rPr>
        <w:t xml:space="preserve">a </w:t>
      </w:r>
      <w:r w:rsidRPr="00162C1B">
        <w:rPr>
          <w:rFonts w:ascii="Times New Roman" w:hAnsi="Times New Roman" w:cs="Times New Roman"/>
          <w:sz w:val="24"/>
          <w:szCs w:val="24"/>
        </w:rPr>
        <w:t xml:space="preserve">comparative anatomy study began </w:t>
      </w:r>
      <w:r w:rsidR="0049067B">
        <w:rPr>
          <w:rFonts w:ascii="Times New Roman" w:hAnsi="Times New Roman" w:cs="Times New Roman"/>
          <w:sz w:val="24"/>
          <w:szCs w:val="24"/>
        </w:rPr>
        <w:t>i</w:t>
      </w:r>
      <w:r w:rsidR="0049067B" w:rsidRPr="0021733B">
        <w:rPr>
          <w:rFonts w:ascii="Times New Roman" w:hAnsi="Times New Roman" w:cs="Times New Roman"/>
          <w:sz w:val="24"/>
          <w:szCs w:val="24"/>
        </w:rPr>
        <w:t>n the Paleoanthropology Laboratory at the National Museum</w:t>
      </w:r>
      <w:r w:rsidR="00CD496B">
        <w:rPr>
          <w:rFonts w:ascii="Times New Roman" w:hAnsi="Times New Roman" w:cs="Times New Roman"/>
          <w:sz w:val="24"/>
          <w:szCs w:val="24"/>
        </w:rPr>
        <w:t>s</w:t>
      </w:r>
      <w:r w:rsidR="0049067B" w:rsidRPr="0021733B">
        <w:rPr>
          <w:rFonts w:ascii="Times New Roman" w:hAnsi="Times New Roman" w:cs="Times New Roman"/>
          <w:sz w:val="24"/>
          <w:szCs w:val="24"/>
        </w:rPr>
        <w:t xml:space="preserve"> of Ethiopia, Addis Ababa, </w:t>
      </w:r>
      <w:r w:rsidR="0049067B">
        <w:rPr>
          <w:rFonts w:ascii="Times New Roman" w:hAnsi="Times New Roman" w:cs="Times New Roman"/>
          <w:sz w:val="24"/>
          <w:szCs w:val="24"/>
        </w:rPr>
        <w:t xml:space="preserve">a lab </w:t>
      </w:r>
      <w:r w:rsidR="0049067B" w:rsidRPr="0021733B">
        <w:rPr>
          <w:rFonts w:ascii="Times New Roman" w:hAnsi="Times New Roman" w:cs="Times New Roman"/>
          <w:sz w:val="24"/>
          <w:szCs w:val="24"/>
        </w:rPr>
        <w:t>sponsored by the National Science Foundation</w:t>
      </w:r>
      <w:r w:rsidR="0049067B">
        <w:rPr>
          <w:rFonts w:ascii="Times New Roman" w:hAnsi="Times New Roman" w:cs="Times New Roman"/>
          <w:sz w:val="24"/>
          <w:szCs w:val="24"/>
        </w:rPr>
        <w:t xml:space="preserve">. </w:t>
      </w:r>
      <w:r w:rsidR="00074E7C">
        <w:rPr>
          <w:rFonts w:ascii="Times New Roman" w:hAnsi="Times New Roman" w:cs="Times New Roman"/>
          <w:sz w:val="24"/>
          <w:szCs w:val="24"/>
        </w:rPr>
        <w:t>Three of the s</w:t>
      </w:r>
      <w:r w:rsidR="0049067B">
        <w:rPr>
          <w:rFonts w:ascii="Times New Roman" w:hAnsi="Times New Roman" w:cs="Times New Roman"/>
          <w:sz w:val="24"/>
          <w:szCs w:val="24"/>
        </w:rPr>
        <w:t xml:space="preserve">cientists from the Ardi </w:t>
      </w:r>
      <w:r w:rsidR="00C95972">
        <w:rPr>
          <w:rFonts w:ascii="Times New Roman" w:hAnsi="Times New Roman" w:cs="Times New Roman"/>
          <w:sz w:val="24"/>
          <w:szCs w:val="24"/>
        </w:rPr>
        <w:t>team</w:t>
      </w:r>
      <w:r w:rsidR="0049067B">
        <w:rPr>
          <w:rFonts w:ascii="Times New Roman" w:hAnsi="Times New Roman" w:cs="Times New Roman"/>
          <w:sz w:val="24"/>
          <w:szCs w:val="24"/>
        </w:rPr>
        <w:t xml:space="preserve"> </w:t>
      </w:r>
      <w:r w:rsidR="00074E7C">
        <w:rPr>
          <w:rFonts w:ascii="Times New Roman" w:hAnsi="Times New Roman" w:cs="Times New Roman"/>
          <w:sz w:val="24"/>
          <w:szCs w:val="24"/>
        </w:rPr>
        <w:t xml:space="preserve">who </w:t>
      </w:r>
      <w:r w:rsidR="0049067B">
        <w:rPr>
          <w:rFonts w:ascii="Times New Roman" w:hAnsi="Times New Roman" w:cs="Times New Roman"/>
          <w:sz w:val="24"/>
          <w:szCs w:val="24"/>
        </w:rPr>
        <w:t>examin</w:t>
      </w:r>
      <w:r w:rsidR="00CD496B">
        <w:rPr>
          <w:rFonts w:ascii="Times New Roman" w:hAnsi="Times New Roman" w:cs="Times New Roman"/>
          <w:sz w:val="24"/>
          <w:szCs w:val="24"/>
        </w:rPr>
        <w:t>e</w:t>
      </w:r>
      <w:r w:rsidR="00C95972">
        <w:rPr>
          <w:rFonts w:ascii="Times New Roman" w:hAnsi="Times New Roman" w:cs="Times New Roman"/>
          <w:sz w:val="24"/>
          <w:szCs w:val="24"/>
        </w:rPr>
        <w:t>d</w:t>
      </w:r>
      <w:r w:rsidRPr="00162C1B">
        <w:rPr>
          <w:rFonts w:ascii="Times New Roman" w:hAnsi="Times New Roman" w:cs="Times New Roman"/>
          <w:sz w:val="24"/>
          <w:szCs w:val="24"/>
        </w:rPr>
        <w:t xml:space="preserve"> </w:t>
      </w:r>
      <w:r w:rsidR="000B08D0">
        <w:rPr>
          <w:rFonts w:ascii="Times New Roman" w:hAnsi="Times New Roman" w:cs="Times New Roman"/>
          <w:sz w:val="24"/>
          <w:szCs w:val="24"/>
        </w:rPr>
        <w:t>yields from the first excavations</w:t>
      </w:r>
      <w:r w:rsidR="006A72C6">
        <w:rPr>
          <w:rFonts w:ascii="Times New Roman" w:hAnsi="Times New Roman" w:cs="Times New Roman"/>
          <w:sz w:val="24"/>
          <w:szCs w:val="24"/>
        </w:rPr>
        <w:t xml:space="preserve"> – D</w:t>
      </w:r>
      <w:r w:rsidR="00074E7C">
        <w:rPr>
          <w:rFonts w:ascii="Times New Roman" w:hAnsi="Times New Roman" w:cs="Times New Roman"/>
          <w:sz w:val="24"/>
          <w:szCs w:val="24"/>
        </w:rPr>
        <w:t>rs. C. Owen Lovejoy, Scott Simpson, and Bruce Latimer</w:t>
      </w:r>
      <w:r w:rsidR="006A72C6">
        <w:rPr>
          <w:rFonts w:ascii="Times New Roman" w:hAnsi="Times New Roman" w:cs="Times New Roman"/>
          <w:sz w:val="24"/>
          <w:szCs w:val="24"/>
        </w:rPr>
        <w:t xml:space="preserve"> – </w:t>
      </w:r>
      <w:r w:rsidR="00074E7C">
        <w:rPr>
          <w:rFonts w:ascii="Times New Roman" w:hAnsi="Times New Roman" w:cs="Times New Roman"/>
          <w:sz w:val="24"/>
          <w:szCs w:val="24"/>
        </w:rPr>
        <w:t>all highly acclaimed</w:t>
      </w:r>
      <w:r w:rsidR="006F31C0">
        <w:rPr>
          <w:rFonts w:ascii="Times New Roman" w:hAnsi="Times New Roman" w:cs="Times New Roman"/>
          <w:sz w:val="24"/>
          <w:szCs w:val="24"/>
        </w:rPr>
        <w:t xml:space="preserve"> today</w:t>
      </w:r>
      <w:r w:rsidRPr="00162C1B">
        <w:rPr>
          <w:rFonts w:ascii="Times New Roman" w:hAnsi="Times New Roman" w:cs="Times New Roman"/>
          <w:sz w:val="24"/>
          <w:szCs w:val="24"/>
        </w:rPr>
        <w:t>. Although most of the delicately fossilized skeleton was still locked in matrix, some of the most essential elements had been prepared for this initial study session</w:t>
      </w:r>
      <w:r w:rsidR="00E94312">
        <w:rPr>
          <w:rFonts w:ascii="Times New Roman" w:hAnsi="Times New Roman" w:cs="Times New Roman"/>
          <w:sz w:val="24"/>
          <w:szCs w:val="24"/>
        </w:rPr>
        <w:t xml:space="preserve"> – </w:t>
      </w:r>
      <w:r w:rsidR="00E94312" w:rsidRPr="00E94312">
        <w:rPr>
          <w:rFonts w:ascii="Times New Roman" w:hAnsi="Times New Roman" w:cs="Times New Roman"/>
          <w:i/>
          <w:iCs/>
          <w:sz w:val="24"/>
          <w:szCs w:val="24"/>
        </w:rPr>
        <w:t>b</w:t>
      </w:r>
      <w:r w:rsidR="00740814" w:rsidRPr="000B08D0">
        <w:rPr>
          <w:rFonts w:ascii="Times New Roman" w:hAnsi="Times New Roman" w:cs="Times New Roman"/>
          <w:i/>
          <w:iCs/>
          <w:sz w:val="24"/>
          <w:szCs w:val="24"/>
        </w:rPr>
        <w:t xml:space="preserve">ones </w:t>
      </w:r>
      <w:r w:rsidR="00E94312">
        <w:rPr>
          <w:rFonts w:ascii="Times New Roman" w:hAnsi="Times New Roman" w:cs="Times New Roman"/>
          <w:i/>
          <w:iCs/>
          <w:sz w:val="24"/>
          <w:szCs w:val="24"/>
        </w:rPr>
        <w:t xml:space="preserve">that </w:t>
      </w:r>
      <w:r w:rsidR="00740814" w:rsidRPr="000B08D0">
        <w:rPr>
          <w:rFonts w:ascii="Times New Roman" w:hAnsi="Times New Roman" w:cs="Times New Roman"/>
          <w:i/>
          <w:iCs/>
          <w:sz w:val="24"/>
          <w:szCs w:val="24"/>
        </w:rPr>
        <w:t>revealed the full manipulative abilities of the hand and foo</w:t>
      </w:r>
      <w:r w:rsidR="006824E3">
        <w:rPr>
          <w:rFonts w:ascii="Times New Roman" w:hAnsi="Times New Roman" w:cs="Times New Roman"/>
          <w:i/>
          <w:iCs/>
          <w:sz w:val="24"/>
          <w:szCs w:val="24"/>
        </w:rPr>
        <w:t>t</w:t>
      </w:r>
      <w:r w:rsidR="006A72C6">
        <w:rPr>
          <w:rFonts w:ascii="Times New Roman" w:hAnsi="Times New Roman" w:cs="Times New Roman"/>
          <w:i/>
          <w:iCs/>
          <w:sz w:val="24"/>
          <w:szCs w:val="24"/>
        </w:rPr>
        <w:t xml:space="preserve"> </w:t>
      </w:r>
      <w:r w:rsidR="006A72C6">
        <w:rPr>
          <w:rFonts w:ascii="Times New Roman" w:hAnsi="Times New Roman" w:cs="Times New Roman"/>
          <w:sz w:val="24"/>
          <w:szCs w:val="24"/>
        </w:rPr>
        <w:t>– f</w:t>
      </w:r>
      <w:r w:rsidR="0049067B">
        <w:rPr>
          <w:rFonts w:ascii="Times New Roman" w:hAnsi="Times New Roman" w:cs="Times New Roman"/>
          <w:sz w:val="24"/>
          <w:szCs w:val="24"/>
        </w:rPr>
        <w:t>eatures</w:t>
      </w:r>
      <w:r w:rsidR="00CD496B">
        <w:rPr>
          <w:rFonts w:ascii="Times New Roman" w:hAnsi="Times New Roman" w:cs="Times New Roman"/>
          <w:sz w:val="24"/>
          <w:szCs w:val="24"/>
        </w:rPr>
        <w:t xml:space="preserve"> </w:t>
      </w:r>
      <w:r w:rsidR="006A72C6">
        <w:rPr>
          <w:rFonts w:ascii="Times New Roman" w:hAnsi="Times New Roman" w:cs="Times New Roman"/>
          <w:sz w:val="24"/>
          <w:szCs w:val="24"/>
        </w:rPr>
        <w:t xml:space="preserve">that </w:t>
      </w:r>
      <w:r w:rsidR="00740814" w:rsidRPr="00660633">
        <w:rPr>
          <w:rFonts w:ascii="Times New Roman" w:hAnsi="Times New Roman" w:cs="Times New Roman"/>
          <w:sz w:val="24"/>
          <w:szCs w:val="24"/>
        </w:rPr>
        <w:t>established the evolutionary trajectories of the earliest members of our zoological family</w:t>
      </w:r>
      <w:r w:rsidR="00CD4B71">
        <w:rPr>
          <w:rFonts w:ascii="Times New Roman" w:hAnsi="Times New Roman" w:cs="Times New Roman"/>
          <w:sz w:val="24"/>
          <w:szCs w:val="24"/>
        </w:rPr>
        <w:t xml:space="preserve"> and</w:t>
      </w:r>
      <w:r w:rsidR="0049067B">
        <w:rPr>
          <w:rFonts w:ascii="Times New Roman" w:hAnsi="Times New Roman" w:cs="Times New Roman"/>
          <w:sz w:val="24"/>
          <w:szCs w:val="24"/>
        </w:rPr>
        <w:t xml:space="preserve"> so important that the skeleton was assigned</w:t>
      </w:r>
      <w:r w:rsidR="00CD4B71">
        <w:rPr>
          <w:rFonts w:ascii="Times New Roman" w:hAnsi="Times New Roman" w:cs="Times New Roman"/>
          <w:sz w:val="24"/>
          <w:szCs w:val="24"/>
        </w:rPr>
        <w:t xml:space="preserve"> the</w:t>
      </w:r>
      <w:r w:rsidR="0049067B">
        <w:rPr>
          <w:rFonts w:ascii="Times New Roman" w:hAnsi="Times New Roman" w:cs="Times New Roman"/>
          <w:sz w:val="24"/>
          <w:szCs w:val="24"/>
        </w:rPr>
        <w:t xml:space="preserve"> </w:t>
      </w:r>
      <w:r w:rsidR="00740814" w:rsidRPr="00660633">
        <w:rPr>
          <w:rFonts w:ascii="Times New Roman" w:hAnsi="Times New Roman" w:cs="Times New Roman"/>
          <w:sz w:val="24"/>
          <w:szCs w:val="24"/>
        </w:rPr>
        <w:t xml:space="preserve">new genus and species </w:t>
      </w:r>
      <w:r w:rsidR="0049067B">
        <w:rPr>
          <w:rFonts w:ascii="Times New Roman" w:hAnsi="Times New Roman" w:cs="Times New Roman"/>
          <w:sz w:val="24"/>
          <w:szCs w:val="24"/>
        </w:rPr>
        <w:t>name</w:t>
      </w:r>
      <w:r w:rsidR="00CD4B71">
        <w:rPr>
          <w:rFonts w:ascii="Times New Roman" w:hAnsi="Times New Roman" w:cs="Times New Roman"/>
          <w:sz w:val="24"/>
          <w:szCs w:val="24"/>
        </w:rPr>
        <w:t>,</w:t>
      </w:r>
      <w:r w:rsidR="00740814" w:rsidRPr="00660633">
        <w:rPr>
          <w:rFonts w:ascii="Times New Roman" w:hAnsi="Times New Roman" w:cs="Times New Roman"/>
          <w:sz w:val="24"/>
          <w:szCs w:val="24"/>
        </w:rPr>
        <w:t xml:space="preserve"> </w:t>
      </w:r>
      <w:r w:rsidR="00E54832" w:rsidRPr="00660633">
        <w:rPr>
          <w:rFonts w:ascii="Times New Roman" w:hAnsi="Times New Roman" w:cs="Times New Roman"/>
          <w:i/>
          <w:iCs/>
          <w:sz w:val="24"/>
          <w:szCs w:val="24"/>
        </w:rPr>
        <w:t>Ardipithecus</w:t>
      </w:r>
      <w:r w:rsidR="00740814" w:rsidRPr="00660633">
        <w:rPr>
          <w:rFonts w:ascii="Times New Roman" w:hAnsi="Times New Roman" w:cs="Times New Roman"/>
          <w:i/>
          <w:iCs/>
          <w:sz w:val="24"/>
          <w:szCs w:val="24"/>
        </w:rPr>
        <w:t xml:space="preserve"> ramidus</w:t>
      </w:r>
      <w:r w:rsidR="00CD4B71">
        <w:rPr>
          <w:rFonts w:ascii="Times New Roman" w:hAnsi="Times New Roman" w:cs="Times New Roman"/>
          <w:i/>
          <w:iCs/>
          <w:sz w:val="24"/>
          <w:szCs w:val="24"/>
        </w:rPr>
        <w:t>.</w:t>
      </w:r>
      <w:r w:rsidR="00740814">
        <w:rPr>
          <w:rFonts w:ascii="Times New Roman" w:hAnsi="Times New Roman" w:cs="Times New Roman"/>
          <w:sz w:val="24"/>
          <w:szCs w:val="24"/>
        </w:rPr>
        <w:t>” (</w:t>
      </w:r>
      <w:r w:rsidR="00725398">
        <w:rPr>
          <w:rFonts w:ascii="Times New Roman" w:hAnsi="Times New Roman" w:cs="Times New Roman"/>
          <w:sz w:val="24"/>
          <w:szCs w:val="24"/>
        </w:rPr>
        <w:t>David L. Brill</w:t>
      </w:r>
      <w:r w:rsidR="00740814">
        <w:rPr>
          <w:rFonts w:ascii="Times New Roman" w:hAnsi="Times New Roman" w:cs="Times New Roman"/>
          <w:sz w:val="24"/>
          <w:szCs w:val="24"/>
        </w:rPr>
        <w:t>, PC)</w:t>
      </w:r>
    </w:p>
    <w:p w14:paraId="5F5A9F12" w14:textId="06D5DBB1" w:rsidR="006C26D4" w:rsidRDefault="0076039B" w:rsidP="00E54832">
      <w:pPr>
        <w:pStyle w:val="Heading1"/>
        <w:shd w:val="clear" w:color="auto" w:fill="FFFFFF"/>
        <w:spacing w:before="375"/>
        <w:ind w:left="0"/>
        <w:rPr>
          <w:rFonts w:ascii="Times New Roman" w:hAnsi="Times New Roman" w:cs="Times New Roman"/>
          <w:b w:val="0"/>
          <w:bCs w:val="0"/>
          <w:color w:val="333333"/>
          <w:sz w:val="24"/>
          <w:szCs w:val="24"/>
          <w:shd w:val="clear" w:color="auto" w:fill="FFFFFF"/>
        </w:rPr>
      </w:pPr>
      <w:r w:rsidRPr="00F003B8">
        <w:rPr>
          <w:rFonts w:ascii="Times New Roman" w:hAnsi="Times New Roman" w:cs="Times New Roman"/>
          <w:b w:val="0"/>
          <w:bCs w:val="0"/>
          <w:color w:val="333333"/>
          <w:sz w:val="24"/>
          <w:szCs w:val="24"/>
          <w:shd w:val="clear" w:color="auto" w:fill="FFFFFF"/>
        </w:rPr>
        <w:t xml:space="preserve">In 2009, </w:t>
      </w:r>
      <w:r w:rsidR="006824E3">
        <w:rPr>
          <w:rFonts w:ascii="Times New Roman" w:hAnsi="Times New Roman" w:cs="Times New Roman"/>
          <w:b w:val="0"/>
          <w:bCs w:val="0"/>
          <w:color w:val="333333"/>
          <w:sz w:val="24"/>
          <w:szCs w:val="24"/>
          <w:shd w:val="clear" w:color="auto" w:fill="FFFFFF"/>
        </w:rPr>
        <w:t xml:space="preserve">long after the first Ardi fossils were found, </w:t>
      </w:r>
      <w:r w:rsidRPr="00F003B8">
        <w:rPr>
          <w:rFonts w:ascii="Times New Roman" w:hAnsi="Times New Roman" w:cs="Times New Roman"/>
          <w:b w:val="0"/>
          <w:bCs w:val="0"/>
          <w:i/>
          <w:iCs/>
          <w:color w:val="333333"/>
          <w:sz w:val="24"/>
          <w:szCs w:val="24"/>
          <w:shd w:val="clear" w:color="auto" w:fill="FFFFFF"/>
        </w:rPr>
        <w:t xml:space="preserve">Science Magazine </w:t>
      </w:r>
      <w:r w:rsidRPr="00F003B8">
        <w:rPr>
          <w:rFonts w:ascii="Times New Roman" w:hAnsi="Times New Roman" w:cs="Times New Roman"/>
          <w:b w:val="0"/>
          <w:bCs w:val="0"/>
          <w:color w:val="333333"/>
          <w:sz w:val="24"/>
          <w:szCs w:val="24"/>
          <w:shd w:val="clear" w:color="auto" w:fill="FFFFFF"/>
        </w:rPr>
        <w:t>published a special issue on the</w:t>
      </w:r>
      <w:r w:rsidR="00F003B8">
        <w:rPr>
          <w:rFonts w:ascii="Times New Roman" w:hAnsi="Times New Roman" w:cs="Times New Roman"/>
          <w:b w:val="0"/>
          <w:bCs w:val="0"/>
          <w:color w:val="333333"/>
          <w:sz w:val="24"/>
          <w:szCs w:val="24"/>
          <w:shd w:val="clear" w:color="auto" w:fill="FFFFFF"/>
        </w:rPr>
        <w:t xml:space="preserve"> 17-year study</w:t>
      </w:r>
      <w:r w:rsidR="00AD77DB">
        <w:rPr>
          <w:rFonts w:ascii="Times New Roman" w:hAnsi="Times New Roman" w:cs="Times New Roman"/>
          <w:b w:val="0"/>
          <w:bCs w:val="0"/>
          <w:color w:val="333333"/>
          <w:sz w:val="24"/>
          <w:szCs w:val="24"/>
          <w:shd w:val="clear" w:color="auto" w:fill="FFFFFF"/>
        </w:rPr>
        <w:t xml:space="preserve"> </w:t>
      </w:r>
      <w:r w:rsidR="00AD77DB" w:rsidRPr="00F003B8">
        <w:rPr>
          <w:rFonts w:ascii="Times New Roman" w:hAnsi="Times New Roman" w:cs="Times New Roman"/>
          <w:b w:val="0"/>
          <w:bCs w:val="0"/>
          <w:color w:val="333333"/>
          <w:sz w:val="24"/>
          <w:szCs w:val="24"/>
          <w:shd w:val="clear" w:color="auto" w:fill="FFFFFF"/>
        </w:rPr>
        <w:t>with 11 articles</w:t>
      </w:r>
      <w:r w:rsidR="00CF42E1">
        <w:rPr>
          <w:rFonts w:ascii="Times New Roman" w:hAnsi="Times New Roman" w:cs="Times New Roman"/>
          <w:b w:val="0"/>
          <w:bCs w:val="0"/>
          <w:color w:val="333333"/>
          <w:sz w:val="24"/>
          <w:szCs w:val="24"/>
          <w:shd w:val="clear" w:color="auto" w:fill="FFFFFF"/>
        </w:rPr>
        <w:t xml:space="preserve">. On five, </w:t>
      </w:r>
      <w:r w:rsidR="006824E3">
        <w:rPr>
          <w:rFonts w:ascii="Times New Roman" w:hAnsi="Times New Roman" w:cs="Times New Roman"/>
          <w:b w:val="0"/>
          <w:bCs w:val="0"/>
          <w:color w:val="333333"/>
          <w:sz w:val="24"/>
          <w:szCs w:val="24"/>
          <w:shd w:val="clear" w:color="auto" w:fill="FFFFFF"/>
        </w:rPr>
        <w:t>Lovejoy</w:t>
      </w:r>
      <w:r w:rsidR="006A72C6">
        <w:rPr>
          <w:rFonts w:ascii="Times New Roman" w:hAnsi="Times New Roman" w:cs="Times New Roman"/>
          <w:b w:val="0"/>
          <w:bCs w:val="0"/>
          <w:color w:val="333333"/>
          <w:sz w:val="24"/>
          <w:szCs w:val="24"/>
          <w:shd w:val="clear" w:color="auto" w:fill="FFFFFF"/>
        </w:rPr>
        <w:t xml:space="preserve">, </w:t>
      </w:r>
      <w:r w:rsidR="006A72C6" w:rsidRPr="00F003B8">
        <w:rPr>
          <w:rFonts w:ascii="Times New Roman" w:hAnsi="Times New Roman" w:cs="Times New Roman"/>
          <w:b w:val="0"/>
          <w:bCs w:val="0"/>
          <w:color w:val="333333"/>
          <w:sz w:val="24"/>
          <w:szCs w:val="24"/>
          <w:shd w:val="clear" w:color="auto" w:fill="FFFFFF"/>
        </w:rPr>
        <w:t xml:space="preserve">an internationally </w:t>
      </w:r>
      <w:r w:rsidR="006A72C6">
        <w:rPr>
          <w:rFonts w:ascii="Times New Roman" w:hAnsi="Times New Roman" w:cs="Times New Roman"/>
          <w:b w:val="0"/>
          <w:bCs w:val="0"/>
          <w:color w:val="333333"/>
          <w:sz w:val="24"/>
          <w:szCs w:val="24"/>
          <w:shd w:val="clear" w:color="auto" w:fill="FFFFFF"/>
        </w:rPr>
        <w:t>renowned human origins</w:t>
      </w:r>
      <w:r w:rsidR="006A72C6" w:rsidRPr="00F003B8">
        <w:rPr>
          <w:rFonts w:ascii="Times New Roman" w:hAnsi="Times New Roman" w:cs="Times New Roman"/>
          <w:b w:val="0"/>
          <w:bCs w:val="0"/>
          <w:color w:val="333333"/>
          <w:sz w:val="24"/>
          <w:szCs w:val="24"/>
          <w:shd w:val="clear" w:color="auto" w:fill="FFFFFF"/>
        </w:rPr>
        <w:t xml:space="preserve"> speciali</w:t>
      </w:r>
      <w:r w:rsidR="006A72C6">
        <w:rPr>
          <w:rFonts w:ascii="Times New Roman" w:hAnsi="Times New Roman" w:cs="Times New Roman"/>
          <w:b w:val="0"/>
          <w:bCs w:val="0"/>
          <w:color w:val="333333"/>
          <w:sz w:val="24"/>
          <w:szCs w:val="24"/>
          <w:shd w:val="clear" w:color="auto" w:fill="FFFFFF"/>
        </w:rPr>
        <w:t>st,</w:t>
      </w:r>
      <w:r w:rsidR="006824E3">
        <w:rPr>
          <w:rFonts w:ascii="Times New Roman" w:hAnsi="Times New Roman" w:cs="Times New Roman"/>
          <w:b w:val="0"/>
          <w:bCs w:val="0"/>
          <w:color w:val="333333"/>
          <w:sz w:val="24"/>
          <w:szCs w:val="24"/>
          <w:shd w:val="clear" w:color="auto" w:fill="FFFFFF"/>
        </w:rPr>
        <w:t xml:space="preserve"> was primary author</w:t>
      </w:r>
      <w:r w:rsidRPr="00F003B8">
        <w:rPr>
          <w:rFonts w:ascii="Times New Roman" w:hAnsi="Times New Roman" w:cs="Times New Roman"/>
          <w:b w:val="0"/>
          <w:bCs w:val="0"/>
          <w:color w:val="333333"/>
          <w:sz w:val="24"/>
          <w:szCs w:val="24"/>
          <w:shd w:val="clear" w:color="auto" w:fill="FFFFFF"/>
        </w:rPr>
        <w:t xml:space="preserve">. </w:t>
      </w:r>
      <w:r w:rsidR="00F003B8" w:rsidRPr="00F003B8">
        <w:rPr>
          <w:rFonts w:ascii="Times New Roman" w:hAnsi="Times New Roman" w:cs="Times New Roman"/>
          <w:b w:val="0"/>
          <w:bCs w:val="0"/>
          <w:color w:val="111111"/>
          <w:sz w:val="24"/>
          <w:szCs w:val="24"/>
          <w:shd w:val="clear" w:color="auto" w:fill="FFFFFF"/>
        </w:rPr>
        <w:t>[</w:t>
      </w:r>
      <w:r w:rsidR="00047F0B">
        <w:rPr>
          <w:rFonts w:ascii="Times New Roman" w:hAnsi="Times New Roman" w:cs="Times New Roman"/>
          <w:b w:val="0"/>
          <w:bCs w:val="0"/>
          <w:color w:val="111111"/>
          <w:sz w:val="24"/>
          <w:szCs w:val="24"/>
          <w:shd w:val="clear" w:color="auto" w:fill="FFFFFF"/>
        </w:rPr>
        <w:t>36</w:t>
      </w:r>
      <w:bookmarkStart w:id="66" w:name="_Hlk89442624"/>
      <w:r w:rsidR="00E54832">
        <w:rPr>
          <w:rFonts w:ascii="Times New Roman" w:hAnsi="Times New Roman" w:cs="Times New Roman"/>
          <w:b w:val="0"/>
          <w:bCs w:val="0"/>
          <w:color w:val="333333"/>
          <w:sz w:val="24"/>
          <w:szCs w:val="24"/>
          <w:shd w:val="clear" w:color="auto" w:fill="FFFFFF"/>
        </w:rPr>
        <w:t xml:space="preserve">] </w:t>
      </w:r>
      <w:bookmarkEnd w:id="66"/>
    </w:p>
    <w:p w14:paraId="5ED2F88E" w14:textId="77777777" w:rsidR="001A12E9" w:rsidRDefault="001A12E9" w:rsidP="001A12E9">
      <w:pPr>
        <w:pStyle w:val="Heading1"/>
        <w:shd w:val="clear" w:color="auto" w:fill="FFFFFF"/>
        <w:spacing w:before="0"/>
        <w:ind w:left="0"/>
        <w:rPr>
          <w:rFonts w:ascii="Times New Roman" w:hAnsi="Times New Roman" w:cs="Times New Roman"/>
          <w:b w:val="0"/>
          <w:bCs w:val="0"/>
          <w:color w:val="333333"/>
          <w:sz w:val="24"/>
          <w:szCs w:val="24"/>
          <w:shd w:val="clear" w:color="auto" w:fill="FFFFFF"/>
        </w:rPr>
      </w:pPr>
    </w:p>
    <w:p w14:paraId="4565D479" w14:textId="5593758D" w:rsidR="00E54832" w:rsidRDefault="003227AF" w:rsidP="001A12E9">
      <w:pPr>
        <w:pStyle w:val="Heading1"/>
        <w:shd w:val="clear" w:color="auto" w:fill="FFFFFF"/>
        <w:spacing w:before="0"/>
        <w:ind w:left="0"/>
        <w:rPr>
          <w:rFonts w:ascii="Times New Roman" w:hAnsi="Times New Roman" w:cs="Times New Roman"/>
          <w:b w:val="0"/>
          <w:bCs w:val="0"/>
          <w:color w:val="111111"/>
          <w:sz w:val="24"/>
          <w:szCs w:val="24"/>
          <w:shd w:val="clear" w:color="auto" w:fill="FFFFFF"/>
        </w:rPr>
      </w:pPr>
      <w:r>
        <w:rPr>
          <w:rFonts w:ascii="Times New Roman" w:hAnsi="Times New Roman" w:cs="Times New Roman"/>
          <w:b w:val="0"/>
          <w:bCs w:val="0"/>
          <w:color w:val="333333"/>
          <w:sz w:val="24"/>
          <w:szCs w:val="24"/>
          <w:shd w:val="clear" w:color="auto" w:fill="FFFFFF"/>
        </w:rPr>
        <w:t xml:space="preserve">By </w:t>
      </w:r>
      <w:r w:rsidR="001A12E9">
        <w:rPr>
          <w:rFonts w:ascii="Times New Roman" w:hAnsi="Times New Roman" w:cs="Times New Roman"/>
          <w:b w:val="0"/>
          <w:bCs w:val="0"/>
          <w:color w:val="333333"/>
          <w:sz w:val="24"/>
          <w:szCs w:val="24"/>
          <w:shd w:val="clear" w:color="auto" w:fill="FFFFFF"/>
        </w:rPr>
        <w:t xml:space="preserve">2019, </w:t>
      </w:r>
      <w:r w:rsidR="006C26D4">
        <w:rPr>
          <w:rFonts w:ascii="Times New Roman" w:hAnsi="Times New Roman" w:cs="Times New Roman"/>
          <w:b w:val="0"/>
          <w:bCs w:val="0"/>
          <w:color w:val="333333"/>
          <w:sz w:val="24"/>
          <w:szCs w:val="24"/>
          <w:shd w:val="clear" w:color="auto" w:fill="FFFFFF"/>
        </w:rPr>
        <w:t xml:space="preserve">Simpson, </w:t>
      </w:r>
      <w:r w:rsidR="000F4ADD">
        <w:rPr>
          <w:rFonts w:ascii="Times New Roman" w:hAnsi="Times New Roman" w:cs="Times New Roman"/>
          <w:b w:val="0"/>
          <w:bCs w:val="0"/>
          <w:color w:val="333333"/>
          <w:sz w:val="24"/>
          <w:szCs w:val="24"/>
          <w:shd w:val="clear" w:color="auto" w:fill="FFFFFF"/>
        </w:rPr>
        <w:t>anthropologist/</w:t>
      </w:r>
      <w:r w:rsidR="001A12E9">
        <w:rPr>
          <w:rFonts w:ascii="Times New Roman" w:hAnsi="Times New Roman" w:cs="Times New Roman"/>
          <w:b w:val="0"/>
          <w:bCs w:val="0"/>
          <w:color w:val="333333"/>
          <w:sz w:val="24"/>
          <w:szCs w:val="24"/>
          <w:shd w:val="clear" w:color="auto" w:fill="FFFFFF"/>
        </w:rPr>
        <w:t>anatomist</w:t>
      </w:r>
      <w:r w:rsidR="00A76842">
        <w:rPr>
          <w:rFonts w:ascii="Times New Roman" w:hAnsi="Times New Roman" w:cs="Times New Roman"/>
          <w:b w:val="0"/>
          <w:bCs w:val="0"/>
          <w:color w:val="333333"/>
          <w:sz w:val="24"/>
          <w:szCs w:val="24"/>
          <w:shd w:val="clear" w:color="auto" w:fill="FFFFFF"/>
        </w:rPr>
        <w:t xml:space="preserve">, </w:t>
      </w:r>
      <w:r w:rsidR="00CF5643">
        <w:rPr>
          <w:rFonts w:ascii="Times New Roman" w:hAnsi="Times New Roman" w:cs="Times New Roman"/>
          <w:b w:val="0"/>
          <w:bCs w:val="0"/>
          <w:color w:val="333333"/>
          <w:sz w:val="24"/>
          <w:szCs w:val="24"/>
          <w:shd w:val="clear" w:color="auto" w:fill="FFFFFF"/>
        </w:rPr>
        <w:t xml:space="preserve">had </w:t>
      </w:r>
      <w:r w:rsidR="00A76842">
        <w:rPr>
          <w:rFonts w:ascii="Times New Roman" w:hAnsi="Times New Roman" w:cs="Times New Roman"/>
          <w:b w:val="0"/>
          <w:bCs w:val="0"/>
          <w:color w:val="333333"/>
          <w:sz w:val="24"/>
          <w:szCs w:val="24"/>
          <w:shd w:val="clear" w:color="auto" w:fill="FFFFFF"/>
        </w:rPr>
        <w:t>bec</w:t>
      </w:r>
      <w:r w:rsidR="00CF5643">
        <w:rPr>
          <w:rFonts w:ascii="Times New Roman" w:hAnsi="Times New Roman" w:cs="Times New Roman"/>
          <w:b w:val="0"/>
          <w:bCs w:val="0"/>
          <w:color w:val="333333"/>
          <w:sz w:val="24"/>
          <w:szCs w:val="24"/>
          <w:shd w:val="clear" w:color="auto" w:fill="FFFFFF"/>
        </w:rPr>
        <w:t>o</w:t>
      </w:r>
      <w:r w:rsidR="00A76842">
        <w:rPr>
          <w:rFonts w:ascii="Times New Roman" w:hAnsi="Times New Roman" w:cs="Times New Roman"/>
          <w:b w:val="0"/>
          <w:bCs w:val="0"/>
          <w:color w:val="333333"/>
          <w:sz w:val="24"/>
          <w:szCs w:val="24"/>
          <w:shd w:val="clear" w:color="auto" w:fill="FFFFFF"/>
        </w:rPr>
        <w:t>me</w:t>
      </w:r>
      <w:r w:rsidR="001A12E9">
        <w:rPr>
          <w:rFonts w:ascii="Times New Roman" w:hAnsi="Times New Roman" w:cs="Times New Roman"/>
          <w:b w:val="0"/>
          <w:bCs w:val="0"/>
          <w:color w:val="333333"/>
          <w:sz w:val="24"/>
          <w:szCs w:val="24"/>
          <w:shd w:val="clear" w:color="auto" w:fill="FFFFFF"/>
        </w:rPr>
        <w:t xml:space="preserve"> </w:t>
      </w:r>
      <w:r w:rsidR="006C26D4">
        <w:rPr>
          <w:rFonts w:ascii="Times New Roman" w:hAnsi="Times New Roman" w:cs="Times New Roman"/>
          <w:b w:val="0"/>
          <w:bCs w:val="0"/>
          <w:color w:val="333333"/>
          <w:sz w:val="24"/>
          <w:szCs w:val="24"/>
          <w:shd w:val="clear" w:color="auto" w:fill="FFFFFF"/>
        </w:rPr>
        <w:t>known</w:t>
      </w:r>
      <w:r w:rsidR="00CF5643">
        <w:rPr>
          <w:rFonts w:ascii="Times New Roman" w:hAnsi="Times New Roman" w:cs="Times New Roman"/>
          <w:b w:val="0"/>
          <w:bCs w:val="0"/>
          <w:color w:val="333333"/>
          <w:sz w:val="24"/>
          <w:szCs w:val="24"/>
          <w:shd w:val="clear" w:color="auto" w:fill="FFFFFF"/>
        </w:rPr>
        <w:t xml:space="preserve"> for</w:t>
      </w:r>
      <w:r w:rsidR="00A76842">
        <w:rPr>
          <w:rFonts w:ascii="Times New Roman" w:hAnsi="Times New Roman" w:cs="Times New Roman"/>
          <w:b w:val="0"/>
          <w:bCs w:val="0"/>
          <w:color w:val="333333"/>
          <w:sz w:val="24"/>
          <w:szCs w:val="24"/>
          <w:shd w:val="clear" w:color="auto" w:fill="FFFFFF"/>
        </w:rPr>
        <w:t>,</w:t>
      </w:r>
      <w:r w:rsidR="006C26D4">
        <w:rPr>
          <w:rFonts w:ascii="Times New Roman" w:hAnsi="Times New Roman" w:cs="Times New Roman"/>
          <w:b w:val="0"/>
          <w:bCs w:val="0"/>
          <w:color w:val="333333"/>
          <w:sz w:val="24"/>
          <w:szCs w:val="24"/>
          <w:shd w:val="clear" w:color="auto" w:fill="FFFFFF"/>
        </w:rPr>
        <w:t xml:space="preserve"> </w:t>
      </w:r>
      <w:r w:rsidR="00A76842">
        <w:rPr>
          <w:rFonts w:ascii="Times New Roman" w:hAnsi="Times New Roman" w:cs="Times New Roman"/>
          <w:b w:val="0"/>
          <w:bCs w:val="0"/>
          <w:color w:val="333333"/>
          <w:sz w:val="24"/>
          <w:szCs w:val="24"/>
          <w:shd w:val="clear" w:color="auto" w:fill="FFFFFF"/>
        </w:rPr>
        <w:t xml:space="preserve">among other </w:t>
      </w:r>
      <w:r w:rsidR="000F4ADD">
        <w:rPr>
          <w:rFonts w:ascii="Times New Roman" w:hAnsi="Times New Roman" w:cs="Times New Roman"/>
          <w:b w:val="0"/>
          <w:bCs w:val="0"/>
          <w:color w:val="333333"/>
          <w:sz w:val="24"/>
          <w:szCs w:val="24"/>
          <w:shd w:val="clear" w:color="auto" w:fill="FFFFFF"/>
        </w:rPr>
        <w:t>things</w:t>
      </w:r>
      <w:r w:rsidR="00A76842">
        <w:rPr>
          <w:rFonts w:ascii="Times New Roman" w:hAnsi="Times New Roman" w:cs="Times New Roman"/>
          <w:b w:val="0"/>
          <w:bCs w:val="0"/>
          <w:color w:val="333333"/>
          <w:sz w:val="24"/>
          <w:szCs w:val="24"/>
          <w:shd w:val="clear" w:color="auto" w:fill="FFFFFF"/>
        </w:rPr>
        <w:t xml:space="preserve">, </w:t>
      </w:r>
      <w:r w:rsidR="006C26D4">
        <w:rPr>
          <w:rFonts w:ascii="Times New Roman" w:hAnsi="Times New Roman" w:cs="Times New Roman"/>
          <w:b w:val="0"/>
          <w:bCs w:val="0"/>
          <w:color w:val="333333"/>
          <w:sz w:val="24"/>
          <w:szCs w:val="24"/>
          <w:shd w:val="clear" w:color="auto" w:fill="FFFFFF"/>
        </w:rPr>
        <w:t>expertise in dental anthropolog</w:t>
      </w:r>
      <w:r w:rsidR="00FD3E28">
        <w:rPr>
          <w:rFonts w:ascii="Times New Roman" w:hAnsi="Times New Roman" w:cs="Times New Roman"/>
          <w:b w:val="0"/>
          <w:bCs w:val="0"/>
          <w:color w:val="333333"/>
          <w:sz w:val="24"/>
          <w:szCs w:val="24"/>
          <w:shd w:val="clear" w:color="auto" w:fill="FFFFFF"/>
        </w:rPr>
        <w:t>y. E</w:t>
      </w:r>
      <w:r w:rsidR="001A12E9">
        <w:rPr>
          <w:rFonts w:ascii="Times New Roman" w:hAnsi="Times New Roman" w:cs="Times New Roman"/>
          <w:b w:val="0"/>
          <w:bCs w:val="0"/>
          <w:color w:val="333333"/>
          <w:sz w:val="24"/>
          <w:szCs w:val="24"/>
          <w:shd w:val="clear" w:color="auto" w:fill="FFFFFF"/>
        </w:rPr>
        <w:t xml:space="preserve">xamining </w:t>
      </w:r>
      <w:r w:rsidR="00E54832" w:rsidRPr="0076039B">
        <w:rPr>
          <w:rFonts w:ascii="Times New Roman" w:hAnsi="Times New Roman" w:cs="Times New Roman"/>
          <w:b w:val="0"/>
          <w:bCs w:val="0"/>
          <w:sz w:val="24"/>
          <w:szCs w:val="24"/>
        </w:rPr>
        <w:t xml:space="preserve">an Ardipithecus fossil, </w:t>
      </w:r>
      <w:r w:rsidR="00FD3E28">
        <w:rPr>
          <w:rFonts w:ascii="Times New Roman" w:hAnsi="Times New Roman" w:cs="Times New Roman"/>
          <w:b w:val="0"/>
          <w:bCs w:val="0"/>
          <w:sz w:val="24"/>
          <w:szCs w:val="24"/>
        </w:rPr>
        <w:t xml:space="preserve">he </w:t>
      </w:r>
      <w:r w:rsidR="00E54832" w:rsidRPr="0076039B">
        <w:rPr>
          <w:rFonts w:ascii="Times New Roman" w:hAnsi="Times New Roman" w:cs="Times New Roman"/>
          <w:b w:val="0"/>
          <w:bCs w:val="0"/>
          <w:sz w:val="24"/>
          <w:szCs w:val="24"/>
        </w:rPr>
        <w:t xml:space="preserve">said: </w:t>
      </w:r>
      <w:r w:rsidR="00E54832" w:rsidRPr="0076039B">
        <w:rPr>
          <w:rFonts w:ascii="Times New Roman" w:hAnsi="Times New Roman" w:cs="Times New Roman"/>
          <w:b w:val="0"/>
          <w:bCs w:val="0"/>
          <w:color w:val="111111"/>
          <w:sz w:val="24"/>
          <w:szCs w:val="24"/>
          <w:shd w:val="clear" w:color="auto" w:fill="FFFFFF"/>
        </w:rPr>
        <w:t xml:space="preserve">“The fact that </w:t>
      </w:r>
      <w:r w:rsidR="00E54832" w:rsidRPr="0076039B">
        <w:rPr>
          <w:rStyle w:val="Emphasis"/>
          <w:rFonts w:ascii="Times New Roman" w:hAnsi="Times New Roman" w:cs="Times New Roman"/>
          <w:b w:val="0"/>
          <w:bCs w:val="0"/>
          <w:color w:val="111111"/>
          <w:sz w:val="24"/>
          <w:szCs w:val="24"/>
          <w:shd w:val="clear" w:color="auto" w:fill="FFFFFF"/>
        </w:rPr>
        <w:t>Ardipithecus</w:t>
      </w:r>
      <w:r w:rsidR="00E54832" w:rsidRPr="0076039B">
        <w:rPr>
          <w:rFonts w:ascii="Times New Roman" w:hAnsi="Times New Roman" w:cs="Times New Roman"/>
          <w:b w:val="0"/>
          <w:bCs w:val="0"/>
          <w:color w:val="111111"/>
          <w:sz w:val="24"/>
          <w:szCs w:val="24"/>
          <w:shd w:val="clear" w:color="auto" w:fill="FFFFFF"/>
        </w:rPr>
        <w:t> could both walk upright, albeit imperfectly, and scurry in trees marks it as a pivotal</w:t>
      </w:r>
      <w:ins w:id="67" w:author="Ann Lewin-Benham" w:date="2021-12-07T13:40:00Z">
        <w:r w:rsidR="00307698">
          <w:rPr>
            <w:rFonts w:ascii="Times New Roman" w:hAnsi="Times New Roman" w:cs="Times New Roman"/>
            <w:b w:val="0"/>
            <w:bCs w:val="0"/>
            <w:color w:val="111111"/>
            <w:sz w:val="24"/>
            <w:szCs w:val="24"/>
            <w:shd w:val="clear" w:color="auto" w:fill="FFFFFF"/>
          </w:rPr>
          <w:t xml:space="preserve"> </w:t>
        </w:r>
      </w:ins>
      <w:del w:id="68" w:author="Ann Lewin-Benham" w:date="2021-12-07T13:40:00Z">
        <w:r w:rsidR="00E54832" w:rsidRPr="0076039B" w:rsidDel="00307698">
          <w:rPr>
            <w:rFonts w:ascii="Times New Roman" w:hAnsi="Times New Roman" w:cs="Times New Roman"/>
            <w:b w:val="0"/>
            <w:bCs w:val="0"/>
            <w:color w:val="111111"/>
            <w:sz w:val="24"/>
            <w:szCs w:val="24"/>
            <w:shd w:val="clear" w:color="auto" w:fill="FFFFFF"/>
          </w:rPr>
          <w:delText xml:space="preserve"> </w:delText>
        </w:r>
      </w:del>
      <w:r w:rsidR="00E54832" w:rsidRPr="0076039B">
        <w:rPr>
          <w:rFonts w:ascii="Times New Roman" w:hAnsi="Times New Roman" w:cs="Times New Roman"/>
          <w:b w:val="0"/>
          <w:bCs w:val="0"/>
          <w:color w:val="111111"/>
          <w:sz w:val="24"/>
          <w:szCs w:val="24"/>
          <w:shd w:val="clear" w:color="auto" w:fill="FFFFFF"/>
        </w:rPr>
        <w:t>transitional figure in our human lineage.”</w:t>
      </w:r>
      <w:r w:rsidR="00E54832" w:rsidRPr="0076039B">
        <w:rPr>
          <w:rFonts w:ascii="Georgia" w:hAnsi="Georgia"/>
          <w:b w:val="0"/>
          <w:bCs w:val="0"/>
          <w:color w:val="111111"/>
          <w:sz w:val="32"/>
          <w:szCs w:val="32"/>
          <w:shd w:val="clear" w:color="auto" w:fill="FFFFFF"/>
        </w:rPr>
        <w:t> </w:t>
      </w:r>
      <w:r w:rsidR="00AD77DB" w:rsidRPr="00AD77DB">
        <w:rPr>
          <w:rFonts w:ascii="Times New Roman" w:hAnsi="Times New Roman" w:cs="Times New Roman"/>
          <w:b w:val="0"/>
          <w:bCs w:val="0"/>
          <w:color w:val="111111"/>
          <w:sz w:val="24"/>
          <w:szCs w:val="24"/>
          <w:shd w:val="clear" w:color="auto" w:fill="FFFFFF"/>
        </w:rPr>
        <w:t>[</w:t>
      </w:r>
      <w:r w:rsidR="008F4D7A">
        <w:rPr>
          <w:rFonts w:ascii="Times New Roman" w:hAnsi="Times New Roman" w:cs="Times New Roman"/>
          <w:b w:val="0"/>
          <w:bCs w:val="0"/>
          <w:color w:val="111111"/>
          <w:sz w:val="24"/>
          <w:szCs w:val="24"/>
          <w:shd w:val="clear" w:color="auto" w:fill="FFFFFF"/>
        </w:rPr>
        <w:t>37</w:t>
      </w:r>
      <w:r w:rsidR="00AD77DB" w:rsidRPr="00AD77DB">
        <w:rPr>
          <w:rFonts w:ascii="Times New Roman" w:hAnsi="Times New Roman" w:cs="Times New Roman"/>
          <w:b w:val="0"/>
          <w:bCs w:val="0"/>
          <w:color w:val="111111"/>
          <w:sz w:val="24"/>
          <w:szCs w:val="24"/>
          <w:shd w:val="clear" w:color="auto" w:fill="FFFFFF"/>
        </w:rPr>
        <w:t>]</w:t>
      </w:r>
    </w:p>
    <w:p w14:paraId="6F9962A7" w14:textId="77777777" w:rsidR="00AD77DB" w:rsidRPr="00AD77DB" w:rsidRDefault="00AD77DB" w:rsidP="001A12E9">
      <w:pPr>
        <w:pStyle w:val="Heading1"/>
        <w:shd w:val="clear" w:color="auto" w:fill="FFFFFF"/>
        <w:spacing w:before="0"/>
        <w:ind w:left="0"/>
        <w:rPr>
          <w:rFonts w:ascii="Times New Roman" w:hAnsi="Times New Roman" w:cs="Times New Roman"/>
          <w:sz w:val="24"/>
          <w:szCs w:val="24"/>
        </w:rPr>
      </w:pPr>
    </w:p>
    <w:p w14:paraId="188D0729" w14:textId="4C4D3FC5" w:rsidR="00E54832" w:rsidRDefault="00E54832" w:rsidP="00BF5A1D">
      <w:pPr>
        <w:pStyle w:val="Heading1"/>
        <w:shd w:val="clear" w:color="auto" w:fill="FFFFFF"/>
        <w:spacing w:before="0"/>
        <w:ind w:left="0"/>
        <w:jc w:val="center"/>
        <w:rPr>
          <w:rFonts w:ascii="Times New Roman" w:hAnsi="Times New Roman" w:cs="Times New Roman"/>
          <w:b w:val="0"/>
          <w:bCs w:val="0"/>
          <w:sz w:val="24"/>
          <w:szCs w:val="24"/>
        </w:rPr>
      </w:pPr>
      <w:r>
        <w:rPr>
          <w:rFonts w:ascii="Times New Roman" w:hAnsi="Times New Roman" w:cs="Times New Roman"/>
          <w:color w:val="333333"/>
          <w:sz w:val="24"/>
          <w:szCs w:val="24"/>
          <w:shd w:val="clear" w:color="auto" w:fill="FFFFFF"/>
        </w:rPr>
        <w:t xml:space="preserve">Insert </w:t>
      </w:r>
      <w:r w:rsidRPr="00E54832">
        <w:rPr>
          <w:rFonts w:ascii="Times New Roman" w:hAnsi="Times New Roman" w:cs="Times New Roman"/>
          <w:sz w:val="24"/>
          <w:szCs w:val="24"/>
        </w:rPr>
        <w:t>Figure 15.2</w:t>
      </w:r>
      <w:r w:rsidR="00297DE3">
        <w:rPr>
          <w:rFonts w:ascii="Times New Roman" w:hAnsi="Times New Roman" w:cs="Times New Roman"/>
          <w:sz w:val="24"/>
          <w:szCs w:val="24"/>
        </w:rPr>
        <w:t>3</w:t>
      </w:r>
      <w:r>
        <w:rPr>
          <w:rFonts w:ascii="Times New Roman" w:hAnsi="Times New Roman" w:cs="Times New Roman"/>
          <w:b w:val="0"/>
          <w:bCs w:val="0"/>
          <w:sz w:val="24"/>
          <w:szCs w:val="24"/>
        </w:rPr>
        <w:t>:</w:t>
      </w:r>
      <w:r w:rsidRPr="00E54832">
        <w:rPr>
          <w:rFonts w:ascii="Times New Roman" w:hAnsi="Times New Roman" w:cs="Times New Roman"/>
          <w:sz w:val="24"/>
          <w:szCs w:val="24"/>
        </w:rPr>
        <w:t xml:space="preserve"> </w:t>
      </w:r>
      <w:r w:rsidR="00FD3E28">
        <w:rPr>
          <w:rFonts w:ascii="Times New Roman" w:hAnsi="Times New Roman" w:cs="Times New Roman"/>
          <w:sz w:val="24"/>
          <w:szCs w:val="24"/>
        </w:rPr>
        <w:t>Comparative Anatomy Session</w:t>
      </w:r>
    </w:p>
    <w:p w14:paraId="7FE04510" w14:textId="5F65C39B" w:rsidR="00204024" w:rsidRPr="005E6329" w:rsidRDefault="00E54832" w:rsidP="00204024">
      <w:pPr>
        <w:rPr>
          <w:rFonts w:ascii="Times New Roman" w:hAnsi="Times New Roman" w:cs="Times New Roman"/>
          <w:sz w:val="24"/>
          <w:szCs w:val="24"/>
        </w:rPr>
      </w:pPr>
      <w:r w:rsidRPr="008A4A72">
        <w:rPr>
          <w:rFonts w:ascii="Times New Roman" w:hAnsi="Times New Roman" w:cs="Times New Roman"/>
          <w:sz w:val="24"/>
          <w:szCs w:val="24"/>
        </w:rPr>
        <w:t xml:space="preserve">Caption: </w:t>
      </w:r>
      <w:r w:rsidR="00A76842" w:rsidRPr="008A4A72">
        <w:rPr>
          <w:rFonts w:ascii="Times New Roman" w:hAnsi="Times New Roman" w:cs="Times New Roman"/>
          <w:sz w:val="24"/>
          <w:szCs w:val="24"/>
        </w:rPr>
        <w:t>The padded worktable is full of original fossils and skeletons for comparative study</w:t>
      </w:r>
      <w:r w:rsidR="00204024">
        <w:rPr>
          <w:rFonts w:ascii="Times New Roman" w:hAnsi="Times New Roman" w:cs="Times New Roman"/>
          <w:sz w:val="24"/>
          <w:szCs w:val="24"/>
        </w:rPr>
        <w:t xml:space="preserve"> by members of the Ardi team: </w:t>
      </w:r>
      <w:r w:rsidR="00CF5643">
        <w:rPr>
          <w:rFonts w:ascii="Times New Roman" w:hAnsi="Times New Roman" w:cs="Times New Roman"/>
          <w:sz w:val="24"/>
          <w:szCs w:val="24"/>
        </w:rPr>
        <w:t>R</w:t>
      </w:r>
      <w:r w:rsidR="00FD3E28">
        <w:rPr>
          <w:rFonts w:ascii="Times New Roman" w:hAnsi="Times New Roman" w:cs="Times New Roman"/>
          <w:sz w:val="24"/>
          <w:szCs w:val="24"/>
        </w:rPr>
        <w:t>enowned human origins specialist</w:t>
      </w:r>
      <w:r w:rsidR="00570186">
        <w:rPr>
          <w:rFonts w:ascii="Times New Roman" w:hAnsi="Times New Roman" w:cs="Times New Roman"/>
          <w:sz w:val="24"/>
          <w:szCs w:val="24"/>
        </w:rPr>
        <w:t>,</w:t>
      </w:r>
      <w:r w:rsidR="00FD3E28">
        <w:rPr>
          <w:rFonts w:ascii="Times New Roman" w:hAnsi="Times New Roman" w:cs="Times New Roman"/>
          <w:sz w:val="24"/>
          <w:szCs w:val="24"/>
        </w:rPr>
        <w:t xml:space="preserve"> C. Owen </w:t>
      </w:r>
      <w:r w:rsidR="00A76842">
        <w:rPr>
          <w:rFonts w:ascii="Times New Roman" w:hAnsi="Times New Roman" w:cs="Times New Roman"/>
          <w:sz w:val="24"/>
          <w:szCs w:val="24"/>
        </w:rPr>
        <w:t>Lovejoy</w:t>
      </w:r>
      <w:r w:rsidR="00570186">
        <w:rPr>
          <w:rFonts w:ascii="Times New Roman" w:hAnsi="Times New Roman" w:cs="Times New Roman"/>
          <w:sz w:val="24"/>
          <w:szCs w:val="24"/>
        </w:rPr>
        <w:t>,</w:t>
      </w:r>
      <w:r w:rsidR="00A76842">
        <w:rPr>
          <w:rFonts w:ascii="Times New Roman" w:hAnsi="Times New Roman" w:cs="Times New Roman"/>
          <w:sz w:val="24"/>
          <w:szCs w:val="24"/>
        </w:rPr>
        <w:t xml:space="preserve"> and </w:t>
      </w:r>
      <w:r w:rsidR="00FD3E28">
        <w:rPr>
          <w:rFonts w:ascii="Times New Roman" w:hAnsi="Times New Roman" w:cs="Times New Roman"/>
          <w:sz w:val="24"/>
          <w:szCs w:val="24"/>
        </w:rPr>
        <w:t xml:space="preserve">young </w:t>
      </w:r>
      <w:r w:rsidR="00CF5643">
        <w:rPr>
          <w:rFonts w:ascii="Times New Roman" w:hAnsi="Times New Roman" w:cs="Times New Roman"/>
          <w:sz w:val="24"/>
          <w:szCs w:val="24"/>
        </w:rPr>
        <w:t xml:space="preserve">anthropologist </w:t>
      </w:r>
      <w:r w:rsidR="00FD3E28">
        <w:rPr>
          <w:rFonts w:ascii="Times New Roman" w:hAnsi="Times New Roman" w:cs="Times New Roman"/>
          <w:sz w:val="24"/>
          <w:szCs w:val="24"/>
        </w:rPr>
        <w:t xml:space="preserve">Scott </w:t>
      </w:r>
      <w:r w:rsidR="00A76842">
        <w:rPr>
          <w:rFonts w:ascii="Times New Roman" w:hAnsi="Times New Roman" w:cs="Times New Roman"/>
          <w:sz w:val="24"/>
          <w:szCs w:val="24"/>
        </w:rPr>
        <w:t>Simpson discuss the anatomy of the opposable toe; far wall-</w:t>
      </w:r>
      <w:r w:rsidR="00A76842" w:rsidRPr="0021733B">
        <w:rPr>
          <w:rFonts w:ascii="Times New Roman" w:hAnsi="Times New Roman" w:cs="Times New Roman"/>
          <w:sz w:val="24"/>
          <w:szCs w:val="24"/>
        </w:rPr>
        <w:t>Bruce Latimer work</w:t>
      </w:r>
      <w:r w:rsidR="00A76842">
        <w:rPr>
          <w:rFonts w:ascii="Times New Roman" w:hAnsi="Times New Roman" w:cs="Times New Roman"/>
          <w:sz w:val="24"/>
          <w:szCs w:val="24"/>
        </w:rPr>
        <w:t xml:space="preserve">s </w:t>
      </w:r>
      <w:r w:rsidR="00A76842" w:rsidRPr="0021733B">
        <w:rPr>
          <w:rFonts w:ascii="Times New Roman" w:hAnsi="Times New Roman" w:cs="Times New Roman"/>
          <w:sz w:val="24"/>
          <w:szCs w:val="24"/>
        </w:rPr>
        <w:t>on foot bones</w:t>
      </w:r>
      <w:r w:rsidR="00A76842">
        <w:rPr>
          <w:rFonts w:ascii="Times New Roman" w:hAnsi="Times New Roman" w:cs="Times New Roman"/>
          <w:sz w:val="24"/>
          <w:szCs w:val="24"/>
        </w:rPr>
        <w:t>; u</w:t>
      </w:r>
      <w:r w:rsidR="00A76842" w:rsidRPr="0021733B">
        <w:rPr>
          <w:rFonts w:ascii="Times New Roman" w:hAnsi="Times New Roman" w:cs="Times New Roman"/>
          <w:sz w:val="24"/>
          <w:szCs w:val="24"/>
        </w:rPr>
        <w:t>pper right corner</w:t>
      </w:r>
      <w:r w:rsidR="00A76842">
        <w:rPr>
          <w:rFonts w:ascii="Times New Roman" w:hAnsi="Times New Roman" w:cs="Times New Roman"/>
          <w:sz w:val="24"/>
          <w:szCs w:val="24"/>
        </w:rPr>
        <w:t>-</w:t>
      </w:r>
      <w:r w:rsidR="00A76842" w:rsidRPr="0021733B">
        <w:rPr>
          <w:rFonts w:ascii="Times New Roman" w:hAnsi="Times New Roman" w:cs="Times New Roman"/>
          <w:sz w:val="24"/>
          <w:szCs w:val="24"/>
        </w:rPr>
        <w:t>Lucy in her box</w:t>
      </w:r>
      <w:r w:rsidR="00A76842">
        <w:rPr>
          <w:rFonts w:ascii="Times New Roman" w:hAnsi="Times New Roman" w:cs="Times New Roman"/>
          <w:sz w:val="24"/>
          <w:szCs w:val="24"/>
        </w:rPr>
        <w:t xml:space="preserve">. </w:t>
      </w:r>
      <w:r w:rsidRPr="008A4A72">
        <w:rPr>
          <w:rFonts w:ascii="Times New Roman" w:hAnsi="Times New Roman" w:cs="Times New Roman"/>
          <w:sz w:val="24"/>
          <w:szCs w:val="24"/>
        </w:rPr>
        <w:t>Simpson</w:t>
      </w:r>
      <w:r w:rsidR="00A76842">
        <w:rPr>
          <w:rFonts w:ascii="Times New Roman" w:hAnsi="Times New Roman" w:cs="Times New Roman"/>
          <w:sz w:val="24"/>
          <w:szCs w:val="24"/>
        </w:rPr>
        <w:t xml:space="preserve"> bec</w:t>
      </w:r>
      <w:r w:rsidR="00CF5643">
        <w:rPr>
          <w:rFonts w:ascii="Times New Roman" w:hAnsi="Times New Roman" w:cs="Times New Roman"/>
          <w:sz w:val="24"/>
          <w:szCs w:val="24"/>
        </w:rPr>
        <w:t>a</w:t>
      </w:r>
      <w:r w:rsidR="00A76842">
        <w:rPr>
          <w:rFonts w:ascii="Times New Roman" w:hAnsi="Times New Roman" w:cs="Times New Roman"/>
          <w:sz w:val="24"/>
          <w:szCs w:val="24"/>
        </w:rPr>
        <w:t xml:space="preserve">me a widely respected </w:t>
      </w:r>
      <w:r w:rsidR="00A76842" w:rsidRPr="008A4A72">
        <w:rPr>
          <w:rFonts w:ascii="Times New Roman" w:hAnsi="Times New Roman" w:cs="Times New Roman"/>
          <w:sz w:val="24"/>
          <w:szCs w:val="24"/>
        </w:rPr>
        <w:t>anthropologist/anatomist</w:t>
      </w:r>
      <w:r w:rsidRPr="008A4A72">
        <w:rPr>
          <w:rFonts w:ascii="Times New Roman" w:hAnsi="Times New Roman" w:cs="Times New Roman"/>
          <w:sz w:val="24"/>
          <w:szCs w:val="24"/>
        </w:rPr>
        <w:t xml:space="preserve">. </w:t>
      </w:r>
      <w:r w:rsidR="00D940AF">
        <w:rPr>
          <w:rFonts w:ascii="Times New Roman" w:hAnsi="Times New Roman" w:cs="Times New Roman"/>
          <w:sz w:val="24"/>
          <w:szCs w:val="24"/>
        </w:rPr>
        <w:t>Latimer</w:t>
      </w:r>
      <w:r w:rsidR="00E822E3">
        <w:rPr>
          <w:rFonts w:ascii="Times New Roman" w:hAnsi="Times New Roman" w:cs="Times New Roman"/>
          <w:sz w:val="24"/>
          <w:szCs w:val="24"/>
        </w:rPr>
        <w:t xml:space="preserve"> who, </w:t>
      </w:r>
      <w:r w:rsidR="00D940AF">
        <w:rPr>
          <w:rFonts w:ascii="Times New Roman" w:hAnsi="Times New Roman" w:cs="Times New Roman"/>
          <w:sz w:val="24"/>
          <w:szCs w:val="24"/>
        </w:rPr>
        <w:t>as a youngster, had “a grisly fascination for anatomy</w:t>
      </w:r>
      <w:r w:rsidR="00E822E3">
        <w:rPr>
          <w:rFonts w:ascii="Times New Roman" w:hAnsi="Times New Roman" w:cs="Times New Roman"/>
          <w:sz w:val="24"/>
          <w:szCs w:val="24"/>
        </w:rPr>
        <w:t>,</w:t>
      </w:r>
      <w:r w:rsidR="00D940AF">
        <w:rPr>
          <w:rFonts w:ascii="Times New Roman" w:hAnsi="Times New Roman" w:cs="Times New Roman"/>
          <w:sz w:val="24"/>
          <w:szCs w:val="24"/>
        </w:rPr>
        <w:t>” (33, p. 290) trained under Lovejoy and became “a world-known expert on the foot.” (33, p.291)</w:t>
      </w:r>
      <w:r w:rsidR="00A76842">
        <w:rPr>
          <w:rFonts w:ascii="Times New Roman" w:hAnsi="Times New Roman" w:cs="Times New Roman"/>
          <w:sz w:val="24"/>
          <w:szCs w:val="24"/>
        </w:rPr>
        <w:t xml:space="preserve">. </w:t>
      </w:r>
      <w:r w:rsidR="00204024" w:rsidRPr="005E6329">
        <w:rPr>
          <w:rFonts w:ascii="Times New Roman" w:hAnsi="Times New Roman" w:cs="Times New Roman"/>
          <w:sz w:val="24"/>
          <w:szCs w:val="24"/>
        </w:rPr>
        <w:t>Photo © 1995 David L. Brill, humanoriginsphotos.com. ID: 1995-0004-26</w:t>
      </w:r>
      <w:r w:rsidR="00413343">
        <w:rPr>
          <w:rFonts w:ascii="Times New Roman" w:hAnsi="Times New Roman" w:cs="Times New Roman"/>
          <w:sz w:val="24"/>
          <w:szCs w:val="24"/>
        </w:rPr>
        <w:t>W</w:t>
      </w:r>
      <w:r w:rsidR="00204024" w:rsidRPr="005E6329">
        <w:rPr>
          <w:rFonts w:ascii="Times New Roman" w:hAnsi="Times New Roman" w:cs="Times New Roman"/>
          <w:sz w:val="24"/>
          <w:szCs w:val="24"/>
        </w:rPr>
        <w:t>; text</w:t>
      </w:r>
      <w:r w:rsidR="00204024">
        <w:rPr>
          <w:rFonts w:ascii="Times New Roman" w:hAnsi="Times New Roman" w:cs="Times New Roman"/>
          <w:sz w:val="24"/>
          <w:szCs w:val="24"/>
        </w:rPr>
        <w:t>:</w:t>
      </w:r>
      <w:r w:rsidR="00204024" w:rsidRPr="005E6329">
        <w:rPr>
          <w:rFonts w:ascii="Times New Roman" w:hAnsi="Times New Roman" w:cs="Times New Roman"/>
          <w:sz w:val="24"/>
          <w:szCs w:val="24"/>
        </w:rPr>
        <w:t xml:space="preserve"> David </w:t>
      </w:r>
      <w:r w:rsidR="00204024">
        <w:rPr>
          <w:rFonts w:ascii="Times New Roman" w:hAnsi="Times New Roman" w:cs="Times New Roman"/>
          <w:sz w:val="24"/>
          <w:szCs w:val="24"/>
        </w:rPr>
        <w:t xml:space="preserve">L. </w:t>
      </w:r>
      <w:r w:rsidR="00204024" w:rsidRPr="005E6329">
        <w:rPr>
          <w:rFonts w:ascii="Times New Roman" w:hAnsi="Times New Roman" w:cs="Times New Roman"/>
          <w:sz w:val="24"/>
          <w:szCs w:val="24"/>
        </w:rPr>
        <w:t>Brill.</w:t>
      </w:r>
    </w:p>
    <w:p w14:paraId="40A2E72C" w14:textId="59C6749E" w:rsidR="00E54832" w:rsidRDefault="00E54832" w:rsidP="00EB7365">
      <w:pPr>
        <w:rPr>
          <w:rFonts w:ascii="Times New Roman" w:hAnsi="Times New Roman" w:cs="Times New Roman"/>
          <w:sz w:val="24"/>
          <w:szCs w:val="24"/>
        </w:rPr>
      </w:pPr>
    </w:p>
    <w:p w14:paraId="447C3009" w14:textId="10FC3D88" w:rsidR="002C1550" w:rsidRPr="002C1550" w:rsidRDefault="002C1550" w:rsidP="002C1550">
      <w:pPr>
        <w:jc w:val="center"/>
        <w:rPr>
          <w:rFonts w:ascii="Times New Roman" w:hAnsi="Times New Roman" w:cs="Times New Roman"/>
          <w:color w:val="000000"/>
          <w:sz w:val="24"/>
          <w:szCs w:val="24"/>
        </w:rPr>
      </w:pPr>
      <w:r w:rsidRPr="002C1550">
        <w:rPr>
          <w:rFonts w:ascii="Times New Roman" w:hAnsi="Times New Roman" w:cs="Times New Roman"/>
          <w:b/>
          <w:bCs/>
          <w:color w:val="000000"/>
          <w:sz w:val="24"/>
          <w:szCs w:val="24"/>
        </w:rPr>
        <w:t>Insert Figure 15.2</w:t>
      </w:r>
      <w:r w:rsidR="00DC7AA0">
        <w:rPr>
          <w:rFonts w:ascii="Times New Roman" w:hAnsi="Times New Roman" w:cs="Times New Roman"/>
          <w:b/>
          <w:bCs/>
          <w:color w:val="000000"/>
          <w:sz w:val="24"/>
          <w:szCs w:val="24"/>
        </w:rPr>
        <w:t>4</w:t>
      </w:r>
      <w:r w:rsidR="00131CC9">
        <w:rPr>
          <w:rFonts w:ascii="Times New Roman" w:hAnsi="Times New Roman" w:cs="Times New Roman"/>
          <w:b/>
          <w:bCs/>
          <w:color w:val="000000"/>
          <w:sz w:val="24"/>
          <w:szCs w:val="24"/>
        </w:rPr>
        <w:t xml:space="preserve">a: </w:t>
      </w:r>
      <w:r w:rsidRPr="002C1550">
        <w:rPr>
          <w:rFonts w:ascii="Times New Roman" w:hAnsi="Times New Roman" w:cs="Times New Roman"/>
          <w:b/>
          <w:bCs/>
          <w:color w:val="000000"/>
          <w:sz w:val="24"/>
          <w:szCs w:val="24"/>
        </w:rPr>
        <w:t xml:space="preserve">Surveying </w:t>
      </w:r>
      <w:r w:rsidR="00131CC9">
        <w:rPr>
          <w:rFonts w:ascii="Times New Roman" w:hAnsi="Times New Roman" w:cs="Times New Roman"/>
          <w:b/>
          <w:bCs/>
          <w:color w:val="000000"/>
          <w:sz w:val="24"/>
          <w:szCs w:val="24"/>
        </w:rPr>
        <w:t xml:space="preserve">a Ridge </w:t>
      </w:r>
      <w:r w:rsidRPr="002C1550">
        <w:rPr>
          <w:rFonts w:ascii="Times New Roman" w:hAnsi="Times New Roman" w:cs="Times New Roman"/>
          <w:b/>
          <w:bCs/>
          <w:color w:val="000000"/>
          <w:sz w:val="24"/>
          <w:szCs w:val="24"/>
        </w:rPr>
        <w:t>for “Ardi” Fragments</w:t>
      </w:r>
    </w:p>
    <w:p w14:paraId="4E5FA4DB" w14:textId="0634607B" w:rsidR="002158EA" w:rsidRDefault="0077723A" w:rsidP="002158EA">
      <w:pPr>
        <w:rPr>
          <w:rFonts w:ascii="Times New Roman" w:hAnsi="Times New Roman" w:cs="Times New Roman"/>
          <w:sz w:val="24"/>
          <w:szCs w:val="24"/>
        </w:rPr>
      </w:pPr>
      <w:r w:rsidRPr="002C1550">
        <w:rPr>
          <w:rFonts w:ascii="Times New Roman" w:hAnsi="Times New Roman" w:cs="Times New Roman"/>
          <w:color w:val="000000"/>
          <w:sz w:val="24"/>
          <w:szCs w:val="24"/>
        </w:rPr>
        <w:t>C</w:t>
      </w:r>
      <w:r w:rsidR="003479DD">
        <w:rPr>
          <w:rFonts w:ascii="Times New Roman" w:hAnsi="Times New Roman" w:cs="Times New Roman"/>
          <w:color w:val="000000"/>
          <w:sz w:val="24"/>
          <w:szCs w:val="24"/>
        </w:rPr>
        <w:t>aption</w:t>
      </w:r>
      <w:r w:rsidRPr="002C1550">
        <w:rPr>
          <w:rFonts w:ascii="Times New Roman" w:hAnsi="Times New Roman" w:cs="Times New Roman"/>
          <w:color w:val="000000"/>
          <w:sz w:val="24"/>
          <w:szCs w:val="24"/>
        </w:rPr>
        <w:t>:</w:t>
      </w:r>
      <w:r w:rsidR="0062256A">
        <w:rPr>
          <w:rFonts w:ascii="Times New Roman" w:hAnsi="Times New Roman" w:cs="Times New Roman"/>
          <w:color w:val="000000"/>
          <w:sz w:val="24"/>
          <w:szCs w:val="24"/>
        </w:rPr>
        <w:t xml:space="preserve"> </w:t>
      </w:r>
      <w:r w:rsidR="00963F31" w:rsidRPr="002C1550">
        <w:rPr>
          <w:rFonts w:ascii="Times New Roman" w:hAnsi="Times New Roman" w:cs="Times New Roman"/>
          <w:color w:val="000000"/>
          <w:sz w:val="24"/>
          <w:szCs w:val="24"/>
        </w:rPr>
        <w:t>In the</w:t>
      </w:r>
      <w:r w:rsidR="00151F75" w:rsidRPr="001F1C1B">
        <w:rPr>
          <w:rFonts w:ascii="Times New Roman" w:hAnsi="Times New Roman" w:cs="Times New Roman"/>
          <w:sz w:val="24"/>
          <w:szCs w:val="24"/>
        </w:rPr>
        <w:t xml:space="preserve"> Aramis paleontological locality</w:t>
      </w:r>
      <w:r w:rsidR="004A1438">
        <w:rPr>
          <w:rFonts w:ascii="Times New Roman" w:hAnsi="Times New Roman" w:cs="Times New Roman"/>
          <w:sz w:val="24"/>
          <w:szCs w:val="24"/>
        </w:rPr>
        <w:t xml:space="preserve"> (lower right in Fig. 24.a)</w:t>
      </w:r>
      <w:r w:rsidR="00151F75" w:rsidRPr="001F1C1B">
        <w:rPr>
          <w:rFonts w:ascii="Times New Roman" w:hAnsi="Times New Roman" w:cs="Times New Roman"/>
          <w:sz w:val="24"/>
          <w:szCs w:val="24"/>
        </w:rPr>
        <w:t>,</w:t>
      </w:r>
      <w:r w:rsidRPr="002C1550">
        <w:rPr>
          <w:rFonts w:ascii="Times New Roman" w:hAnsi="Times New Roman" w:cs="Times New Roman"/>
          <w:color w:val="000000"/>
          <w:sz w:val="24"/>
          <w:szCs w:val="24"/>
        </w:rPr>
        <w:t xml:space="preserve"> rock-hard volcanic tuff l</w:t>
      </w:r>
      <w:r w:rsidR="004A1438">
        <w:rPr>
          <w:rFonts w:ascii="Times New Roman" w:hAnsi="Times New Roman" w:cs="Times New Roman"/>
          <w:color w:val="000000"/>
          <w:sz w:val="24"/>
          <w:szCs w:val="24"/>
        </w:rPr>
        <w:t>ies</w:t>
      </w:r>
      <w:r w:rsidRPr="002C1550">
        <w:rPr>
          <w:rFonts w:ascii="Times New Roman" w:hAnsi="Times New Roman" w:cs="Times New Roman"/>
          <w:color w:val="000000"/>
          <w:sz w:val="24"/>
          <w:szCs w:val="24"/>
        </w:rPr>
        <w:t xml:space="preserve"> like a thick plate over the surface of </w:t>
      </w:r>
      <w:r w:rsidR="00C80A71" w:rsidRPr="002C1550">
        <w:rPr>
          <w:rFonts w:ascii="Times New Roman" w:hAnsi="Times New Roman" w:cs="Times New Roman"/>
          <w:color w:val="000000"/>
          <w:sz w:val="24"/>
          <w:szCs w:val="24"/>
        </w:rPr>
        <w:t>the</w:t>
      </w:r>
      <w:r w:rsidR="000632E1">
        <w:rPr>
          <w:rFonts w:ascii="Times New Roman" w:hAnsi="Times New Roman" w:cs="Times New Roman"/>
          <w:color w:val="000000"/>
          <w:sz w:val="24"/>
          <w:szCs w:val="24"/>
        </w:rPr>
        <w:t xml:space="preserve"> </w:t>
      </w:r>
      <w:r w:rsidR="002A4D7B">
        <w:rPr>
          <w:rFonts w:ascii="Times New Roman" w:hAnsi="Times New Roman" w:cs="Times New Roman"/>
          <w:color w:val="000000"/>
          <w:sz w:val="24"/>
          <w:szCs w:val="24"/>
        </w:rPr>
        <w:t>4.4m</w:t>
      </w:r>
      <w:r w:rsidR="001C7474">
        <w:rPr>
          <w:rFonts w:ascii="Times New Roman" w:hAnsi="Times New Roman" w:cs="Times New Roman"/>
          <w:color w:val="000000"/>
          <w:sz w:val="24"/>
          <w:szCs w:val="24"/>
        </w:rPr>
        <w:t>illion</w:t>
      </w:r>
      <w:r w:rsidR="00421823">
        <w:rPr>
          <w:rFonts w:ascii="Times New Roman" w:hAnsi="Times New Roman" w:cs="Times New Roman"/>
          <w:color w:val="000000"/>
          <w:sz w:val="24"/>
          <w:szCs w:val="24"/>
        </w:rPr>
        <w:t>-</w:t>
      </w:r>
      <w:r w:rsidR="00131CC9">
        <w:rPr>
          <w:rFonts w:ascii="Times New Roman" w:hAnsi="Times New Roman" w:cs="Times New Roman"/>
          <w:color w:val="000000"/>
          <w:sz w:val="24"/>
          <w:szCs w:val="24"/>
        </w:rPr>
        <w:t>age-</w:t>
      </w:r>
      <w:r w:rsidRPr="002C1550">
        <w:rPr>
          <w:rFonts w:ascii="Times New Roman" w:hAnsi="Times New Roman" w:cs="Times New Roman"/>
          <w:sz w:val="24"/>
          <w:szCs w:val="24"/>
        </w:rPr>
        <w:t>old fossil</w:t>
      </w:r>
      <w:r w:rsidR="00B55D0A" w:rsidRPr="002C1550">
        <w:rPr>
          <w:rFonts w:ascii="Times New Roman" w:hAnsi="Times New Roman" w:cs="Times New Roman"/>
          <w:sz w:val="24"/>
          <w:szCs w:val="24"/>
        </w:rPr>
        <w:t>-</w:t>
      </w:r>
      <w:r w:rsidRPr="002C1550">
        <w:rPr>
          <w:rFonts w:ascii="Times New Roman" w:hAnsi="Times New Roman" w:cs="Times New Roman"/>
          <w:sz w:val="24"/>
          <w:szCs w:val="24"/>
        </w:rPr>
        <w:t>bearing sediment in which</w:t>
      </w:r>
      <w:r w:rsidR="00740814">
        <w:rPr>
          <w:rFonts w:ascii="Times New Roman" w:hAnsi="Times New Roman" w:cs="Times New Roman"/>
          <w:sz w:val="24"/>
          <w:szCs w:val="24"/>
        </w:rPr>
        <w:t xml:space="preserve"> Ardi</w:t>
      </w:r>
      <w:r w:rsidRPr="002C1550">
        <w:rPr>
          <w:rFonts w:ascii="Times New Roman" w:hAnsi="Times New Roman" w:cs="Times New Roman"/>
          <w:sz w:val="24"/>
          <w:szCs w:val="24"/>
        </w:rPr>
        <w:t xml:space="preserve"> </w:t>
      </w:r>
      <w:r w:rsidR="00C80A71" w:rsidRPr="002C1550">
        <w:rPr>
          <w:rFonts w:ascii="Times New Roman" w:hAnsi="Times New Roman" w:cs="Times New Roman"/>
          <w:sz w:val="24"/>
          <w:szCs w:val="24"/>
        </w:rPr>
        <w:t>w</w:t>
      </w:r>
      <w:r w:rsidRPr="002C1550">
        <w:rPr>
          <w:rFonts w:ascii="Times New Roman" w:hAnsi="Times New Roman" w:cs="Times New Roman"/>
          <w:sz w:val="24"/>
          <w:szCs w:val="24"/>
        </w:rPr>
        <w:t xml:space="preserve">as found. </w:t>
      </w:r>
      <w:r w:rsidR="00245F8B">
        <w:rPr>
          <w:rFonts w:ascii="Times New Roman" w:hAnsi="Times New Roman" w:cs="Times New Roman"/>
          <w:sz w:val="24"/>
          <w:szCs w:val="24"/>
        </w:rPr>
        <w:t>An</w:t>
      </w:r>
      <w:r w:rsidRPr="002C1550">
        <w:rPr>
          <w:rFonts w:ascii="Times New Roman" w:hAnsi="Times New Roman" w:cs="Times New Roman"/>
          <w:sz w:val="24"/>
          <w:szCs w:val="24"/>
        </w:rPr>
        <w:t xml:space="preserve"> experienced crew of</w:t>
      </w:r>
      <w:r w:rsidR="006A5EC0">
        <w:rPr>
          <w:rFonts w:ascii="Times New Roman" w:hAnsi="Times New Roman" w:cs="Times New Roman"/>
          <w:sz w:val="24"/>
          <w:szCs w:val="24"/>
        </w:rPr>
        <w:t xml:space="preserve"> a dozen or so</w:t>
      </w:r>
      <w:r w:rsidRPr="002C1550">
        <w:rPr>
          <w:rFonts w:ascii="Times New Roman" w:hAnsi="Times New Roman" w:cs="Times New Roman"/>
          <w:sz w:val="24"/>
          <w:szCs w:val="24"/>
        </w:rPr>
        <w:t xml:space="preserve"> fossil collectors survey</w:t>
      </w:r>
      <w:r w:rsidR="002208DD">
        <w:rPr>
          <w:rFonts w:ascii="Times New Roman" w:hAnsi="Times New Roman" w:cs="Times New Roman"/>
          <w:sz w:val="24"/>
          <w:szCs w:val="24"/>
        </w:rPr>
        <w:t>s</w:t>
      </w:r>
      <w:r w:rsidR="006A5EC0">
        <w:rPr>
          <w:rFonts w:ascii="Times New Roman" w:hAnsi="Times New Roman" w:cs="Times New Roman"/>
          <w:sz w:val="24"/>
          <w:szCs w:val="24"/>
        </w:rPr>
        <w:t xml:space="preserve"> a steep ridge and gully </w:t>
      </w:r>
      <w:r w:rsidRPr="002C1550">
        <w:rPr>
          <w:rFonts w:ascii="Times New Roman" w:hAnsi="Times New Roman" w:cs="Times New Roman"/>
          <w:sz w:val="24"/>
          <w:szCs w:val="24"/>
        </w:rPr>
        <w:t>to find any fragment of bone or tooth t</w:t>
      </w:r>
      <w:r w:rsidR="003479DD">
        <w:rPr>
          <w:rFonts w:ascii="Times New Roman" w:hAnsi="Times New Roman" w:cs="Times New Roman"/>
          <w:sz w:val="24"/>
          <w:szCs w:val="24"/>
        </w:rPr>
        <w:t>hat might</w:t>
      </w:r>
      <w:r w:rsidRPr="002C1550">
        <w:rPr>
          <w:rFonts w:ascii="Times New Roman" w:hAnsi="Times New Roman" w:cs="Times New Roman"/>
          <w:sz w:val="24"/>
          <w:szCs w:val="24"/>
        </w:rPr>
        <w:t xml:space="preserve"> complete a previously found fragment or </w:t>
      </w:r>
      <w:r w:rsidR="006A5EC0" w:rsidRPr="002C1550">
        <w:rPr>
          <w:rFonts w:ascii="Times New Roman" w:hAnsi="Times New Roman" w:cs="Times New Roman"/>
          <w:sz w:val="24"/>
          <w:szCs w:val="24"/>
        </w:rPr>
        <w:t>indicate that a larger fossil may be buried.</w:t>
      </w:r>
      <w:r w:rsidR="006A5EC0">
        <w:rPr>
          <w:color w:val="000000"/>
        </w:rPr>
        <w:t xml:space="preserve"> </w:t>
      </w:r>
      <w:r w:rsidR="005E1AF3" w:rsidRPr="007A3982">
        <w:rPr>
          <w:rFonts w:ascii="Times New Roman" w:hAnsi="Times New Roman" w:cs="Times New Roman"/>
          <w:color w:val="000000"/>
          <w:sz w:val="24"/>
          <w:szCs w:val="24"/>
        </w:rPr>
        <w:t>Sparse as trees were, f</w:t>
      </w:r>
      <w:r w:rsidR="006A5EC0" w:rsidRPr="007A3982">
        <w:rPr>
          <w:rFonts w:ascii="Times New Roman" w:hAnsi="Times New Roman" w:cs="Times New Roman"/>
          <w:color w:val="000000"/>
          <w:sz w:val="24"/>
          <w:szCs w:val="24"/>
        </w:rPr>
        <w:t>ossil</w:t>
      </w:r>
      <w:r w:rsidR="009A4553" w:rsidRPr="007A3982">
        <w:rPr>
          <w:rFonts w:ascii="Times New Roman" w:hAnsi="Times New Roman" w:cs="Times New Roman"/>
          <w:color w:val="000000"/>
          <w:sz w:val="24"/>
          <w:szCs w:val="24"/>
        </w:rPr>
        <w:t xml:space="preserve"> searchers rested under </w:t>
      </w:r>
      <w:r w:rsidR="005E1AF3" w:rsidRPr="007A3982">
        <w:rPr>
          <w:rFonts w:ascii="Times New Roman" w:hAnsi="Times New Roman" w:cs="Times New Roman"/>
          <w:color w:val="000000"/>
          <w:sz w:val="24"/>
          <w:szCs w:val="24"/>
        </w:rPr>
        <w:t xml:space="preserve">their </w:t>
      </w:r>
      <w:r w:rsidR="009A4553" w:rsidRPr="007A3982">
        <w:rPr>
          <w:rFonts w:ascii="Times New Roman" w:hAnsi="Times New Roman" w:cs="Times New Roman"/>
          <w:color w:val="000000"/>
          <w:sz w:val="24"/>
          <w:szCs w:val="24"/>
        </w:rPr>
        <w:t>shade</w:t>
      </w:r>
      <w:r w:rsidR="006A5EC0" w:rsidRPr="007A3982">
        <w:rPr>
          <w:rFonts w:ascii="Times New Roman" w:hAnsi="Times New Roman" w:cs="Times New Roman"/>
          <w:sz w:val="24"/>
          <w:szCs w:val="24"/>
        </w:rPr>
        <w:t>.</w:t>
      </w:r>
      <w:r w:rsidR="009A4553" w:rsidRPr="007A3982">
        <w:rPr>
          <w:rFonts w:ascii="Times New Roman" w:hAnsi="Times New Roman" w:cs="Times New Roman"/>
          <w:sz w:val="24"/>
          <w:szCs w:val="24"/>
        </w:rPr>
        <w:t xml:space="preserve"> </w:t>
      </w:r>
      <w:r w:rsidRPr="007A3982">
        <w:rPr>
          <w:rFonts w:ascii="Times New Roman" w:hAnsi="Times New Roman" w:cs="Times New Roman"/>
          <w:sz w:val="24"/>
          <w:szCs w:val="24"/>
        </w:rPr>
        <w:t xml:space="preserve">PHOTO: </w:t>
      </w:r>
      <w:r w:rsidR="00BD2ADB" w:rsidRPr="007A3982">
        <w:rPr>
          <w:rFonts w:ascii="Times New Roman" w:hAnsi="Times New Roman" w:cs="Times New Roman"/>
          <w:sz w:val="24"/>
          <w:szCs w:val="24"/>
        </w:rPr>
        <w:t xml:space="preserve">© </w:t>
      </w:r>
      <w:r w:rsidRPr="007A3982">
        <w:rPr>
          <w:rFonts w:ascii="Times New Roman" w:hAnsi="Times New Roman" w:cs="Times New Roman"/>
          <w:sz w:val="24"/>
          <w:szCs w:val="24"/>
        </w:rPr>
        <w:t>1996 David L. Br</w:t>
      </w:r>
      <w:r w:rsidRPr="002C1550">
        <w:rPr>
          <w:rFonts w:ascii="Times New Roman" w:hAnsi="Times New Roman" w:cs="Times New Roman"/>
          <w:sz w:val="24"/>
          <w:szCs w:val="24"/>
        </w:rPr>
        <w:t>ill, humanoriginsphotos.com</w:t>
      </w:r>
      <w:r w:rsidR="002158EA" w:rsidRPr="002C1550">
        <w:rPr>
          <w:rFonts w:ascii="Times New Roman" w:hAnsi="Times New Roman" w:cs="Times New Roman"/>
          <w:sz w:val="24"/>
          <w:szCs w:val="24"/>
        </w:rPr>
        <w:t xml:space="preserve">. </w:t>
      </w:r>
      <w:r w:rsidR="002C1550" w:rsidRPr="002C1550">
        <w:rPr>
          <w:rFonts w:ascii="Times New Roman" w:hAnsi="Times New Roman" w:cs="Times New Roman"/>
          <w:sz w:val="24"/>
          <w:szCs w:val="24"/>
        </w:rPr>
        <w:t>ID:</w:t>
      </w:r>
      <w:r w:rsidR="005E1AF3">
        <w:rPr>
          <w:rFonts w:ascii="Times New Roman" w:hAnsi="Times New Roman" w:cs="Times New Roman"/>
          <w:sz w:val="24"/>
          <w:szCs w:val="24"/>
        </w:rPr>
        <w:t xml:space="preserve"> 1996-0135-19W</w:t>
      </w:r>
      <w:r w:rsidR="001C7474">
        <w:rPr>
          <w:rFonts w:ascii="Times New Roman" w:hAnsi="Times New Roman" w:cs="Times New Roman"/>
          <w:sz w:val="24"/>
          <w:szCs w:val="24"/>
        </w:rPr>
        <w:t xml:space="preserve">; text: </w:t>
      </w:r>
      <w:r w:rsidR="00725398">
        <w:rPr>
          <w:rFonts w:ascii="Times New Roman" w:hAnsi="Times New Roman" w:cs="Times New Roman"/>
          <w:sz w:val="24"/>
          <w:szCs w:val="24"/>
        </w:rPr>
        <w:t>David L. Brill</w:t>
      </w:r>
    </w:p>
    <w:p w14:paraId="226614F8" w14:textId="413F301B" w:rsidR="00052392" w:rsidRDefault="00052392" w:rsidP="002158EA">
      <w:pPr>
        <w:rPr>
          <w:rFonts w:ascii="Times New Roman" w:hAnsi="Times New Roman" w:cs="Times New Roman"/>
          <w:sz w:val="24"/>
          <w:szCs w:val="24"/>
        </w:rPr>
      </w:pPr>
    </w:p>
    <w:p w14:paraId="2378F14C" w14:textId="77777777" w:rsidR="00052392" w:rsidRPr="00052392" w:rsidRDefault="00052392" w:rsidP="00052392">
      <w:pPr>
        <w:jc w:val="center"/>
        <w:rPr>
          <w:rFonts w:ascii="Times New Roman" w:hAnsi="Times New Roman" w:cs="Times New Roman"/>
          <w:b/>
          <w:bCs/>
          <w:sz w:val="24"/>
          <w:szCs w:val="24"/>
        </w:rPr>
      </w:pPr>
      <w:r>
        <w:rPr>
          <w:rFonts w:ascii="Times New Roman" w:hAnsi="Times New Roman" w:cs="Times New Roman"/>
          <w:b/>
          <w:bCs/>
          <w:sz w:val="24"/>
          <w:szCs w:val="24"/>
        </w:rPr>
        <w:t>Insert Figure 24.b Here: Stone Blocks</w:t>
      </w:r>
    </w:p>
    <w:p w14:paraId="71CDBAC9" w14:textId="77777777" w:rsidR="00052392" w:rsidRDefault="00052392" w:rsidP="00052392">
      <w:pPr>
        <w:rPr>
          <w:rFonts w:ascii="Times New Roman" w:hAnsi="Times New Roman" w:cs="Times New Roman"/>
          <w:sz w:val="24"/>
          <w:szCs w:val="24"/>
        </w:rPr>
      </w:pPr>
      <w:r>
        <w:rPr>
          <w:rFonts w:ascii="Times New Roman" w:hAnsi="Times New Roman" w:cs="Times New Roman"/>
          <w:sz w:val="24"/>
          <w:szCs w:val="24"/>
        </w:rPr>
        <w:t xml:space="preserve">Caption: </w:t>
      </w:r>
      <w:r w:rsidRPr="00660633">
        <w:rPr>
          <w:rFonts w:ascii="Times New Roman" w:hAnsi="Times New Roman" w:cs="Times New Roman"/>
          <w:sz w:val="24"/>
          <w:szCs w:val="24"/>
        </w:rPr>
        <w:t>Because of individual fossils</w:t>
      </w:r>
      <w:commentRangeStart w:id="69"/>
      <w:commentRangeEnd w:id="69"/>
      <w:r w:rsidRPr="00660633">
        <w:rPr>
          <w:rStyle w:val="CommentReference"/>
          <w:rFonts w:ascii="Times New Roman" w:hAnsi="Times New Roman" w:cs="Times New Roman"/>
          <w:sz w:val="24"/>
          <w:szCs w:val="24"/>
        </w:rPr>
        <w:commentReference w:id="69"/>
      </w:r>
      <w:r>
        <w:rPr>
          <w:rFonts w:ascii="Times New Roman" w:hAnsi="Times New Roman" w:cs="Times New Roman"/>
          <w:sz w:val="24"/>
          <w:szCs w:val="24"/>
        </w:rPr>
        <w:t xml:space="preserve">’ </w:t>
      </w:r>
      <w:r w:rsidRPr="00660633">
        <w:rPr>
          <w:rFonts w:ascii="Times New Roman" w:hAnsi="Times New Roman" w:cs="Times New Roman"/>
          <w:sz w:val="24"/>
          <w:szCs w:val="24"/>
        </w:rPr>
        <w:t xml:space="preserve">extreme fragility, many were initially excavated in an enclosing block of sediment which was immediately placed in a plaster jacket for safe removal from the field. </w:t>
      </w:r>
      <w:r>
        <w:rPr>
          <w:rFonts w:ascii="Times New Roman" w:hAnsi="Times New Roman" w:cs="Times New Roman"/>
          <w:sz w:val="24"/>
          <w:szCs w:val="24"/>
        </w:rPr>
        <w:t>Each fossil matrix was</w:t>
      </w:r>
      <w:r w:rsidRPr="00660633">
        <w:rPr>
          <w:rFonts w:ascii="Times New Roman" w:hAnsi="Times New Roman" w:cs="Times New Roman"/>
          <w:sz w:val="24"/>
          <w:szCs w:val="24"/>
        </w:rPr>
        <w:t xml:space="preserve"> brought to the Paleoanthropology Laboratory of the National Museum</w:t>
      </w:r>
      <w:r>
        <w:rPr>
          <w:rFonts w:ascii="Times New Roman" w:hAnsi="Times New Roman" w:cs="Times New Roman"/>
          <w:sz w:val="24"/>
          <w:szCs w:val="24"/>
        </w:rPr>
        <w:t>s</w:t>
      </w:r>
      <w:r w:rsidRPr="00660633">
        <w:rPr>
          <w:rFonts w:ascii="Times New Roman" w:hAnsi="Times New Roman" w:cs="Times New Roman"/>
          <w:sz w:val="24"/>
          <w:szCs w:val="24"/>
        </w:rPr>
        <w:t xml:space="preserve"> of Ethiopia. </w:t>
      </w:r>
      <w:r>
        <w:rPr>
          <w:rFonts w:ascii="Times New Roman" w:hAnsi="Times New Roman" w:cs="Times New Roman"/>
          <w:sz w:val="24"/>
          <w:szCs w:val="24"/>
        </w:rPr>
        <w:t>S</w:t>
      </w:r>
      <w:r w:rsidRPr="00660633">
        <w:rPr>
          <w:rFonts w:ascii="Times New Roman" w:hAnsi="Times New Roman" w:cs="Times New Roman"/>
          <w:sz w:val="24"/>
          <w:szCs w:val="24"/>
        </w:rPr>
        <w:t>cientists</w:t>
      </w:r>
      <w:r>
        <w:rPr>
          <w:rFonts w:ascii="Times New Roman" w:hAnsi="Times New Roman" w:cs="Times New Roman"/>
          <w:sz w:val="24"/>
          <w:szCs w:val="24"/>
        </w:rPr>
        <w:t xml:space="preserve"> are</w:t>
      </w:r>
      <w:r w:rsidRPr="00660633">
        <w:rPr>
          <w:rFonts w:ascii="Times New Roman" w:hAnsi="Times New Roman" w:cs="Times New Roman"/>
          <w:sz w:val="24"/>
          <w:szCs w:val="24"/>
        </w:rPr>
        <w:t xml:space="preserve"> limited by logistics, teaching schedules, time, and weather</w:t>
      </w:r>
      <w:r>
        <w:rPr>
          <w:rFonts w:ascii="Times New Roman" w:hAnsi="Times New Roman" w:cs="Times New Roman"/>
          <w:sz w:val="24"/>
          <w:szCs w:val="24"/>
        </w:rPr>
        <w:t xml:space="preserve">. </w:t>
      </w:r>
      <w:r w:rsidRPr="00660633">
        <w:rPr>
          <w:rFonts w:ascii="Times New Roman" w:hAnsi="Times New Roman" w:cs="Times New Roman"/>
          <w:sz w:val="24"/>
          <w:szCs w:val="24"/>
        </w:rPr>
        <w:t>T</w:t>
      </w:r>
      <w:r>
        <w:rPr>
          <w:rFonts w:ascii="Times New Roman" w:hAnsi="Times New Roman" w:cs="Times New Roman"/>
          <w:sz w:val="24"/>
          <w:szCs w:val="24"/>
        </w:rPr>
        <w:t>he “plastic-jacket”</w:t>
      </w:r>
      <w:r w:rsidRPr="00660633">
        <w:rPr>
          <w:rFonts w:ascii="Times New Roman" w:hAnsi="Times New Roman" w:cs="Times New Roman"/>
          <w:sz w:val="24"/>
          <w:szCs w:val="24"/>
        </w:rPr>
        <w:t xml:space="preserve"> technique allowed the</w:t>
      </w:r>
      <w:r>
        <w:rPr>
          <w:rFonts w:ascii="Times New Roman" w:hAnsi="Times New Roman" w:cs="Times New Roman"/>
          <w:sz w:val="24"/>
          <w:szCs w:val="24"/>
        </w:rPr>
        <w:t>m</w:t>
      </w:r>
      <w:r w:rsidRPr="00660633">
        <w:rPr>
          <w:rFonts w:ascii="Times New Roman" w:hAnsi="Times New Roman" w:cs="Times New Roman"/>
          <w:sz w:val="24"/>
          <w:szCs w:val="24"/>
        </w:rPr>
        <w:t xml:space="preserve"> to </w:t>
      </w:r>
      <w:r>
        <w:rPr>
          <w:rFonts w:ascii="Times New Roman" w:hAnsi="Times New Roman" w:cs="Times New Roman"/>
          <w:sz w:val="24"/>
          <w:szCs w:val="24"/>
        </w:rPr>
        <w:t>do</w:t>
      </w:r>
      <w:r w:rsidRPr="00660633">
        <w:rPr>
          <w:rFonts w:ascii="Times New Roman" w:hAnsi="Times New Roman" w:cs="Times New Roman"/>
          <w:sz w:val="24"/>
          <w:szCs w:val="24"/>
        </w:rPr>
        <w:t xml:space="preserve"> intricate grain by grain excavation in the lab, without the constant pressure of expensive field conditions.</w:t>
      </w:r>
    </w:p>
    <w:p w14:paraId="3025569F" w14:textId="15A92EAF" w:rsidR="00052392" w:rsidRDefault="00235D05" w:rsidP="002158EA">
      <w:pPr>
        <w:rPr>
          <w:rFonts w:ascii="Times New Roman" w:hAnsi="Times New Roman" w:cs="Times New Roman"/>
          <w:sz w:val="24"/>
          <w:szCs w:val="24"/>
        </w:rPr>
      </w:pPr>
      <w:r>
        <w:rPr>
          <w:rFonts w:ascii="Times New Roman" w:hAnsi="Times New Roman" w:cs="Times New Roman"/>
          <w:sz w:val="24"/>
          <w:szCs w:val="24"/>
        </w:rPr>
        <w:t xml:space="preserve"> </w:t>
      </w:r>
    </w:p>
    <w:p w14:paraId="7ABBB4ED" w14:textId="77777777" w:rsidR="00E9543D" w:rsidRPr="00660633" w:rsidRDefault="00E9543D" w:rsidP="00E9543D">
      <w:pPr>
        <w:jc w:val="center"/>
        <w:rPr>
          <w:rFonts w:ascii="Times New Roman" w:hAnsi="Times New Roman" w:cs="Times New Roman"/>
          <w:b/>
          <w:bCs/>
          <w:sz w:val="24"/>
          <w:szCs w:val="24"/>
        </w:rPr>
      </w:pPr>
      <w:r w:rsidRPr="00660633">
        <w:rPr>
          <w:rFonts w:ascii="Times New Roman" w:hAnsi="Times New Roman" w:cs="Times New Roman"/>
          <w:b/>
          <w:bCs/>
          <w:sz w:val="24"/>
          <w:szCs w:val="24"/>
        </w:rPr>
        <w:t>Insert Figure 15.2</w:t>
      </w:r>
      <w:r>
        <w:rPr>
          <w:rFonts w:ascii="Times New Roman" w:hAnsi="Times New Roman" w:cs="Times New Roman"/>
          <w:b/>
          <w:bCs/>
          <w:sz w:val="24"/>
          <w:szCs w:val="24"/>
        </w:rPr>
        <w:t xml:space="preserve">5 </w:t>
      </w:r>
      <w:r w:rsidRPr="00660633">
        <w:rPr>
          <w:rFonts w:ascii="Times New Roman" w:hAnsi="Times New Roman" w:cs="Times New Roman"/>
          <w:b/>
          <w:bCs/>
          <w:sz w:val="24"/>
          <w:szCs w:val="24"/>
        </w:rPr>
        <w:t>Microfossils</w:t>
      </w:r>
    </w:p>
    <w:p w14:paraId="0E18D99E" w14:textId="77777777" w:rsidR="00E9543D" w:rsidRPr="00F35106" w:rsidRDefault="00E9543D" w:rsidP="00E9543D">
      <w:pPr>
        <w:rPr>
          <w:rFonts w:ascii="Times New Roman" w:hAnsi="Times New Roman" w:cs="Times New Roman"/>
          <w:sz w:val="24"/>
          <w:szCs w:val="24"/>
        </w:rPr>
      </w:pPr>
      <w:r>
        <w:rPr>
          <w:rFonts w:ascii="Times New Roman" w:hAnsi="Times New Roman" w:cs="Times New Roman"/>
          <w:sz w:val="24"/>
          <w:szCs w:val="24"/>
        </w:rPr>
        <w:t xml:space="preserve">CAPTION. </w:t>
      </w:r>
      <w:r w:rsidRPr="00660633">
        <w:rPr>
          <w:rFonts w:ascii="Times New Roman" w:hAnsi="Times New Roman" w:cs="Times New Roman"/>
          <w:sz w:val="24"/>
          <w:szCs w:val="24"/>
        </w:rPr>
        <w:t>The vial of post cranial</w:t>
      </w:r>
      <w:r>
        <w:rPr>
          <w:rFonts w:ascii="Times New Roman" w:hAnsi="Times New Roman" w:cs="Times New Roman"/>
          <w:sz w:val="24"/>
          <w:szCs w:val="24"/>
        </w:rPr>
        <w:t>*</w:t>
      </w:r>
      <w:r w:rsidRPr="00660633">
        <w:rPr>
          <w:rFonts w:ascii="Times New Roman" w:hAnsi="Times New Roman" w:cs="Times New Roman"/>
          <w:sz w:val="24"/>
          <w:szCs w:val="24"/>
        </w:rPr>
        <w:t xml:space="preserve"> fossilized bone fragments, together with other identified microfauna from Aramis, help</w:t>
      </w:r>
      <w:r>
        <w:rPr>
          <w:rFonts w:ascii="Times New Roman" w:hAnsi="Times New Roman" w:cs="Times New Roman"/>
          <w:sz w:val="24"/>
          <w:szCs w:val="24"/>
        </w:rPr>
        <w:t>s</w:t>
      </w:r>
      <w:r w:rsidRPr="00660633">
        <w:rPr>
          <w:rFonts w:ascii="Times New Roman" w:hAnsi="Times New Roman" w:cs="Times New Roman"/>
          <w:sz w:val="24"/>
          <w:szCs w:val="24"/>
        </w:rPr>
        <w:t xml:space="preserve"> to tell the story of the paleo-environment. Over 6,000 specimens from shrews, bats, rodents, and carnivores to a wide range of birds were collected and analyzed for behavior, diet, and adaptations. </w:t>
      </w:r>
      <w:r>
        <w:rPr>
          <w:rFonts w:ascii="Times New Roman" w:hAnsi="Times New Roman" w:cs="Times New Roman"/>
          <w:sz w:val="24"/>
          <w:szCs w:val="24"/>
        </w:rPr>
        <w:t>S</w:t>
      </w:r>
      <w:r w:rsidRPr="00660633">
        <w:rPr>
          <w:rFonts w:ascii="Times New Roman" w:hAnsi="Times New Roman" w:cs="Times New Roman"/>
          <w:sz w:val="24"/>
          <w:szCs w:val="24"/>
        </w:rPr>
        <w:t>een in sum, the research expla</w:t>
      </w:r>
      <w:r>
        <w:rPr>
          <w:rFonts w:ascii="Times New Roman" w:hAnsi="Times New Roman" w:cs="Times New Roman"/>
          <w:sz w:val="24"/>
          <w:szCs w:val="24"/>
        </w:rPr>
        <w:t>i</w:t>
      </w:r>
      <w:r w:rsidRPr="00660633">
        <w:rPr>
          <w:rFonts w:ascii="Times New Roman" w:hAnsi="Times New Roman" w:cs="Times New Roman"/>
          <w:sz w:val="24"/>
          <w:szCs w:val="24"/>
        </w:rPr>
        <w:t>n</w:t>
      </w:r>
      <w:r>
        <w:rPr>
          <w:rFonts w:ascii="Times New Roman" w:hAnsi="Times New Roman" w:cs="Times New Roman"/>
          <w:sz w:val="24"/>
          <w:szCs w:val="24"/>
        </w:rPr>
        <w:t>s</w:t>
      </w:r>
      <w:r w:rsidRPr="00660633">
        <w:rPr>
          <w:rFonts w:ascii="Times New Roman" w:hAnsi="Times New Roman" w:cs="Times New Roman"/>
          <w:sz w:val="24"/>
          <w:szCs w:val="24"/>
        </w:rPr>
        <w:t xml:space="preserve"> the</w:t>
      </w:r>
      <w:r>
        <w:rPr>
          <w:rFonts w:ascii="Times New Roman" w:hAnsi="Times New Roman" w:cs="Times New Roman"/>
          <w:sz w:val="24"/>
          <w:szCs w:val="24"/>
        </w:rPr>
        <w:t>se species’</w:t>
      </w:r>
      <w:r w:rsidRPr="00660633">
        <w:rPr>
          <w:rFonts w:ascii="Times New Roman" w:hAnsi="Times New Roman" w:cs="Times New Roman"/>
          <w:sz w:val="24"/>
          <w:szCs w:val="24"/>
        </w:rPr>
        <w:t xml:space="preserve"> </w:t>
      </w:r>
      <w:r w:rsidRPr="00F35106">
        <w:rPr>
          <w:rFonts w:ascii="Times New Roman" w:hAnsi="Times New Roman" w:cs="Times New Roman"/>
          <w:sz w:val="24"/>
          <w:szCs w:val="24"/>
        </w:rPr>
        <w:t xml:space="preserve">environment which </w:t>
      </w:r>
      <w:r w:rsidRPr="00F35106">
        <w:rPr>
          <w:rFonts w:ascii="Times New Roman" w:hAnsi="Times New Roman" w:cs="Times New Roman"/>
          <w:i/>
          <w:iCs/>
          <w:sz w:val="24"/>
          <w:szCs w:val="24"/>
        </w:rPr>
        <w:t>Ardipithecus ramidus</w:t>
      </w:r>
      <w:r w:rsidRPr="00F35106">
        <w:rPr>
          <w:rFonts w:ascii="Times New Roman" w:hAnsi="Times New Roman" w:cs="Times New Roman"/>
          <w:sz w:val="24"/>
          <w:szCs w:val="24"/>
        </w:rPr>
        <w:t xml:space="preserve"> shared. </w:t>
      </w:r>
      <w:r>
        <w:rPr>
          <w:rFonts w:ascii="Times New Roman" w:hAnsi="Times New Roman" w:cs="Times New Roman"/>
          <w:sz w:val="24"/>
          <w:szCs w:val="24"/>
        </w:rPr>
        <w:t>C</w:t>
      </w:r>
      <w:r w:rsidRPr="00F35106">
        <w:rPr>
          <w:rFonts w:ascii="Times New Roman" w:hAnsi="Times New Roman" w:cs="Times New Roman"/>
          <w:sz w:val="24"/>
          <w:szCs w:val="24"/>
        </w:rPr>
        <w:t xml:space="preserve">ollection </w:t>
      </w:r>
      <w:r>
        <w:rPr>
          <w:rFonts w:ascii="Times New Roman" w:hAnsi="Times New Roman" w:cs="Times New Roman"/>
          <w:sz w:val="24"/>
          <w:szCs w:val="24"/>
        </w:rPr>
        <w:t xml:space="preserve">from </w:t>
      </w:r>
      <w:r w:rsidRPr="00F35106">
        <w:rPr>
          <w:rFonts w:ascii="Times New Roman" w:hAnsi="Times New Roman" w:cs="Times New Roman"/>
          <w:sz w:val="24"/>
          <w:szCs w:val="24"/>
        </w:rPr>
        <w:t>the National Museum</w:t>
      </w:r>
      <w:r>
        <w:rPr>
          <w:rFonts w:ascii="Times New Roman" w:hAnsi="Times New Roman" w:cs="Times New Roman"/>
          <w:sz w:val="24"/>
          <w:szCs w:val="24"/>
        </w:rPr>
        <w:t>s</w:t>
      </w:r>
      <w:r w:rsidRPr="00F35106">
        <w:rPr>
          <w:rFonts w:ascii="Times New Roman" w:hAnsi="Times New Roman" w:cs="Times New Roman"/>
          <w:sz w:val="24"/>
          <w:szCs w:val="24"/>
        </w:rPr>
        <w:t xml:space="preserve"> of Ethiopia, Addis Ababa. P</w:t>
      </w:r>
      <w:r>
        <w:rPr>
          <w:rFonts w:ascii="Times New Roman" w:hAnsi="Times New Roman" w:cs="Times New Roman"/>
          <w:sz w:val="24"/>
          <w:szCs w:val="24"/>
        </w:rPr>
        <w:t>hoto</w:t>
      </w:r>
      <w:r w:rsidRPr="00F35106">
        <w:rPr>
          <w:rFonts w:ascii="Times New Roman" w:hAnsi="Times New Roman" w:cs="Times New Roman"/>
          <w:sz w:val="24"/>
          <w:szCs w:val="24"/>
        </w:rPr>
        <w:t>: © 1995 David L. Brill, humanoriginsphotos.com. ID: 1995-0042-07</w:t>
      </w:r>
      <w:r>
        <w:rPr>
          <w:rFonts w:ascii="Times New Roman" w:hAnsi="Times New Roman" w:cs="Times New Roman"/>
          <w:sz w:val="24"/>
          <w:szCs w:val="24"/>
        </w:rPr>
        <w:t>W</w:t>
      </w:r>
      <w:r w:rsidRPr="00F35106">
        <w:rPr>
          <w:rFonts w:ascii="Times New Roman" w:hAnsi="Times New Roman" w:cs="Times New Roman"/>
          <w:sz w:val="24"/>
          <w:szCs w:val="24"/>
        </w:rPr>
        <w:t>; text: David L. Brill</w:t>
      </w:r>
    </w:p>
    <w:p w14:paraId="6A613D11" w14:textId="77777777" w:rsidR="00E9543D" w:rsidRPr="00A94F00" w:rsidRDefault="00E9543D" w:rsidP="00E9543D">
      <w:pPr>
        <w:rPr>
          <w:rFonts w:ascii="Times New Roman" w:hAnsi="Times New Roman" w:cs="Times New Roman"/>
          <w:sz w:val="20"/>
          <w:szCs w:val="20"/>
        </w:rPr>
      </w:pPr>
      <w:r w:rsidRPr="00A94F00">
        <w:rPr>
          <w:rFonts w:ascii="Times New Roman" w:hAnsi="Times New Roman" w:cs="Times New Roman"/>
          <w:sz w:val="20"/>
          <w:szCs w:val="20"/>
        </w:rPr>
        <w:t>*All parts of the skeleton except the skull</w:t>
      </w:r>
    </w:p>
    <w:p w14:paraId="252744FE" w14:textId="6E8E9C9D" w:rsidR="00151F75" w:rsidRDefault="00151F75" w:rsidP="002158EA">
      <w:pPr>
        <w:rPr>
          <w:rFonts w:ascii="Times New Roman" w:hAnsi="Times New Roman" w:cs="Times New Roman"/>
          <w:sz w:val="24"/>
          <w:szCs w:val="24"/>
        </w:rPr>
      </w:pPr>
    </w:p>
    <w:p w14:paraId="4963FC6D" w14:textId="2703CFE8" w:rsidR="00DE75D2" w:rsidRDefault="00DE75D2" w:rsidP="00DE75D2">
      <w:pPr>
        <w:jc w:val="center"/>
        <w:rPr>
          <w:rFonts w:ascii="Times New Roman" w:hAnsi="Times New Roman" w:cs="Times New Roman"/>
          <w:b/>
          <w:bCs/>
          <w:iCs/>
          <w:sz w:val="24"/>
          <w:szCs w:val="24"/>
        </w:rPr>
      </w:pPr>
      <w:r>
        <w:rPr>
          <w:rFonts w:ascii="Times New Roman" w:hAnsi="Times New Roman" w:cs="Times New Roman"/>
          <w:b/>
          <w:bCs/>
          <w:iCs/>
          <w:sz w:val="24"/>
          <w:szCs w:val="24"/>
        </w:rPr>
        <w:t>Insert Figure 15.</w:t>
      </w:r>
      <w:r w:rsidR="007211C6">
        <w:rPr>
          <w:rFonts w:ascii="Times New Roman" w:hAnsi="Times New Roman" w:cs="Times New Roman"/>
          <w:b/>
          <w:bCs/>
          <w:iCs/>
          <w:sz w:val="24"/>
          <w:szCs w:val="24"/>
        </w:rPr>
        <w:t>2</w:t>
      </w:r>
      <w:r w:rsidR="00052392">
        <w:rPr>
          <w:rFonts w:ascii="Times New Roman" w:hAnsi="Times New Roman" w:cs="Times New Roman"/>
          <w:b/>
          <w:bCs/>
          <w:iCs/>
          <w:sz w:val="24"/>
          <w:szCs w:val="24"/>
        </w:rPr>
        <w:t>6</w:t>
      </w:r>
      <w:r w:rsidR="00131CC9">
        <w:rPr>
          <w:rFonts w:ascii="Times New Roman" w:hAnsi="Times New Roman" w:cs="Times New Roman"/>
          <w:b/>
          <w:bCs/>
          <w:iCs/>
          <w:sz w:val="24"/>
          <w:szCs w:val="24"/>
        </w:rPr>
        <w:t>:</w:t>
      </w:r>
      <w:r w:rsidR="003D2F83">
        <w:rPr>
          <w:rFonts w:ascii="Times New Roman" w:hAnsi="Times New Roman" w:cs="Times New Roman"/>
          <w:b/>
          <w:bCs/>
          <w:iCs/>
          <w:sz w:val="24"/>
          <w:szCs w:val="24"/>
        </w:rPr>
        <w:t xml:space="preserve"> </w:t>
      </w:r>
      <w:r w:rsidR="00131CC9">
        <w:rPr>
          <w:rFonts w:ascii="Times New Roman" w:hAnsi="Times New Roman" w:cs="Times New Roman"/>
          <w:b/>
          <w:bCs/>
          <w:iCs/>
          <w:sz w:val="24"/>
          <w:szCs w:val="24"/>
        </w:rPr>
        <w:t>Site Where “Ardi” was found</w:t>
      </w:r>
      <w:r w:rsidR="00FC1D87">
        <w:rPr>
          <w:rFonts w:ascii="Times New Roman" w:hAnsi="Times New Roman" w:cs="Times New Roman"/>
          <w:b/>
          <w:bCs/>
          <w:iCs/>
          <w:sz w:val="24"/>
          <w:szCs w:val="24"/>
        </w:rPr>
        <w:t>: Aramas in the Middle Awash Valley</w:t>
      </w:r>
    </w:p>
    <w:p w14:paraId="05BAE699" w14:textId="431C9202" w:rsidR="001C7474" w:rsidRDefault="00131CC9" w:rsidP="001C7474">
      <w:pPr>
        <w:rPr>
          <w:rFonts w:ascii="Times New Roman" w:hAnsi="Times New Roman" w:cs="Times New Roman"/>
          <w:b/>
          <w:bCs/>
          <w:color w:val="FF0000"/>
          <w:sz w:val="24"/>
          <w:szCs w:val="24"/>
        </w:rPr>
      </w:pPr>
      <w:r>
        <w:rPr>
          <w:rFonts w:ascii="Times New Roman" w:hAnsi="Times New Roman" w:cs="Times New Roman"/>
          <w:sz w:val="24"/>
          <w:szCs w:val="24"/>
        </w:rPr>
        <w:t>C</w:t>
      </w:r>
      <w:r w:rsidR="00D25E02">
        <w:rPr>
          <w:rFonts w:ascii="Times New Roman" w:hAnsi="Times New Roman" w:cs="Times New Roman"/>
          <w:sz w:val="24"/>
          <w:szCs w:val="24"/>
        </w:rPr>
        <w:t>aption</w:t>
      </w:r>
      <w:r>
        <w:rPr>
          <w:rFonts w:ascii="Times New Roman" w:hAnsi="Times New Roman" w:cs="Times New Roman"/>
          <w:sz w:val="24"/>
          <w:szCs w:val="24"/>
        </w:rPr>
        <w:t xml:space="preserve">: </w:t>
      </w:r>
      <w:r w:rsidR="005A7494">
        <w:rPr>
          <w:rFonts w:ascii="Times New Roman" w:hAnsi="Times New Roman" w:cs="Times New Roman"/>
          <w:sz w:val="24"/>
          <w:szCs w:val="24"/>
        </w:rPr>
        <w:t>In the area where m</w:t>
      </w:r>
      <w:r w:rsidR="00BD2ADB" w:rsidRPr="00AF2D9D">
        <w:rPr>
          <w:rFonts w:ascii="Times New Roman" w:hAnsi="Times New Roman" w:cs="Times New Roman"/>
          <w:sz w:val="24"/>
          <w:szCs w:val="24"/>
        </w:rPr>
        <w:t>ost of the</w:t>
      </w:r>
      <w:r w:rsidR="00FC1D87">
        <w:rPr>
          <w:rFonts w:ascii="Times New Roman" w:hAnsi="Times New Roman" w:cs="Times New Roman"/>
          <w:sz w:val="24"/>
          <w:szCs w:val="24"/>
        </w:rPr>
        <w:t xml:space="preserve"> ancient, primitive </w:t>
      </w:r>
      <w:r>
        <w:rPr>
          <w:rFonts w:ascii="Times New Roman" w:hAnsi="Times New Roman" w:cs="Times New Roman"/>
          <w:sz w:val="24"/>
          <w:szCs w:val="24"/>
        </w:rPr>
        <w:t xml:space="preserve"> “Ardi”</w:t>
      </w:r>
      <w:r w:rsidR="00BD2ADB" w:rsidRPr="00AF2D9D">
        <w:rPr>
          <w:rFonts w:ascii="Times New Roman" w:hAnsi="Times New Roman" w:cs="Times New Roman"/>
          <w:sz w:val="24"/>
          <w:szCs w:val="24"/>
        </w:rPr>
        <w:t xml:space="preserve"> skeleton was recovered</w:t>
      </w:r>
      <w:r w:rsidR="005A7494">
        <w:rPr>
          <w:rFonts w:ascii="Times New Roman" w:hAnsi="Times New Roman" w:cs="Times New Roman"/>
          <w:sz w:val="24"/>
          <w:szCs w:val="24"/>
        </w:rPr>
        <w:t xml:space="preserve">, </w:t>
      </w:r>
      <w:r w:rsidR="00E76FF9">
        <w:rPr>
          <w:rFonts w:ascii="Times New Roman" w:hAnsi="Times New Roman" w:cs="Times New Roman"/>
          <w:sz w:val="24"/>
          <w:szCs w:val="24"/>
        </w:rPr>
        <w:t xml:space="preserve">the two white areas are a former lake and river. </w:t>
      </w:r>
      <w:r w:rsidR="00FC1D87" w:rsidRPr="00FC1D87">
        <w:rPr>
          <w:rFonts w:ascii="Times New Roman" w:hAnsi="Times New Roman" w:cs="Times New Roman"/>
          <w:color w:val="000000"/>
          <w:sz w:val="24"/>
          <w:szCs w:val="24"/>
        </w:rPr>
        <w:t>In the distan</w:t>
      </w:r>
      <w:r w:rsidR="00FC1D87">
        <w:rPr>
          <w:rFonts w:ascii="Times New Roman" w:hAnsi="Times New Roman" w:cs="Times New Roman"/>
          <w:color w:val="000000"/>
          <w:sz w:val="24"/>
          <w:szCs w:val="24"/>
        </w:rPr>
        <w:t>ce</w:t>
      </w:r>
      <w:r w:rsidR="00FC1D87" w:rsidRPr="00FC1D87">
        <w:rPr>
          <w:rFonts w:ascii="Times New Roman" w:hAnsi="Times New Roman" w:cs="Times New Roman"/>
          <w:color w:val="000000"/>
          <w:sz w:val="24"/>
          <w:szCs w:val="24"/>
        </w:rPr>
        <w:t xml:space="preserve"> are two Landcruisers, a crew of fieldworkers, a hot, direct sun, a silver shade tarp, and the 4.4-million-year-old fossiliferous sediment on the surface of a parched Earth.</w:t>
      </w:r>
      <w:r w:rsidR="00FC1D87" w:rsidRPr="00FC1D87">
        <w:rPr>
          <w:rFonts w:ascii="Times New Roman" w:hAnsi="Times New Roman" w:cs="Times New Roman"/>
          <w:sz w:val="24"/>
          <w:szCs w:val="24"/>
        </w:rPr>
        <w:t xml:space="preserve"> The</w:t>
      </w:r>
      <w:r w:rsidR="00BD2ADB" w:rsidRPr="00FC1D87">
        <w:rPr>
          <w:rFonts w:ascii="Times New Roman" w:hAnsi="Times New Roman" w:cs="Times New Roman"/>
          <w:sz w:val="24"/>
          <w:szCs w:val="24"/>
        </w:rPr>
        <w:t xml:space="preserve"> several larg</w:t>
      </w:r>
      <w:r w:rsidR="00BD2ADB" w:rsidRPr="00AF2D9D">
        <w:rPr>
          <w:rFonts w:ascii="Times New Roman" w:hAnsi="Times New Roman" w:cs="Times New Roman"/>
          <w:sz w:val="24"/>
          <w:szCs w:val="24"/>
        </w:rPr>
        <w:t>e mounds of b</w:t>
      </w:r>
      <w:r w:rsidR="00F35106">
        <w:rPr>
          <w:rFonts w:ascii="Times New Roman" w:hAnsi="Times New Roman" w:cs="Times New Roman"/>
          <w:sz w:val="24"/>
          <w:szCs w:val="24"/>
        </w:rPr>
        <w:t>l</w:t>
      </w:r>
      <w:r w:rsidR="00BD2ADB" w:rsidRPr="00AF2D9D">
        <w:rPr>
          <w:rFonts w:ascii="Times New Roman" w:hAnsi="Times New Roman" w:cs="Times New Roman"/>
          <w:sz w:val="24"/>
          <w:szCs w:val="24"/>
        </w:rPr>
        <w:t>ack dirt</w:t>
      </w:r>
      <w:r w:rsidR="00FE239E">
        <w:rPr>
          <w:rFonts w:ascii="Times New Roman" w:hAnsi="Times New Roman" w:cs="Times New Roman"/>
          <w:sz w:val="24"/>
          <w:szCs w:val="24"/>
        </w:rPr>
        <w:t xml:space="preserve"> that were </w:t>
      </w:r>
      <w:r w:rsidR="00BD2ADB" w:rsidRPr="00AF2D9D">
        <w:rPr>
          <w:rFonts w:ascii="Times New Roman" w:hAnsi="Times New Roman" w:cs="Times New Roman"/>
          <w:sz w:val="24"/>
          <w:szCs w:val="24"/>
        </w:rPr>
        <w:t xml:space="preserve">removed </w:t>
      </w:r>
      <w:r w:rsidR="0043199F" w:rsidRPr="00AF2D9D">
        <w:rPr>
          <w:rFonts w:ascii="Times New Roman" w:hAnsi="Times New Roman" w:cs="Times New Roman"/>
          <w:sz w:val="24"/>
          <w:szCs w:val="24"/>
        </w:rPr>
        <w:t>during</w:t>
      </w:r>
      <w:r w:rsidR="00BD2ADB" w:rsidRPr="00AF2D9D">
        <w:rPr>
          <w:rFonts w:ascii="Times New Roman" w:hAnsi="Times New Roman" w:cs="Times New Roman"/>
          <w:sz w:val="24"/>
          <w:szCs w:val="24"/>
        </w:rPr>
        <w:t xml:space="preserve"> the excavation</w:t>
      </w:r>
      <w:r w:rsidR="00FE239E">
        <w:rPr>
          <w:rFonts w:ascii="Times New Roman" w:hAnsi="Times New Roman" w:cs="Times New Roman"/>
          <w:sz w:val="24"/>
          <w:szCs w:val="24"/>
        </w:rPr>
        <w:t xml:space="preserve"> </w:t>
      </w:r>
      <w:r w:rsidR="00BD2ADB" w:rsidRPr="00AF2D9D">
        <w:rPr>
          <w:rFonts w:ascii="Times New Roman" w:hAnsi="Times New Roman" w:cs="Times New Roman"/>
          <w:sz w:val="24"/>
          <w:szCs w:val="24"/>
        </w:rPr>
        <w:t>were carefully screened and</w:t>
      </w:r>
      <w:r w:rsidR="002208DD">
        <w:rPr>
          <w:rFonts w:ascii="Times New Roman" w:hAnsi="Times New Roman" w:cs="Times New Roman"/>
          <w:sz w:val="24"/>
          <w:szCs w:val="24"/>
        </w:rPr>
        <w:t>, over the years,</w:t>
      </w:r>
      <w:r w:rsidR="00BD2ADB" w:rsidRPr="00AF2D9D">
        <w:rPr>
          <w:rFonts w:ascii="Times New Roman" w:hAnsi="Times New Roman" w:cs="Times New Roman"/>
          <w:sz w:val="24"/>
          <w:szCs w:val="24"/>
        </w:rPr>
        <w:t xml:space="preserve"> </w:t>
      </w:r>
      <w:r w:rsidR="00421823">
        <w:rPr>
          <w:rFonts w:ascii="Times New Roman" w:hAnsi="Times New Roman" w:cs="Times New Roman"/>
          <w:sz w:val="24"/>
          <w:szCs w:val="24"/>
        </w:rPr>
        <w:t>“</w:t>
      </w:r>
      <w:r w:rsidR="00BD2ADB" w:rsidRPr="00AF2D9D">
        <w:rPr>
          <w:rFonts w:ascii="Times New Roman" w:hAnsi="Times New Roman" w:cs="Times New Roman"/>
          <w:sz w:val="24"/>
          <w:szCs w:val="24"/>
        </w:rPr>
        <w:t>picked</w:t>
      </w:r>
      <w:r w:rsidR="00421823">
        <w:rPr>
          <w:rFonts w:ascii="Times New Roman" w:hAnsi="Times New Roman" w:cs="Times New Roman"/>
          <w:sz w:val="24"/>
          <w:szCs w:val="24"/>
        </w:rPr>
        <w:t>”</w:t>
      </w:r>
      <w:r w:rsidR="00BD2ADB" w:rsidRPr="00AF2D9D">
        <w:rPr>
          <w:rFonts w:ascii="Times New Roman" w:hAnsi="Times New Roman" w:cs="Times New Roman"/>
          <w:sz w:val="24"/>
          <w:szCs w:val="24"/>
        </w:rPr>
        <w:t xml:space="preserve"> repeatedly as the hardened sediment</w:t>
      </w:r>
      <w:r w:rsidR="00D25E02">
        <w:rPr>
          <w:rFonts w:ascii="Times New Roman" w:hAnsi="Times New Roman" w:cs="Times New Roman"/>
          <w:sz w:val="24"/>
          <w:szCs w:val="24"/>
        </w:rPr>
        <w:t>s</w:t>
      </w:r>
      <w:r w:rsidR="00BD2ADB" w:rsidRPr="00AF2D9D">
        <w:rPr>
          <w:rFonts w:ascii="Times New Roman" w:hAnsi="Times New Roman" w:cs="Times New Roman"/>
          <w:sz w:val="24"/>
          <w:szCs w:val="24"/>
        </w:rPr>
        <w:t xml:space="preserve"> were allowed to breakdown in the weather</w:t>
      </w:r>
      <w:r w:rsidR="00962800" w:rsidRPr="00AF2D9D">
        <w:rPr>
          <w:rFonts w:ascii="Times New Roman" w:hAnsi="Times New Roman" w:cs="Times New Roman"/>
          <w:sz w:val="24"/>
          <w:szCs w:val="24"/>
        </w:rPr>
        <w:t>.</w:t>
      </w:r>
      <w:r w:rsidR="001C7474">
        <w:rPr>
          <w:rFonts w:ascii="Times New Roman" w:hAnsi="Times New Roman" w:cs="Times New Roman"/>
          <w:sz w:val="24"/>
          <w:szCs w:val="24"/>
        </w:rPr>
        <w:t xml:space="preserve"> </w:t>
      </w:r>
      <w:r w:rsidR="001C7474" w:rsidRPr="001C7474">
        <w:rPr>
          <w:rFonts w:ascii="Times New Roman" w:hAnsi="Times New Roman" w:cs="Times New Roman"/>
          <w:sz w:val="24"/>
          <w:szCs w:val="24"/>
        </w:rPr>
        <w:t>P</w:t>
      </w:r>
      <w:r w:rsidR="00D25E02">
        <w:rPr>
          <w:rFonts w:ascii="Times New Roman" w:hAnsi="Times New Roman" w:cs="Times New Roman"/>
          <w:sz w:val="24"/>
          <w:szCs w:val="24"/>
        </w:rPr>
        <w:t>hoto</w:t>
      </w:r>
      <w:r w:rsidR="001C7474" w:rsidRPr="001C7474">
        <w:rPr>
          <w:rFonts w:ascii="Times New Roman" w:hAnsi="Times New Roman" w:cs="Times New Roman"/>
          <w:sz w:val="24"/>
          <w:szCs w:val="24"/>
        </w:rPr>
        <w:t>: © 1996 David L. Brill, humanoriginsphotos.com</w:t>
      </w:r>
      <w:r w:rsidR="001C7474">
        <w:rPr>
          <w:rFonts w:ascii="Times New Roman" w:hAnsi="Times New Roman" w:cs="Times New Roman"/>
          <w:sz w:val="24"/>
          <w:szCs w:val="24"/>
        </w:rPr>
        <w:t>. ID</w:t>
      </w:r>
      <w:r w:rsidR="00421823">
        <w:rPr>
          <w:rFonts w:ascii="Times New Roman" w:hAnsi="Times New Roman" w:cs="Times New Roman"/>
          <w:sz w:val="24"/>
          <w:szCs w:val="24"/>
        </w:rPr>
        <w:t>:</w:t>
      </w:r>
      <w:r w:rsidR="008A4CC8">
        <w:rPr>
          <w:rFonts w:ascii="Times New Roman" w:hAnsi="Times New Roman" w:cs="Times New Roman"/>
          <w:sz w:val="24"/>
          <w:szCs w:val="24"/>
        </w:rPr>
        <w:t xml:space="preserve"> </w:t>
      </w:r>
      <w:r w:rsidR="00706F48">
        <w:rPr>
          <w:rFonts w:ascii="Times New Roman" w:hAnsi="Times New Roman" w:cs="Times New Roman"/>
          <w:b/>
          <w:bCs/>
          <w:color w:val="FF0000"/>
          <w:sz w:val="24"/>
          <w:szCs w:val="24"/>
        </w:rPr>
        <w:t>1996-0206-30W</w:t>
      </w:r>
      <w:r w:rsidR="001331BE">
        <w:rPr>
          <w:rFonts w:ascii="Times New Roman" w:hAnsi="Times New Roman" w:cs="Times New Roman"/>
          <w:sz w:val="24"/>
          <w:szCs w:val="24"/>
        </w:rPr>
        <w:t>;</w:t>
      </w:r>
      <w:r w:rsidR="001C7474">
        <w:rPr>
          <w:rFonts w:ascii="Times New Roman" w:hAnsi="Times New Roman" w:cs="Times New Roman"/>
          <w:sz w:val="24"/>
          <w:szCs w:val="24"/>
        </w:rPr>
        <w:t xml:space="preserve"> </w:t>
      </w:r>
      <w:del w:id="70" w:author="Ann Lewin-Benham" w:date="2021-12-07T12:54:00Z">
        <w:r w:rsidR="001C7474" w:rsidDel="007E2679">
          <w:rPr>
            <w:rFonts w:ascii="Times New Roman" w:hAnsi="Times New Roman" w:cs="Times New Roman"/>
            <w:sz w:val="24"/>
            <w:szCs w:val="24"/>
          </w:rPr>
          <w:delText xml:space="preserve">text: </w:delText>
        </w:r>
        <w:r w:rsidR="00725398" w:rsidDel="007E2679">
          <w:rPr>
            <w:rFonts w:ascii="Times New Roman" w:hAnsi="Times New Roman" w:cs="Times New Roman"/>
            <w:sz w:val="24"/>
            <w:szCs w:val="24"/>
          </w:rPr>
          <w:delText>David L. Brill</w:delText>
        </w:r>
        <w:r w:rsidR="00706F48" w:rsidDel="007E2679">
          <w:rPr>
            <w:rFonts w:ascii="Times New Roman" w:hAnsi="Times New Roman" w:cs="Times New Roman"/>
            <w:sz w:val="24"/>
            <w:szCs w:val="24"/>
          </w:rPr>
          <w:delText xml:space="preserve"> </w:delText>
        </w:r>
      </w:del>
      <w:r w:rsidR="00FE239E">
        <w:rPr>
          <w:rFonts w:ascii="Times New Roman" w:hAnsi="Times New Roman" w:cs="Times New Roman"/>
          <w:b/>
          <w:bCs/>
          <w:color w:val="FF0000"/>
          <w:sz w:val="24"/>
          <w:szCs w:val="24"/>
        </w:rPr>
        <w:t xml:space="preserve">OR IS </w:t>
      </w:r>
      <w:r w:rsidR="00706F48">
        <w:rPr>
          <w:rFonts w:ascii="Times New Roman" w:hAnsi="Times New Roman" w:cs="Times New Roman"/>
          <w:b/>
          <w:bCs/>
          <w:color w:val="FF0000"/>
          <w:sz w:val="24"/>
          <w:szCs w:val="24"/>
        </w:rPr>
        <w:t xml:space="preserve">THE ID </w:t>
      </w:r>
      <w:r w:rsidR="00FE239E">
        <w:rPr>
          <w:rFonts w:ascii="Times New Roman" w:hAnsi="Times New Roman" w:cs="Times New Roman"/>
          <w:b/>
          <w:bCs/>
          <w:color w:val="FF0000"/>
          <w:sz w:val="24"/>
          <w:szCs w:val="24"/>
        </w:rPr>
        <w:t>1996-0097-15W?</w:t>
      </w:r>
      <w:ins w:id="71" w:author="Ann Lewin-Benham" w:date="2021-12-07T12:54:00Z">
        <w:r w:rsidR="007E2679">
          <w:rPr>
            <w:rFonts w:ascii="Times New Roman" w:hAnsi="Times New Roman" w:cs="Times New Roman"/>
            <w:b/>
            <w:bCs/>
            <w:color w:val="FF0000"/>
            <w:sz w:val="24"/>
            <w:szCs w:val="24"/>
          </w:rPr>
          <w:t xml:space="preserve"> </w:t>
        </w:r>
        <w:r w:rsidR="007E2679">
          <w:rPr>
            <w:rFonts w:ascii="Times New Roman" w:hAnsi="Times New Roman" w:cs="Times New Roman"/>
            <w:sz w:val="24"/>
            <w:szCs w:val="24"/>
          </w:rPr>
          <w:t>text: David L. Brill</w:t>
        </w:r>
      </w:ins>
    </w:p>
    <w:p w14:paraId="3B7F48DA" w14:textId="77777777" w:rsidR="00962800" w:rsidRPr="001210AD" w:rsidRDefault="00962800" w:rsidP="00962800">
      <w:pPr>
        <w:ind w:left="720"/>
        <w:rPr>
          <w:sz w:val="20"/>
          <w:szCs w:val="20"/>
        </w:rPr>
      </w:pPr>
    </w:p>
    <w:p w14:paraId="7728F4F9" w14:textId="75D05640" w:rsidR="00DE75D2" w:rsidRPr="00B57AAB" w:rsidRDefault="00A94F00" w:rsidP="00DE75D2">
      <w:pPr>
        <w:pStyle w:val="first"/>
        <w:shd w:val="clear" w:color="auto" w:fill="FFFFFF"/>
        <w:spacing w:before="0" w:beforeAutospacing="0" w:after="188" w:afterAutospacing="0"/>
        <w:rPr>
          <w:strike/>
          <w:color w:val="000000"/>
        </w:rPr>
      </w:pPr>
      <w:r>
        <w:rPr>
          <w:color w:val="000000"/>
        </w:rPr>
        <w:t>O</w:t>
      </w:r>
      <w:r w:rsidR="00DE75D2">
        <w:rPr>
          <w:color w:val="000000"/>
        </w:rPr>
        <w:t xml:space="preserve">ver decades of African expeditions in his life-long quest for fossils and the painstaking work of “reading” them, Tim White experienced tribal warfare, Ethiopia’s constant political turmoil, intense back-biting among famous fossil hunters, profound disagreements with others in his field, races against seasonal downpours, murder of members of his teams in internecine tribal warfare, and myriad other calamitous events. Not least of the hardships were years on end when internal warfare closed Ethiopia’s fossil sites to all scientists. </w:t>
      </w:r>
    </w:p>
    <w:p w14:paraId="794AF601" w14:textId="77777777" w:rsidR="00DE75D2" w:rsidRPr="00160B8B" w:rsidRDefault="00DE75D2" w:rsidP="00DE75D2">
      <w:pPr>
        <w:pStyle w:val="first"/>
        <w:shd w:val="clear" w:color="auto" w:fill="FFFFFF"/>
        <w:spacing w:before="0" w:beforeAutospacing="0" w:after="188" w:afterAutospacing="0"/>
        <w:rPr>
          <w:b/>
          <w:bCs/>
          <w:color w:val="000000"/>
        </w:rPr>
      </w:pPr>
      <w:r>
        <w:rPr>
          <w:b/>
          <w:bCs/>
          <w:color w:val="000000"/>
        </w:rPr>
        <w:t>Location: Eastern Ethiopia’s “Afar Depression”</w:t>
      </w:r>
    </w:p>
    <w:p w14:paraId="4BCC86D0" w14:textId="53EFBE8E" w:rsidR="00DE75D2" w:rsidRDefault="00DE75D2" w:rsidP="00DE75D2">
      <w:pPr>
        <w:pStyle w:val="first"/>
        <w:shd w:val="clear" w:color="auto" w:fill="FFFFFF"/>
        <w:spacing w:before="0" w:beforeAutospacing="0" w:after="188" w:afterAutospacing="0"/>
        <w:rPr>
          <w:color w:val="000000"/>
        </w:rPr>
      </w:pPr>
      <w:r>
        <w:rPr>
          <w:color w:val="000000"/>
        </w:rPr>
        <w:t>To reach the Afar Depression, you descend about one and a quarter miles in height “from the cool highlands to the broiling lowlands” (3</w:t>
      </w:r>
      <w:r w:rsidR="005D3526">
        <w:rPr>
          <w:color w:val="000000"/>
        </w:rPr>
        <w:t>3</w:t>
      </w:r>
      <w:r>
        <w:rPr>
          <w:color w:val="000000"/>
        </w:rPr>
        <w:t>, p.26) then drive two days to reach the target: an area about the size of Rhode Island, 1,200 square miles (the size of Yosemite National Park) that straddle the Awash River. (3</w:t>
      </w:r>
      <w:r w:rsidR="005718EA">
        <w:rPr>
          <w:color w:val="000000"/>
        </w:rPr>
        <w:t>3</w:t>
      </w:r>
      <w:r>
        <w:rPr>
          <w:color w:val="000000"/>
        </w:rPr>
        <w:t>, p.26) Camp consisted of tents for sleeping and a lab under a white canvas fly.</w:t>
      </w:r>
    </w:p>
    <w:p w14:paraId="00B9F851" w14:textId="67668A5C" w:rsidR="00DE75D2" w:rsidRDefault="00DE75D2" w:rsidP="00DE75D2">
      <w:pPr>
        <w:pStyle w:val="first"/>
        <w:shd w:val="clear" w:color="auto" w:fill="FFFFFF"/>
        <w:spacing w:before="0" w:beforeAutospacing="0" w:after="188" w:afterAutospacing="0"/>
        <w:rPr>
          <w:color w:val="000000"/>
        </w:rPr>
      </w:pPr>
      <w:r>
        <w:rPr>
          <w:color w:val="000000"/>
        </w:rPr>
        <w:t>Ethiopian cooks roasted whole goats over fires</w:t>
      </w:r>
      <w:r w:rsidR="00F35106">
        <w:rPr>
          <w:color w:val="000000"/>
        </w:rPr>
        <w:t xml:space="preserve">; they </w:t>
      </w:r>
      <w:r>
        <w:rPr>
          <w:color w:val="000000"/>
        </w:rPr>
        <w:t xml:space="preserve">dug into a huge termite mound to use as an oven to bake bread, and hung pots and pans from trees. As the season grew dryer, “the water hole dwindled to a concentrate of dissolved salts and minerals </w:t>
      </w:r>
      <w:r w:rsidR="004F6C2F">
        <w:rPr>
          <w:color w:val="000000"/>
        </w:rPr>
        <w:t>that</w:t>
      </w:r>
      <w:r>
        <w:rPr>
          <w:color w:val="000000"/>
        </w:rPr>
        <w:t xml:space="preserve"> stirred revolt in their intestines.” Members of the local Afar tribe were hired as guards to watch out for lions and raiders from the Issa, a nearby hostile tribe. </w:t>
      </w:r>
      <w:r w:rsidR="00F35106">
        <w:rPr>
          <w:color w:val="000000"/>
        </w:rPr>
        <w:t xml:space="preserve">To </w:t>
      </w:r>
      <w:r>
        <w:rPr>
          <w:color w:val="000000"/>
        </w:rPr>
        <w:t>escape the blazing midday sun</w:t>
      </w:r>
      <w:r w:rsidR="00F35106">
        <w:rPr>
          <w:color w:val="000000"/>
        </w:rPr>
        <w:t>, fossil searchers rested under shade trees</w:t>
      </w:r>
      <w:r>
        <w:rPr>
          <w:color w:val="000000"/>
        </w:rPr>
        <w:t>. (3</w:t>
      </w:r>
      <w:r w:rsidR="005718EA">
        <w:rPr>
          <w:color w:val="000000"/>
        </w:rPr>
        <w:t>3</w:t>
      </w:r>
      <w:r>
        <w:rPr>
          <w:color w:val="000000"/>
        </w:rPr>
        <w:t xml:space="preserve">, p.26) </w:t>
      </w:r>
    </w:p>
    <w:p w14:paraId="1459F163" w14:textId="1CE5EE05" w:rsidR="00A700B1" w:rsidRDefault="00A700B1" w:rsidP="00A700B1">
      <w:pPr>
        <w:pStyle w:val="first"/>
        <w:shd w:val="clear" w:color="auto" w:fill="FFFFFF"/>
        <w:tabs>
          <w:tab w:val="left" w:pos="1260"/>
        </w:tabs>
        <w:spacing w:before="0" w:beforeAutospacing="0" w:after="0" w:afterAutospacing="0"/>
        <w:rPr>
          <w:color w:val="000000" w:themeColor="text1"/>
        </w:rPr>
      </w:pPr>
    </w:p>
    <w:p w14:paraId="276856E6" w14:textId="0A95FC04" w:rsidR="00600CD6" w:rsidRDefault="00600CD6" w:rsidP="00600CD6">
      <w:pPr>
        <w:pStyle w:val="first"/>
        <w:shd w:val="clear" w:color="auto" w:fill="FFFFFF"/>
        <w:spacing w:before="0" w:beforeAutospacing="0" w:after="188" w:afterAutospacing="0"/>
        <w:ind w:firstLine="720"/>
        <w:rPr>
          <w:color w:val="000000"/>
        </w:rPr>
      </w:pPr>
      <w:r>
        <w:rPr>
          <w:b/>
          <w:bCs/>
          <w:color w:val="000000"/>
        </w:rPr>
        <w:t xml:space="preserve">Where to Look. </w:t>
      </w:r>
      <w:r>
        <w:rPr>
          <w:color w:val="000000"/>
        </w:rPr>
        <w:t xml:space="preserve">Success in fossil hunting begins by figuring out </w:t>
      </w:r>
      <w:r>
        <w:rPr>
          <w:i/>
          <w:iCs/>
          <w:color w:val="000000"/>
        </w:rPr>
        <w:t xml:space="preserve">where </w:t>
      </w:r>
      <w:r>
        <w:rPr>
          <w:color w:val="000000"/>
        </w:rPr>
        <w:t xml:space="preserve">to look. . . . “Windows are rare and usually provide only episodic glimpses. White’s crew learned to use images from declassified NASA space shots that pinpointed targets for boots-on-the-ground inspection.” (33, p.78) </w:t>
      </w:r>
      <w:r w:rsidR="00A44D16">
        <w:rPr>
          <w:color w:val="000000"/>
        </w:rPr>
        <w:t>The f</w:t>
      </w:r>
      <w:r>
        <w:rPr>
          <w:color w:val="000000"/>
        </w:rPr>
        <w:t>ield work</w:t>
      </w:r>
      <w:r w:rsidR="00A44D16">
        <w:rPr>
          <w:color w:val="000000"/>
        </w:rPr>
        <w:t xml:space="preserve"> that followed</w:t>
      </w:r>
      <w:r>
        <w:rPr>
          <w:color w:val="000000"/>
        </w:rPr>
        <w:t xml:space="preserve"> refined</w:t>
      </w:r>
      <w:r w:rsidR="00A44D16">
        <w:rPr>
          <w:color w:val="000000"/>
        </w:rPr>
        <w:t xml:space="preserve"> the</w:t>
      </w:r>
      <w:r>
        <w:rPr>
          <w:color w:val="000000"/>
        </w:rPr>
        <w:t xml:space="preserve"> interpretation. Thus, the crew located rare “haystacks” where there might be “rarer needles.” The approach “would lead to major discoveries—and pioneer techniques </w:t>
      </w:r>
      <w:r w:rsidR="00EA543F">
        <w:rPr>
          <w:color w:val="000000"/>
        </w:rPr>
        <w:t xml:space="preserve">now </w:t>
      </w:r>
      <w:r>
        <w:rPr>
          <w:color w:val="000000"/>
        </w:rPr>
        <w:t>employed around the world.” (33, p.78) While the team had the end goal clearly in mind, each day’s work was an outgrowth of the previous day. A significant part of the work was planning. Equally important was analyzing.</w:t>
      </w:r>
    </w:p>
    <w:p w14:paraId="63C24952" w14:textId="1FB30421" w:rsidR="00F809BD" w:rsidRDefault="001B7776" w:rsidP="00A700B1">
      <w:pPr>
        <w:pStyle w:val="first"/>
        <w:shd w:val="clear" w:color="auto" w:fill="FFFFFF"/>
        <w:tabs>
          <w:tab w:val="left" w:pos="1260"/>
        </w:tabs>
        <w:spacing w:before="0" w:beforeAutospacing="0" w:after="0" w:afterAutospacing="0"/>
        <w:rPr>
          <w:color w:val="000000"/>
        </w:rPr>
      </w:pPr>
      <w:r>
        <w:rPr>
          <w:color w:val="000000"/>
        </w:rPr>
        <w:t xml:space="preserve">A typical day in the field might begin by studying </w:t>
      </w:r>
      <w:r w:rsidR="00A7482A">
        <w:rPr>
          <w:color w:val="000000"/>
        </w:rPr>
        <w:t>Landsat</w:t>
      </w:r>
      <w:r>
        <w:rPr>
          <w:color w:val="000000"/>
        </w:rPr>
        <w:t xml:space="preserve"> aerials for an overview of the area</w:t>
      </w:r>
      <w:r w:rsidR="00732AA9">
        <w:rPr>
          <w:color w:val="000000"/>
        </w:rPr>
        <w:t xml:space="preserve"> (Fig</w:t>
      </w:r>
      <w:r>
        <w:rPr>
          <w:color w:val="000000"/>
        </w:rPr>
        <w:t>.</w:t>
      </w:r>
      <w:r w:rsidR="00732AA9">
        <w:rPr>
          <w:color w:val="000000"/>
        </w:rPr>
        <w:t>15.2</w:t>
      </w:r>
      <w:r w:rsidR="00DC7AA0">
        <w:rPr>
          <w:color w:val="000000"/>
        </w:rPr>
        <w:t>7</w:t>
      </w:r>
      <w:r w:rsidR="00732AA9">
        <w:rPr>
          <w:color w:val="000000"/>
        </w:rPr>
        <w:t>a)</w:t>
      </w:r>
      <w:r w:rsidR="00A7482A">
        <w:rPr>
          <w:color w:val="000000"/>
        </w:rPr>
        <w:t>.</w:t>
      </w:r>
      <w:r>
        <w:rPr>
          <w:color w:val="000000"/>
        </w:rPr>
        <w:t xml:space="preserve"> Once in the field, the</w:t>
      </w:r>
      <w:r w:rsidR="00B35064">
        <w:rPr>
          <w:color w:val="000000"/>
        </w:rPr>
        <w:t>y</w:t>
      </w:r>
      <w:r>
        <w:rPr>
          <w:color w:val="000000"/>
        </w:rPr>
        <w:t xml:space="preserve"> used maps</w:t>
      </w:r>
      <w:r w:rsidR="00732AA9">
        <w:rPr>
          <w:color w:val="000000"/>
        </w:rPr>
        <w:t xml:space="preserve"> (Fig.15.2</w:t>
      </w:r>
      <w:r w:rsidR="00DC7AA0">
        <w:rPr>
          <w:color w:val="000000"/>
        </w:rPr>
        <w:t>7</w:t>
      </w:r>
      <w:r w:rsidR="00732AA9">
        <w:rPr>
          <w:color w:val="000000"/>
        </w:rPr>
        <w:t>b)</w:t>
      </w:r>
      <w:r>
        <w:rPr>
          <w:color w:val="000000"/>
        </w:rPr>
        <w:t>. Their goal was “a 100 percent collection strategy . . .[that typically] would produce truckloads of fossils, many worthless to science. At Aramis, however, the fragmentary remains and narrow time window kept the volume manageable.</w:t>
      </w:r>
      <w:r w:rsidR="00F809BD">
        <w:rPr>
          <w:color w:val="000000"/>
        </w:rPr>
        <w:t>” [33.p. 128]</w:t>
      </w:r>
      <w:r>
        <w:rPr>
          <w:color w:val="000000"/>
        </w:rPr>
        <w:t xml:space="preserve"> </w:t>
      </w:r>
    </w:p>
    <w:p w14:paraId="3E3BD3F0" w14:textId="77777777" w:rsidR="00A700B1" w:rsidRDefault="00A700B1" w:rsidP="00A700B1">
      <w:pPr>
        <w:pStyle w:val="first"/>
        <w:shd w:val="clear" w:color="auto" w:fill="FFFFFF"/>
        <w:tabs>
          <w:tab w:val="left" w:pos="1260"/>
        </w:tabs>
        <w:spacing w:before="0" w:beforeAutospacing="0" w:after="0" w:afterAutospacing="0"/>
        <w:rPr>
          <w:color w:val="000000"/>
        </w:rPr>
      </w:pPr>
    </w:p>
    <w:p w14:paraId="6B718367" w14:textId="0C1AFB0F" w:rsidR="00732AA9" w:rsidRDefault="00732AA9" w:rsidP="00732AA9">
      <w:pPr>
        <w:pStyle w:val="first"/>
        <w:shd w:val="clear" w:color="auto" w:fill="FFFFFF"/>
        <w:spacing w:before="0" w:beforeAutospacing="0" w:after="0" w:afterAutospacing="0"/>
        <w:jc w:val="center"/>
        <w:rPr>
          <w:b/>
          <w:bCs/>
          <w:color w:val="000000"/>
        </w:rPr>
      </w:pPr>
      <w:r>
        <w:rPr>
          <w:b/>
          <w:bCs/>
          <w:color w:val="000000"/>
        </w:rPr>
        <w:t>Insert Figure 15.2</w:t>
      </w:r>
      <w:r w:rsidR="00DC7AA0">
        <w:rPr>
          <w:b/>
          <w:bCs/>
          <w:color w:val="000000"/>
        </w:rPr>
        <w:t>7</w:t>
      </w:r>
      <w:r>
        <w:rPr>
          <w:b/>
          <w:bCs/>
          <w:color w:val="000000"/>
        </w:rPr>
        <w:t>a</w:t>
      </w:r>
      <w:r w:rsidR="00A700B1">
        <w:rPr>
          <w:b/>
          <w:bCs/>
          <w:color w:val="000000"/>
        </w:rPr>
        <w:t xml:space="preserve"> and</w:t>
      </w:r>
      <w:r w:rsidR="00164314">
        <w:rPr>
          <w:b/>
          <w:bCs/>
          <w:color w:val="000000"/>
        </w:rPr>
        <w:t xml:space="preserve"> </w:t>
      </w:r>
      <w:r w:rsidR="00046CB5">
        <w:rPr>
          <w:b/>
          <w:bCs/>
          <w:color w:val="000000"/>
        </w:rPr>
        <w:t xml:space="preserve">Figure </w:t>
      </w:r>
      <w:r w:rsidR="00E4523E">
        <w:rPr>
          <w:b/>
          <w:bCs/>
          <w:color w:val="000000"/>
        </w:rPr>
        <w:t>15.2</w:t>
      </w:r>
      <w:r w:rsidR="00DC7AA0">
        <w:rPr>
          <w:b/>
          <w:bCs/>
          <w:color w:val="000000"/>
        </w:rPr>
        <w:t>7</w:t>
      </w:r>
      <w:r w:rsidR="00164314">
        <w:rPr>
          <w:b/>
          <w:bCs/>
          <w:color w:val="000000"/>
        </w:rPr>
        <w:t>b</w:t>
      </w:r>
      <w:r w:rsidR="00A700B1">
        <w:rPr>
          <w:b/>
          <w:bCs/>
          <w:color w:val="000000"/>
        </w:rPr>
        <w:t xml:space="preserve"> </w:t>
      </w:r>
      <w:r>
        <w:rPr>
          <w:b/>
          <w:bCs/>
          <w:color w:val="000000"/>
        </w:rPr>
        <w:t xml:space="preserve"> Typical Day</w:t>
      </w:r>
      <w:r w:rsidR="00A700B1">
        <w:rPr>
          <w:b/>
          <w:bCs/>
          <w:color w:val="000000"/>
        </w:rPr>
        <w:t xml:space="preserve"> Begins</w:t>
      </w:r>
    </w:p>
    <w:p w14:paraId="40211D23" w14:textId="5886F9F5" w:rsidR="00CE3072" w:rsidRPr="00AF2A22" w:rsidRDefault="00CE3072" w:rsidP="00CE3072">
      <w:pPr>
        <w:rPr>
          <w:rFonts w:ascii="Times New Roman" w:hAnsi="Times New Roman" w:cs="Times New Roman"/>
          <w:sz w:val="24"/>
          <w:szCs w:val="24"/>
        </w:rPr>
      </w:pPr>
      <w:r w:rsidRPr="00E052EC">
        <w:rPr>
          <w:rFonts w:ascii="Times New Roman" w:hAnsi="Times New Roman" w:cs="Times New Roman"/>
          <w:b/>
          <w:bCs/>
          <w:color w:val="000000"/>
          <w:sz w:val="24"/>
          <w:szCs w:val="24"/>
        </w:rPr>
        <w:t>Caption Fig. 15.2</w:t>
      </w:r>
      <w:r w:rsidR="00DC7AA0">
        <w:rPr>
          <w:rFonts w:ascii="Times New Roman" w:hAnsi="Times New Roman" w:cs="Times New Roman"/>
          <w:b/>
          <w:bCs/>
          <w:color w:val="000000"/>
          <w:sz w:val="24"/>
          <w:szCs w:val="24"/>
        </w:rPr>
        <w:t>7</w:t>
      </w:r>
      <w:r w:rsidRPr="00E052EC">
        <w:rPr>
          <w:rFonts w:ascii="Times New Roman" w:hAnsi="Times New Roman" w:cs="Times New Roman"/>
          <w:b/>
          <w:bCs/>
          <w:color w:val="000000"/>
          <w:sz w:val="24"/>
          <w:szCs w:val="24"/>
        </w:rPr>
        <w:t>a</w:t>
      </w:r>
      <w:r w:rsidR="00026BC7" w:rsidRPr="00E052EC">
        <w:rPr>
          <w:rFonts w:ascii="Times New Roman" w:hAnsi="Times New Roman" w:cs="Times New Roman"/>
          <w:b/>
          <w:bCs/>
          <w:color w:val="000000"/>
          <w:sz w:val="24"/>
          <w:szCs w:val="24"/>
        </w:rPr>
        <w:t>:</w:t>
      </w:r>
      <w:r w:rsidRPr="00AF2A22">
        <w:rPr>
          <w:rFonts w:ascii="Times New Roman" w:hAnsi="Times New Roman" w:cs="Times New Roman"/>
          <w:color w:val="000000"/>
          <w:sz w:val="24"/>
          <w:szCs w:val="24"/>
        </w:rPr>
        <w:t xml:space="preserve"> </w:t>
      </w:r>
      <w:r w:rsidRPr="00AF2A22">
        <w:rPr>
          <w:rFonts w:ascii="Times New Roman" w:hAnsi="Times New Roman" w:cs="Times New Roman"/>
          <w:sz w:val="24"/>
          <w:szCs w:val="24"/>
        </w:rPr>
        <w:t>Using the Landcruiser’s hood for a field desk, Professor Tim White, Middle Awash Project Co-director, reviews aerial maps to establish the extent of the target sediments they will survey. Tim is surrounded by his crew of fossil collectors</w:t>
      </w:r>
      <w:r w:rsidR="00E052EC">
        <w:rPr>
          <w:rFonts w:ascii="Times New Roman" w:hAnsi="Times New Roman" w:cs="Times New Roman"/>
          <w:sz w:val="24"/>
          <w:szCs w:val="24"/>
        </w:rPr>
        <w:t xml:space="preserve"> that includes</w:t>
      </w:r>
      <w:r w:rsidRPr="00AF2A22">
        <w:rPr>
          <w:rFonts w:ascii="Times New Roman" w:hAnsi="Times New Roman" w:cs="Times New Roman"/>
          <w:sz w:val="24"/>
          <w:szCs w:val="24"/>
        </w:rPr>
        <w:t xml:space="preserve"> local Afar tribesmen. </w:t>
      </w:r>
      <w:bookmarkStart w:id="72" w:name="_Hlk86531685"/>
      <w:r w:rsidRPr="00AF2A22">
        <w:rPr>
          <w:rFonts w:ascii="Times New Roman" w:hAnsi="Times New Roman" w:cs="Times New Roman"/>
          <w:sz w:val="24"/>
          <w:szCs w:val="24"/>
        </w:rPr>
        <w:t>Photo: © 2004 David L. Brill, humanoriginsphotos.com. ID: 2004-1068-14</w:t>
      </w:r>
      <w:r w:rsidR="00B62DD8">
        <w:rPr>
          <w:rFonts w:ascii="Times New Roman" w:hAnsi="Times New Roman" w:cs="Times New Roman"/>
          <w:sz w:val="24"/>
          <w:szCs w:val="24"/>
        </w:rPr>
        <w:t>W</w:t>
      </w:r>
      <w:r w:rsidRPr="00AF2A22">
        <w:rPr>
          <w:rFonts w:ascii="Times New Roman" w:hAnsi="Times New Roman" w:cs="Times New Roman"/>
          <w:sz w:val="24"/>
          <w:szCs w:val="24"/>
        </w:rPr>
        <w:t>.</w:t>
      </w:r>
    </w:p>
    <w:p w14:paraId="6308F8BF" w14:textId="516796FD" w:rsidR="00CE3072" w:rsidRPr="00AF2A22" w:rsidRDefault="00CE3072" w:rsidP="00CE3072">
      <w:pPr>
        <w:rPr>
          <w:rFonts w:ascii="Times New Roman" w:hAnsi="Times New Roman" w:cs="Times New Roman"/>
          <w:sz w:val="24"/>
          <w:szCs w:val="24"/>
        </w:rPr>
      </w:pPr>
    </w:p>
    <w:bookmarkEnd w:id="72"/>
    <w:p w14:paraId="4BA59382" w14:textId="157DC63A" w:rsidR="00A761D0" w:rsidRPr="00AF2A22" w:rsidRDefault="00A761D0" w:rsidP="00A761D0">
      <w:pPr>
        <w:rPr>
          <w:rFonts w:ascii="Times New Roman" w:hAnsi="Times New Roman" w:cs="Times New Roman"/>
          <w:sz w:val="24"/>
          <w:szCs w:val="24"/>
        </w:rPr>
      </w:pPr>
      <w:r w:rsidRPr="00E052EC">
        <w:rPr>
          <w:rFonts w:ascii="Times New Roman" w:hAnsi="Times New Roman" w:cs="Times New Roman"/>
          <w:b/>
          <w:bCs/>
          <w:color w:val="000000"/>
          <w:sz w:val="24"/>
          <w:szCs w:val="24"/>
        </w:rPr>
        <w:t>Caption</w:t>
      </w:r>
      <w:r w:rsidR="00026BC7" w:rsidRPr="00E052EC">
        <w:rPr>
          <w:rFonts w:ascii="Times New Roman" w:hAnsi="Times New Roman" w:cs="Times New Roman"/>
          <w:b/>
          <w:bCs/>
          <w:color w:val="000000"/>
          <w:sz w:val="24"/>
          <w:szCs w:val="24"/>
        </w:rPr>
        <w:t xml:space="preserve"> </w:t>
      </w:r>
      <w:r w:rsidRPr="00E052EC">
        <w:rPr>
          <w:rFonts w:ascii="Times New Roman" w:hAnsi="Times New Roman" w:cs="Times New Roman"/>
          <w:b/>
          <w:bCs/>
          <w:color w:val="000000"/>
          <w:sz w:val="24"/>
          <w:szCs w:val="24"/>
        </w:rPr>
        <w:t>Fig. 15.2</w:t>
      </w:r>
      <w:r w:rsidR="00DC7AA0">
        <w:rPr>
          <w:rFonts w:ascii="Times New Roman" w:hAnsi="Times New Roman" w:cs="Times New Roman"/>
          <w:b/>
          <w:bCs/>
          <w:color w:val="000000"/>
          <w:sz w:val="24"/>
          <w:szCs w:val="24"/>
        </w:rPr>
        <w:t>7</w:t>
      </w:r>
      <w:r w:rsidRPr="00E052EC">
        <w:rPr>
          <w:rFonts w:ascii="Times New Roman" w:hAnsi="Times New Roman" w:cs="Times New Roman"/>
          <w:b/>
          <w:bCs/>
          <w:color w:val="000000"/>
          <w:sz w:val="24"/>
          <w:szCs w:val="24"/>
        </w:rPr>
        <w:t>b</w:t>
      </w:r>
      <w:r w:rsidR="00026BC7" w:rsidRPr="00E052EC">
        <w:rPr>
          <w:rFonts w:ascii="Times New Roman" w:hAnsi="Times New Roman" w:cs="Times New Roman"/>
          <w:b/>
          <w:bCs/>
          <w:color w:val="000000"/>
          <w:sz w:val="24"/>
          <w:szCs w:val="24"/>
        </w:rPr>
        <w:t>:</w:t>
      </w:r>
      <w:r w:rsidRPr="00AF2A22">
        <w:rPr>
          <w:rFonts w:ascii="Times New Roman" w:hAnsi="Times New Roman" w:cs="Times New Roman"/>
          <w:color w:val="000000"/>
          <w:sz w:val="24"/>
          <w:szCs w:val="24"/>
        </w:rPr>
        <w:t xml:space="preserve"> After break</w:t>
      </w:r>
      <w:bookmarkStart w:id="73" w:name="_Hlk86531438"/>
      <w:r w:rsidRPr="00AF2A22">
        <w:rPr>
          <w:rFonts w:ascii="Times New Roman" w:hAnsi="Times New Roman" w:cs="Times New Roman"/>
          <w:sz w:val="24"/>
          <w:szCs w:val="24"/>
        </w:rPr>
        <w:t xml:space="preserve">fast, </w:t>
      </w:r>
      <w:r w:rsidR="006670A5">
        <w:rPr>
          <w:rFonts w:ascii="Times New Roman" w:hAnsi="Times New Roman" w:cs="Times New Roman"/>
          <w:sz w:val="24"/>
          <w:szCs w:val="24"/>
        </w:rPr>
        <w:t>a dozen or so</w:t>
      </w:r>
      <w:r w:rsidR="006670A5" w:rsidRPr="00AF2A22">
        <w:rPr>
          <w:rFonts w:ascii="Times New Roman" w:hAnsi="Times New Roman" w:cs="Times New Roman"/>
          <w:sz w:val="24"/>
          <w:szCs w:val="24"/>
        </w:rPr>
        <w:t xml:space="preserve"> </w:t>
      </w:r>
      <w:r w:rsidRPr="00AF2A22">
        <w:rPr>
          <w:rFonts w:ascii="Times New Roman" w:hAnsi="Times New Roman" w:cs="Times New Roman"/>
          <w:sz w:val="24"/>
          <w:szCs w:val="24"/>
        </w:rPr>
        <w:t>high resolution</w:t>
      </w:r>
      <w:r w:rsidR="006A5EC0">
        <w:rPr>
          <w:rFonts w:ascii="Times New Roman" w:hAnsi="Times New Roman" w:cs="Times New Roman"/>
          <w:sz w:val="24"/>
          <w:szCs w:val="24"/>
        </w:rPr>
        <w:t xml:space="preserve"> </w:t>
      </w:r>
      <w:r w:rsidRPr="00AF2A22">
        <w:rPr>
          <w:rFonts w:ascii="Times New Roman" w:hAnsi="Times New Roman" w:cs="Times New Roman"/>
          <w:sz w:val="24"/>
          <w:szCs w:val="24"/>
        </w:rPr>
        <w:t>aerial photos are spread out on the camp’s map table to display the extent of sedimentary areas t</w:t>
      </w:r>
      <w:r w:rsidR="00BF23E3">
        <w:rPr>
          <w:rFonts w:ascii="Times New Roman" w:hAnsi="Times New Roman" w:cs="Times New Roman"/>
          <w:sz w:val="24"/>
          <w:szCs w:val="24"/>
        </w:rPr>
        <w:t>hat will</w:t>
      </w:r>
      <w:r w:rsidRPr="00AF2A22">
        <w:rPr>
          <w:rFonts w:ascii="Times New Roman" w:hAnsi="Times New Roman" w:cs="Times New Roman"/>
          <w:sz w:val="24"/>
          <w:szCs w:val="24"/>
        </w:rPr>
        <w:t xml:space="preserve"> be surveyed and collected that day. Photo © 2006 David L. Brill, humanoriginsphotos.com. ID: </w:t>
      </w:r>
      <w:bookmarkStart w:id="74" w:name="_Hlk86531623"/>
      <w:r w:rsidRPr="00AF2A22">
        <w:rPr>
          <w:rFonts w:ascii="Times New Roman" w:hAnsi="Times New Roman" w:cs="Times New Roman"/>
          <w:sz w:val="24"/>
          <w:szCs w:val="24"/>
        </w:rPr>
        <w:t>2006-1423-03</w:t>
      </w:r>
      <w:bookmarkEnd w:id="74"/>
      <w:r w:rsidR="00B62DD8">
        <w:rPr>
          <w:rFonts w:ascii="Times New Roman" w:hAnsi="Times New Roman" w:cs="Times New Roman"/>
          <w:sz w:val="24"/>
          <w:szCs w:val="24"/>
        </w:rPr>
        <w:t>W</w:t>
      </w:r>
      <w:r w:rsidRPr="00AF2A22">
        <w:rPr>
          <w:rFonts w:ascii="Times New Roman" w:hAnsi="Times New Roman" w:cs="Times New Roman"/>
          <w:sz w:val="24"/>
          <w:szCs w:val="24"/>
        </w:rPr>
        <w:t>.</w:t>
      </w:r>
    </w:p>
    <w:bookmarkEnd w:id="73"/>
    <w:p w14:paraId="12B0202F" w14:textId="2A18B553" w:rsidR="00732AA9" w:rsidRPr="00A761D0" w:rsidRDefault="00732AA9" w:rsidP="00732AA9">
      <w:pPr>
        <w:pStyle w:val="first"/>
        <w:shd w:val="clear" w:color="auto" w:fill="FFFFFF"/>
        <w:spacing w:before="0" w:beforeAutospacing="0" w:after="0" w:afterAutospacing="0"/>
        <w:rPr>
          <w:color w:val="000000"/>
        </w:rPr>
      </w:pPr>
    </w:p>
    <w:p w14:paraId="64AB7EA7" w14:textId="54443B89" w:rsidR="00A700B1" w:rsidRDefault="00E44E0D" w:rsidP="00E44E0D">
      <w:pPr>
        <w:pStyle w:val="first"/>
        <w:shd w:val="clear" w:color="auto" w:fill="FFFFFF"/>
        <w:spacing w:before="0" w:beforeAutospacing="0" w:after="188" w:afterAutospacing="0"/>
        <w:ind w:firstLine="720"/>
        <w:rPr>
          <w:color w:val="000000"/>
        </w:rPr>
      </w:pPr>
      <w:r>
        <w:rPr>
          <w:b/>
          <w:bCs/>
          <w:color w:val="000000"/>
        </w:rPr>
        <w:t xml:space="preserve">How to Look. </w:t>
      </w:r>
      <w:r w:rsidR="00A700B1">
        <w:rPr>
          <w:color w:val="000000"/>
        </w:rPr>
        <w:t xml:space="preserve">Fossil hunters scouted a desert covered with bones of extinct creatures—"ancient monkeys, horses, hippos, giraffes rodents, pigs, birds, turtles, snakes, crocodiles, even croc </w:t>
      </w:r>
      <w:r w:rsidR="00A700B1">
        <w:rPr>
          <w:i/>
          <w:iCs/>
          <w:color w:val="000000"/>
        </w:rPr>
        <w:t>eggs.</w:t>
      </w:r>
      <w:r w:rsidR="00A700B1">
        <w:rPr>
          <w:color w:val="000000"/>
        </w:rPr>
        <w:t xml:space="preserve"> Fossils were so plentiful that local tribes piled them up to construct stone graves. ‘You can’t even walk without stepping on fossils in some places,’ enthused White.” (33, p.26-27) Exploration might involve crawling (Fig.15.2</w:t>
      </w:r>
      <w:ins w:id="75" w:author="Ann Lewin-Benham" w:date="2021-12-07T13:43:00Z">
        <w:r w:rsidR="00315C1B">
          <w:rPr>
            <w:color w:val="000000"/>
          </w:rPr>
          <w:t>8a</w:t>
        </w:r>
      </w:ins>
      <w:del w:id="76" w:author="Ann Lewin-Benham" w:date="2021-12-07T13:43:00Z">
        <w:r w:rsidR="00A700B1" w:rsidDel="00315C1B">
          <w:rPr>
            <w:color w:val="000000"/>
          </w:rPr>
          <w:delText>7</w:delText>
        </w:r>
      </w:del>
      <w:r w:rsidR="00A700B1">
        <w:rPr>
          <w:color w:val="000000"/>
        </w:rPr>
        <w:t xml:space="preserve">). Tim “only let his crews move </w:t>
      </w:r>
      <w:r w:rsidR="00A700B1">
        <w:rPr>
          <w:i/>
          <w:iCs/>
          <w:color w:val="000000"/>
        </w:rPr>
        <w:t xml:space="preserve">up </w:t>
      </w:r>
      <w:r w:rsidR="00A700B1">
        <w:rPr>
          <w:color w:val="000000"/>
        </w:rPr>
        <w:t>slopes; moving downhill put their eyes too far from fossils and risked trampling evidence.” [33, p. 128]</w:t>
      </w:r>
    </w:p>
    <w:p w14:paraId="3BC615CD" w14:textId="77777777" w:rsidR="00A700B1" w:rsidRDefault="00A700B1" w:rsidP="00732AA9">
      <w:pPr>
        <w:pStyle w:val="first"/>
        <w:shd w:val="clear" w:color="auto" w:fill="FFFFFF"/>
        <w:spacing w:before="0" w:beforeAutospacing="0" w:after="0" w:afterAutospacing="0"/>
        <w:rPr>
          <w:b/>
          <w:bCs/>
          <w:color w:val="000000"/>
        </w:rPr>
      </w:pPr>
    </w:p>
    <w:p w14:paraId="694C0BB1" w14:textId="6EDB9613" w:rsidR="007E1439" w:rsidRPr="00A7482A" w:rsidRDefault="00F809BD" w:rsidP="00E4523E">
      <w:pPr>
        <w:pStyle w:val="first"/>
        <w:shd w:val="clear" w:color="auto" w:fill="FFFFFF"/>
        <w:spacing w:before="0" w:beforeAutospacing="0" w:after="0" w:afterAutospacing="0"/>
        <w:jc w:val="center"/>
        <w:rPr>
          <w:color w:val="000000"/>
        </w:rPr>
      </w:pPr>
      <w:r w:rsidRPr="00F809BD">
        <w:rPr>
          <w:b/>
          <w:bCs/>
          <w:color w:val="000000"/>
        </w:rPr>
        <w:t>Insert Figure 15.</w:t>
      </w:r>
      <w:r w:rsidRPr="00A7482A">
        <w:rPr>
          <w:b/>
          <w:bCs/>
          <w:color w:val="000000"/>
        </w:rPr>
        <w:t>2</w:t>
      </w:r>
      <w:r w:rsidR="00C85880">
        <w:rPr>
          <w:b/>
          <w:bCs/>
          <w:color w:val="000000"/>
        </w:rPr>
        <w:t>8</w:t>
      </w:r>
      <w:r w:rsidR="00B46AB7">
        <w:rPr>
          <w:b/>
          <w:bCs/>
          <w:color w:val="000000"/>
        </w:rPr>
        <w:t>a</w:t>
      </w:r>
      <w:r w:rsidR="008A2BC1">
        <w:rPr>
          <w:b/>
          <w:bCs/>
          <w:color w:val="000000"/>
        </w:rPr>
        <w:t xml:space="preserve">: </w:t>
      </w:r>
      <w:r w:rsidR="00E4523E">
        <w:rPr>
          <w:b/>
          <w:bCs/>
          <w:color w:val="000000"/>
        </w:rPr>
        <w:t>TW</w:t>
      </w:r>
      <w:r w:rsidR="00B12A30">
        <w:rPr>
          <w:b/>
          <w:bCs/>
          <w:color w:val="000000"/>
        </w:rPr>
        <w:t>/</w:t>
      </w:r>
      <w:r w:rsidR="00E4523E">
        <w:rPr>
          <w:b/>
          <w:bCs/>
          <w:color w:val="000000"/>
        </w:rPr>
        <w:t>Y H-S crawling incline</w:t>
      </w:r>
      <w:r w:rsidR="00B12A30">
        <w:rPr>
          <w:b/>
          <w:bCs/>
          <w:color w:val="000000"/>
        </w:rPr>
        <w:t xml:space="preserve"> &amp; </w:t>
      </w:r>
      <w:r w:rsidR="00046CB5">
        <w:rPr>
          <w:b/>
          <w:bCs/>
          <w:color w:val="000000"/>
        </w:rPr>
        <w:t xml:space="preserve">Figure </w:t>
      </w:r>
      <w:r w:rsidR="00B12A30">
        <w:rPr>
          <w:b/>
          <w:bCs/>
          <w:color w:val="000000"/>
        </w:rPr>
        <w:t>15.2</w:t>
      </w:r>
      <w:r w:rsidR="00C85880">
        <w:rPr>
          <w:b/>
          <w:bCs/>
          <w:color w:val="000000"/>
        </w:rPr>
        <w:t>8</w:t>
      </w:r>
      <w:r w:rsidR="00B12A30">
        <w:rPr>
          <w:b/>
          <w:bCs/>
          <w:color w:val="000000"/>
        </w:rPr>
        <w:t>b Fossil find/Ardi</w:t>
      </w:r>
    </w:p>
    <w:p w14:paraId="295F73F3" w14:textId="3FDAB94D" w:rsidR="00F809BD" w:rsidRDefault="00B46AB7" w:rsidP="00732AA9">
      <w:pPr>
        <w:widowControl/>
        <w:autoSpaceDE/>
        <w:autoSpaceDN/>
        <w:spacing w:line="259" w:lineRule="auto"/>
        <w:rPr>
          <w:rFonts w:ascii="Times New Roman" w:eastAsia="Times New Roman" w:hAnsi="Times New Roman" w:cs="Times New Roman"/>
          <w:color w:val="000000" w:themeColor="text1"/>
          <w:sz w:val="24"/>
          <w:szCs w:val="24"/>
        </w:rPr>
      </w:pPr>
      <w:r w:rsidRPr="00E052EC">
        <w:rPr>
          <w:rFonts w:ascii="Times New Roman" w:hAnsi="Times New Roman" w:cs="Times New Roman"/>
          <w:b/>
          <w:bCs/>
          <w:color w:val="000000"/>
          <w:sz w:val="24"/>
          <w:szCs w:val="24"/>
        </w:rPr>
        <w:t>Caption: 15.2</w:t>
      </w:r>
      <w:r w:rsidR="00C85880">
        <w:rPr>
          <w:rFonts w:ascii="Times New Roman" w:hAnsi="Times New Roman" w:cs="Times New Roman"/>
          <w:b/>
          <w:bCs/>
          <w:color w:val="000000"/>
          <w:sz w:val="24"/>
          <w:szCs w:val="24"/>
        </w:rPr>
        <w:t>8</w:t>
      </w:r>
      <w:r w:rsidR="00B12A30" w:rsidRPr="00E052EC">
        <w:rPr>
          <w:rFonts w:ascii="Times New Roman" w:hAnsi="Times New Roman" w:cs="Times New Roman"/>
          <w:b/>
          <w:bCs/>
          <w:color w:val="000000"/>
          <w:sz w:val="24"/>
          <w:szCs w:val="24"/>
        </w:rPr>
        <w:t>a</w:t>
      </w:r>
      <w:r w:rsidR="00F809BD" w:rsidRPr="00E052EC">
        <w:rPr>
          <w:rFonts w:ascii="Times New Roman" w:hAnsi="Times New Roman" w:cs="Times New Roman"/>
          <w:b/>
          <w:bCs/>
          <w:color w:val="000000"/>
          <w:sz w:val="24"/>
          <w:szCs w:val="24"/>
        </w:rPr>
        <w:t>:</w:t>
      </w:r>
      <w:r w:rsidR="00F809BD" w:rsidRPr="00A7482A">
        <w:rPr>
          <w:rFonts w:ascii="Times New Roman" w:hAnsi="Times New Roman" w:cs="Times New Roman"/>
          <w:color w:val="000000"/>
          <w:sz w:val="24"/>
          <w:szCs w:val="24"/>
        </w:rPr>
        <w:t xml:space="preserve"> </w:t>
      </w:r>
      <w:r w:rsidR="00B12A30" w:rsidRPr="00B12A30">
        <w:rPr>
          <w:rFonts w:ascii="Times New Roman" w:hAnsi="Times New Roman" w:cs="Times New Roman"/>
          <w:sz w:val="24"/>
          <w:szCs w:val="24"/>
        </w:rPr>
        <w:t>At Aramis,</w:t>
      </w:r>
      <w:r w:rsidR="00B12A30" w:rsidRPr="00A7482A">
        <w:rPr>
          <w:rFonts w:ascii="Times New Roman" w:hAnsi="Times New Roman" w:cs="Times New Roman"/>
          <w:color w:val="000000"/>
          <w:sz w:val="24"/>
          <w:szCs w:val="24"/>
        </w:rPr>
        <w:t xml:space="preserve"> Tim</w:t>
      </w:r>
      <w:r w:rsidR="00F809BD" w:rsidRPr="00A7482A">
        <w:rPr>
          <w:rFonts w:ascii="Times New Roman" w:hAnsi="Times New Roman" w:cs="Times New Roman"/>
          <w:color w:val="000000"/>
          <w:sz w:val="24"/>
          <w:szCs w:val="24"/>
        </w:rPr>
        <w:t xml:space="preserve"> White and Yohannes Haile-Selassie crawl</w:t>
      </w:r>
      <w:r w:rsidR="007E1439">
        <w:rPr>
          <w:rFonts w:ascii="Times New Roman" w:hAnsi="Times New Roman" w:cs="Times New Roman"/>
          <w:color w:val="000000"/>
          <w:sz w:val="24"/>
          <w:szCs w:val="24"/>
        </w:rPr>
        <w:t xml:space="preserve"> </w:t>
      </w:r>
      <w:r w:rsidR="00126591">
        <w:rPr>
          <w:rFonts w:ascii="Times New Roman" w:hAnsi="Times New Roman" w:cs="Times New Roman"/>
          <w:color w:val="000000"/>
          <w:sz w:val="24"/>
          <w:szCs w:val="24"/>
        </w:rPr>
        <w:t xml:space="preserve">an incline, searching </w:t>
      </w:r>
      <w:r w:rsidR="00F809BD" w:rsidRPr="00A7482A">
        <w:rPr>
          <w:rFonts w:ascii="Times New Roman" w:hAnsi="Times New Roman" w:cs="Times New Roman"/>
          <w:color w:val="000000"/>
          <w:sz w:val="24"/>
          <w:szCs w:val="24"/>
        </w:rPr>
        <w:t xml:space="preserve">the surface for the tiniest fossil fragments. Photo: </w:t>
      </w:r>
      <w:r w:rsidR="00F809BD" w:rsidRPr="00A7482A">
        <w:rPr>
          <w:rFonts w:ascii="Times New Roman" w:eastAsia="Times New Roman" w:hAnsi="Times New Roman" w:cs="Times New Roman"/>
          <w:color w:val="000000"/>
          <w:sz w:val="24"/>
          <w:szCs w:val="24"/>
        </w:rPr>
        <w:t>© 1996 David L. Brill, humanoriginsphotos.com</w:t>
      </w:r>
      <w:r w:rsidR="00B12A30">
        <w:rPr>
          <w:rFonts w:ascii="Times New Roman" w:eastAsia="Times New Roman" w:hAnsi="Times New Roman" w:cs="Times New Roman"/>
          <w:color w:val="000000"/>
          <w:sz w:val="24"/>
          <w:szCs w:val="24"/>
        </w:rPr>
        <w:t>.</w:t>
      </w:r>
      <w:r w:rsidR="00F809BD" w:rsidRPr="00A7482A">
        <w:rPr>
          <w:rFonts w:ascii="Times New Roman" w:eastAsia="Times New Roman" w:hAnsi="Times New Roman" w:cs="Times New Roman"/>
          <w:color w:val="000000"/>
          <w:sz w:val="24"/>
          <w:szCs w:val="24"/>
        </w:rPr>
        <w:t xml:space="preserve"> </w:t>
      </w:r>
      <w:r w:rsidR="00F809BD" w:rsidRPr="00A7482A">
        <w:rPr>
          <w:rFonts w:ascii="Times New Roman" w:eastAsia="Times New Roman" w:hAnsi="Times New Roman" w:cs="Times New Roman"/>
          <w:color w:val="000000" w:themeColor="text1"/>
          <w:sz w:val="24"/>
          <w:szCs w:val="24"/>
        </w:rPr>
        <w:t>ID: 2002-0929-02</w:t>
      </w:r>
      <w:r w:rsidR="00F00771">
        <w:rPr>
          <w:rFonts w:ascii="Times New Roman" w:eastAsia="Times New Roman" w:hAnsi="Times New Roman" w:cs="Times New Roman"/>
          <w:color w:val="000000" w:themeColor="text1"/>
          <w:sz w:val="24"/>
          <w:szCs w:val="24"/>
        </w:rPr>
        <w:t>W</w:t>
      </w:r>
    </w:p>
    <w:p w14:paraId="5F5C6B1A" w14:textId="69CFE0FF" w:rsidR="00B12A30" w:rsidRPr="001210AD" w:rsidRDefault="00B12A30" w:rsidP="00B12A30">
      <w:pPr>
        <w:rPr>
          <w:sz w:val="20"/>
          <w:szCs w:val="20"/>
        </w:rPr>
      </w:pPr>
      <w:r w:rsidRPr="00E052EC">
        <w:rPr>
          <w:rFonts w:ascii="Times New Roman" w:eastAsia="Times New Roman" w:hAnsi="Times New Roman" w:cs="Times New Roman"/>
          <w:b/>
          <w:bCs/>
          <w:color w:val="000000" w:themeColor="text1"/>
          <w:sz w:val="24"/>
          <w:szCs w:val="24"/>
        </w:rPr>
        <w:t>Caption: 15.</w:t>
      </w:r>
      <w:r w:rsidR="00C85880">
        <w:rPr>
          <w:rFonts w:ascii="Times New Roman" w:eastAsia="Times New Roman" w:hAnsi="Times New Roman" w:cs="Times New Roman"/>
          <w:b/>
          <w:bCs/>
          <w:color w:val="000000" w:themeColor="text1"/>
          <w:sz w:val="24"/>
          <w:szCs w:val="24"/>
        </w:rPr>
        <w:t>28</w:t>
      </w:r>
      <w:r w:rsidRPr="00E052EC">
        <w:rPr>
          <w:rFonts w:ascii="Times New Roman" w:eastAsia="Times New Roman" w:hAnsi="Times New Roman" w:cs="Times New Roman"/>
          <w:b/>
          <w:bCs/>
          <w:color w:val="000000" w:themeColor="text1"/>
          <w:sz w:val="24"/>
          <w:szCs w:val="24"/>
        </w:rPr>
        <w:t>b</w:t>
      </w:r>
      <w:r w:rsidR="000F073A" w:rsidRPr="00E052EC">
        <w:rPr>
          <w:rFonts w:ascii="Times New Roman" w:eastAsia="Times New Roman" w:hAnsi="Times New Roman" w:cs="Times New Roman"/>
          <w:b/>
          <w:bCs/>
          <w:color w:val="000000" w:themeColor="text1"/>
          <w:sz w:val="24"/>
          <w:szCs w:val="24"/>
        </w:rPr>
        <w:t>:</w:t>
      </w:r>
      <w:r w:rsidR="000F073A">
        <w:rPr>
          <w:rFonts w:ascii="Times New Roman" w:eastAsia="Times New Roman" w:hAnsi="Times New Roman" w:cs="Times New Roman"/>
          <w:color w:val="000000" w:themeColor="text1"/>
          <w:sz w:val="24"/>
          <w:szCs w:val="24"/>
        </w:rPr>
        <w:t xml:space="preserve"> </w:t>
      </w:r>
      <w:r w:rsidR="000F073A" w:rsidRPr="000F073A">
        <w:rPr>
          <w:rFonts w:ascii="Times New Roman" w:eastAsia="Times New Roman" w:hAnsi="Times New Roman" w:cs="Times New Roman"/>
          <w:color w:val="000000" w:themeColor="text1"/>
          <w:sz w:val="24"/>
          <w:szCs w:val="24"/>
        </w:rPr>
        <w:t>T</w:t>
      </w:r>
      <w:r w:rsidRPr="000F073A">
        <w:rPr>
          <w:rFonts w:ascii="Times New Roman" w:hAnsi="Times New Roman" w:cs="Times New Roman"/>
          <w:sz w:val="24"/>
          <w:szCs w:val="24"/>
        </w:rPr>
        <w:t xml:space="preserve">housands of round fossilized seeds and many more thousands of fossilized wood chips and slivers survived 4.4 million years of geology to help explain the paleo-environment shared with </w:t>
      </w:r>
      <w:r w:rsidRPr="000F073A">
        <w:rPr>
          <w:rFonts w:ascii="Times New Roman" w:hAnsi="Times New Roman" w:cs="Times New Roman"/>
          <w:i/>
          <w:iCs/>
          <w:sz w:val="24"/>
          <w:szCs w:val="24"/>
        </w:rPr>
        <w:t>Ardipithecus ramidus</w:t>
      </w:r>
      <w:r w:rsidRPr="000F073A">
        <w:rPr>
          <w:rFonts w:ascii="Times New Roman" w:hAnsi="Times New Roman" w:cs="Times New Roman"/>
          <w:sz w:val="24"/>
          <w:szCs w:val="24"/>
        </w:rPr>
        <w:t>. Fossil credit: Housed in the National Museums of Ethiopia, Addis Ababa</w:t>
      </w:r>
      <w:r w:rsidR="000F073A" w:rsidRPr="000F073A">
        <w:rPr>
          <w:rFonts w:ascii="Times New Roman" w:hAnsi="Times New Roman" w:cs="Times New Roman"/>
          <w:sz w:val="24"/>
          <w:szCs w:val="24"/>
        </w:rPr>
        <w:t xml:space="preserve">. </w:t>
      </w:r>
      <w:r w:rsidRPr="000F073A">
        <w:rPr>
          <w:rFonts w:ascii="Times New Roman" w:hAnsi="Times New Roman" w:cs="Times New Roman"/>
          <w:sz w:val="24"/>
          <w:szCs w:val="24"/>
        </w:rPr>
        <w:t xml:space="preserve">Photo © 1998 David L. Brill, humanoriginsphotos.com. </w:t>
      </w:r>
      <w:r w:rsidRPr="000F073A">
        <w:rPr>
          <w:rFonts w:ascii="Times New Roman" w:eastAsia="Times New Roman" w:hAnsi="Times New Roman" w:cs="Times New Roman"/>
          <w:color w:val="000000" w:themeColor="text1"/>
          <w:sz w:val="24"/>
          <w:szCs w:val="24"/>
        </w:rPr>
        <w:t xml:space="preserve">ID: </w:t>
      </w:r>
      <w:r w:rsidRPr="000F073A">
        <w:rPr>
          <w:rFonts w:ascii="Times New Roman" w:hAnsi="Times New Roman" w:cs="Times New Roman"/>
          <w:sz w:val="24"/>
          <w:szCs w:val="24"/>
        </w:rPr>
        <w:t>1998-0333-33</w:t>
      </w:r>
      <w:r w:rsidR="0000725B">
        <w:rPr>
          <w:rFonts w:ascii="Times New Roman" w:hAnsi="Times New Roman" w:cs="Times New Roman"/>
          <w:sz w:val="24"/>
          <w:szCs w:val="24"/>
        </w:rPr>
        <w:t>W</w:t>
      </w:r>
      <w:r w:rsidRPr="000F073A">
        <w:rPr>
          <w:rFonts w:ascii="Times New Roman" w:hAnsi="Times New Roman" w:cs="Times New Roman"/>
          <w:sz w:val="24"/>
          <w:szCs w:val="24"/>
        </w:rPr>
        <w:t>.</w:t>
      </w:r>
    </w:p>
    <w:p w14:paraId="34E96775" w14:textId="7785AB52" w:rsidR="00DE75D2" w:rsidRPr="00B12A30" w:rsidRDefault="00DE75D2" w:rsidP="00DE75D2">
      <w:pPr>
        <w:widowControl/>
        <w:autoSpaceDE/>
        <w:autoSpaceDN/>
        <w:rPr>
          <w:rFonts w:ascii="Times New Roman" w:eastAsia="Times New Roman" w:hAnsi="Times New Roman" w:cs="Times New Roman"/>
          <w:color w:val="000000" w:themeColor="text1"/>
          <w:sz w:val="24"/>
          <w:szCs w:val="24"/>
        </w:rPr>
      </w:pPr>
    </w:p>
    <w:p w14:paraId="763113AE" w14:textId="5868B20B" w:rsidR="0028470C" w:rsidRPr="00B87732" w:rsidRDefault="008637E0" w:rsidP="0028470C">
      <w:pPr>
        <w:ind w:firstLine="720"/>
        <w:rPr>
          <w:rFonts w:ascii="Times New Roman" w:hAnsi="Times New Roman" w:cs="Times New Roman"/>
          <w:sz w:val="24"/>
          <w:szCs w:val="24"/>
        </w:rPr>
      </w:pPr>
      <w:r w:rsidRPr="00414314">
        <w:rPr>
          <w:rFonts w:ascii="Times New Roman" w:hAnsi="Times New Roman" w:cs="Times New Roman"/>
          <w:b/>
          <w:bCs/>
          <w:color w:val="000000"/>
          <w:sz w:val="24"/>
          <w:szCs w:val="24"/>
        </w:rPr>
        <w:t>Studying the Finds.</w:t>
      </w:r>
      <w:r>
        <w:rPr>
          <w:b/>
          <w:bCs/>
          <w:color w:val="000000"/>
        </w:rPr>
        <w:t xml:space="preserve"> </w:t>
      </w:r>
      <w:bookmarkStart w:id="77" w:name="_Hlk86405445"/>
      <w:r w:rsidR="0028470C" w:rsidRPr="00B87732">
        <w:rPr>
          <w:rFonts w:ascii="Times New Roman" w:hAnsi="Times New Roman" w:cs="Times New Roman"/>
          <w:sz w:val="24"/>
          <w:szCs w:val="24"/>
        </w:rPr>
        <w:t xml:space="preserve">As important as collecting is studying what </w:t>
      </w:r>
      <w:r w:rsidR="00414314">
        <w:rPr>
          <w:rFonts w:ascii="Times New Roman" w:hAnsi="Times New Roman" w:cs="Times New Roman"/>
          <w:sz w:val="24"/>
          <w:szCs w:val="24"/>
        </w:rPr>
        <w:t>h</w:t>
      </w:r>
      <w:r w:rsidR="0028470C">
        <w:rPr>
          <w:rFonts w:ascii="Times New Roman" w:hAnsi="Times New Roman" w:cs="Times New Roman"/>
          <w:sz w:val="24"/>
          <w:szCs w:val="24"/>
        </w:rPr>
        <w:t>as</w:t>
      </w:r>
      <w:r w:rsidR="0028470C" w:rsidRPr="00B87732">
        <w:rPr>
          <w:rFonts w:ascii="Times New Roman" w:hAnsi="Times New Roman" w:cs="Times New Roman"/>
          <w:sz w:val="24"/>
          <w:szCs w:val="24"/>
        </w:rPr>
        <w:t xml:space="preserve"> </w:t>
      </w:r>
      <w:r w:rsidR="00414314">
        <w:rPr>
          <w:rFonts w:ascii="Times New Roman" w:hAnsi="Times New Roman" w:cs="Times New Roman"/>
          <w:sz w:val="24"/>
          <w:szCs w:val="24"/>
        </w:rPr>
        <w:t xml:space="preserve">been </w:t>
      </w:r>
      <w:r w:rsidR="0028470C" w:rsidRPr="00B87732">
        <w:rPr>
          <w:rFonts w:ascii="Times New Roman" w:hAnsi="Times New Roman" w:cs="Times New Roman"/>
          <w:sz w:val="24"/>
          <w:szCs w:val="24"/>
        </w:rPr>
        <w:t xml:space="preserve">found, comparing it to fossils that are understood and categorized, noticing what is same </w:t>
      </w:r>
      <w:r w:rsidR="008C4EAE">
        <w:rPr>
          <w:rFonts w:ascii="Times New Roman" w:hAnsi="Times New Roman" w:cs="Times New Roman"/>
          <w:sz w:val="24"/>
          <w:szCs w:val="24"/>
        </w:rPr>
        <w:t>or</w:t>
      </w:r>
      <w:r w:rsidR="0028470C" w:rsidRPr="00B87732">
        <w:rPr>
          <w:rFonts w:ascii="Times New Roman" w:hAnsi="Times New Roman" w:cs="Times New Roman"/>
          <w:sz w:val="24"/>
          <w:szCs w:val="24"/>
        </w:rPr>
        <w:t xml:space="preserve"> different, and determining how to classify </w:t>
      </w:r>
      <w:r w:rsidR="0028470C">
        <w:rPr>
          <w:rFonts w:ascii="Times New Roman" w:hAnsi="Times New Roman" w:cs="Times New Roman"/>
          <w:sz w:val="24"/>
          <w:szCs w:val="24"/>
        </w:rPr>
        <w:t>new finds The following discussions, that took place i</w:t>
      </w:r>
      <w:r w:rsidR="0028470C" w:rsidRPr="00595124">
        <w:rPr>
          <w:rFonts w:ascii="Times New Roman" w:hAnsi="Times New Roman" w:cs="Times New Roman"/>
          <w:sz w:val="24"/>
          <w:szCs w:val="24"/>
        </w:rPr>
        <w:t>n the Paleoanthropology Laboratory</w:t>
      </w:r>
      <w:r w:rsidR="0028470C">
        <w:rPr>
          <w:rFonts w:ascii="Times New Roman" w:hAnsi="Times New Roman" w:cs="Times New Roman"/>
          <w:sz w:val="24"/>
          <w:szCs w:val="24"/>
        </w:rPr>
        <w:t xml:space="preserve"> at the</w:t>
      </w:r>
      <w:r w:rsidR="0028470C" w:rsidRPr="00595124">
        <w:rPr>
          <w:rFonts w:ascii="Times New Roman" w:hAnsi="Times New Roman" w:cs="Times New Roman"/>
          <w:sz w:val="24"/>
          <w:szCs w:val="24"/>
        </w:rPr>
        <w:t xml:space="preserve"> National Museum</w:t>
      </w:r>
      <w:r w:rsidR="0028470C">
        <w:rPr>
          <w:rFonts w:ascii="Times New Roman" w:hAnsi="Times New Roman" w:cs="Times New Roman"/>
          <w:sz w:val="24"/>
          <w:szCs w:val="24"/>
        </w:rPr>
        <w:t>s</w:t>
      </w:r>
      <w:r w:rsidR="0028470C" w:rsidRPr="00595124">
        <w:rPr>
          <w:rFonts w:ascii="Times New Roman" w:hAnsi="Times New Roman" w:cs="Times New Roman"/>
          <w:sz w:val="24"/>
          <w:szCs w:val="24"/>
        </w:rPr>
        <w:t xml:space="preserve"> of Ethiopia, Addis Ababa</w:t>
      </w:r>
      <w:r w:rsidR="0028470C">
        <w:rPr>
          <w:rFonts w:ascii="Times New Roman" w:hAnsi="Times New Roman" w:cs="Times New Roman"/>
          <w:sz w:val="24"/>
          <w:szCs w:val="24"/>
        </w:rPr>
        <w:t>, are examples of fossil hunters’ analyses of their finds.</w:t>
      </w:r>
    </w:p>
    <w:bookmarkEnd w:id="77"/>
    <w:p w14:paraId="7AD561D1" w14:textId="1B79A412" w:rsidR="00B46AB7" w:rsidRDefault="00277242" w:rsidP="0028470C">
      <w:pPr>
        <w:pStyle w:val="first"/>
        <w:shd w:val="clear" w:color="auto" w:fill="FFFFFF"/>
        <w:spacing w:before="0" w:beforeAutospacing="0" w:after="0" w:afterAutospacing="0"/>
        <w:ind w:firstLine="720"/>
        <w:rPr>
          <w:color w:val="000000"/>
        </w:rPr>
      </w:pPr>
      <w:r>
        <w:rPr>
          <w:color w:val="000000"/>
        </w:rPr>
        <w:t xml:space="preserve">Frequently, team members met with one another, with the young </w:t>
      </w:r>
      <w:r w:rsidR="00FD73E3">
        <w:rPr>
          <w:color w:val="000000"/>
        </w:rPr>
        <w:t>scientists</w:t>
      </w:r>
      <w:r>
        <w:rPr>
          <w:color w:val="000000"/>
        </w:rPr>
        <w:t xml:space="preserve"> working with them, or with experts from varied fields to a</w:t>
      </w:r>
      <w:r w:rsidR="00B46AB7">
        <w:rPr>
          <w:color w:val="000000"/>
        </w:rPr>
        <w:t>naly</w:t>
      </w:r>
      <w:r>
        <w:rPr>
          <w:color w:val="000000"/>
        </w:rPr>
        <w:t xml:space="preserve">ze </w:t>
      </w:r>
      <w:r w:rsidR="008701FE">
        <w:rPr>
          <w:color w:val="000000"/>
        </w:rPr>
        <w:t xml:space="preserve">their finds </w:t>
      </w:r>
      <w:r>
        <w:rPr>
          <w:color w:val="000000"/>
        </w:rPr>
        <w:t>and</w:t>
      </w:r>
      <w:r w:rsidR="00B46AB7">
        <w:rPr>
          <w:color w:val="000000"/>
        </w:rPr>
        <w:t xml:space="preserve"> test their ideas</w:t>
      </w:r>
      <w:r w:rsidR="008701FE">
        <w:rPr>
          <w:color w:val="000000"/>
        </w:rPr>
        <w:t xml:space="preserve"> about lineage, species, age, anatomy . . </w:t>
      </w:r>
      <w:r w:rsidR="00B46AB7">
        <w:rPr>
          <w:color w:val="000000"/>
        </w:rPr>
        <w:t>.</w:t>
      </w:r>
      <w:r w:rsidR="008701FE">
        <w:rPr>
          <w:color w:val="000000"/>
        </w:rPr>
        <w:t xml:space="preserve"> whatever their expertise could glean from the fossils.</w:t>
      </w:r>
      <w:r w:rsidR="00B46AB7">
        <w:rPr>
          <w:color w:val="000000"/>
        </w:rPr>
        <w:t xml:space="preserve"> They compared </w:t>
      </w:r>
      <w:r>
        <w:rPr>
          <w:color w:val="000000"/>
        </w:rPr>
        <w:t>fossils’</w:t>
      </w:r>
      <w:r w:rsidR="00B46AB7">
        <w:rPr>
          <w:color w:val="000000"/>
        </w:rPr>
        <w:t xml:space="preserve"> anatomy</w:t>
      </w:r>
      <w:r w:rsidR="00FD73E3">
        <w:rPr>
          <w:color w:val="000000"/>
        </w:rPr>
        <w:t xml:space="preserve"> for</w:t>
      </w:r>
      <w:r w:rsidR="00B46AB7">
        <w:rPr>
          <w:color w:val="000000"/>
        </w:rPr>
        <w:t xml:space="preserve"> same/different features</w:t>
      </w:r>
      <w:r w:rsidR="008701FE">
        <w:rPr>
          <w:color w:val="000000"/>
        </w:rPr>
        <w:t>,</w:t>
      </w:r>
      <w:r w:rsidR="00B46AB7">
        <w:rPr>
          <w:color w:val="000000"/>
        </w:rPr>
        <w:t xml:space="preserve"> discussed new finds and the relation to similar fossils and the area’s ecology. They classified new finds: Did new skulls or bones relate to a species they knew or </w:t>
      </w:r>
      <w:r w:rsidR="00FD73E3">
        <w:rPr>
          <w:color w:val="000000"/>
        </w:rPr>
        <w:t>begin</w:t>
      </w:r>
      <w:r w:rsidR="00B46AB7">
        <w:rPr>
          <w:color w:val="000000"/>
        </w:rPr>
        <w:t xml:space="preserve"> a different evolutionary path?</w:t>
      </w:r>
      <w:r>
        <w:rPr>
          <w:color w:val="000000"/>
        </w:rPr>
        <w:t xml:space="preserve"> </w:t>
      </w:r>
      <w:r w:rsidR="008701FE">
        <w:rPr>
          <w:color w:val="000000"/>
        </w:rPr>
        <w:t>Many meetings focused on d</w:t>
      </w:r>
      <w:r>
        <w:rPr>
          <w:color w:val="000000"/>
        </w:rPr>
        <w:t>etermining a fossil’s age.</w:t>
      </w:r>
    </w:p>
    <w:p w14:paraId="25E4BAE9" w14:textId="6D6ADE0E" w:rsidR="00DE75D2" w:rsidRDefault="00DE75D2" w:rsidP="0028470C">
      <w:pPr>
        <w:pStyle w:val="first"/>
        <w:shd w:val="clear" w:color="auto" w:fill="FFFFFF"/>
        <w:spacing w:before="0" w:beforeAutospacing="0" w:after="0" w:afterAutospacing="0"/>
        <w:ind w:firstLine="720"/>
        <w:rPr>
          <w:color w:val="000000"/>
        </w:rPr>
      </w:pPr>
      <w:r>
        <w:rPr>
          <w:color w:val="000000"/>
        </w:rPr>
        <w:t>The approach was to put “theories to empirical test. White did not care that his enemies hated him: “‘Self-criticism will enhance your science,’ White wrote, ‘self-esteem will not. . . . The difference between science and science fiction,’ White declared, ‘is evidence.’ His mission was to find it.” (3</w:t>
      </w:r>
      <w:r w:rsidR="00EA5261">
        <w:rPr>
          <w:color w:val="000000"/>
        </w:rPr>
        <w:t>3</w:t>
      </w:r>
      <w:r>
        <w:rPr>
          <w:color w:val="000000"/>
        </w:rPr>
        <w:t>, p.71)</w:t>
      </w:r>
    </w:p>
    <w:p w14:paraId="37D5BDA4" w14:textId="77777777" w:rsidR="0028470C" w:rsidRDefault="0028470C" w:rsidP="0028470C">
      <w:pPr>
        <w:pStyle w:val="first"/>
        <w:shd w:val="clear" w:color="auto" w:fill="FFFFFF"/>
        <w:spacing w:before="0" w:beforeAutospacing="0" w:after="0" w:afterAutospacing="0"/>
        <w:ind w:firstLine="720"/>
        <w:rPr>
          <w:color w:val="000000"/>
        </w:rPr>
      </w:pPr>
    </w:p>
    <w:p w14:paraId="667C221D" w14:textId="7CFD39BA" w:rsidR="00600CD6" w:rsidRDefault="00600CD6" w:rsidP="00600CD6">
      <w:pPr>
        <w:pStyle w:val="first"/>
        <w:shd w:val="clear" w:color="auto" w:fill="FFFFFF"/>
        <w:spacing w:before="0" w:beforeAutospacing="0" w:after="188" w:afterAutospacing="0"/>
        <w:jc w:val="center"/>
        <w:rPr>
          <w:b/>
          <w:bCs/>
          <w:color w:val="000000"/>
        </w:rPr>
      </w:pPr>
      <w:r>
        <w:rPr>
          <w:b/>
          <w:bCs/>
          <w:color w:val="000000"/>
        </w:rPr>
        <w:t>Insert Figure 15.2</w:t>
      </w:r>
      <w:r w:rsidR="00C85880">
        <w:rPr>
          <w:b/>
          <w:bCs/>
          <w:color w:val="000000"/>
        </w:rPr>
        <w:t>9</w:t>
      </w:r>
      <w:r>
        <w:rPr>
          <w:b/>
          <w:bCs/>
          <w:color w:val="000000"/>
        </w:rPr>
        <w:t xml:space="preserve"> &amp; Figure 15.</w:t>
      </w:r>
      <w:r w:rsidR="00C85880">
        <w:rPr>
          <w:b/>
          <w:bCs/>
          <w:color w:val="000000"/>
        </w:rPr>
        <w:t>30</w:t>
      </w:r>
      <w:r>
        <w:rPr>
          <w:b/>
          <w:bCs/>
          <w:color w:val="000000"/>
        </w:rPr>
        <w:t xml:space="preserve"> Studying and Discussing, National Museums of Ethiopia, Addis Ababa, Paleontology Lab funded by the National Science Foundation</w:t>
      </w:r>
    </w:p>
    <w:p w14:paraId="4335955E" w14:textId="30F279AC" w:rsidR="00600CD6" w:rsidRPr="00595124" w:rsidRDefault="00600CD6" w:rsidP="00600CD6">
      <w:pPr>
        <w:rPr>
          <w:rFonts w:ascii="Times New Roman" w:hAnsi="Times New Roman" w:cs="Times New Roman"/>
          <w:sz w:val="24"/>
          <w:szCs w:val="24"/>
        </w:rPr>
      </w:pPr>
      <w:r>
        <w:rPr>
          <w:rFonts w:ascii="Times New Roman" w:hAnsi="Times New Roman" w:cs="Times New Roman"/>
          <w:sz w:val="24"/>
          <w:szCs w:val="24"/>
        </w:rPr>
        <w:t>Fig. 15.2</w:t>
      </w:r>
      <w:r w:rsidR="003802F5">
        <w:rPr>
          <w:rFonts w:ascii="Times New Roman" w:hAnsi="Times New Roman" w:cs="Times New Roman"/>
          <w:sz w:val="24"/>
          <w:szCs w:val="24"/>
        </w:rPr>
        <w:t>9</w:t>
      </w:r>
      <w:r>
        <w:rPr>
          <w:rFonts w:ascii="Times New Roman" w:hAnsi="Times New Roman" w:cs="Times New Roman"/>
          <w:sz w:val="24"/>
          <w:szCs w:val="24"/>
        </w:rPr>
        <w:t xml:space="preserve">. </w:t>
      </w:r>
      <w:r w:rsidRPr="00595124">
        <w:rPr>
          <w:rFonts w:ascii="Times New Roman" w:hAnsi="Times New Roman" w:cs="Times New Roman"/>
          <w:sz w:val="24"/>
          <w:szCs w:val="24"/>
        </w:rPr>
        <w:t>Caption:</w:t>
      </w:r>
      <w:r>
        <w:rPr>
          <w:rFonts w:ascii="Times New Roman" w:hAnsi="Times New Roman" w:cs="Times New Roman"/>
          <w:sz w:val="24"/>
          <w:szCs w:val="24"/>
        </w:rPr>
        <w:t xml:space="preserve"> </w:t>
      </w:r>
      <w:r w:rsidRPr="00595124">
        <w:rPr>
          <w:rFonts w:ascii="Times New Roman" w:hAnsi="Times New Roman" w:cs="Times New Roman"/>
          <w:sz w:val="24"/>
          <w:szCs w:val="24"/>
        </w:rPr>
        <w:t xml:space="preserve">Dr. Henry Gilbert and local Afar tribal chief Hamed Elema study a variety of mammals found in the Bouri Daka Member sediments </w:t>
      </w:r>
      <w:r>
        <w:rPr>
          <w:rFonts w:ascii="Times New Roman" w:hAnsi="Times New Roman" w:cs="Times New Roman"/>
          <w:sz w:val="24"/>
          <w:szCs w:val="24"/>
        </w:rPr>
        <w:t>where</w:t>
      </w:r>
      <w:r w:rsidRPr="00595124">
        <w:rPr>
          <w:rFonts w:ascii="Times New Roman" w:hAnsi="Times New Roman" w:cs="Times New Roman"/>
          <w:sz w:val="24"/>
          <w:szCs w:val="24"/>
        </w:rPr>
        <w:t xml:space="preserve"> </w:t>
      </w:r>
      <w:r w:rsidRPr="00C243DC">
        <w:rPr>
          <w:rFonts w:ascii="Times New Roman" w:hAnsi="Times New Roman" w:cs="Times New Roman"/>
          <w:i/>
          <w:iCs/>
          <w:sz w:val="24"/>
          <w:szCs w:val="24"/>
        </w:rPr>
        <w:t>Homo erectus</w:t>
      </w:r>
      <w:r>
        <w:rPr>
          <w:rFonts w:ascii="Times New Roman" w:hAnsi="Times New Roman" w:cs="Times New Roman"/>
          <w:sz w:val="24"/>
          <w:szCs w:val="24"/>
        </w:rPr>
        <w:t xml:space="preserve"> was also found</w:t>
      </w:r>
      <w:r w:rsidRPr="00595124">
        <w:rPr>
          <w:rFonts w:ascii="Times New Roman" w:hAnsi="Times New Roman" w:cs="Times New Roman"/>
          <w:sz w:val="24"/>
          <w:szCs w:val="24"/>
        </w:rPr>
        <w:t>. Elema is aligning a bone inside the horn sheath of a large extinct buffalo. Other Bouri Daka Member mammals on the table</w:t>
      </w:r>
      <w:r w:rsidR="00ED3EA4">
        <w:rPr>
          <w:rFonts w:ascii="Times New Roman" w:hAnsi="Times New Roman" w:cs="Times New Roman"/>
          <w:sz w:val="24"/>
          <w:szCs w:val="24"/>
        </w:rPr>
        <w:t xml:space="preserve"> are</w:t>
      </w:r>
      <w:r w:rsidRPr="00595124">
        <w:rPr>
          <w:rFonts w:ascii="Times New Roman" w:hAnsi="Times New Roman" w:cs="Times New Roman"/>
          <w:sz w:val="24"/>
          <w:szCs w:val="24"/>
        </w:rPr>
        <w:t>: giant giraffes, hyaenas, baboons, crocodiles, elephants, and hippos. Photo © 2001 David L. Brill, humanoriginsphotos.com. ID: 2001-0744-11</w:t>
      </w:r>
      <w:r>
        <w:rPr>
          <w:rFonts w:ascii="Times New Roman" w:hAnsi="Times New Roman" w:cs="Times New Roman"/>
          <w:sz w:val="24"/>
          <w:szCs w:val="24"/>
        </w:rPr>
        <w:t>W.</w:t>
      </w:r>
    </w:p>
    <w:p w14:paraId="79B00106" w14:textId="77777777" w:rsidR="00600CD6" w:rsidRDefault="00600CD6" w:rsidP="00600CD6">
      <w:pPr>
        <w:rPr>
          <w:rFonts w:ascii="Times New Roman" w:hAnsi="Times New Roman" w:cs="Times New Roman"/>
          <w:sz w:val="24"/>
          <w:szCs w:val="24"/>
        </w:rPr>
      </w:pPr>
    </w:p>
    <w:p w14:paraId="4F488A40" w14:textId="56EAE02B" w:rsidR="00600CD6" w:rsidRDefault="00600CD6" w:rsidP="00600CD6">
      <w:pPr>
        <w:rPr>
          <w:rFonts w:ascii="Times New Roman" w:hAnsi="Times New Roman" w:cs="Times New Roman"/>
          <w:sz w:val="24"/>
          <w:szCs w:val="24"/>
        </w:rPr>
      </w:pPr>
      <w:r>
        <w:rPr>
          <w:rFonts w:ascii="Times New Roman" w:hAnsi="Times New Roman" w:cs="Times New Roman"/>
          <w:sz w:val="24"/>
          <w:szCs w:val="24"/>
        </w:rPr>
        <w:t>Figure 15.</w:t>
      </w:r>
      <w:r w:rsidR="003802F5">
        <w:rPr>
          <w:rFonts w:ascii="Times New Roman" w:hAnsi="Times New Roman" w:cs="Times New Roman"/>
          <w:sz w:val="24"/>
          <w:szCs w:val="24"/>
        </w:rPr>
        <w:t>30</w:t>
      </w:r>
      <w:r>
        <w:rPr>
          <w:rFonts w:ascii="Times New Roman" w:hAnsi="Times New Roman" w:cs="Times New Roman"/>
          <w:sz w:val="24"/>
          <w:szCs w:val="24"/>
        </w:rPr>
        <w:t xml:space="preserve">. </w:t>
      </w:r>
      <w:r w:rsidRPr="007852A6">
        <w:rPr>
          <w:rFonts w:ascii="Times New Roman" w:hAnsi="Times New Roman" w:cs="Times New Roman"/>
          <w:sz w:val="24"/>
          <w:szCs w:val="24"/>
        </w:rPr>
        <w:t xml:space="preserve">Caption: Co-directors of the Middle Awash Research Project, Dr. Berhane Asfaw, an Ethiopian anthropologist who specializes in the study of cranial remains, and Dr. Tim White of the University of California Berkeley, discuss the significance of the new species, </w:t>
      </w:r>
      <w:r w:rsidRPr="007852A6">
        <w:rPr>
          <w:rFonts w:ascii="Times New Roman" w:hAnsi="Times New Roman" w:cs="Times New Roman"/>
          <w:i/>
          <w:iCs/>
          <w:sz w:val="24"/>
          <w:szCs w:val="24"/>
        </w:rPr>
        <w:t>Australopithecus garhi</w:t>
      </w:r>
      <w:r w:rsidRPr="007852A6">
        <w:rPr>
          <w:rFonts w:ascii="Times New Roman" w:hAnsi="Times New Roman" w:cs="Times New Roman"/>
          <w:sz w:val="24"/>
          <w:szCs w:val="24"/>
        </w:rPr>
        <w:t xml:space="preserve">, 2.5 million years old. </w:t>
      </w:r>
      <w:r>
        <w:rPr>
          <w:rFonts w:ascii="Times New Roman" w:hAnsi="Times New Roman" w:cs="Times New Roman"/>
          <w:sz w:val="24"/>
          <w:szCs w:val="24"/>
        </w:rPr>
        <w:t>Its fossils were</w:t>
      </w:r>
      <w:r w:rsidRPr="007852A6">
        <w:rPr>
          <w:rFonts w:ascii="Times New Roman" w:hAnsi="Times New Roman" w:cs="Times New Roman"/>
          <w:sz w:val="24"/>
          <w:szCs w:val="24"/>
        </w:rPr>
        <w:t xml:space="preserve"> found in Bouri, Middle Awash Valley, Afar Depression</w:t>
      </w:r>
      <w:r>
        <w:rPr>
          <w:rFonts w:ascii="Times New Roman" w:hAnsi="Times New Roman" w:cs="Times New Roman"/>
          <w:sz w:val="24"/>
          <w:szCs w:val="24"/>
        </w:rPr>
        <w:t xml:space="preserve">. </w:t>
      </w:r>
      <w:r>
        <w:rPr>
          <w:rFonts w:ascii="Times New Roman" w:hAnsi="Times New Roman" w:cs="Times New Roman"/>
          <w:i/>
          <w:iCs/>
          <w:sz w:val="24"/>
          <w:szCs w:val="24"/>
        </w:rPr>
        <w:t>A. garhi</w:t>
      </w:r>
      <w:r w:rsidRPr="007852A6">
        <w:rPr>
          <w:rFonts w:ascii="Times New Roman" w:hAnsi="Times New Roman" w:cs="Times New Roman"/>
          <w:sz w:val="24"/>
          <w:szCs w:val="24"/>
        </w:rPr>
        <w:t xml:space="preserve"> is associated with the first evidence of </w:t>
      </w:r>
      <w:r w:rsidR="00B5552F">
        <w:rPr>
          <w:rFonts w:ascii="Times New Roman" w:hAnsi="Times New Roman" w:cs="Times New Roman"/>
          <w:sz w:val="24"/>
          <w:szCs w:val="24"/>
        </w:rPr>
        <w:t xml:space="preserve">using </w:t>
      </w:r>
      <w:r w:rsidRPr="007852A6">
        <w:rPr>
          <w:rFonts w:ascii="Times New Roman" w:hAnsi="Times New Roman" w:cs="Times New Roman"/>
          <w:sz w:val="24"/>
          <w:szCs w:val="24"/>
        </w:rPr>
        <w:t>stone tool</w:t>
      </w:r>
      <w:r w:rsidR="00B5552F">
        <w:rPr>
          <w:rFonts w:ascii="Times New Roman" w:hAnsi="Times New Roman" w:cs="Times New Roman"/>
          <w:sz w:val="24"/>
          <w:szCs w:val="24"/>
        </w:rPr>
        <w:t>s</w:t>
      </w:r>
      <w:r w:rsidRPr="007852A6">
        <w:rPr>
          <w:rFonts w:ascii="Times New Roman" w:hAnsi="Times New Roman" w:cs="Times New Roman"/>
          <w:sz w:val="24"/>
          <w:szCs w:val="24"/>
        </w:rPr>
        <w:t xml:space="preserve"> to acquire meat and marrow by butchery.</w:t>
      </w:r>
      <w:r>
        <w:rPr>
          <w:rFonts w:ascii="Times New Roman" w:hAnsi="Times New Roman" w:cs="Times New Roman"/>
          <w:sz w:val="24"/>
          <w:szCs w:val="24"/>
        </w:rPr>
        <w:t xml:space="preserve"> </w:t>
      </w:r>
      <w:r w:rsidRPr="007852A6">
        <w:rPr>
          <w:rFonts w:ascii="Times New Roman" w:hAnsi="Times New Roman" w:cs="Times New Roman"/>
          <w:sz w:val="24"/>
          <w:szCs w:val="24"/>
        </w:rPr>
        <w:t>Photo © 1998 David L. Brill, humanoriginsphotos.com, ID: 1998-0352-37</w:t>
      </w:r>
      <w:r>
        <w:rPr>
          <w:rFonts w:ascii="Times New Roman" w:hAnsi="Times New Roman" w:cs="Times New Roman"/>
          <w:sz w:val="24"/>
          <w:szCs w:val="24"/>
        </w:rPr>
        <w:t>W</w:t>
      </w:r>
    </w:p>
    <w:p w14:paraId="0D3FBBAA" w14:textId="77777777" w:rsidR="00600CD6" w:rsidRDefault="00600CD6" w:rsidP="00600CD6">
      <w:pPr>
        <w:rPr>
          <w:color w:val="000000"/>
        </w:rPr>
      </w:pPr>
    </w:p>
    <w:p w14:paraId="7A486CDF" w14:textId="7305C9DE" w:rsidR="00B46AB7" w:rsidRDefault="00110D92" w:rsidP="00600CD6">
      <w:pPr>
        <w:pStyle w:val="first"/>
        <w:shd w:val="clear" w:color="auto" w:fill="FFFFFF"/>
        <w:spacing w:before="0" w:beforeAutospacing="0" w:after="188" w:afterAutospacing="0"/>
        <w:rPr>
          <w:color w:val="000000"/>
        </w:rPr>
      </w:pPr>
      <w:r>
        <w:rPr>
          <w:color w:val="000000"/>
        </w:rPr>
        <w:t xml:space="preserve">Clark </w:t>
      </w:r>
      <w:r w:rsidR="00B46AB7">
        <w:rPr>
          <w:color w:val="000000"/>
        </w:rPr>
        <w:t xml:space="preserve">and White declared the Middle Awash “perhaps the most important study area in the world for the documentation and understanding of human origins and evolution.” . . . It would be “a laboratory of the </w:t>
      </w:r>
      <w:r w:rsidR="00B46AB7">
        <w:rPr>
          <w:i/>
          <w:iCs/>
          <w:color w:val="000000"/>
        </w:rPr>
        <w:t xml:space="preserve">entire </w:t>
      </w:r>
      <w:r w:rsidR="00B46AB7">
        <w:rPr>
          <w:color w:val="000000"/>
        </w:rPr>
        <w:t>human past where they might discover how human ancestors split from the apes, began to walk upright, evolved from head to toe, used tools, and grew big brains.” (3</w:t>
      </w:r>
      <w:ins w:id="78" w:author="Ann Lewin-Benham" w:date="2021-12-07T13:45:00Z">
        <w:r w:rsidR="00AF75F0">
          <w:rPr>
            <w:color w:val="000000"/>
          </w:rPr>
          <w:t>3</w:t>
        </w:r>
      </w:ins>
      <w:del w:id="79" w:author="Ann Lewin-Benham" w:date="2021-12-07T13:45:00Z">
        <w:r w:rsidR="00B46AB7" w:rsidDel="00AF75F0">
          <w:rPr>
            <w:color w:val="000000"/>
          </w:rPr>
          <w:delText>5</w:delText>
        </w:r>
      </w:del>
      <w:r w:rsidR="00B46AB7">
        <w:rPr>
          <w:color w:val="000000"/>
        </w:rPr>
        <w:t>, p.27) Eventually their big discovery would “shake the family tree down to its roots and rewrite the story of apelike ancestors becoming like us.” (33, p.28)</w:t>
      </w:r>
    </w:p>
    <w:p w14:paraId="39167F14" w14:textId="02387983" w:rsidR="00FD73E3" w:rsidRDefault="00FD73E3" w:rsidP="00FD73E3">
      <w:pPr>
        <w:pStyle w:val="first"/>
        <w:shd w:val="clear" w:color="auto" w:fill="FFFFFF"/>
        <w:spacing w:before="0" w:beforeAutospacing="0" w:after="188" w:afterAutospacing="0"/>
        <w:rPr>
          <w:color w:val="000000"/>
        </w:rPr>
      </w:pPr>
      <w:r w:rsidRPr="00277242">
        <w:rPr>
          <w:i/>
          <w:iCs/>
          <w:color w:val="000000"/>
        </w:rPr>
        <w:t>The geography of East Africa is where the oldest remains are best</w:t>
      </w:r>
      <w:r>
        <w:rPr>
          <w:color w:val="000000"/>
        </w:rPr>
        <w:t xml:space="preserve"> </w:t>
      </w:r>
      <w:r>
        <w:rPr>
          <w:i/>
          <w:iCs/>
          <w:color w:val="000000"/>
        </w:rPr>
        <w:t>preserved</w:t>
      </w:r>
      <w:r>
        <w:rPr>
          <w:color w:val="000000"/>
        </w:rPr>
        <w:t>. (33, p.31, emphasis added) The Afar Depression held answers to the questions of “What came before? How did upright locomotion begin? How did the ancestors of humans split from the ancestors of African apes?” (33, p.57) Answers to these questions are beyond the scope of this book but can be found among Part Two references (MS pp.</w:t>
      </w:r>
      <w:r w:rsidR="00431A27">
        <w:rPr>
          <w:color w:val="000000"/>
        </w:rPr>
        <w:t>x-x</w:t>
      </w:r>
      <w:r>
        <w:rPr>
          <w:color w:val="000000"/>
        </w:rPr>
        <w:t>), in Brill’s photos, and online browsing.</w:t>
      </w:r>
    </w:p>
    <w:p w14:paraId="2117AA67" w14:textId="0493EEA5" w:rsidR="00C108B7" w:rsidRPr="00C108B7" w:rsidRDefault="00431A27" w:rsidP="00110D92">
      <w:pPr>
        <w:ind w:firstLine="720"/>
        <w:rPr>
          <w:rFonts w:ascii="Times New Roman" w:hAnsi="Times New Roman" w:cs="Times New Roman"/>
          <w:sz w:val="24"/>
          <w:szCs w:val="24"/>
        </w:rPr>
      </w:pPr>
      <w:bookmarkStart w:id="80" w:name="_Hlk86406751"/>
      <w:r>
        <w:rPr>
          <w:rFonts w:ascii="Times New Roman" w:hAnsi="Times New Roman" w:cs="Times New Roman"/>
          <w:b/>
          <w:bCs/>
          <w:sz w:val="24"/>
          <w:szCs w:val="24"/>
        </w:rPr>
        <w:t>How to</w:t>
      </w:r>
      <w:r w:rsidR="00460340">
        <w:rPr>
          <w:rFonts w:ascii="Times New Roman" w:hAnsi="Times New Roman" w:cs="Times New Roman"/>
          <w:b/>
          <w:bCs/>
          <w:sz w:val="24"/>
          <w:szCs w:val="24"/>
        </w:rPr>
        <w:t xml:space="preserve"> Look</w:t>
      </w:r>
      <w:r w:rsidR="00110D92">
        <w:rPr>
          <w:rFonts w:ascii="Times New Roman" w:hAnsi="Times New Roman" w:cs="Times New Roman"/>
          <w:b/>
          <w:bCs/>
          <w:sz w:val="24"/>
          <w:szCs w:val="24"/>
        </w:rPr>
        <w:t xml:space="preserve">. </w:t>
      </w:r>
      <w:r w:rsidR="00525FA6" w:rsidRPr="00C108B7">
        <w:rPr>
          <w:rFonts w:ascii="Times New Roman" w:hAnsi="Times New Roman" w:cs="Times New Roman"/>
          <w:sz w:val="24"/>
          <w:szCs w:val="24"/>
        </w:rPr>
        <w:t xml:space="preserve">The </w:t>
      </w:r>
      <w:r w:rsidR="00460340">
        <w:rPr>
          <w:rFonts w:ascii="Times New Roman" w:hAnsi="Times New Roman" w:cs="Times New Roman"/>
          <w:sz w:val="24"/>
          <w:szCs w:val="24"/>
        </w:rPr>
        <w:t xml:space="preserve">team removed </w:t>
      </w:r>
      <w:r w:rsidR="00525FA6" w:rsidRPr="00C108B7">
        <w:rPr>
          <w:rFonts w:ascii="Times New Roman" w:hAnsi="Times New Roman" w:cs="Times New Roman"/>
          <w:sz w:val="24"/>
          <w:szCs w:val="24"/>
        </w:rPr>
        <w:t>several large mounds of b</w:t>
      </w:r>
      <w:r w:rsidR="00460340">
        <w:rPr>
          <w:rFonts w:ascii="Times New Roman" w:hAnsi="Times New Roman" w:cs="Times New Roman"/>
          <w:sz w:val="24"/>
          <w:szCs w:val="24"/>
        </w:rPr>
        <w:t>l</w:t>
      </w:r>
      <w:r w:rsidR="00525FA6" w:rsidRPr="00C108B7">
        <w:rPr>
          <w:rFonts w:ascii="Times New Roman" w:hAnsi="Times New Roman" w:cs="Times New Roman"/>
          <w:sz w:val="24"/>
          <w:szCs w:val="24"/>
        </w:rPr>
        <w:t>ack dirt from the excavation</w:t>
      </w:r>
      <w:r w:rsidR="00460340">
        <w:rPr>
          <w:rFonts w:ascii="Times New Roman" w:hAnsi="Times New Roman" w:cs="Times New Roman"/>
          <w:sz w:val="24"/>
          <w:szCs w:val="24"/>
        </w:rPr>
        <w:t>,</w:t>
      </w:r>
      <w:r w:rsidR="00525FA6" w:rsidRPr="00C108B7">
        <w:rPr>
          <w:rFonts w:ascii="Times New Roman" w:hAnsi="Times New Roman" w:cs="Times New Roman"/>
          <w:sz w:val="24"/>
          <w:szCs w:val="24"/>
        </w:rPr>
        <w:t xml:space="preserve"> carefully screened </w:t>
      </w:r>
      <w:r w:rsidR="00460340">
        <w:rPr>
          <w:rFonts w:ascii="Times New Roman" w:hAnsi="Times New Roman" w:cs="Times New Roman"/>
          <w:sz w:val="24"/>
          <w:szCs w:val="24"/>
        </w:rPr>
        <w:t xml:space="preserve">them, </w:t>
      </w:r>
      <w:r w:rsidR="00525FA6" w:rsidRPr="00C108B7">
        <w:rPr>
          <w:rFonts w:ascii="Times New Roman" w:hAnsi="Times New Roman" w:cs="Times New Roman"/>
          <w:sz w:val="24"/>
          <w:szCs w:val="24"/>
        </w:rPr>
        <w:t>and picked repeatedly over years as the small blocks of hardened sediment were allowed to breakdown in the weather.</w:t>
      </w:r>
      <w:r w:rsidR="000746E5" w:rsidRPr="00C108B7">
        <w:rPr>
          <w:rFonts w:ascii="Times New Roman" w:hAnsi="Times New Roman" w:cs="Times New Roman"/>
          <w:sz w:val="24"/>
          <w:szCs w:val="24"/>
        </w:rPr>
        <w:t xml:space="preserve"> </w:t>
      </w:r>
      <w:r w:rsidR="00525FA6" w:rsidRPr="00C108B7">
        <w:rPr>
          <w:rFonts w:ascii="Times New Roman" w:hAnsi="Times New Roman" w:cs="Times New Roman"/>
          <w:sz w:val="24"/>
          <w:szCs w:val="24"/>
        </w:rPr>
        <w:t>Because of the extreme fragility of the individual fossils, many were initially excavated to include an enclosing block of sediment which was immediately placed in a plaster jacket for safe removal from the field. These plaster-protected blocks of sediment</w:t>
      </w:r>
      <w:r w:rsidR="00460340">
        <w:rPr>
          <w:rFonts w:ascii="Times New Roman" w:hAnsi="Times New Roman" w:cs="Times New Roman"/>
          <w:sz w:val="24"/>
          <w:szCs w:val="24"/>
        </w:rPr>
        <w:t>-</w:t>
      </w:r>
      <w:r w:rsidR="00525FA6" w:rsidRPr="00C108B7">
        <w:rPr>
          <w:rFonts w:ascii="Times New Roman" w:hAnsi="Times New Roman" w:cs="Times New Roman"/>
          <w:sz w:val="24"/>
          <w:szCs w:val="24"/>
        </w:rPr>
        <w:t>enclos</w:t>
      </w:r>
      <w:r w:rsidR="00460340">
        <w:rPr>
          <w:rFonts w:ascii="Times New Roman" w:hAnsi="Times New Roman" w:cs="Times New Roman"/>
          <w:sz w:val="24"/>
          <w:szCs w:val="24"/>
        </w:rPr>
        <w:t>ed</w:t>
      </w:r>
      <w:r w:rsidR="00525FA6" w:rsidRPr="00C108B7">
        <w:rPr>
          <w:rFonts w:ascii="Times New Roman" w:hAnsi="Times New Roman" w:cs="Times New Roman"/>
          <w:sz w:val="24"/>
          <w:szCs w:val="24"/>
        </w:rPr>
        <w:t xml:space="preserve"> fossils were brought to the Paleoanthropology Laboratory of the National Museum</w:t>
      </w:r>
      <w:r w:rsidR="00A45B49" w:rsidRPr="00C108B7">
        <w:rPr>
          <w:rFonts w:ascii="Times New Roman" w:hAnsi="Times New Roman" w:cs="Times New Roman"/>
          <w:sz w:val="24"/>
          <w:szCs w:val="24"/>
        </w:rPr>
        <w:t>s</w:t>
      </w:r>
      <w:r w:rsidR="00525FA6" w:rsidRPr="00C108B7">
        <w:rPr>
          <w:rFonts w:ascii="Times New Roman" w:hAnsi="Times New Roman" w:cs="Times New Roman"/>
          <w:sz w:val="24"/>
          <w:szCs w:val="24"/>
        </w:rPr>
        <w:t xml:space="preserve"> of Ethiopia. </w:t>
      </w:r>
      <w:r w:rsidR="00C108B7" w:rsidRPr="00C108B7">
        <w:rPr>
          <w:rFonts w:ascii="Times New Roman" w:hAnsi="Times New Roman" w:cs="Times New Roman"/>
          <w:sz w:val="24"/>
          <w:szCs w:val="24"/>
        </w:rPr>
        <w:t xml:space="preserve">This technique allowed the scientists, who were limited by logistics, teaching schedules, time, and weather, to </w:t>
      </w:r>
      <w:r w:rsidR="00460340">
        <w:rPr>
          <w:rFonts w:ascii="Times New Roman" w:hAnsi="Times New Roman" w:cs="Times New Roman"/>
          <w:sz w:val="24"/>
          <w:szCs w:val="24"/>
        </w:rPr>
        <w:t>make</w:t>
      </w:r>
      <w:r w:rsidR="00C108B7" w:rsidRPr="00C108B7">
        <w:rPr>
          <w:rFonts w:ascii="Times New Roman" w:hAnsi="Times New Roman" w:cs="Times New Roman"/>
          <w:sz w:val="24"/>
          <w:szCs w:val="24"/>
        </w:rPr>
        <w:t xml:space="preserve"> intricate grain by grain excavation</w:t>
      </w:r>
      <w:r w:rsidR="00460340">
        <w:rPr>
          <w:rFonts w:ascii="Times New Roman" w:hAnsi="Times New Roman" w:cs="Times New Roman"/>
          <w:sz w:val="24"/>
          <w:szCs w:val="24"/>
        </w:rPr>
        <w:t>s</w:t>
      </w:r>
      <w:r w:rsidR="00C108B7" w:rsidRPr="00C108B7">
        <w:rPr>
          <w:rFonts w:ascii="Times New Roman" w:hAnsi="Times New Roman" w:cs="Times New Roman"/>
          <w:sz w:val="24"/>
          <w:szCs w:val="24"/>
        </w:rPr>
        <w:t xml:space="preserve"> in the lab, without the constant pressure of expensive field conditions.  </w:t>
      </w:r>
    </w:p>
    <w:p w14:paraId="5E7D45B1" w14:textId="1D1A0FB6" w:rsidR="00A45B49" w:rsidRDefault="00C108B7" w:rsidP="00C108B7">
      <w:pPr>
        <w:ind w:firstLine="720"/>
        <w:rPr>
          <w:rFonts w:ascii="Times New Roman" w:hAnsi="Times New Roman" w:cs="Times New Roman"/>
          <w:sz w:val="24"/>
          <w:szCs w:val="24"/>
        </w:rPr>
      </w:pPr>
      <w:r w:rsidRPr="00C108B7">
        <w:rPr>
          <w:rFonts w:ascii="Times New Roman" w:hAnsi="Times New Roman" w:cs="Times New Roman"/>
          <w:sz w:val="24"/>
          <w:szCs w:val="24"/>
        </w:rPr>
        <w:t xml:space="preserve">The bones of the </w:t>
      </w:r>
      <w:r w:rsidR="005D37F8">
        <w:rPr>
          <w:rFonts w:ascii="Times New Roman" w:hAnsi="Times New Roman" w:cs="Times New Roman"/>
          <w:sz w:val="24"/>
          <w:szCs w:val="24"/>
        </w:rPr>
        <w:t xml:space="preserve">“Ardi” </w:t>
      </w:r>
      <w:r w:rsidRPr="00C108B7">
        <w:rPr>
          <w:rFonts w:ascii="Times New Roman" w:hAnsi="Times New Roman" w:cs="Times New Roman"/>
          <w:sz w:val="24"/>
          <w:szCs w:val="24"/>
        </w:rPr>
        <w:t>skeleton</w:t>
      </w:r>
      <w:r>
        <w:rPr>
          <w:rFonts w:ascii="Times New Roman" w:hAnsi="Times New Roman" w:cs="Times New Roman"/>
          <w:sz w:val="24"/>
          <w:szCs w:val="24"/>
        </w:rPr>
        <w:t xml:space="preserve"> </w:t>
      </w:r>
      <w:r w:rsidRPr="00C108B7">
        <w:rPr>
          <w:rFonts w:ascii="Times New Roman" w:hAnsi="Times New Roman" w:cs="Times New Roman"/>
          <w:sz w:val="24"/>
          <w:szCs w:val="24"/>
        </w:rPr>
        <w:t>revealed the full manipulative abilities of the hand and foot.</w:t>
      </w:r>
      <w:r>
        <w:rPr>
          <w:rFonts w:ascii="Times New Roman" w:hAnsi="Times New Roman" w:cs="Times New Roman"/>
          <w:sz w:val="24"/>
          <w:szCs w:val="24"/>
        </w:rPr>
        <w:t xml:space="preserve"> Thus,</w:t>
      </w:r>
      <w:r w:rsidR="00A45B49" w:rsidRPr="00C108B7">
        <w:rPr>
          <w:rFonts w:ascii="Times New Roman" w:hAnsi="Times New Roman" w:cs="Times New Roman"/>
          <w:sz w:val="24"/>
          <w:szCs w:val="24"/>
        </w:rPr>
        <w:t xml:space="preserve"> this skeleton established not only the evolutionary trajectories of the earliest members of our zoological family, but also define</w:t>
      </w:r>
      <w:r w:rsidR="00126F2C">
        <w:rPr>
          <w:rFonts w:ascii="Times New Roman" w:hAnsi="Times New Roman" w:cs="Times New Roman"/>
          <w:sz w:val="24"/>
          <w:szCs w:val="24"/>
        </w:rPr>
        <w:t>d</w:t>
      </w:r>
      <w:r w:rsidR="00A45B49" w:rsidRPr="00C108B7">
        <w:rPr>
          <w:rFonts w:ascii="Times New Roman" w:hAnsi="Times New Roman" w:cs="Times New Roman"/>
          <w:sz w:val="24"/>
          <w:szCs w:val="24"/>
        </w:rPr>
        <w:t xml:space="preserve"> a new genus and species named </w:t>
      </w:r>
      <w:r w:rsidR="00A45B49" w:rsidRPr="00C108B7">
        <w:rPr>
          <w:rFonts w:ascii="Times New Roman" w:hAnsi="Times New Roman" w:cs="Times New Roman"/>
          <w:i/>
          <w:iCs/>
          <w:sz w:val="24"/>
          <w:szCs w:val="24"/>
        </w:rPr>
        <w:t>Ardipithecus ramidus</w:t>
      </w:r>
      <w:r w:rsidR="00A45B49" w:rsidRPr="00C108B7">
        <w:rPr>
          <w:rFonts w:ascii="Times New Roman" w:hAnsi="Times New Roman" w:cs="Times New Roman"/>
          <w:sz w:val="24"/>
          <w:szCs w:val="24"/>
        </w:rPr>
        <w:t>.</w:t>
      </w:r>
    </w:p>
    <w:p w14:paraId="002B7DE7" w14:textId="6731D97F" w:rsidR="002B52F3" w:rsidRDefault="002B52F3" w:rsidP="00C108B7">
      <w:pPr>
        <w:ind w:firstLine="720"/>
        <w:rPr>
          <w:rFonts w:ascii="Times New Roman" w:hAnsi="Times New Roman" w:cs="Times New Roman"/>
          <w:sz w:val="24"/>
          <w:szCs w:val="24"/>
        </w:rPr>
      </w:pPr>
      <w:r>
        <w:rPr>
          <w:rFonts w:ascii="Times New Roman" w:hAnsi="Times New Roman" w:cs="Times New Roman"/>
          <w:sz w:val="24"/>
          <w:szCs w:val="24"/>
        </w:rPr>
        <w:t xml:space="preserve">Searching for fossils is called </w:t>
      </w:r>
      <w:r w:rsidRPr="0099091F">
        <w:rPr>
          <w:rFonts w:ascii="Times New Roman" w:hAnsi="Times New Roman" w:cs="Times New Roman"/>
          <w:i/>
          <w:iCs/>
          <w:sz w:val="24"/>
          <w:szCs w:val="24"/>
        </w:rPr>
        <w:t>hunting</w:t>
      </w:r>
      <w:r>
        <w:rPr>
          <w:rFonts w:ascii="Times New Roman" w:hAnsi="Times New Roman" w:cs="Times New Roman"/>
          <w:sz w:val="24"/>
          <w:szCs w:val="24"/>
        </w:rPr>
        <w:t xml:space="preserve"> for good reason. The seekers climb and crawl their way along ridges, in valleys, up and over gentle and steep hills</w:t>
      </w:r>
      <w:r w:rsidR="00EC7C61">
        <w:rPr>
          <w:rFonts w:ascii="Times New Roman" w:hAnsi="Times New Roman" w:cs="Times New Roman"/>
          <w:sz w:val="24"/>
          <w:szCs w:val="24"/>
        </w:rPr>
        <w:t xml:space="preserve">, </w:t>
      </w:r>
      <w:r w:rsidR="001F1C1B">
        <w:rPr>
          <w:rFonts w:ascii="Times New Roman" w:hAnsi="Times New Roman" w:cs="Times New Roman"/>
          <w:sz w:val="24"/>
          <w:szCs w:val="24"/>
        </w:rPr>
        <w:t xml:space="preserve">and </w:t>
      </w:r>
      <w:r w:rsidR="00126F2C">
        <w:rPr>
          <w:rFonts w:ascii="Times New Roman" w:hAnsi="Times New Roman" w:cs="Times New Roman"/>
          <w:sz w:val="24"/>
          <w:szCs w:val="24"/>
        </w:rPr>
        <w:t xml:space="preserve">constantly </w:t>
      </w:r>
      <w:r w:rsidR="001F1C1B">
        <w:rPr>
          <w:rFonts w:ascii="Times New Roman" w:hAnsi="Times New Roman" w:cs="Times New Roman"/>
          <w:sz w:val="24"/>
          <w:szCs w:val="24"/>
        </w:rPr>
        <w:t>make sure they are in</w:t>
      </w:r>
      <w:r w:rsidR="00EC7C61">
        <w:rPr>
          <w:rFonts w:ascii="Times New Roman" w:hAnsi="Times New Roman" w:cs="Times New Roman"/>
          <w:sz w:val="24"/>
          <w:szCs w:val="24"/>
        </w:rPr>
        <w:t xml:space="preserve"> close contact with surfaces where fossils might be found. (Fig</w:t>
      </w:r>
      <w:del w:id="81" w:author="Ann Lewin-Benham" w:date="2021-12-07T13:46:00Z">
        <w:r w:rsidR="00EC7C61" w:rsidDel="00BA669D">
          <w:rPr>
            <w:rFonts w:ascii="Times New Roman" w:hAnsi="Times New Roman" w:cs="Times New Roman"/>
            <w:sz w:val="24"/>
            <w:szCs w:val="24"/>
          </w:rPr>
          <w:delText>ure</w:delText>
        </w:r>
      </w:del>
      <w:r w:rsidR="00EC7C61">
        <w:rPr>
          <w:rFonts w:ascii="Times New Roman" w:hAnsi="Times New Roman" w:cs="Times New Roman"/>
          <w:sz w:val="24"/>
          <w:szCs w:val="24"/>
        </w:rPr>
        <w:t>s</w:t>
      </w:r>
      <w:ins w:id="82" w:author="Ann Lewin-Benham" w:date="2021-12-07T13:46:00Z">
        <w:r w:rsidR="00BA669D">
          <w:rPr>
            <w:rFonts w:ascii="Times New Roman" w:hAnsi="Times New Roman" w:cs="Times New Roman"/>
            <w:sz w:val="24"/>
            <w:szCs w:val="24"/>
          </w:rPr>
          <w:t>.</w:t>
        </w:r>
      </w:ins>
      <w:r w:rsidR="00EC7C61">
        <w:rPr>
          <w:rFonts w:ascii="Times New Roman" w:hAnsi="Times New Roman" w:cs="Times New Roman"/>
          <w:sz w:val="24"/>
          <w:szCs w:val="24"/>
        </w:rPr>
        <w:t xml:space="preserve"> 15.28 a and b)</w:t>
      </w:r>
    </w:p>
    <w:p w14:paraId="380BD817" w14:textId="396DC372" w:rsidR="00EC7C61" w:rsidRDefault="00EC7C61" w:rsidP="00EC7C61">
      <w:pPr>
        <w:rPr>
          <w:rFonts w:ascii="Times New Roman" w:hAnsi="Times New Roman" w:cs="Times New Roman"/>
          <w:sz w:val="24"/>
          <w:szCs w:val="24"/>
        </w:rPr>
      </w:pPr>
    </w:p>
    <w:bookmarkEnd w:id="80"/>
    <w:p w14:paraId="5603F2E9" w14:textId="0AAC1B6A" w:rsidR="00C243DC" w:rsidRDefault="00B20054" w:rsidP="00B20054">
      <w:pPr>
        <w:ind w:firstLine="720"/>
        <w:rPr>
          <w:rFonts w:ascii="Times New Roman" w:hAnsi="Times New Roman" w:cs="Times New Roman"/>
          <w:sz w:val="24"/>
          <w:szCs w:val="24"/>
        </w:rPr>
      </w:pPr>
      <w:r>
        <w:rPr>
          <w:rFonts w:ascii="Times New Roman" w:hAnsi="Times New Roman" w:cs="Times New Roman"/>
          <w:b/>
          <w:bCs/>
          <w:sz w:val="24"/>
          <w:szCs w:val="24"/>
        </w:rPr>
        <w:t xml:space="preserve">Who. </w:t>
      </w:r>
      <w:r w:rsidR="00152275">
        <w:rPr>
          <w:rFonts w:ascii="Times New Roman" w:hAnsi="Times New Roman" w:cs="Times New Roman"/>
          <w:sz w:val="24"/>
          <w:szCs w:val="24"/>
        </w:rPr>
        <w:t>Understanding a fossil</w:t>
      </w:r>
      <w:r w:rsidR="00B7307A">
        <w:rPr>
          <w:rFonts w:ascii="Times New Roman" w:hAnsi="Times New Roman" w:cs="Times New Roman"/>
          <w:sz w:val="24"/>
          <w:szCs w:val="24"/>
        </w:rPr>
        <w:t xml:space="preserve"> </w:t>
      </w:r>
      <w:r w:rsidR="00147811">
        <w:rPr>
          <w:rFonts w:ascii="Times New Roman" w:hAnsi="Times New Roman" w:cs="Times New Roman"/>
          <w:sz w:val="24"/>
          <w:szCs w:val="24"/>
        </w:rPr>
        <w:t>requires</w:t>
      </w:r>
      <w:r w:rsidR="00AE2270">
        <w:rPr>
          <w:rFonts w:ascii="Times New Roman" w:hAnsi="Times New Roman" w:cs="Times New Roman"/>
          <w:sz w:val="24"/>
          <w:szCs w:val="24"/>
        </w:rPr>
        <w:t xml:space="preserve"> varied special</w:t>
      </w:r>
      <w:r w:rsidR="003D15B4">
        <w:rPr>
          <w:rFonts w:ascii="Times New Roman" w:hAnsi="Times New Roman" w:cs="Times New Roman"/>
          <w:sz w:val="24"/>
          <w:szCs w:val="24"/>
        </w:rPr>
        <w:t>ists</w:t>
      </w:r>
      <w:r w:rsidR="00AE2270">
        <w:rPr>
          <w:rFonts w:ascii="Times New Roman" w:hAnsi="Times New Roman" w:cs="Times New Roman"/>
          <w:sz w:val="24"/>
          <w:szCs w:val="24"/>
        </w:rPr>
        <w:t xml:space="preserve"> to fully </w:t>
      </w:r>
      <w:r w:rsidR="00152275">
        <w:rPr>
          <w:rFonts w:ascii="Times New Roman" w:hAnsi="Times New Roman" w:cs="Times New Roman"/>
          <w:sz w:val="24"/>
          <w:szCs w:val="24"/>
        </w:rPr>
        <w:t>analyze</w:t>
      </w:r>
      <w:r w:rsidR="00AE2270">
        <w:rPr>
          <w:rFonts w:ascii="Times New Roman" w:hAnsi="Times New Roman" w:cs="Times New Roman"/>
          <w:sz w:val="24"/>
          <w:szCs w:val="24"/>
        </w:rPr>
        <w:t xml:space="preserve"> and interpret </w:t>
      </w:r>
      <w:r w:rsidR="003D15B4">
        <w:rPr>
          <w:rFonts w:ascii="Times New Roman" w:hAnsi="Times New Roman" w:cs="Times New Roman"/>
          <w:sz w:val="24"/>
          <w:szCs w:val="24"/>
        </w:rPr>
        <w:t>a</w:t>
      </w:r>
      <w:r w:rsidR="00AE2270">
        <w:rPr>
          <w:rFonts w:ascii="Times New Roman" w:hAnsi="Times New Roman" w:cs="Times New Roman"/>
          <w:sz w:val="24"/>
          <w:szCs w:val="24"/>
        </w:rPr>
        <w:t xml:space="preserve"> find</w:t>
      </w:r>
      <w:r w:rsidR="00223567">
        <w:rPr>
          <w:rFonts w:ascii="Times New Roman" w:hAnsi="Times New Roman" w:cs="Times New Roman"/>
          <w:sz w:val="24"/>
          <w:szCs w:val="24"/>
        </w:rPr>
        <w:t xml:space="preserve">. </w:t>
      </w:r>
      <w:r w:rsidR="00416A37">
        <w:rPr>
          <w:rFonts w:ascii="Times New Roman" w:hAnsi="Times New Roman" w:cs="Times New Roman"/>
          <w:sz w:val="24"/>
          <w:szCs w:val="24"/>
        </w:rPr>
        <w:t>Specialists include, t</w:t>
      </w:r>
      <w:r w:rsidR="001D0D48">
        <w:rPr>
          <w:rFonts w:ascii="Times New Roman" w:hAnsi="Times New Roman" w:cs="Times New Roman"/>
          <w:sz w:val="24"/>
          <w:szCs w:val="24"/>
        </w:rPr>
        <w:t>o n</w:t>
      </w:r>
      <w:r w:rsidR="00223567">
        <w:rPr>
          <w:rFonts w:ascii="Times New Roman" w:hAnsi="Times New Roman" w:cs="Times New Roman"/>
          <w:sz w:val="24"/>
          <w:szCs w:val="24"/>
        </w:rPr>
        <w:t>am</w:t>
      </w:r>
      <w:r w:rsidR="001D0D48">
        <w:rPr>
          <w:rFonts w:ascii="Times New Roman" w:hAnsi="Times New Roman" w:cs="Times New Roman"/>
          <w:sz w:val="24"/>
          <w:szCs w:val="24"/>
        </w:rPr>
        <w:t>e</w:t>
      </w:r>
      <w:r w:rsidR="00223567">
        <w:rPr>
          <w:rFonts w:ascii="Times New Roman" w:hAnsi="Times New Roman" w:cs="Times New Roman"/>
          <w:sz w:val="24"/>
          <w:szCs w:val="24"/>
        </w:rPr>
        <w:t xml:space="preserve"> a few</w:t>
      </w:r>
      <w:r w:rsidR="00AE2270">
        <w:rPr>
          <w:rFonts w:ascii="Times New Roman" w:hAnsi="Times New Roman" w:cs="Times New Roman"/>
          <w:sz w:val="24"/>
          <w:szCs w:val="24"/>
        </w:rPr>
        <w:t>: all subspecialties in anthropology</w:t>
      </w:r>
      <w:r w:rsidR="000C2CD0">
        <w:rPr>
          <w:rFonts w:ascii="Times New Roman" w:hAnsi="Times New Roman" w:cs="Times New Roman"/>
          <w:sz w:val="24"/>
          <w:szCs w:val="24"/>
        </w:rPr>
        <w:t>,</w:t>
      </w:r>
      <w:r w:rsidR="00AE2270">
        <w:rPr>
          <w:rFonts w:ascii="Times New Roman" w:hAnsi="Times New Roman" w:cs="Times New Roman"/>
          <w:sz w:val="24"/>
          <w:szCs w:val="24"/>
        </w:rPr>
        <w:t xml:space="preserve"> to decipher the </w:t>
      </w:r>
      <w:r w:rsidR="00A7432A">
        <w:rPr>
          <w:rFonts w:ascii="Times New Roman" w:hAnsi="Times New Roman" w:cs="Times New Roman"/>
          <w:sz w:val="24"/>
          <w:szCs w:val="24"/>
        </w:rPr>
        <w:t>relationship</w:t>
      </w:r>
      <w:r w:rsidR="00AE2270">
        <w:rPr>
          <w:rFonts w:ascii="Times New Roman" w:hAnsi="Times New Roman" w:cs="Times New Roman"/>
          <w:sz w:val="24"/>
          <w:szCs w:val="24"/>
        </w:rPr>
        <w:t xml:space="preserve"> between a species and its environment</w:t>
      </w:r>
      <w:r w:rsidR="00223567">
        <w:rPr>
          <w:rFonts w:ascii="Times New Roman" w:hAnsi="Times New Roman" w:cs="Times New Roman"/>
          <w:sz w:val="24"/>
          <w:szCs w:val="24"/>
        </w:rPr>
        <w:t>;</w:t>
      </w:r>
      <w:r w:rsidR="00AE2270">
        <w:rPr>
          <w:rFonts w:ascii="Times New Roman" w:hAnsi="Times New Roman" w:cs="Times New Roman"/>
          <w:sz w:val="24"/>
          <w:szCs w:val="24"/>
        </w:rPr>
        <w:t xml:space="preserve"> in paleontology</w:t>
      </w:r>
      <w:r w:rsidR="00802126">
        <w:rPr>
          <w:rFonts w:ascii="Times New Roman" w:hAnsi="Times New Roman" w:cs="Times New Roman"/>
          <w:sz w:val="24"/>
          <w:szCs w:val="24"/>
        </w:rPr>
        <w:t>,</w:t>
      </w:r>
      <w:r w:rsidR="00AE2270">
        <w:rPr>
          <w:rFonts w:ascii="Times New Roman" w:hAnsi="Times New Roman" w:cs="Times New Roman"/>
          <w:sz w:val="24"/>
          <w:szCs w:val="24"/>
        </w:rPr>
        <w:t xml:space="preserve"> to understand past life-forms, both plant and animal</w:t>
      </w:r>
      <w:r w:rsidR="0053484C">
        <w:rPr>
          <w:rFonts w:ascii="Times New Roman" w:hAnsi="Times New Roman" w:cs="Times New Roman"/>
          <w:sz w:val="24"/>
          <w:szCs w:val="24"/>
        </w:rPr>
        <w:t>, and their behavior</w:t>
      </w:r>
      <w:r w:rsidR="00223567">
        <w:rPr>
          <w:rFonts w:ascii="Times New Roman" w:hAnsi="Times New Roman" w:cs="Times New Roman"/>
          <w:sz w:val="24"/>
          <w:szCs w:val="24"/>
        </w:rPr>
        <w:t>; in anatomy</w:t>
      </w:r>
      <w:r w:rsidR="003D15B4">
        <w:rPr>
          <w:rFonts w:ascii="Times New Roman" w:hAnsi="Times New Roman" w:cs="Times New Roman"/>
          <w:sz w:val="24"/>
          <w:szCs w:val="24"/>
        </w:rPr>
        <w:t>, to diagnose how</w:t>
      </w:r>
      <w:r w:rsidR="00223567">
        <w:rPr>
          <w:rFonts w:ascii="Times New Roman" w:hAnsi="Times New Roman" w:cs="Times New Roman"/>
          <w:sz w:val="24"/>
          <w:szCs w:val="24"/>
        </w:rPr>
        <w:t xml:space="preserve"> </w:t>
      </w:r>
      <w:r w:rsidR="0053484C">
        <w:rPr>
          <w:rFonts w:ascii="Times New Roman" w:hAnsi="Times New Roman" w:cs="Times New Roman"/>
          <w:sz w:val="24"/>
          <w:szCs w:val="24"/>
        </w:rPr>
        <w:t>a</w:t>
      </w:r>
      <w:r w:rsidR="00223567">
        <w:rPr>
          <w:rFonts w:ascii="Times New Roman" w:hAnsi="Times New Roman" w:cs="Times New Roman"/>
          <w:sz w:val="24"/>
          <w:szCs w:val="24"/>
        </w:rPr>
        <w:t xml:space="preserve"> body’s </w:t>
      </w:r>
      <w:r w:rsidR="003D15B4">
        <w:rPr>
          <w:rFonts w:ascii="Times New Roman" w:hAnsi="Times New Roman" w:cs="Times New Roman"/>
          <w:sz w:val="24"/>
          <w:szCs w:val="24"/>
        </w:rPr>
        <w:t>diverse</w:t>
      </w:r>
      <w:r w:rsidR="00223567">
        <w:rPr>
          <w:rFonts w:ascii="Times New Roman" w:hAnsi="Times New Roman" w:cs="Times New Roman"/>
          <w:sz w:val="24"/>
          <w:szCs w:val="24"/>
        </w:rPr>
        <w:t xml:space="preserve"> parts</w:t>
      </w:r>
      <w:r w:rsidR="003D15B4">
        <w:rPr>
          <w:rFonts w:ascii="Times New Roman" w:hAnsi="Times New Roman" w:cs="Times New Roman"/>
          <w:sz w:val="24"/>
          <w:szCs w:val="24"/>
        </w:rPr>
        <w:t xml:space="preserve"> function</w:t>
      </w:r>
      <w:r w:rsidR="00223567">
        <w:rPr>
          <w:rFonts w:ascii="Times New Roman" w:hAnsi="Times New Roman" w:cs="Times New Roman"/>
          <w:sz w:val="24"/>
          <w:szCs w:val="24"/>
        </w:rPr>
        <w:t xml:space="preserve">–neck, hand, wrist, fingers, and on; </w:t>
      </w:r>
      <w:r w:rsidR="003D15B4">
        <w:rPr>
          <w:rFonts w:ascii="Times New Roman" w:hAnsi="Times New Roman" w:cs="Times New Roman"/>
          <w:sz w:val="24"/>
          <w:szCs w:val="24"/>
        </w:rPr>
        <w:t xml:space="preserve">in </w:t>
      </w:r>
      <w:r w:rsidR="00223567">
        <w:rPr>
          <w:rFonts w:ascii="Times New Roman" w:hAnsi="Times New Roman" w:cs="Times New Roman"/>
          <w:sz w:val="24"/>
          <w:szCs w:val="24"/>
        </w:rPr>
        <w:t>geolog</w:t>
      </w:r>
      <w:r w:rsidR="003D15B4">
        <w:rPr>
          <w:rFonts w:ascii="Times New Roman" w:hAnsi="Times New Roman" w:cs="Times New Roman"/>
          <w:sz w:val="24"/>
          <w:szCs w:val="24"/>
        </w:rPr>
        <w:t>y</w:t>
      </w:r>
      <w:r w:rsidR="00E62611">
        <w:rPr>
          <w:rFonts w:ascii="Times New Roman" w:hAnsi="Times New Roman" w:cs="Times New Roman"/>
          <w:sz w:val="24"/>
          <w:szCs w:val="24"/>
        </w:rPr>
        <w:t>,</w:t>
      </w:r>
      <w:r w:rsidR="003D15B4">
        <w:rPr>
          <w:rFonts w:ascii="Times New Roman" w:hAnsi="Times New Roman" w:cs="Times New Roman"/>
          <w:sz w:val="24"/>
          <w:szCs w:val="24"/>
        </w:rPr>
        <w:t xml:space="preserve"> </w:t>
      </w:r>
      <w:r w:rsidR="00223567">
        <w:rPr>
          <w:rFonts w:ascii="Times New Roman" w:hAnsi="Times New Roman" w:cs="Times New Roman"/>
          <w:sz w:val="24"/>
          <w:szCs w:val="24"/>
        </w:rPr>
        <w:t xml:space="preserve">to interpret what </w:t>
      </w:r>
      <w:r w:rsidR="003D15B4">
        <w:rPr>
          <w:rFonts w:ascii="Times New Roman" w:hAnsi="Times New Roman" w:cs="Times New Roman"/>
          <w:sz w:val="24"/>
          <w:szCs w:val="24"/>
        </w:rPr>
        <w:t>form</w:t>
      </w:r>
      <w:r w:rsidR="00223567">
        <w:rPr>
          <w:rFonts w:ascii="Times New Roman" w:hAnsi="Times New Roman" w:cs="Times New Roman"/>
          <w:sz w:val="24"/>
          <w:szCs w:val="24"/>
        </w:rPr>
        <w:t xml:space="preserve">ed the rocks where fossils are found; dating specialists, as we have seen, </w:t>
      </w:r>
      <w:r w:rsidR="007B6F1B">
        <w:rPr>
          <w:rFonts w:ascii="Times New Roman" w:hAnsi="Times New Roman" w:cs="Times New Roman"/>
          <w:sz w:val="24"/>
          <w:szCs w:val="24"/>
        </w:rPr>
        <w:t>like</w:t>
      </w:r>
      <w:r w:rsidR="00223567">
        <w:rPr>
          <w:rFonts w:ascii="Times New Roman" w:hAnsi="Times New Roman" w:cs="Times New Roman"/>
          <w:sz w:val="24"/>
          <w:szCs w:val="24"/>
        </w:rPr>
        <w:t xml:space="preserve"> </w:t>
      </w:r>
      <w:r w:rsidR="003D15B4">
        <w:rPr>
          <w:rFonts w:ascii="Times New Roman" w:hAnsi="Times New Roman" w:cs="Times New Roman"/>
          <w:sz w:val="24"/>
          <w:szCs w:val="24"/>
        </w:rPr>
        <w:t>Jim Aronson and Paul Renne</w:t>
      </w:r>
      <w:r w:rsidR="0053484C">
        <w:rPr>
          <w:rFonts w:ascii="Times New Roman" w:hAnsi="Times New Roman" w:cs="Times New Roman"/>
          <w:sz w:val="24"/>
          <w:szCs w:val="24"/>
        </w:rPr>
        <w:t>, to determine fossils’ ages.</w:t>
      </w:r>
      <w:r w:rsidR="00223567">
        <w:rPr>
          <w:rFonts w:ascii="Times New Roman" w:hAnsi="Times New Roman" w:cs="Times New Roman"/>
          <w:sz w:val="24"/>
          <w:szCs w:val="24"/>
        </w:rPr>
        <w:t xml:space="preserve"> Today, having learned how to analyze DNA in fossils, geneticists </w:t>
      </w:r>
      <w:r w:rsidR="00B26AAE">
        <w:rPr>
          <w:rFonts w:ascii="Times New Roman" w:hAnsi="Times New Roman" w:cs="Times New Roman"/>
          <w:sz w:val="24"/>
          <w:szCs w:val="24"/>
        </w:rPr>
        <w:t>are</w:t>
      </w:r>
      <w:r w:rsidR="00223567">
        <w:rPr>
          <w:rFonts w:ascii="Times New Roman" w:hAnsi="Times New Roman" w:cs="Times New Roman"/>
          <w:sz w:val="24"/>
          <w:szCs w:val="24"/>
        </w:rPr>
        <w:t xml:space="preserve"> important team members. </w:t>
      </w:r>
    </w:p>
    <w:p w14:paraId="48A04C06" w14:textId="3E02FAB4" w:rsidR="00525FA6" w:rsidRDefault="0053484C" w:rsidP="0053484C">
      <w:pPr>
        <w:rPr>
          <w:rFonts w:ascii="Times New Roman" w:hAnsi="Times New Roman" w:cs="Times New Roman"/>
          <w:sz w:val="24"/>
          <w:szCs w:val="24"/>
        </w:rPr>
      </w:pPr>
      <w:r>
        <w:rPr>
          <w:rFonts w:ascii="Times New Roman" w:hAnsi="Times New Roman" w:cs="Times New Roman"/>
          <w:sz w:val="24"/>
          <w:szCs w:val="24"/>
        </w:rPr>
        <w:tab/>
        <w:t>Also important are writers who grasp the essence of a topic and convey it compellingly; photographers who see beyond the surface into the soul of their cameras’ subjects; and, perhaps more than others, teachers who catch</w:t>
      </w:r>
      <w:r w:rsidR="00D74D32">
        <w:rPr>
          <w:rFonts w:ascii="Times New Roman" w:hAnsi="Times New Roman" w:cs="Times New Roman"/>
          <w:sz w:val="24"/>
          <w:szCs w:val="24"/>
        </w:rPr>
        <w:t xml:space="preserve"> </w:t>
      </w:r>
      <w:r>
        <w:rPr>
          <w:rFonts w:ascii="Times New Roman" w:hAnsi="Times New Roman" w:cs="Times New Roman"/>
          <w:sz w:val="24"/>
          <w:szCs w:val="24"/>
        </w:rPr>
        <w:t>the flicker of interest</w:t>
      </w:r>
      <w:r w:rsidR="00D74D32">
        <w:rPr>
          <w:rFonts w:ascii="Times New Roman" w:hAnsi="Times New Roman" w:cs="Times New Roman"/>
          <w:sz w:val="24"/>
          <w:szCs w:val="24"/>
        </w:rPr>
        <w:t xml:space="preserve"> in a </w:t>
      </w:r>
      <w:r w:rsidR="00357E51">
        <w:rPr>
          <w:rFonts w:ascii="Times New Roman" w:hAnsi="Times New Roman" w:cs="Times New Roman"/>
          <w:sz w:val="24"/>
          <w:szCs w:val="24"/>
        </w:rPr>
        <w:t>child and fan it</w:t>
      </w:r>
      <w:r>
        <w:rPr>
          <w:rFonts w:ascii="Times New Roman" w:hAnsi="Times New Roman" w:cs="Times New Roman"/>
          <w:sz w:val="24"/>
          <w:szCs w:val="24"/>
        </w:rPr>
        <w:t xml:space="preserve"> into a lifelong p</w:t>
      </w:r>
      <w:r w:rsidR="007F1455">
        <w:rPr>
          <w:rFonts w:ascii="Times New Roman" w:hAnsi="Times New Roman" w:cs="Times New Roman"/>
          <w:sz w:val="24"/>
          <w:szCs w:val="24"/>
        </w:rPr>
        <w:t>assion</w:t>
      </w:r>
      <w:r>
        <w:rPr>
          <w:rFonts w:ascii="Times New Roman" w:hAnsi="Times New Roman" w:cs="Times New Roman"/>
          <w:sz w:val="24"/>
          <w:szCs w:val="24"/>
        </w:rPr>
        <w:t xml:space="preserve">. </w:t>
      </w:r>
    </w:p>
    <w:p w14:paraId="470F9B73" w14:textId="77777777" w:rsidR="0053484C" w:rsidRDefault="0053484C" w:rsidP="0053484C">
      <w:pPr>
        <w:rPr>
          <w:b/>
          <w:bCs/>
          <w:color w:val="000000"/>
        </w:rPr>
      </w:pPr>
    </w:p>
    <w:p w14:paraId="40325E94" w14:textId="31C9EBDA" w:rsidR="00DE75D2" w:rsidRDefault="00DE75D2" w:rsidP="006714BF">
      <w:pPr>
        <w:pStyle w:val="first"/>
        <w:shd w:val="clear" w:color="auto" w:fill="FFFFFF"/>
        <w:tabs>
          <w:tab w:val="left" w:pos="630"/>
          <w:tab w:val="left" w:pos="1890"/>
        </w:tabs>
        <w:spacing w:before="0" w:beforeAutospacing="0" w:after="0" w:afterAutospacing="0"/>
        <w:ind w:firstLine="720"/>
        <w:rPr>
          <w:color w:val="000000"/>
        </w:rPr>
      </w:pPr>
      <w:r>
        <w:rPr>
          <w:b/>
          <w:bCs/>
          <w:color w:val="000000"/>
        </w:rPr>
        <w:t xml:space="preserve">And When. </w:t>
      </w:r>
      <w:r>
        <w:rPr>
          <w:color w:val="000000"/>
        </w:rPr>
        <w:t>“Oftentimes the hardest part of finding fossils was just getting into the field.” (3</w:t>
      </w:r>
      <w:r w:rsidR="00EA5261">
        <w:rPr>
          <w:color w:val="000000"/>
        </w:rPr>
        <w:t>3</w:t>
      </w:r>
      <w:r>
        <w:rPr>
          <w:color w:val="000000"/>
        </w:rPr>
        <w:t>, p.94) When another civil war began in May 1991, the government banned fieldwork which, finally, was allowed to resume in December. “The fossil fields became a battleground.” Only those who could tolerate risk “ventured into the postwar chaos.” (3</w:t>
      </w:r>
      <w:r w:rsidR="00EA5261">
        <w:rPr>
          <w:color w:val="000000"/>
        </w:rPr>
        <w:t>3</w:t>
      </w:r>
      <w:r>
        <w:rPr>
          <w:color w:val="000000"/>
        </w:rPr>
        <w:t xml:space="preserve">, p.85) Tim White was one. They worked within earshot of tribal war. Ultimately, they considered it too dangerous, and left. Another year passed. </w:t>
      </w:r>
      <w:r w:rsidRPr="006E3B37">
        <w:rPr>
          <w:i/>
          <w:iCs/>
          <w:color w:val="000000"/>
        </w:rPr>
        <w:t>Only in 1992 would they</w:t>
      </w:r>
      <w:r>
        <w:rPr>
          <w:i/>
          <w:iCs/>
          <w:color w:val="000000"/>
        </w:rPr>
        <w:t xml:space="preserve"> </w:t>
      </w:r>
      <w:r w:rsidRPr="006E3B37">
        <w:rPr>
          <w:i/>
          <w:iCs/>
          <w:color w:val="000000"/>
        </w:rPr>
        <w:t>“pick up the trail sought for so long—the creatures who came before Lucy.</w:t>
      </w:r>
      <w:r>
        <w:rPr>
          <w:color w:val="000000"/>
        </w:rPr>
        <w:t>” (3</w:t>
      </w:r>
      <w:r w:rsidR="00EA5261">
        <w:rPr>
          <w:color w:val="000000"/>
        </w:rPr>
        <w:t>3</w:t>
      </w:r>
      <w:r>
        <w:rPr>
          <w:color w:val="000000"/>
        </w:rPr>
        <w:t xml:space="preserve">, p.88, emphasis added) </w:t>
      </w:r>
    </w:p>
    <w:p w14:paraId="67633133" w14:textId="4392921D" w:rsidR="00DE75D2" w:rsidRDefault="00DE75D2" w:rsidP="006714BF">
      <w:pPr>
        <w:pStyle w:val="first"/>
        <w:shd w:val="clear" w:color="auto" w:fill="FFFFFF"/>
        <w:spacing w:before="0" w:beforeAutospacing="0" w:after="0" w:afterAutospacing="0"/>
        <w:rPr>
          <w:color w:val="000000"/>
        </w:rPr>
      </w:pPr>
      <w:r>
        <w:rPr>
          <w:color w:val="000000"/>
        </w:rPr>
        <w:tab/>
        <w:t>In time, White incurred “malaria, dysentery, giardia, hepatitis, pneumonia, and more.” (3</w:t>
      </w:r>
      <w:r w:rsidR="00EA5261">
        <w:rPr>
          <w:color w:val="000000"/>
        </w:rPr>
        <w:t>3</w:t>
      </w:r>
      <w:r>
        <w:rPr>
          <w:color w:val="000000"/>
        </w:rPr>
        <w:t>, p.98) Once at dinner, “he bit a piece of goat meat, hit a bone splinter, and shattered a tooth. He screamed in agony, cursed, laid his head on the table, and instructed colleagues to patch the broken tooth with superglue.” When it didn’t hold, he “ordered them to just cover the exposed root with a glob of adhesive.” (3</w:t>
      </w:r>
      <w:r w:rsidR="00EA5261">
        <w:rPr>
          <w:color w:val="000000"/>
        </w:rPr>
        <w:t>3</w:t>
      </w:r>
      <w:r>
        <w:rPr>
          <w:color w:val="000000"/>
        </w:rPr>
        <w:t>, p.98) When the season ended, he would tend to it.</w:t>
      </w:r>
    </w:p>
    <w:p w14:paraId="63635EC5" w14:textId="6EE6569D" w:rsidR="00DE75D2" w:rsidRDefault="00DE75D2" w:rsidP="00DE75D2">
      <w:pPr>
        <w:pStyle w:val="first"/>
        <w:shd w:val="clear" w:color="auto" w:fill="FFFFFF"/>
        <w:tabs>
          <w:tab w:val="left" w:pos="1890"/>
        </w:tabs>
        <w:spacing w:before="0" w:beforeAutospacing="0" w:after="0" w:afterAutospacing="0"/>
        <w:ind w:left="720"/>
        <w:rPr>
          <w:color w:val="000000"/>
        </w:rPr>
      </w:pPr>
      <w:r>
        <w:rPr>
          <w:color w:val="000000"/>
        </w:rPr>
        <w:t xml:space="preserve">Paleontologists not only mapped unknown lands but also sought windows into the deep past—geological exposures where the remains of ancient life eroded to the surface of the badlands. . . </w:t>
      </w:r>
      <w:r w:rsidR="000B119F">
        <w:rPr>
          <w:color w:val="000000"/>
        </w:rPr>
        <w:t xml:space="preserve">The Middle Awash preserved sediments from all three </w:t>
      </w:r>
      <w:r>
        <w:rPr>
          <w:color w:val="000000"/>
        </w:rPr>
        <w:t>epochs in which human evolution occurred</w:t>
      </w:r>
      <w:r w:rsidR="002D4563">
        <w:rPr>
          <w:color w:val="000000"/>
        </w:rPr>
        <w:t>:</w:t>
      </w:r>
      <w:r>
        <w:rPr>
          <w:color w:val="000000"/>
        </w:rPr>
        <w:t xml:space="preserve"> Miocene (23 </w:t>
      </w:r>
      <w:r w:rsidR="002D4563">
        <w:rPr>
          <w:color w:val="000000"/>
        </w:rPr>
        <w:t>MYA</w:t>
      </w:r>
      <w:r w:rsidR="00897F96">
        <w:rPr>
          <w:color w:val="000000"/>
        </w:rPr>
        <w:t>*</w:t>
      </w:r>
      <w:r>
        <w:rPr>
          <w:color w:val="000000"/>
        </w:rPr>
        <w:t xml:space="preserve"> to 5.3 </w:t>
      </w:r>
      <w:r w:rsidR="002D4563">
        <w:rPr>
          <w:color w:val="000000"/>
        </w:rPr>
        <w:t>MYA</w:t>
      </w:r>
      <w:r>
        <w:rPr>
          <w:color w:val="000000"/>
        </w:rPr>
        <w:t xml:space="preserve">, Pliocene (5.3 to 2.6 </w:t>
      </w:r>
      <w:r w:rsidR="002D4563">
        <w:rPr>
          <w:color w:val="000000"/>
        </w:rPr>
        <w:t>MYA</w:t>
      </w:r>
      <w:r>
        <w:rPr>
          <w:color w:val="000000"/>
        </w:rPr>
        <w:t>, and Pleistocene (2.6</w:t>
      </w:r>
      <w:r w:rsidR="002D4563">
        <w:rPr>
          <w:color w:val="000000"/>
        </w:rPr>
        <w:t xml:space="preserve"> MYA</w:t>
      </w:r>
      <w:r>
        <w:rPr>
          <w:color w:val="000000"/>
        </w:rPr>
        <w:t xml:space="preserve"> to 11,700 </w:t>
      </w:r>
      <w:r w:rsidR="002D4563">
        <w:rPr>
          <w:color w:val="000000"/>
        </w:rPr>
        <w:t>YA</w:t>
      </w:r>
      <w:r>
        <w:rPr>
          <w:color w:val="000000"/>
        </w:rPr>
        <w:t>).*</w:t>
      </w:r>
      <w:r w:rsidR="002D4563">
        <w:rPr>
          <w:color w:val="000000"/>
        </w:rPr>
        <w:t>*</w:t>
      </w:r>
      <w:r>
        <w:rPr>
          <w:color w:val="000000"/>
        </w:rPr>
        <w:t xml:space="preserve">  (3</w:t>
      </w:r>
      <w:r w:rsidR="00EA5261">
        <w:rPr>
          <w:color w:val="000000"/>
        </w:rPr>
        <w:t>3</w:t>
      </w:r>
      <w:r>
        <w:rPr>
          <w:color w:val="000000"/>
        </w:rPr>
        <w:t xml:space="preserve">, p.99)  </w:t>
      </w:r>
    </w:p>
    <w:p w14:paraId="1595AA0B" w14:textId="2A7A0FBA" w:rsidR="00897F96" w:rsidRPr="00897F96" w:rsidRDefault="00897F96" w:rsidP="00DE75D2">
      <w:pPr>
        <w:pStyle w:val="first"/>
        <w:shd w:val="clear" w:color="auto" w:fill="FFFFFF"/>
        <w:tabs>
          <w:tab w:val="left" w:pos="1890"/>
        </w:tabs>
        <w:spacing w:before="0" w:beforeAutospacing="0" w:after="0" w:afterAutospacing="0"/>
        <w:ind w:left="720"/>
        <w:rPr>
          <w:color w:val="000000"/>
          <w:sz w:val="20"/>
          <w:szCs w:val="20"/>
        </w:rPr>
      </w:pPr>
      <w:r w:rsidRPr="00897F96">
        <w:rPr>
          <w:color w:val="000000"/>
          <w:sz w:val="20"/>
          <w:szCs w:val="20"/>
        </w:rPr>
        <w:t>*MYA: Million Years Ago; YA</w:t>
      </w:r>
      <w:r>
        <w:rPr>
          <w:color w:val="000000"/>
          <w:sz w:val="20"/>
          <w:szCs w:val="20"/>
        </w:rPr>
        <w:t>: years ago</w:t>
      </w:r>
    </w:p>
    <w:p w14:paraId="5E958F3E" w14:textId="7AA2A1CD" w:rsidR="002D4563" w:rsidRDefault="00DE75D2" w:rsidP="00DE75D2">
      <w:pPr>
        <w:pStyle w:val="first"/>
        <w:shd w:val="clear" w:color="auto" w:fill="FFFFFF"/>
        <w:tabs>
          <w:tab w:val="left" w:pos="1890"/>
        </w:tabs>
        <w:spacing w:before="0" w:beforeAutospacing="0" w:after="0" w:afterAutospacing="0"/>
        <w:rPr>
          <w:color w:val="000000"/>
          <w:sz w:val="20"/>
          <w:szCs w:val="20"/>
        </w:rPr>
      </w:pPr>
      <w:r w:rsidRPr="00897F96">
        <w:rPr>
          <w:color w:val="000000"/>
          <w:sz w:val="20"/>
          <w:szCs w:val="20"/>
        </w:rPr>
        <w:t xml:space="preserve">            </w:t>
      </w:r>
      <w:r w:rsidR="00897F96" w:rsidRPr="00897F96">
        <w:rPr>
          <w:color w:val="000000"/>
          <w:sz w:val="20"/>
          <w:szCs w:val="20"/>
        </w:rPr>
        <w:t>*</w:t>
      </w:r>
      <w:r w:rsidRPr="004251BA">
        <w:rPr>
          <w:color w:val="000000"/>
          <w:sz w:val="20"/>
          <w:szCs w:val="20"/>
        </w:rPr>
        <w:t xml:space="preserve">*Word derivations: Mio – root; Plio – greater in size or extent; Pleisto – newest </w:t>
      </w:r>
    </w:p>
    <w:p w14:paraId="533A2830" w14:textId="77777777" w:rsidR="00D83383" w:rsidRDefault="00D83383" w:rsidP="00DE75D2">
      <w:pPr>
        <w:pStyle w:val="first"/>
        <w:shd w:val="clear" w:color="auto" w:fill="FFFFFF"/>
        <w:tabs>
          <w:tab w:val="left" w:pos="1890"/>
        </w:tabs>
        <w:spacing w:before="0" w:beforeAutospacing="0" w:after="188" w:afterAutospacing="0"/>
        <w:rPr>
          <w:color w:val="000000"/>
          <w:sz w:val="20"/>
          <w:szCs w:val="20"/>
        </w:rPr>
      </w:pPr>
    </w:p>
    <w:p w14:paraId="57318D02" w14:textId="1F7128E2" w:rsidR="00DE75D2" w:rsidRDefault="00DE75D2" w:rsidP="00DE75D2">
      <w:pPr>
        <w:pStyle w:val="first"/>
        <w:shd w:val="clear" w:color="auto" w:fill="FFFFFF"/>
        <w:tabs>
          <w:tab w:val="left" w:pos="1890"/>
        </w:tabs>
        <w:spacing w:before="0" w:beforeAutospacing="0" w:after="188" w:afterAutospacing="0"/>
        <w:rPr>
          <w:color w:val="000000"/>
        </w:rPr>
      </w:pPr>
      <w:r>
        <w:rPr>
          <w:b/>
          <w:bCs/>
          <w:color w:val="000000"/>
        </w:rPr>
        <w:t>Fossil Seeking</w:t>
      </w:r>
    </w:p>
    <w:p w14:paraId="22FB73CC" w14:textId="3307CBE1" w:rsidR="00DE75D2" w:rsidRDefault="00DE75D2" w:rsidP="00DE75D2">
      <w:pPr>
        <w:pStyle w:val="first"/>
        <w:shd w:val="clear" w:color="auto" w:fill="FFFFFF"/>
        <w:tabs>
          <w:tab w:val="left" w:pos="1890"/>
        </w:tabs>
        <w:spacing w:before="0" w:beforeAutospacing="0" w:after="188" w:afterAutospacing="0"/>
        <w:rPr>
          <w:color w:val="000000"/>
        </w:rPr>
      </w:pPr>
      <w:r>
        <w:rPr>
          <w:color w:val="000000"/>
        </w:rPr>
        <w:t>Where outcrops of rock erode, paleontologists have “windows on deep time—5 million years here, 2.5 million there, 1 million years somewhere else” (3</w:t>
      </w:r>
      <w:r w:rsidR="00EA5261">
        <w:rPr>
          <w:color w:val="000000"/>
        </w:rPr>
        <w:t>3</w:t>
      </w:r>
      <w:r>
        <w:rPr>
          <w:color w:val="000000"/>
        </w:rPr>
        <w:t>, p.100) They hint at extinct forms and somewhat suggest descendants: Giant otters; giraffes with short necks and stout bodies; horses with 3 toes and no hooves; elephants with four downward dangling tusks; a nine-foot tall bear; fearsome pigs weighing “as much as a grand piano, and other pigs as tiny as lapdogs.” (3</w:t>
      </w:r>
      <w:r w:rsidR="00EA5261">
        <w:rPr>
          <w:color w:val="000000"/>
        </w:rPr>
        <w:t>3</w:t>
      </w:r>
      <w:r>
        <w:rPr>
          <w:color w:val="000000"/>
        </w:rPr>
        <w:t>, p.101) Some naturalists assembled parts of two different animals as one! “To grasp the past, one must abandon the expectation that it will resemble the present. . . .Somewhere amid this strange menagerie lived another bizarre group of animals—bipedal primates who gave rise to modern humans. Unfortunately, their fossils were among the rarest of all.” (3</w:t>
      </w:r>
      <w:r w:rsidR="00EA5261">
        <w:rPr>
          <w:color w:val="000000"/>
        </w:rPr>
        <w:t>3</w:t>
      </w:r>
      <w:r>
        <w:rPr>
          <w:color w:val="000000"/>
        </w:rPr>
        <w:t>, p.101)</w:t>
      </w:r>
    </w:p>
    <w:p w14:paraId="23962C6F" w14:textId="4BBCDA93" w:rsidR="00DE75D2" w:rsidRDefault="00DE75D2" w:rsidP="00446AF8">
      <w:pPr>
        <w:pStyle w:val="first"/>
        <w:shd w:val="clear" w:color="auto" w:fill="FFFFFF"/>
        <w:spacing w:before="0" w:beforeAutospacing="0" w:after="0" w:afterAutospacing="0"/>
        <w:rPr>
          <w:color w:val="000000"/>
        </w:rPr>
      </w:pPr>
      <w:r>
        <w:rPr>
          <w:color w:val="000000"/>
        </w:rPr>
        <w:t xml:space="preserve">In week three </w:t>
      </w:r>
      <w:r w:rsidRPr="008D5566">
        <w:rPr>
          <w:color w:val="000000" w:themeColor="text1"/>
        </w:rPr>
        <w:t>of the</w:t>
      </w:r>
      <w:r w:rsidRPr="008D5566">
        <w:rPr>
          <w:strike/>
          <w:color w:val="000000" w:themeColor="text1"/>
        </w:rPr>
        <w:t xml:space="preserve"> </w:t>
      </w:r>
      <w:r w:rsidRPr="008D5566">
        <w:rPr>
          <w:color w:val="000000" w:themeColor="text1"/>
        </w:rPr>
        <w:t>Desmond Clark/Tim White expedition</w:t>
      </w:r>
      <w:r>
        <w:rPr>
          <w:color w:val="000000"/>
        </w:rPr>
        <w:t>, the team used</w:t>
      </w:r>
      <w:r w:rsidR="00EA7F3C">
        <w:rPr>
          <w:color w:val="000000"/>
        </w:rPr>
        <w:t xml:space="preserve"> </w:t>
      </w:r>
      <w:r w:rsidR="00446AF8">
        <w:rPr>
          <w:color w:val="000000"/>
        </w:rPr>
        <w:t>Landsat</w:t>
      </w:r>
      <w:r>
        <w:rPr>
          <w:color w:val="000000"/>
        </w:rPr>
        <w:t xml:space="preserve"> space images</w:t>
      </w:r>
      <w:r w:rsidR="00446AF8">
        <w:rPr>
          <w:color w:val="000000"/>
        </w:rPr>
        <w:t>*</w:t>
      </w:r>
      <w:r>
        <w:rPr>
          <w:color w:val="000000"/>
        </w:rPr>
        <w:t xml:space="preserve"> to explore an enormous dome (820 feet, as tall as Legacy Tower, Chicago’s 7</w:t>
      </w:r>
      <w:r w:rsidRPr="00B63DD1">
        <w:rPr>
          <w:color w:val="000000"/>
          <w:vertAlign w:val="superscript"/>
        </w:rPr>
        <w:t>th</w:t>
      </w:r>
      <w:r>
        <w:rPr>
          <w:color w:val="000000"/>
        </w:rPr>
        <w:t xml:space="preserve"> tallest building), a thick stack of </w:t>
      </w:r>
      <w:r w:rsidR="00276C05">
        <w:rPr>
          <w:color w:val="000000"/>
        </w:rPr>
        <w:t xml:space="preserve">sediments </w:t>
      </w:r>
      <w:r>
        <w:rPr>
          <w:color w:val="000000"/>
        </w:rPr>
        <w:t>from the Miocene and Pliocene Epochs. Geologists dated it between 3.9 and 5.6 million years old. (3</w:t>
      </w:r>
      <w:r w:rsidR="00EA5261">
        <w:rPr>
          <w:color w:val="000000"/>
        </w:rPr>
        <w:t>3</w:t>
      </w:r>
      <w:r>
        <w:rPr>
          <w:color w:val="000000"/>
        </w:rPr>
        <w:t>, pp.101-103) Sediments, that typically settle horizontally, “may tilt with geologic faulting—and this part of the Afar Depression was a train wreck of tectonic movement.” (3</w:t>
      </w:r>
      <w:r w:rsidR="00EA5261">
        <w:rPr>
          <w:color w:val="000000"/>
        </w:rPr>
        <w:t>3</w:t>
      </w:r>
      <w:r>
        <w:rPr>
          <w:color w:val="000000"/>
        </w:rPr>
        <w:t>, p.103)</w:t>
      </w:r>
    </w:p>
    <w:p w14:paraId="450A3D57" w14:textId="78FE4F55" w:rsidR="00446AF8" w:rsidRPr="00446AF8" w:rsidRDefault="00446AF8" w:rsidP="00446AF8">
      <w:pPr>
        <w:pStyle w:val="first"/>
        <w:shd w:val="clear" w:color="auto" w:fill="FFFFFF"/>
        <w:spacing w:before="0" w:beforeAutospacing="0" w:after="0" w:afterAutospacing="0"/>
        <w:rPr>
          <w:color w:val="000000"/>
          <w:sz w:val="20"/>
          <w:szCs w:val="20"/>
        </w:rPr>
      </w:pPr>
      <w:r w:rsidRPr="00446AF8">
        <w:rPr>
          <w:color w:val="000000"/>
          <w:sz w:val="20"/>
          <w:szCs w:val="20"/>
        </w:rPr>
        <w:t>*Available free from 3 NASA sites at USGS.gov</w:t>
      </w:r>
    </w:p>
    <w:p w14:paraId="7294141F" w14:textId="77777777" w:rsidR="00446AF8" w:rsidRDefault="00446AF8" w:rsidP="00DE75D2">
      <w:pPr>
        <w:pStyle w:val="first"/>
        <w:shd w:val="clear" w:color="auto" w:fill="FFFFFF"/>
        <w:spacing w:before="0" w:beforeAutospacing="0" w:after="188" w:afterAutospacing="0"/>
        <w:rPr>
          <w:b/>
          <w:bCs/>
          <w:color w:val="000000"/>
        </w:rPr>
      </w:pPr>
    </w:p>
    <w:p w14:paraId="53335133" w14:textId="4F365628" w:rsidR="00DE75D2" w:rsidRDefault="00DE75D2" w:rsidP="00DE75D2">
      <w:pPr>
        <w:pStyle w:val="first"/>
        <w:shd w:val="clear" w:color="auto" w:fill="FFFFFF"/>
        <w:spacing w:before="0" w:beforeAutospacing="0" w:after="188" w:afterAutospacing="0"/>
        <w:rPr>
          <w:b/>
          <w:bCs/>
          <w:color w:val="000000"/>
        </w:rPr>
      </w:pPr>
      <w:r>
        <w:rPr>
          <w:b/>
          <w:bCs/>
          <w:color w:val="000000"/>
        </w:rPr>
        <w:t>Teeth</w:t>
      </w:r>
    </w:p>
    <w:p w14:paraId="72BEF82D" w14:textId="75147867" w:rsidR="00DE75D2" w:rsidRDefault="00DE75D2" w:rsidP="00DE75D2">
      <w:pPr>
        <w:pStyle w:val="first"/>
        <w:shd w:val="clear" w:color="auto" w:fill="FFFFFF"/>
        <w:spacing w:before="0" w:beforeAutospacing="0" w:after="188" w:afterAutospacing="0"/>
        <w:rPr>
          <w:color w:val="000000"/>
        </w:rPr>
      </w:pPr>
      <w:r>
        <w:rPr>
          <w:color w:val="000000"/>
        </w:rPr>
        <w:t>Fossil finders</w:t>
      </w:r>
      <w:r w:rsidR="00D2355B">
        <w:rPr>
          <w:color w:val="000000"/>
        </w:rPr>
        <w:t>’</w:t>
      </w:r>
      <w:r>
        <w:rPr>
          <w:color w:val="000000"/>
        </w:rPr>
        <w:t xml:space="preserve"> eyes are unique to each person. Some </w:t>
      </w:r>
      <w:r w:rsidR="00D2355B">
        <w:rPr>
          <w:color w:val="000000"/>
        </w:rPr>
        <w:t>members of</w:t>
      </w:r>
      <w:r>
        <w:rPr>
          <w:color w:val="000000"/>
        </w:rPr>
        <w:t xml:space="preserve"> the fossil finding crew found skull pieces, some rodent bones the size of one kernel of rice. Gen Suwa, one member of White’s team, was a “wizard of teeth, a meticulous Japanese scientist.” (3</w:t>
      </w:r>
      <w:r w:rsidR="00EA5261">
        <w:rPr>
          <w:color w:val="000000"/>
        </w:rPr>
        <w:t>3</w:t>
      </w:r>
      <w:r>
        <w:rPr>
          <w:color w:val="000000"/>
        </w:rPr>
        <w:t>, p.104)</w:t>
      </w:r>
    </w:p>
    <w:p w14:paraId="156B8A76" w14:textId="79A70485" w:rsidR="00D20A5B" w:rsidRPr="00D20A5B" w:rsidRDefault="00D20A5B" w:rsidP="004C3345">
      <w:pPr>
        <w:pStyle w:val="first"/>
        <w:shd w:val="clear" w:color="auto" w:fill="FFFFFF"/>
        <w:spacing w:before="0" w:beforeAutospacing="0" w:after="188" w:afterAutospacing="0"/>
        <w:jc w:val="center"/>
        <w:rPr>
          <w:b/>
          <w:bCs/>
          <w:color w:val="000000"/>
        </w:rPr>
      </w:pPr>
      <w:r>
        <w:rPr>
          <w:b/>
          <w:bCs/>
          <w:color w:val="000000"/>
        </w:rPr>
        <w:t>Insert Figure 15.</w:t>
      </w:r>
      <w:r w:rsidR="009C53A1">
        <w:rPr>
          <w:b/>
          <w:bCs/>
          <w:color w:val="000000"/>
        </w:rPr>
        <w:t>3</w:t>
      </w:r>
      <w:r w:rsidR="003D5869">
        <w:rPr>
          <w:b/>
          <w:bCs/>
          <w:color w:val="000000"/>
        </w:rPr>
        <w:t>1</w:t>
      </w:r>
      <w:r>
        <w:rPr>
          <w:b/>
          <w:bCs/>
          <w:color w:val="000000"/>
        </w:rPr>
        <w:t xml:space="preserve"> Here 2004-1226-35</w:t>
      </w:r>
      <w:r w:rsidR="00595124">
        <w:rPr>
          <w:b/>
          <w:bCs/>
          <w:color w:val="000000"/>
        </w:rPr>
        <w:t xml:space="preserve"> </w:t>
      </w:r>
      <w:r w:rsidR="00595124" w:rsidRPr="007D717B">
        <w:rPr>
          <w:b/>
          <w:bCs/>
          <w:color w:val="FF0000"/>
          <w:rPrChange w:id="83" w:author="Ann Lewin-Benham" w:date="2021-12-07T13:48:00Z">
            <w:rPr>
              <w:b/>
              <w:bCs/>
              <w:color w:val="000000"/>
            </w:rPr>
          </w:rPrChange>
        </w:rPr>
        <w:t>SUBSTITUTE SUWA?</w:t>
      </w:r>
      <w:r w:rsidR="00993C01">
        <w:rPr>
          <w:b/>
          <w:bCs/>
          <w:color w:val="000000"/>
        </w:rPr>
        <w:t xml:space="preserve"> </w:t>
      </w:r>
    </w:p>
    <w:p w14:paraId="2343D0B5" w14:textId="4FB8FD69" w:rsidR="00DE75D2" w:rsidRDefault="00DE75D2" w:rsidP="00DE75D2">
      <w:pPr>
        <w:pStyle w:val="first"/>
        <w:shd w:val="clear" w:color="auto" w:fill="FFFFFF"/>
        <w:spacing w:before="0" w:beforeAutospacing="0" w:after="188" w:afterAutospacing="0"/>
        <w:rPr>
          <w:color w:val="000000"/>
        </w:rPr>
      </w:pPr>
      <w:r>
        <w:rPr>
          <w:color w:val="000000"/>
        </w:rPr>
        <w:t>Teeth are time capsules . . .”pulverizers [for] our digestive system. . . [that are] engineered for durability.” (3</w:t>
      </w:r>
      <w:r w:rsidR="00D3151D">
        <w:rPr>
          <w:color w:val="000000"/>
        </w:rPr>
        <w:t>3</w:t>
      </w:r>
      <w:r>
        <w:rPr>
          <w:color w:val="000000"/>
        </w:rPr>
        <w:t xml:space="preserve">, p.105)  Long after bones become dust, teeth survive “as the most common fossils. The older the species, the more its fossil record is dominated by teeth. Some are known </w:t>
      </w:r>
      <w:r>
        <w:rPr>
          <w:i/>
          <w:iCs/>
          <w:color w:val="000000"/>
        </w:rPr>
        <w:t xml:space="preserve">only </w:t>
      </w:r>
      <w:r>
        <w:rPr>
          <w:color w:val="000000"/>
        </w:rPr>
        <w:t>by teeth. . . . Variations in tooth size, geometry, and function provide clues about how lineages have evolved through time.” (3</w:t>
      </w:r>
      <w:r w:rsidR="00D3151D">
        <w:rPr>
          <w:color w:val="000000"/>
        </w:rPr>
        <w:t>3</w:t>
      </w:r>
      <w:r>
        <w:rPr>
          <w:color w:val="000000"/>
        </w:rPr>
        <w:t xml:space="preserve">, p.105) </w:t>
      </w:r>
    </w:p>
    <w:p w14:paraId="7BAA7B0E" w14:textId="211936F4" w:rsidR="00DE75D2" w:rsidRDefault="00DE75D2" w:rsidP="00DE75D2">
      <w:pPr>
        <w:pStyle w:val="first"/>
        <w:shd w:val="clear" w:color="auto" w:fill="FFFFFF"/>
        <w:spacing w:before="0" w:beforeAutospacing="0" w:after="188" w:afterAutospacing="0"/>
        <w:rPr>
          <w:color w:val="000000"/>
        </w:rPr>
      </w:pPr>
      <w:r>
        <w:rPr>
          <w:color w:val="000000"/>
        </w:rPr>
        <w:t>Teeth would distinguish new finds from Lucy: Her genus had big molars, for eating coarse foods, and thick enamel. The new finds had small molars shaped more like apes and thin enamel like chimpanzees, humans closest ape relatives. Moreover, pig fossils and some other fauna roughly indicated that the new finds “were around a million years older than Lucy. After eleven years of searching, the fossil team exulted at the first traces of what they sought—the roots of humanity.” (3</w:t>
      </w:r>
      <w:r w:rsidR="00D3151D">
        <w:rPr>
          <w:color w:val="000000"/>
        </w:rPr>
        <w:t>3</w:t>
      </w:r>
      <w:r>
        <w:rPr>
          <w:color w:val="000000"/>
        </w:rPr>
        <w:t>, p.108)</w:t>
      </w:r>
    </w:p>
    <w:p w14:paraId="563FB6FB" w14:textId="01100E97" w:rsidR="00DE75D2" w:rsidRPr="00B43477" w:rsidRDefault="006742C1" w:rsidP="000B5EA0">
      <w:pPr>
        <w:pStyle w:val="NormalWeb"/>
        <w:shd w:val="clear" w:color="auto" w:fill="FFFFFF"/>
        <w:spacing w:before="0" w:beforeAutospacing="0" w:after="0" w:afterAutospacing="0"/>
        <w:rPr>
          <w:b/>
          <w:bCs/>
          <w:color w:val="FF0000"/>
        </w:rPr>
      </w:pPr>
      <w:r>
        <w:rPr>
          <w:b/>
          <w:bCs/>
          <w:color w:val="000000" w:themeColor="text1"/>
        </w:rPr>
        <w:t xml:space="preserve">Insert </w:t>
      </w:r>
      <w:r w:rsidR="000B5EA0">
        <w:rPr>
          <w:b/>
          <w:bCs/>
          <w:color w:val="000000" w:themeColor="text1"/>
        </w:rPr>
        <w:t xml:space="preserve">Figure </w:t>
      </w:r>
      <w:r w:rsidR="00DE75D2" w:rsidRPr="00AB5F24">
        <w:rPr>
          <w:b/>
          <w:bCs/>
          <w:color w:val="000000" w:themeColor="text1"/>
        </w:rPr>
        <w:t>15.</w:t>
      </w:r>
      <w:r w:rsidR="00EA239E">
        <w:rPr>
          <w:b/>
          <w:bCs/>
          <w:color w:val="000000" w:themeColor="text1"/>
        </w:rPr>
        <w:t>3</w:t>
      </w:r>
      <w:r w:rsidR="003D5869">
        <w:rPr>
          <w:b/>
          <w:bCs/>
          <w:color w:val="000000" w:themeColor="text1"/>
        </w:rPr>
        <w:t>2</w:t>
      </w:r>
      <w:r w:rsidR="00DE75D2" w:rsidRPr="00AB5F24">
        <w:rPr>
          <w:b/>
          <w:bCs/>
          <w:color w:val="000000" w:themeColor="text1"/>
        </w:rPr>
        <w:t>: Excavation</w:t>
      </w:r>
      <w:r w:rsidR="00DE75D2">
        <w:rPr>
          <w:b/>
          <w:bCs/>
          <w:color w:val="000000" w:themeColor="text1"/>
        </w:rPr>
        <w:t>,</w:t>
      </w:r>
      <w:r w:rsidR="00DE75D2" w:rsidRPr="00AB5F24">
        <w:rPr>
          <w:b/>
          <w:bCs/>
          <w:color w:val="000000" w:themeColor="text1"/>
        </w:rPr>
        <w:t xml:space="preserve"> Mandible with Teeth</w:t>
      </w:r>
      <w:r w:rsidR="00DE75D2">
        <w:rPr>
          <w:b/>
          <w:bCs/>
          <w:color w:val="000000" w:themeColor="text1"/>
        </w:rPr>
        <w:t xml:space="preserve"> </w:t>
      </w:r>
      <w:r w:rsidR="00C27437">
        <w:rPr>
          <w:b/>
          <w:bCs/>
          <w:color w:val="000000" w:themeColor="text1"/>
        </w:rPr>
        <w:t xml:space="preserve"> </w:t>
      </w:r>
    </w:p>
    <w:bookmarkEnd w:id="61"/>
    <w:p w14:paraId="067F711B" w14:textId="77777777" w:rsidR="002E3096" w:rsidRDefault="00EA239E" w:rsidP="002E3096">
      <w:pPr>
        <w:rPr>
          <w:rFonts w:ascii="Times New Roman" w:hAnsi="Times New Roman" w:cs="Times New Roman"/>
          <w:color w:val="FF0000"/>
          <w:sz w:val="24"/>
          <w:szCs w:val="24"/>
        </w:rPr>
      </w:pPr>
      <w:r w:rsidRPr="00EA239E">
        <w:rPr>
          <w:rFonts w:ascii="Times New Roman" w:hAnsi="Times New Roman" w:cs="Times New Roman"/>
          <w:color w:val="000000"/>
          <w:sz w:val="24"/>
          <w:szCs w:val="24"/>
        </w:rPr>
        <w:t xml:space="preserve">Caption: The mandible of </w:t>
      </w:r>
      <w:r w:rsidRPr="00EA239E">
        <w:rPr>
          <w:rFonts w:ascii="Times New Roman" w:hAnsi="Times New Roman" w:cs="Times New Roman"/>
          <w:i/>
          <w:iCs/>
          <w:color w:val="000000"/>
          <w:sz w:val="24"/>
          <w:szCs w:val="24"/>
        </w:rPr>
        <w:t>Ardipithecus ramidus</w:t>
      </w:r>
      <w:r w:rsidRPr="00EA239E">
        <w:rPr>
          <w:rFonts w:ascii="Times New Roman" w:hAnsi="Times New Roman" w:cs="Times New Roman"/>
          <w:color w:val="000000"/>
          <w:sz w:val="24"/>
          <w:szCs w:val="24"/>
        </w:rPr>
        <w:t xml:space="preserve"> is being excavated at </w:t>
      </w:r>
      <w:r w:rsidRPr="00EA239E">
        <w:rPr>
          <w:rFonts w:ascii="Times New Roman" w:hAnsi="Times New Roman" w:cs="Times New Roman"/>
          <w:sz w:val="24"/>
          <w:szCs w:val="24"/>
        </w:rPr>
        <w:t xml:space="preserve">Aramis, Middle Awash Valley, Afar depression, NE Ethiopia. </w:t>
      </w:r>
      <w:r>
        <w:rPr>
          <w:rFonts w:ascii="Times New Roman" w:hAnsi="Times New Roman" w:cs="Times New Roman"/>
          <w:sz w:val="24"/>
          <w:szCs w:val="24"/>
        </w:rPr>
        <w:t xml:space="preserve">We see the mandible with teeth emerging as the fossil is dug out of the earth with dental picks. </w:t>
      </w:r>
      <w:r w:rsidRPr="00EA239E">
        <w:rPr>
          <w:rFonts w:ascii="Times New Roman" w:hAnsi="Times New Roman" w:cs="Times New Roman"/>
          <w:sz w:val="24"/>
          <w:szCs w:val="24"/>
        </w:rPr>
        <w:t xml:space="preserve">Photo © 1994 Tim D. White, humanoriginsphotos.com. ID: </w:t>
      </w:r>
      <w:r w:rsidRPr="00EA239E">
        <w:rPr>
          <w:rFonts w:ascii="Times New Roman" w:hAnsi="Times New Roman" w:cs="Times New Roman"/>
          <w:color w:val="000000" w:themeColor="text1"/>
          <w:sz w:val="24"/>
          <w:szCs w:val="24"/>
        </w:rPr>
        <w:t>TW1994-54, 11</w:t>
      </w:r>
      <w:r w:rsidR="004A1D6A">
        <w:rPr>
          <w:rFonts w:ascii="Times New Roman" w:hAnsi="Times New Roman" w:cs="Times New Roman"/>
          <w:color w:val="000000" w:themeColor="text1"/>
          <w:sz w:val="24"/>
          <w:szCs w:val="24"/>
        </w:rPr>
        <w:t>W</w:t>
      </w:r>
      <w:r w:rsidRPr="00EA239E">
        <w:rPr>
          <w:rFonts w:ascii="Times New Roman" w:hAnsi="Times New Roman" w:cs="Times New Roman"/>
          <w:color w:val="000000" w:themeColor="text1"/>
          <w:sz w:val="24"/>
          <w:szCs w:val="24"/>
        </w:rPr>
        <w:t>.</w:t>
      </w:r>
      <w:r>
        <w:rPr>
          <w:rFonts w:ascii="Times New Roman" w:hAnsi="Times New Roman" w:cs="Times New Roman"/>
          <w:color w:val="FF0000"/>
          <w:sz w:val="24"/>
          <w:szCs w:val="24"/>
        </w:rPr>
        <w:t xml:space="preserve"> </w:t>
      </w:r>
      <w:r w:rsidRPr="005852DC">
        <w:rPr>
          <w:rFonts w:ascii="Times New Roman" w:hAnsi="Times New Roman" w:cs="Times New Roman"/>
          <w:b/>
          <w:bCs/>
          <w:color w:val="FF0000"/>
          <w:sz w:val="24"/>
          <w:szCs w:val="24"/>
        </w:rPr>
        <w:t>Brill, please crop top as you see fit.</w:t>
      </w:r>
      <w:r w:rsidR="002E3096">
        <w:rPr>
          <w:rFonts w:ascii="Times New Roman" w:hAnsi="Times New Roman" w:cs="Times New Roman"/>
          <w:color w:val="FF0000"/>
          <w:sz w:val="24"/>
          <w:szCs w:val="24"/>
        </w:rPr>
        <w:t xml:space="preserve"> </w:t>
      </w:r>
    </w:p>
    <w:p w14:paraId="6C9C3756" w14:textId="77777777" w:rsidR="002E3096" w:rsidRDefault="002E3096" w:rsidP="002E3096">
      <w:pPr>
        <w:rPr>
          <w:rFonts w:ascii="Times New Roman" w:hAnsi="Times New Roman" w:cs="Times New Roman"/>
          <w:color w:val="FF0000"/>
          <w:sz w:val="24"/>
          <w:szCs w:val="24"/>
        </w:rPr>
      </w:pPr>
    </w:p>
    <w:p w14:paraId="655B8E6D" w14:textId="6222D041" w:rsidR="00DE75D2" w:rsidRPr="002E3096" w:rsidRDefault="00DE75D2" w:rsidP="002E3096">
      <w:pPr>
        <w:rPr>
          <w:rFonts w:ascii="Times New Roman" w:hAnsi="Times New Roman" w:cs="Times New Roman"/>
          <w:b/>
          <w:bCs/>
          <w:color w:val="000000"/>
          <w:sz w:val="24"/>
          <w:szCs w:val="24"/>
        </w:rPr>
      </w:pPr>
      <w:r w:rsidRPr="002E3096">
        <w:rPr>
          <w:rFonts w:ascii="Times New Roman" w:hAnsi="Times New Roman" w:cs="Times New Roman"/>
          <w:b/>
          <w:bCs/>
          <w:color w:val="000000"/>
          <w:sz w:val="24"/>
          <w:szCs w:val="24"/>
        </w:rPr>
        <w:t>Dating</w:t>
      </w:r>
    </w:p>
    <w:p w14:paraId="0473E43C" w14:textId="4C0C9EBE" w:rsidR="00DE75D2" w:rsidRPr="00130586" w:rsidRDefault="00DE75D2" w:rsidP="00DE75D2">
      <w:pPr>
        <w:pStyle w:val="first"/>
        <w:shd w:val="clear" w:color="auto" w:fill="FFFFFF"/>
        <w:spacing w:before="0" w:beforeAutospacing="0" w:after="188" w:afterAutospacing="0"/>
        <w:ind w:left="720"/>
        <w:rPr>
          <w:i/>
          <w:iCs/>
          <w:color w:val="000000"/>
        </w:rPr>
      </w:pPr>
      <w:r>
        <w:rPr>
          <w:color w:val="000000"/>
        </w:rPr>
        <w:t xml:space="preserve">For ancient life, volcanoes brought disaster. For scientists, eruptions were manna from heaven. Volcanic rocks contain potassium, and its radioactive decay allowed geologists to calculate how much time had passed since the eruptions. . . .Ash . . .would begin to answer an essential question: just how old were these mysterious ancestors? . . .The history of life is written mostly in </w:t>
      </w:r>
      <w:r w:rsidRPr="00D969B5">
        <w:rPr>
          <w:i/>
          <w:iCs/>
          <w:color w:val="000000"/>
        </w:rPr>
        <w:t>sedimentary rock</w:t>
      </w:r>
      <w:r>
        <w:rPr>
          <w:color w:val="000000"/>
        </w:rPr>
        <w:t xml:space="preserve">, but its timeline is written mostly in </w:t>
      </w:r>
      <w:r w:rsidRPr="00130586">
        <w:rPr>
          <w:i/>
          <w:iCs/>
          <w:color w:val="000000"/>
        </w:rPr>
        <w:t xml:space="preserve">volcanic rocks. </w:t>
      </w:r>
      <w:r w:rsidRPr="00590DFC">
        <w:rPr>
          <w:color w:val="000000"/>
        </w:rPr>
        <w:t>(</w:t>
      </w:r>
      <w:r>
        <w:rPr>
          <w:color w:val="000000"/>
        </w:rPr>
        <w:t>3</w:t>
      </w:r>
      <w:r w:rsidR="00D325F5">
        <w:rPr>
          <w:color w:val="000000"/>
        </w:rPr>
        <w:t>3</w:t>
      </w:r>
      <w:r>
        <w:rPr>
          <w:color w:val="000000"/>
        </w:rPr>
        <w:t xml:space="preserve">, </w:t>
      </w:r>
      <w:r w:rsidRPr="00590DFC">
        <w:rPr>
          <w:color w:val="000000"/>
        </w:rPr>
        <w:t>p.113</w:t>
      </w:r>
      <w:r>
        <w:rPr>
          <w:color w:val="000000"/>
        </w:rPr>
        <w:t>, emphasis added</w:t>
      </w:r>
      <w:r w:rsidRPr="00590DFC">
        <w:rPr>
          <w:color w:val="000000"/>
        </w:rPr>
        <w:t>)</w:t>
      </w:r>
    </w:p>
    <w:p w14:paraId="6D079634" w14:textId="77777777" w:rsidR="00DE75D2" w:rsidRDefault="00DE75D2" w:rsidP="00DE75D2">
      <w:pPr>
        <w:pStyle w:val="first"/>
        <w:shd w:val="clear" w:color="auto" w:fill="FFFFFF"/>
        <w:spacing w:before="0" w:beforeAutospacing="0" w:after="0" w:afterAutospacing="0"/>
        <w:ind w:firstLine="720"/>
        <w:rPr>
          <w:color w:val="101518"/>
          <w:shd w:val="clear" w:color="auto" w:fill="FFFFFF"/>
        </w:rPr>
      </w:pPr>
      <w:r>
        <w:rPr>
          <w:b/>
          <w:bCs/>
          <w:color w:val="101518"/>
          <w:shd w:val="clear" w:color="auto" w:fill="FFFFFF"/>
        </w:rPr>
        <w:t xml:space="preserve">Radiocarbon Dating. </w:t>
      </w:r>
      <w:r w:rsidRPr="00047971">
        <w:rPr>
          <w:color w:val="101518"/>
          <w:shd w:val="clear" w:color="auto" w:fill="FFFFFF"/>
        </w:rPr>
        <w:t>According to Oxford dictionaries, determining the relative proportions of particular radioactive isotopes</w:t>
      </w:r>
      <w:r>
        <w:rPr>
          <w:color w:val="101518"/>
          <w:shd w:val="clear" w:color="auto" w:fill="FFFFFF"/>
        </w:rPr>
        <w:t>*</w:t>
      </w:r>
      <w:r w:rsidRPr="00047971">
        <w:rPr>
          <w:color w:val="101518"/>
          <w:shd w:val="clear" w:color="auto" w:fill="FFFFFF"/>
        </w:rPr>
        <w:t xml:space="preserve"> </w:t>
      </w:r>
      <w:r>
        <w:rPr>
          <w:color w:val="101518"/>
          <w:shd w:val="clear" w:color="auto" w:fill="FFFFFF"/>
        </w:rPr>
        <w:t xml:space="preserve">that are </w:t>
      </w:r>
      <w:r w:rsidRPr="00047971">
        <w:rPr>
          <w:color w:val="101518"/>
          <w:shd w:val="clear" w:color="auto" w:fill="FFFFFF"/>
        </w:rPr>
        <w:t xml:space="preserve">present in a sample is called </w:t>
      </w:r>
      <w:r w:rsidRPr="00047971">
        <w:rPr>
          <w:i/>
          <w:iCs/>
          <w:color w:val="101518"/>
          <w:shd w:val="clear" w:color="auto" w:fill="FFFFFF"/>
        </w:rPr>
        <w:t>radiometric dating</w:t>
      </w:r>
      <w:r w:rsidRPr="00047971">
        <w:rPr>
          <w:color w:val="101518"/>
          <w:shd w:val="clear" w:color="auto" w:fill="FFFFFF"/>
        </w:rPr>
        <w:t xml:space="preserve">. Nobel Prize winner </w:t>
      </w:r>
      <w:r w:rsidRPr="00047971">
        <w:rPr>
          <w:b/>
          <w:bCs/>
          <w:color w:val="101518"/>
          <w:shd w:val="clear" w:color="auto" w:fill="FFFFFF"/>
        </w:rPr>
        <w:t>Ernest Rutherford</w:t>
      </w:r>
      <w:r w:rsidRPr="00047971">
        <w:rPr>
          <w:color w:val="101518"/>
          <w:shd w:val="clear" w:color="auto" w:fill="FFFFFF"/>
        </w:rPr>
        <w:t xml:space="preserve"> (1871-1937), known for proposing the theory of atomic structure, first used radiocarbon dating in 1905. </w:t>
      </w:r>
    </w:p>
    <w:p w14:paraId="571A42DF" w14:textId="77777777" w:rsidR="00DE75D2" w:rsidRDefault="00DE75D2" w:rsidP="00DE75D2">
      <w:pPr>
        <w:pStyle w:val="first"/>
        <w:shd w:val="clear" w:color="auto" w:fill="FFFFFF"/>
        <w:spacing w:before="0" w:beforeAutospacing="0" w:after="0" w:afterAutospacing="0"/>
        <w:rPr>
          <w:color w:val="101518"/>
          <w:sz w:val="20"/>
          <w:szCs w:val="20"/>
          <w:shd w:val="clear" w:color="auto" w:fill="FFFFFF"/>
        </w:rPr>
      </w:pPr>
      <w:r w:rsidRPr="00302A1E">
        <w:rPr>
          <w:color w:val="101518"/>
          <w:sz w:val="20"/>
          <w:szCs w:val="20"/>
          <w:shd w:val="clear" w:color="auto" w:fill="FFFFFF"/>
        </w:rPr>
        <w:t>*Isotopes are different forms of the same element</w:t>
      </w:r>
    </w:p>
    <w:p w14:paraId="25845A20" w14:textId="77777777" w:rsidR="00DE75D2" w:rsidRPr="00302A1E" w:rsidRDefault="00DE75D2" w:rsidP="00DE75D2">
      <w:pPr>
        <w:pStyle w:val="first"/>
        <w:shd w:val="clear" w:color="auto" w:fill="FFFFFF"/>
        <w:spacing w:before="0" w:beforeAutospacing="0" w:after="0" w:afterAutospacing="0"/>
        <w:rPr>
          <w:color w:val="101518"/>
          <w:sz w:val="20"/>
          <w:szCs w:val="20"/>
          <w:shd w:val="clear" w:color="auto" w:fill="FFFFFF"/>
        </w:rPr>
      </w:pPr>
    </w:p>
    <w:p w14:paraId="618253CA" w14:textId="4A117197" w:rsidR="00DE75D2" w:rsidRDefault="00DE75D2" w:rsidP="00DE75D2">
      <w:pPr>
        <w:pStyle w:val="first"/>
        <w:shd w:val="clear" w:color="auto" w:fill="FFFFFF"/>
        <w:spacing w:before="0" w:beforeAutospacing="0" w:after="188" w:afterAutospacing="0"/>
        <w:ind w:left="720"/>
        <w:rPr>
          <w:color w:val="101518"/>
          <w:shd w:val="clear" w:color="auto" w:fill="FFFFFF"/>
        </w:rPr>
      </w:pPr>
      <w:r>
        <w:rPr>
          <w:color w:val="101518"/>
          <w:shd w:val="clear" w:color="auto" w:fill="FFFFFF"/>
        </w:rPr>
        <w:t>[</w:t>
      </w:r>
      <w:r w:rsidRPr="00047971">
        <w:rPr>
          <w:color w:val="101518"/>
          <w:shd w:val="clear" w:color="auto" w:fill="FFFFFF"/>
        </w:rPr>
        <w:t>It</w:t>
      </w:r>
      <w:r>
        <w:rPr>
          <w:color w:val="101518"/>
          <w:shd w:val="clear" w:color="auto" w:fill="FFFFFF"/>
        </w:rPr>
        <w:t xml:space="preserve">] </w:t>
      </w:r>
      <w:r w:rsidRPr="00047971">
        <w:rPr>
          <w:color w:val="101518"/>
          <w:shd w:val="clear" w:color="auto" w:fill="FFFFFF"/>
        </w:rPr>
        <w:t>revolutionized the study of prehistory [which without it] . . .would still be foundering in a sea of imprecisions . . .some guesswork . . .</w:t>
      </w:r>
      <w:r>
        <w:rPr>
          <w:color w:val="101518"/>
          <w:shd w:val="clear" w:color="auto" w:fill="FFFFFF"/>
        </w:rPr>
        <w:t xml:space="preserve"> [and] </w:t>
      </w:r>
      <w:r w:rsidRPr="00047971">
        <w:rPr>
          <w:color w:val="101518"/>
          <w:shd w:val="clear" w:color="auto" w:fill="FFFFFF"/>
        </w:rPr>
        <w:t>often imaginative speculation.</w:t>
      </w:r>
      <w:r>
        <w:rPr>
          <w:color w:val="101518"/>
          <w:shd w:val="clear" w:color="auto" w:fill="FFFFFF"/>
        </w:rPr>
        <w:t xml:space="preserve"> . . .In 1993  . .it finally resolved the age of Lucy at 3.2 million years. . . .[T]he ash from the Afar . . . was 4.4 million years old. . . .[O]lder than expected, [it] took the fossil hunters closer to the estimated split time between humans and our closest ape relatives. (3</w:t>
      </w:r>
      <w:r w:rsidR="002B2F7C">
        <w:rPr>
          <w:color w:val="101518"/>
          <w:shd w:val="clear" w:color="auto" w:fill="FFFFFF"/>
        </w:rPr>
        <w:t>3</w:t>
      </w:r>
      <w:r>
        <w:rPr>
          <w:color w:val="101518"/>
          <w:shd w:val="clear" w:color="auto" w:fill="FFFFFF"/>
        </w:rPr>
        <w:t>, pp.114-115)</w:t>
      </w:r>
    </w:p>
    <w:p w14:paraId="5FD5683D" w14:textId="3DD209CF" w:rsidR="00DE75D2" w:rsidRDefault="00E661EE" w:rsidP="00E661EE">
      <w:pPr>
        <w:pStyle w:val="first"/>
        <w:shd w:val="clear" w:color="auto" w:fill="FFFFFF"/>
        <w:spacing w:before="0" w:beforeAutospacing="0" w:after="188" w:afterAutospacing="0"/>
        <w:ind w:firstLine="720"/>
        <w:rPr>
          <w:color w:val="101518"/>
          <w:shd w:val="clear" w:color="auto" w:fill="FFFFFF"/>
        </w:rPr>
      </w:pPr>
      <w:r w:rsidRPr="00100BF7">
        <w:rPr>
          <w:b/>
          <w:bCs/>
          <w:color w:val="101518"/>
          <w:shd w:val="clear" w:color="auto" w:fill="FFFFFF"/>
        </w:rPr>
        <w:t>The Tree of Life.</w:t>
      </w:r>
      <w:r w:rsidRPr="002713BE">
        <w:rPr>
          <w:color w:val="101518"/>
          <w:shd w:val="clear" w:color="auto" w:fill="FFFFFF"/>
        </w:rPr>
        <w:t xml:space="preserve"> </w:t>
      </w:r>
      <w:r w:rsidR="00273179" w:rsidRPr="002713BE">
        <w:rPr>
          <w:color w:val="101518"/>
          <w:shd w:val="clear" w:color="auto" w:fill="FFFFFF"/>
        </w:rPr>
        <w:t>Trees-of-life are beautiful drawings</w:t>
      </w:r>
      <w:r w:rsidR="005106EB">
        <w:rPr>
          <w:color w:val="101518"/>
          <w:shd w:val="clear" w:color="auto" w:fill="FFFFFF"/>
        </w:rPr>
        <w:t xml:space="preserve"> in which</w:t>
      </w:r>
      <w:r w:rsidR="00273179" w:rsidRPr="002713BE">
        <w:rPr>
          <w:color w:val="101518"/>
          <w:shd w:val="clear" w:color="auto" w:fill="FFFFFF"/>
        </w:rPr>
        <w:t xml:space="preserve"> placement of life-forms</w:t>
      </w:r>
      <w:r w:rsidR="00273179">
        <w:rPr>
          <w:color w:val="101518"/>
          <w:shd w:val="clear" w:color="auto" w:fill="FFFFFF"/>
        </w:rPr>
        <w:t xml:space="preserve"> </w:t>
      </w:r>
      <w:r w:rsidR="005106EB">
        <w:rPr>
          <w:color w:val="101518"/>
          <w:shd w:val="clear" w:color="auto" w:fill="FFFFFF"/>
        </w:rPr>
        <w:t xml:space="preserve">is </w:t>
      </w:r>
      <w:r w:rsidR="00273179">
        <w:rPr>
          <w:color w:val="101518"/>
          <w:shd w:val="clear" w:color="auto" w:fill="FFFFFF"/>
        </w:rPr>
        <w:t xml:space="preserve">based on their </w:t>
      </w:r>
      <w:r w:rsidR="00486486">
        <w:rPr>
          <w:color w:val="101518"/>
          <w:shd w:val="clear" w:color="auto" w:fill="FFFFFF"/>
        </w:rPr>
        <w:t>appearance. The</w:t>
      </w:r>
      <w:r w:rsidR="00DE75D2">
        <w:rPr>
          <w:color w:val="101518"/>
          <w:shd w:val="clear" w:color="auto" w:fill="FFFFFF"/>
        </w:rPr>
        <w:t xml:space="preserve"> question of where humans are in the </w:t>
      </w:r>
      <w:r w:rsidR="00DE75D2" w:rsidRPr="0001447E">
        <w:rPr>
          <w:i/>
          <w:iCs/>
          <w:color w:val="101518"/>
          <w:shd w:val="clear" w:color="auto" w:fill="FFFFFF"/>
        </w:rPr>
        <w:t>tree of life</w:t>
      </w:r>
      <w:r w:rsidR="00DE75D2">
        <w:rPr>
          <w:color w:val="101518"/>
          <w:shd w:val="clear" w:color="auto" w:fill="FFFFFF"/>
        </w:rPr>
        <w:t xml:space="preserve"> was “one of the great mysteries of 20</w:t>
      </w:r>
      <w:r w:rsidR="00DE75D2" w:rsidRPr="0001447E">
        <w:rPr>
          <w:color w:val="101518"/>
          <w:shd w:val="clear" w:color="auto" w:fill="FFFFFF"/>
          <w:vertAlign w:val="superscript"/>
        </w:rPr>
        <w:t>th</w:t>
      </w:r>
      <w:r w:rsidR="00DE75D2">
        <w:rPr>
          <w:color w:val="101518"/>
          <w:shd w:val="clear" w:color="auto" w:fill="FFFFFF"/>
        </w:rPr>
        <w:t xml:space="preserve">-century evolutionary biology. </w:t>
      </w:r>
      <w:r w:rsidR="00826371">
        <w:rPr>
          <w:color w:val="101518"/>
          <w:shd w:val="clear" w:color="auto" w:fill="FFFFFF"/>
        </w:rPr>
        <w:t>[</w:t>
      </w:r>
      <w:r w:rsidR="00942C1C">
        <w:rPr>
          <w:color w:val="101518"/>
          <w:shd w:val="clear" w:color="auto" w:fill="FFFFFF"/>
        </w:rPr>
        <w:t>But increasing fossil recovery showed that</w:t>
      </w:r>
      <w:r w:rsidR="00826371">
        <w:rPr>
          <w:color w:val="101518"/>
          <w:shd w:val="clear" w:color="auto" w:fill="FFFFFF"/>
        </w:rPr>
        <w:t>] p</w:t>
      </w:r>
      <w:r w:rsidR="00DE75D2">
        <w:rPr>
          <w:color w:val="101518"/>
          <w:shd w:val="clear" w:color="auto" w:fill="FFFFFF"/>
        </w:rPr>
        <w:t>rimates span an array of hundreds of species . . .</w:t>
      </w:r>
      <w:r w:rsidR="00826371">
        <w:rPr>
          <w:color w:val="101518"/>
          <w:shd w:val="clear" w:color="auto" w:fill="FFFFFF"/>
        </w:rPr>
        <w:t xml:space="preserve">. </w:t>
      </w:r>
      <w:r w:rsidR="00DE75D2">
        <w:rPr>
          <w:color w:val="101518"/>
          <w:shd w:val="clear" w:color="auto" w:fill="FFFFFF"/>
        </w:rPr>
        <w:t>Humans belong to one particular subgroup of primates—apes.</w:t>
      </w:r>
      <w:r w:rsidR="00826371">
        <w:rPr>
          <w:color w:val="101518"/>
          <w:shd w:val="clear" w:color="auto" w:fill="FFFFFF"/>
        </w:rPr>
        <w:t xml:space="preserve"> Laypeople often confuse apes and monkeys, but the two branches of the higher primate tree separated a</w:t>
      </w:r>
      <w:r w:rsidR="00616E6A">
        <w:rPr>
          <w:color w:val="101518"/>
          <w:shd w:val="clear" w:color="auto" w:fill="FFFFFF"/>
        </w:rPr>
        <w:t>r</w:t>
      </w:r>
      <w:r w:rsidR="00826371">
        <w:rPr>
          <w:color w:val="101518"/>
          <w:shd w:val="clear" w:color="auto" w:fill="FFFFFF"/>
        </w:rPr>
        <w:t>ound 30 million years ago</w:t>
      </w:r>
      <w:r w:rsidR="00616E6A">
        <w:rPr>
          <w:color w:val="101518"/>
          <w:shd w:val="clear" w:color="auto" w:fill="FFFFFF"/>
        </w:rPr>
        <w:t xml:space="preserve"> and are biologically quite different.</w:t>
      </w:r>
      <w:r w:rsidR="00DE75D2">
        <w:rPr>
          <w:color w:val="101518"/>
          <w:shd w:val="clear" w:color="auto" w:fill="FFFFFF"/>
        </w:rPr>
        <w:t>” (3</w:t>
      </w:r>
      <w:r w:rsidR="002B2F7C">
        <w:rPr>
          <w:color w:val="101518"/>
          <w:shd w:val="clear" w:color="auto" w:fill="FFFFFF"/>
        </w:rPr>
        <w:t>3</w:t>
      </w:r>
      <w:r w:rsidR="00DE75D2">
        <w:rPr>
          <w:color w:val="101518"/>
          <w:shd w:val="clear" w:color="auto" w:fill="FFFFFF"/>
        </w:rPr>
        <w:t>, p.115)</w:t>
      </w:r>
    </w:p>
    <w:p w14:paraId="190CCFAB" w14:textId="3E3C59A5" w:rsidR="00DE75D2" w:rsidRDefault="00DE75D2" w:rsidP="00DE75D2">
      <w:pPr>
        <w:pStyle w:val="first"/>
        <w:shd w:val="clear" w:color="auto" w:fill="FFFFFF"/>
        <w:spacing w:before="0" w:beforeAutospacing="0" w:after="188" w:afterAutospacing="0"/>
      </w:pPr>
      <w:r>
        <w:rPr>
          <w:b/>
          <w:bCs/>
        </w:rPr>
        <w:t xml:space="preserve"> </w:t>
      </w:r>
      <w:r>
        <w:t>Physical anthropology from the 1800s was well-established when molecular biology, from the 1930s, was new. By the 1960s,</w:t>
      </w:r>
      <w:r w:rsidR="001418D2">
        <w:t xml:space="preserve"> different questions than those used to draw trees-of-life were used by</w:t>
      </w:r>
      <w:r>
        <w:t xml:space="preserve"> evolutionary and molecular biologists</w:t>
      </w:r>
      <w:r w:rsidR="001418D2">
        <w:t>:</w:t>
      </w:r>
      <w:r>
        <w:t xml:space="preserve"> the former asked </w:t>
      </w:r>
      <w:r>
        <w:rPr>
          <w:i/>
          <w:iCs/>
        </w:rPr>
        <w:t xml:space="preserve">how, </w:t>
      </w:r>
      <w:r>
        <w:t xml:space="preserve">and the latter </w:t>
      </w:r>
      <w:r>
        <w:rPr>
          <w:i/>
          <w:iCs/>
        </w:rPr>
        <w:t>why.</w:t>
      </w:r>
      <w:r>
        <w:t xml:space="preserve"> Questions merged when scientists “saw how apelike Lucy was.” (3</w:t>
      </w:r>
      <w:r w:rsidR="00422B1D">
        <w:t>3</w:t>
      </w:r>
      <w:r>
        <w:t>, p.118) Perhaps the Lucy species inherited its anatomical characteristics “from a hypothetical common ancestor to all apes.” (3</w:t>
      </w:r>
      <w:r w:rsidR="002B2F7C">
        <w:t>3</w:t>
      </w:r>
      <w:r>
        <w:t xml:space="preserve">, p.119) </w:t>
      </w:r>
    </w:p>
    <w:p w14:paraId="1B878EFE" w14:textId="1B004FF9" w:rsidR="00DE75D2" w:rsidRDefault="002713BE" w:rsidP="002713BE">
      <w:pPr>
        <w:pStyle w:val="first"/>
        <w:shd w:val="clear" w:color="auto" w:fill="FFFFFF"/>
        <w:spacing w:before="0" w:beforeAutospacing="0" w:after="188" w:afterAutospacing="0"/>
        <w:ind w:firstLine="720"/>
      </w:pPr>
      <w:r>
        <w:rPr>
          <w:b/>
          <w:bCs/>
        </w:rPr>
        <w:t xml:space="preserve">More Fossils: Impact on Dating. </w:t>
      </w:r>
      <w:r w:rsidR="00D113EA">
        <w:t>“</w:t>
      </w:r>
      <w:r w:rsidR="00DE75D2">
        <w:t>Lacking fossils near the ape-human split, scholars made inferences from</w:t>
      </w:r>
      <w:r w:rsidR="00D113EA">
        <w:t xml:space="preserve"> our</w:t>
      </w:r>
      <w:r w:rsidR="00DE75D2">
        <w:t xml:space="preserve"> ape relatives.” (3</w:t>
      </w:r>
      <w:r w:rsidR="00D113EA">
        <w:t>3</w:t>
      </w:r>
      <w:r w:rsidR="00DE75D2">
        <w:t xml:space="preserve">, p.122) Chimpanzees, a species of great ape that has been widely studied, and humans are most different in one brain function, imagination. “Chimps have a limited capacity for abstract thinking while humans excel at it.. . . Humans fight not only over mates and territories but </w:t>
      </w:r>
      <w:r w:rsidR="00DE75D2">
        <w:rPr>
          <w:i/>
          <w:iCs/>
        </w:rPr>
        <w:t>ideas.</w:t>
      </w:r>
      <w:r w:rsidR="00DE75D2">
        <w:t xml:space="preserve">. . . We notice what we </w:t>
      </w:r>
      <w:r w:rsidR="00DE75D2">
        <w:rPr>
          <w:i/>
          <w:iCs/>
        </w:rPr>
        <w:t xml:space="preserve">expect </w:t>
      </w:r>
      <w:r w:rsidR="00DE75D2">
        <w:t>to see and become blind to inconvenient facts.” (3</w:t>
      </w:r>
      <w:r w:rsidR="002B2F7C">
        <w:t>3</w:t>
      </w:r>
      <w:r w:rsidR="00DE75D2">
        <w:t xml:space="preserve">, p.123) For decades, the small number of hominid fossils and constantly evolving approaches to dating fossils led to huge disputes over what fossils were older and what branched from whom. </w:t>
      </w:r>
    </w:p>
    <w:p w14:paraId="3A855EC5" w14:textId="1E878B51" w:rsidR="00DE75D2" w:rsidRDefault="00DE75D2" w:rsidP="00130F86">
      <w:pPr>
        <w:pStyle w:val="first"/>
        <w:shd w:val="clear" w:color="auto" w:fill="FFFFFF"/>
        <w:spacing w:before="0" w:beforeAutospacing="0" w:after="188" w:afterAutospacing="0"/>
        <w:ind w:firstLine="720"/>
      </w:pPr>
      <w:r>
        <w:t xml:space="preserve">As radiocarbon dating became increasingly sophisticated, it provided “sequence and timing of the branching of the family tree. [It could] </w:t>
      </w:r>
      <w:r w:rsidRPr="00B3296A">
        <w:rPr>
          <w:i/>
          <w:iCs/>
        </w:rPr>
        <w:t>not</w:t>
      </w:r>
      <w:r>
        <w:t xml:space="preserve"> reconstruct ancestors.” (3</w:t>
      </w:r>
      <w:r w:rsidR="002B2F7C">
        <w:t>3</w:t>
      </w:r>
      <w:r>
        <w:t>, p.123, emphasis added) Only fossils could tell with certainty and “reading” fossils requires enormous amounts of time and discussion. The “hottest trail led into a dangerous valley of bones” (3</w:t>
      </w:r>
      <w:r w:rsidR="002B2F7C">
        <w:t>3</w:t>
      </w:r>
      <w:r>
        <w:t xml:space="preserve">, p.123-124), potentially deadly because of its warring local tribes. </w:t>
      </w:r>
    </w:p>
    <w:p w14:paraId="299183C2" w14:textId="55480DB7" w:rsidR="00DE75D2" w:rsidRDefault="00DE75D2" w:rsidP="00DE75D2">
      <w:pPr>
        <w:pStyle w:val="first"/>
        <w:shd w:val="clear" w:color="auto" w:fill="FFFFFF"/>
        <w:spacing w:before="0" w:beforeAutospacing="0" w:after="188" w:afterAutospacing="0"/>
        <w:jc w:val="center"/>
        <w:rPr>
          <w:b/>
          <w:bCs/>
        </w:rPr>
      </w:pPr>
      <w:r>
        <w:rPr>
          <w:b/>
          <w:bCs/>
        </w:rPr>
        <w:t>A Find</w:t>
      </w:r>
      <w:r w:rsidR="00CF1D88">
        <w:rPr>
          <w:b/>
          <w:bCs/>
        </w:rPr>
        <w:t>: The Minute By Minute Work</w:t>
      </w:r>
    </w:p>
    <w:p w14:paraId="6267322B" w14:textId="0601013F" w:rsidR="00DE75D2" w:rsidRDefault="00DE75D2" w:rsidP="00DE75D2">
      <w:pPr>
        <w:pStyle w:val="first"/>
        <w:shd w:val="clear" w:color="auto" w:fill="FFFFFF"/>
        <w:spacing w:before="0" w:beforeAutospacing="0" w:after="188" w:afterAutospacing="0"/>
      </w:pPr>
      <w:r>
        <w:t xml:space="preserve">The following detailed description of the discovery of </w:t>
      </w:r>
      <w:r w:rsidRPr="00504485">
        <w:rPr>
          <w:i/>
          <w:iCs/>
        </w:rPr>
        <w:t>Ardipithecus ramidus</w:t>
      </w:r>
      <w:r>
        <w:t xml:space="preserve">, “Ardi,” by Tim White and his team, </w:t>
      </w:r>
      <w:r w:rsidR="00383BF8">
        <w:t>shows</w:t>
      </w:r>
      <w:r>
        <w:t xml:space="preserve"> the minute by minute work of extricating bones. All references are from Kermit Pattison’s book </w:t>
      </w:r>
      <w:r>
        <w:rPr>
          <w:i/>
          <w:iCs/>
        </w:rPr>
        <w:t>Fossil Men,</w:t>
      </w:r>
      <w:r w:rsidRPr="002B6C80">
        <w:t xml:space="preserve"> </w:t>
      </w:r>
      <w:r>
        <w:t>mainly Chapters 8 and 9</w:t>
      </w:r>
      <w:r w:rsidR="00F57B3D">
        <w:t xml:space="preserve">, </w:t>
      </w:r>
      <w:r>
        <w:t>many paragraphs</w:t>
      </w:r>
      <w:r w:rsidR="00F57B3D">
        <w:t xml:space="preserve"> quoted</w:t>
      </w:r>
      <w:r>
        <w:t xml:space="preserve"> in full. </w:t>
      </w:r>
      <w:r w:rsidR="00725398">
        <w:t>David L. Brill</w:t>
      </w:r>
      <w:r>
        <w:t xml:space="preserve"> says, “To create the notion that surveying for fossils can be done on the roof of a moving Land Rover is perhaps true if you are looking for elephant femurs, but anything smaller requires walking and bending over to pick up tooth-sized fossils and smaller.” [Personal communication]</w:t>
      </w:r>
    </w:p>
    <w:p w14:paraId="2297E532" w14:textId="46D911F2" w:rsidR="00050244" w:rsidRDefault="00050244" w:rsidP="00DE75D2">
      <w:pPr>
        <w:pStyle w:val="first"/>
        <w:shd w:val="clear" w:color="auto" w:fill="FFFFFF"/>
        <w:spacing w:before="0" w:beforeAutospacing="0" w:after="188" w:afterAutospacing="0"/>
      </w:pPr>
      <w:r>
        <w:rPr>
          <w:b/>
          <w:bCs/>
        </w:rPr>
        <w:t>1994: First Days</w:t>
      </w:r>
    </w:p>
    <w:p w14:paraId="2BFC8EA3" w14:textId="6E648D91" w:rsidR="00DE75D2" w:rsidRDefault="00DE75D2" w:rsidP="00DE75D2">
      <w:pPr>
        <w:pStyle w:val="first"/>
        <w:shd w:val="clear" w:color="auto" w:fill="FFFFFF"/>
        <w:spacing w:before="0" w:beforeAutospacing="0" w:after="188" w:afterAutospacing="0"/>
      </w:pPr>
      <w:r>
        <w:t>Anthropologist Bruce Latimer said, “If you want somebody to find a fossil, there’s nobody better on the planet than [Tim White].” (3</w:t>
      </w:r>
      <w:r w:rsidR="002B2F7C">
        <w:t>3</w:t>
      </w:r>
      <w:r>
        <w:t>, p.127)</w:t>
      </w:r>
    </w:p>
    <w:p w14:paraId="12F8D617" w14:textId="36E1483E" w:rsidR="00DE75D2" w:rsidRDefault="00DE75D2" w:rsidP="00DE75D2">
      <w:pPr>
        <w:pStyle w:val="first"/>
        <w:shd w:val="clear" w:color="auto" w:fill="FFFFFF"/>
        <w:spacing w:before="0" w:beforeAutospacing="0" w:after="0" w:afterAutospacing="0"/>
        <w:ind w:left="720" w:hanging="90"/>
      </w:pPr>
      <w:r>
        <w:tab/>
        <w:t>The crew crawled, scraped up loose soil, sieved, found more fossils, and soon beheld the finest specimen found so far—a set of ten teeth from one individual. It was enough to prove these creatures were not only older than Lucy, but something biologically distinct  . . .a trophy—the teeth that would become the type specimen* of the oldest species of human ancestor. (3</w:t>
      </w:r>
      <w:r w:rsidR="002B2F7C">
        <w:t>3</w:t>
      </w:r>
      <w:r>
        <w:t>, p.130)</w:t>
      </w:r>
    </w:p>
    <w:p w14:paraId="2889936B" w14:textId="50DA5B7F" w:rsidR="006B68DF" w:rsidRDefault="00DE75D2" w:rsidP="006B68DF">
      <w:pPr>
        <w:pStyle w:val="first"/>
        <w:shd w:val="clear" w:color="auto" w:fill="FFFFFF"/>
        <w:spacing w:before="0" w:beforeAutospacing="0" w:after="0" w:afterAutospacing="0"/>
        <w:ind w:left="720" w:hanging="90"/>
        <w:rPr>
          <w:sz w:val="20"/>
          <w:szCs w:val="20"/>
        </w:rPr>
      </w:pPr>
      <w:r>
        <w:t xml:space="preserve">  </w:t>
      </w:r>
      <w:r w:rsidRPr="00003F7A">
        <w:rPr>
          <w:sz w:val="20"/>
          <w:szCs w:val="20"/>
        </w:rPr>
        <w:t>*</w:t>
      </w:r>
      <w:r>
        <w:rPr>
          <w:sz w:val="20"/>
          <w:szCs w:val="20"/>
        </w:rPr>
        <w:t xml:space="preserve">A </w:t>
      </w:r>
      <w:r w:rsidRPr="00003F7A">
        <w:rPr>
          <w:sz w:val="20"/>
          <w:szCs w:val="20"/>
        </w:rPr>
        <w:t>“type specimen” is the basis for the description and name of a new species.</w:t>
      </w:r>
    </w:p>
    <w:p w14:paraId="63F4EDAD" w14:textId="77777777" w:rsidR="006B68DF" w:rsidRDefault="006B68DF" w:rsidP="006B68DF">
      <w:pPr>
        <w:pStyle w:val="first"/>
        <w:shd w:val="clear" w:color="auto" w:fill="FFFFFF"/>
        <w:spacing w:before="0" w:beforeAutospacing="0" w:after="0" w:afterAutospacing="0"/>
        <w:ind w:left="720" w:hanging="90"/>
      </w:pPr>
    </w:p>
    <w:p w14:paraId="498D5A04" w14:textId="04255DBB" w:rsidR="00DE75D2" w:rsidRDefault="00DE75D2" w:rsidP="00DE75D2">
      <w:pPr>
        <w:pStyle w:val="first"/>
        <w:shd w:val="clear" w:color="auto" w:fill="FFFFFF"/>
        <w:spacing w:before="0" w:beforeAutospacing="0" w:after="188" w:afterAutospacing="0"/>
      </w:pPr>
      <w:r>
        <w:t xml:space="preserve">The prestigious journal </w:t>
      </w:r>
      <w:r>
        <w:rPr>
          <w:i/>
          <w:iCs/>
        </w:rPr>
        <w:t xml:space="preserve">Nature </w:t>
      </w:r>
      <w:r>
        <w:t xml:space="preserve">(October, 1994) published the team’s article in which they called the new species </w:t>
      </w:r>
      <w:r>
        <w:rPr>
          <w:i/>
          <w:iCs/>
        </w:rPr>
        <w:t xml:space="preserve">ramidus </w:t>
      </w:r>
      <w:r>
        <w:t xml:space="preserve">(“root” in the Afar language) and portrayed it as “an early member of the human lineage—“a long-sought link in the evolutionary chain of species between humans and their African ape ancestors. The name </w:t>
      </w:r>
      <w:r>
        <w:rPr>
          <w:i/>
          <w:iCs/>
        </w:rPr>
        <w:t xml:space="preserve">ramidus </w:t>
      </w:r>
      <w:r>
        <w:t>suggested the fossil hunters had, in fact, found “the early stages of the human lineage.” (3</w:t>
      </w:r>
      <w:r w:rsidR="0060255C">
        <w:t>3</w:t>
      </w:r>
      <w:r>
        <w:t>, p.131)</w:t>
      </w:r>
    </w:p>
    <w:p w14:paraId="4EC32BCF" w14:textId="77777777" w:rsidR="00DE75D2" w:rsidRDefault="00DE75D2" w:rsidP="00DE75D2">
      <w:pPr>
        <w:pStyle w:val="first"/>
        <w:shd w:val="clear" w:color="auto" w:fill="FFFFFF"/>
        <w:spacing w:before="0" w:beforeAutospacing="0" w:after="188" w:afterAutospacing="0"/>
      </w:pPr>
      <w:r>
        <w:t>On day one of the 1994 season, a new team member, Yohannes Haile-Selassie (Johnny for short), a teaching assistant from White’s Berkeley course on human osteology [the study of bones], was crawling in a fossil-hot zone deep in the wilderness of the Middle Awash desert. “</w:t>
      </w:r>
    </w:p>
    <w:p w14:paraId="307494AB" w14:textId="77777777" w:rsidR="00DE75D2" w:rsidRDefault="00DE75D2" w:rsidP="00DE75D2">
      <w:pPr>
        <w:pStyle w:val="first"/>
        <w:shd w:val="clear" w:color="auto" w:fill="FFFFFF"/>
        <w:spacing w:before="0" w:beforeAutospacing="0" w:after="188" w:afterAutospacing="0"/>
        <w:ind w:left="720"/>
        <w:rPr>
          <w:i/>
          <w:iCs/>
        </w:rPr>
      </w:pPr>
      <w:r>
        <w:t xml:space="preserve">He straightened up. He held a broken bone about the size of a pencil stub. . . . </w:t>
      </w:r>
      <w:r>
        <w:rPr>
          <w:i/>
          <w:iCs/>
        </w:rPr>
        <w:t xml:space="preserve">Second metacarpal. </w:t>
      </w:r>
      <w:r>
        <w:t xml:space="preserve">A bone located in the palm below the pointer finger. </w:t>
      </w:r>
      <w:r>
        <w:rPr>
          <w:i/>
          <w:iCs/>
        </w:rPr>
        <w:t>Hominid. . .</w:t>
      </w:r>
    </w:p>
    <w:p w14:paraId="03783041" w14:textId="68CABA0D" w:rsidR="00DE75D2" w:rsidRDefault="00DE75D2" w:rsidP="00DE75D2">
      <w:pPr>
        <w:pStyle w:val="first"/>
        <w:shd w:val="clear" w:color="auto" w:fill="FFFFFF"/>
        <w:spacing w:before="0" w:beforeAutospacing="0" w:after="188" w:afterAutospacing="0"/>
        <w:ind w:left="720" w:firstLine="720"/>
      </w:pPr>
      <w:r>
        <w:t>The team halted, and carefully retraced steps as if backing out of a mine field. Nobody wanted to invoke [Tim’s] wrath by crushing a fossil with a klutzy step. . . .They returned to camp with the first fossil found on the first day of the season. At the time, it seemed just another isolated fragment in a ravaged assemblage. Unbeknownst to them, it would prove to be the first hint of something much bigger. . . .[But] nobody was getting excited just yet. . . .Not a single intact bone had been found. (3</w:t>
      </w:r>
      <w:r w:rsidR="0060255C">
        <w:t>3</w:t>
      </w:r>
      <w:r>
        <w:t>, p.135-136)</w:t>
      </w:r>
    </w:p>
    <w:p w14:paraId="34DFCFB5" w14:textId="77777777" w:rsidR="00DE75D2" w:rsidRDefault="00DE75D2" w:rsidP="00DE75D2">
      <w:pPr>
        <w:pStyle w:val="first"/>
        <w:shd w:val="clear" w:color="auto" w:fill="FFFFFF"/>
        <w:spacing w:before="0" w:beforeAutospacing="0" w:after="188" w:afterAutospacing="0"/>
      </w:pPr>
      <w:r>
        <w:t xml:space="preserve">They returned in a few days to the initial place and found </w:t>
      </w:r>
    </w:p>
    <w:p w14:paraId="09301F09" w14:textId="77777777" w:rsidR="00DE75D2" w:rsidRDefault="00DE75D2" w:rsidP="00DE75D2">
      <w:pPr>
        <w:pStyle w:val="first"/>
        <w:shd w:val="clear" w:color="auto" w:fill="FFFFFF"/>
        <w:spacing w:before="0" w:beforeAutospacing="0" w:after="188" w:afterAutospacing="0"/>
        <w:ind w:left="720"/>
        <w:rPr>
          <w:i/>
          <w:iCs/>
        </w:rPr>
      </w:pPr>
      <w:r>
        <w:t xml:space="preserve">a finger bone and another chunk of metacarpal. Inside White’s mind, a switch tripped: </w:t>
      </w:r>
      <w:r>
        <w:rPr>
          <w:i/>
          <w:iCs/>
        </w:rPr>
        <w:t xml:space="preserve">There’s more here than one isolated hand bone. </w:t>
      </w:r>
      <w:r>
        <w:t xml:space="preserve">With dustpans and brushes, they scraped away several inches of loose soil to the underlying hard layer of ancient sediment. With a sieve, they shook away clouds of dust to a gravelly scree and dumped it onto a tarp. In the shade, workers picked through every piece—and found toe bones. Another switch: </w:t>
      </w:r>
      <w:r>
        <w:rPr>
          <w:i/>
          <w:iCs/>
        </w:rPr>
        <w:t>multiple elements of a skeleton.</w:t>
      </w:r>
    </w:p>
    <w:p w14:paraId="16234C4D" w14:textId="5B67FF0D" w:rsidR="00DE75D2" w:rsidRPr="00DB4B7A" w:rsidRDefault="00DE75D2" w:rsidP="00DE75D2">
      <w:pPr>
        <w:pStyle w:val="first"/>
        <w:shd w:val="clear" w:color="auto" w:fill="FFFFFF"/>
        <w:spacing w:before="0" w:beforeAutospacing="0" w:after="188" w:afterAutospacing="0"/>
        <w:ind w:left="720"/>
      </w:pPr>
      <w:r>
        <w:tab/>
        <w:t xml:space="preserve">Late in the afternoon, they uncovered what appeared to be a shinbone embedded in the ground. [Switch]: </w:t>
      </w:r>
      <w:r>
        <w:rPr>
          <w:i/>
          <w:iCs/>
        </w:rPr>
        <w:t xml:space="preserve">An intact long bone! </w:t>
      </w:r>
      <w:r>
        <w:t xml:space="preserve">Instead of trying to free the fossil, they extracted the entire block of soil and wrapped the sides in plaster bandages. Cleaning could wait until time allowed. . . In the process of excavation, they uncovered another small white object—a thumb bone. Another switch: </w:t>
      </w:r>
      <w:r>
        <w:rPr>
          <w:i/>
          <w:iCs/>
        </w:rPr>
        <w:t>fossils in situ.</w:t>
      </w:r>
      <w:r>
        <w:t>(3</w:t>
      </w:r>
      <w:r w:rsidR="0060255C">
        <w:t>3</w:t>
      </w:r>
      <w:r>
        <w:t>, p.137)</w:t>
      </w:r>
    </w:p>
    <w:p w14:paraId="6332EA01" w14:textId="0313626A" w:rsidR="00DE75D2" w:rsidRPr="00DB4B7A" w:rsidRDefault="00DE75D2" w:rsidP="00DE75D2">
      <w:pPr>
        <w:pStyle w:val="first"/>
        <w:shd w:val="clear" w:color="auto" w:fill="FFFFFF"/>
        <w:spacing w:before="0" w:beforeAutospacing="0" w:after="188" w:afterAutospacing="0"/>
        <w:ind w:left="720"/>
      </w:pPr>
      <w:r>
        <w:t>The discoveries stopped. [The] locality . . . had been picked clean and the oldest ancestor vanished again. (3</w:t>
      </w:r>
      <w:r w:rsidR="00C671CC">
        <w:t>3</w:t>
      </w:r>
      <w:r>
        <w:t>, p.137)</w:t>
      </w:r>
    </w:p>
    <w:p w14:paraId="334825DF" w14:textId="0C80AE7D" w:rsidR="00DE75D2" w:rsidRDefault="00DE75D2" w:rsidP="00DE75D2">
      <w:pPr>
        <w:pStyle w:val="first"/>
        <w:shd w:val="clear" w:color="auto" w:fill="FFFFFF"/>
        <w:spacing w:before="0" w:beforeAutospacing="0" w:after="188" w:afterAutospacing="0"/>
      </w:pPr>
      <w:r>
        <w:t>The fossils would sit for a month “while the crew systematically crawled one locality after another.” (3</w:t>
      </w:r>
      <w:r w:rsidR="00C671CC">
        <w:t>3</w:t>
      </w:r>
      <w:r>
        <w:t>, p.137)</w:t>
      </w:r>
    </w:p>
    <w:p w14:paraId="4B6D6A95" w14:textId="7C7BC60E" w:rsidR="00B51FC0" w:rsidRDefault="00B51FC0" w:rsidP="00DE75D2">
      <w:pPr>
        <w:pStyle w:val="first"/>
        <w:shd w:val="clear" w:color="auto" w:fill="FFFFFF"/>
        <w:spacing w:before="0" w:beforeAutospacing="0" w:after="188" w:afterAutospacing="0"/>
      </w:pPr>
      <w:r>
        <w:rPr>
          <w:b/>
          <w:bCs/>
        </w:rPr>
        <w:t>Rain!</w:t>
      </w:r>
    </w:p>
    <w:p w14:paraId="71E19900" w14:textId="013AE4F0" w:rsidR="00DE75D2" w:rsidRDefault="00DE75D2" w:rsidP="00DE75D2">
      <w:pPr>
        <w:pStyle w:val="first"/>
        <w:shd w:val="clear" w:color="auto" w:fill="FFFFFF"/>
        <w:spacing w:before="0" w:beforeAutospacing="0" w:after="188" w:afterAutospacing="0"/>
      </w:pPr>
      <w:r>
        <w:t xml:space="preserve">Then it rained and the desert turned into muck. Their tents were swamped, their vehicles mired in mud. Stuck in camp, White’s mind was in the desert: Were more fossils where they had made their first find? </w:t>
      </w:r>
      <w:r w:rsidRPr="0079498A">
        <w:rPr>
          <w:i/>
          <w:iCs/>
        </w:rPr>
        <w:t>Maybe the fact that the sieve yielded nothing meant most material was still in place in the bank above so there was still hope for the site.</w:t>
      </w:r>
      <w:r>
        <w:t xml:space="preserve"> Were the parts they had gathered really a human ancestor? Maybe the various parts were to </w:t>
      </w:r>
      <w:r>
        <w:rPr>
          <w:i/>
          <w:iCs/>
        </w:rPr>
        <w:t xml:space="preserve">one </w:t>
      </w:r>
      <w:r>
        <w:t>individual? For days White cleaned the tibia, used a syringe to drip hardener onto the brittle bones and dental picks to flick away specks of reddish earth. He repeated the process over and over, checking with a portable microscope. (3</w:t>
      </w:r>
      <w:r w:rsidR="00C671CC">
        <w:t>3</w:t>
      </w:r>
      <w:r>
        <w:t>, pp.137-138)</w:t>
      </w:r>
    </w:p>
    <w:p w14:paraId="76B78FA8" w14:textId="4743890D" w:rsidR="00DE75D2" w:rsidRDefault="00DE75D2" w:rsidP="00DE75D2">
      <w:pPr>
        <w:pStyle w:val="first"/>
        <w:shd w:val="clear" w:color="auto" w:fill="FFFFFF"/>
        <w:spacing w:before="0" w:beforeAutospacing="0" w:after="188" w:afterAutospacing="0"/>
      </w:pPr>
      <w:r>
        <w:t>When the rains ended and the team returned to the field, White stayed behind, unusual for the team leader, to finish cleaning the tibia. By December 20, he judged that the clean shinbone was “unquestionably a human ancestor.” (3</w:t>
      </w:r>
      <w:r w:rsidR="00C671CC">
        <w:t>3</w:t>
      </w:r>
      <w:r>
        <w:t>, p.138). The field season had little time left. “In the desert, time, daylight, and manpower were precious commodities to be rationed as carefully as water.” (3</w:t>
      </w:r>
      <w:r w:rsidR="00C671CC">
        <w:t>3</w:t>
      </w:r>
      <w:r>
        <w:t>, p.138)</w:t>
      </w:r>
    </w:p>
    <w:p w14:paraId="7B0F0734" w14:textId="1F9BA46E" w:rsidR="00DE75D2" w:rsidRDefault="00DE75D2" w:rsidP="00DE75D2">
      <w:pPr>
        <w:pStyle w:val="first"/>
        <w:shd w:val="clear" w:color="auto" w:fill="FFFFFF"/>
        <w:spacing w:before="0" w:beforeAutospacing="0" w:after="188" w:afterAutospacing="0"/>
      </w:pPr>
      <w:r>
        <w:t>The rock surfaces were clean from rains and heavy storm runoff had carried fossils downhill. Small bones could be flung from an original source by mini tornados. Unless you had evidence, like the matrix in which the tibia had been enclosed, it was never certain where a fossil was from. Most are found as isolated pieces loose on the surface, their point of origin unknown. When a fossil is still embedded, it raises hope that there is a concentration of bones. (3</w:t>
      </w:r>
      <w:r w:rsidR="00C671CC">
        <w:t>3</w:t>
      </w:r>
      <w:r>
        <w:t>, pp.138-139). Most fossils found in the eastern African rift system are lying here and there on the surface. (3</w:t>
      </w:r>
      <w:del w:id="84" w:author="Ann Lewin-Benham" w:date="2021-12-07T13:50:00Z">
        <w:r w:rsidDel="007D717B">
          <w:delText>5</w:delText>
        </w:r>
      </w:del>
      <w:ins w:id="85" w:author="Ann Lewin-Benham" w:date="2021-12-07T13:50:00Z">
        <w:r w:rsidR="007D717B">
          <w:t>3</w:t>
        </w:r>
      </w:ins>
      <w:r>
        <w:t xml:space="preserve">, p.139) </w:t>
      </w:r>
    </w:p>
    <w:p w14:paraId="1D1314E1" w14:textId="19679EEC" w:rsidR="00B51FC0" w:rsidRDefault="00B51FC0" w:rsidP="00DE75D2">
      <w:pPr>
        <w:pStyle w:val="first"/>
        <w:shd w:val="clear" w:color="auto" w:fill="FFFFFF"/>
        <w:spacing w:before="0" w:beforeAutospacing="0" w:after="188" w:afterAutospacing="0"/>
      </w:pPr>
      <w:r>
        <w:rPr>
          <w:b/>
          <w:bCs/>
        </w:rPr>
        <w:t>Bones!</w:t>
      </w:r>
      <w:r w:rsidR="00FB75E1">
        <w:rPr>
          <w:b/>
          <w:bCs/>
        </w:rPr>
        <w:t xml:space="preserve"> </w:t>
      </w:r>
    </w:p>
    <w:p w14:paraId="0A945ABE" w14:textId="148713E6" w:rsidR="00DE75D2" w:rsidRDefault="00DE75D2" w:rsidP="00DE75D2">
      <w:pPr>
        <w:pStyle w:val="first"/>
        <w:shd w:val="clear" w:color="auto" w:fill="FFFFFF"/>
        <w:spacing w:before="0" w:beforeAutospacing="0" w:after="188" w:afterAutospacing="0"/>
      </w:pPr>
      <w:r>
        <w:t>Digging was expensive, time-consuming, and rarely productive. (3</w:t>
      </w:r>
      <w:r w:rsidR="00C671CC">
        <w:t>3</w:t>
      </w:r>
      <w:r>
        <w:t>, p.139) And, to recover a fossil by digging was to destroy its context. The only way to collect evidence without losing it forever was to document with the greatest care. (3</w:t>
      </w:r>
      <w:r w:rsidR="00C671CC">
        <w:t>3</w:t>
      </w:r>
      <w:r>
        <w:t xml:space="preserve">, p.140). White’s team rolled a video camera all day as a mound was reduced “with scrapers, dental tools, porcupine quills, and dust brushes. They carried </w:t>
      </w:r>
      <w:r>
        <w:rPr>
          <w:i/>
          <w:iCs/>
        </w:rPr>
        <w:t xml:space="preserve">all </w:t>
      </w:r>
      <w:r>
        <w:t xml:space="preserve">brushed soil to a sieve station to examine every scrap. “Slowly, shapes emerged from the dust. </w:t>
      </w:r>
      <w:r>
        <w:rPr>
          <w:i/>
          <w:iCs/>
        </w:rPr>
        <w:t xml:space="preserve">Bones!” </w:t>
      </w:r>
      <w:r>
        <w:t>(3</w:t>
      </w:r>
      <w:r w:rsidR="00C671CC">
        <w:t>3</w:t>
      </w:r>
      <w:r>
        <w:t>, p.141)</w:t>
      </w:r>
    </w:p>
    <w:p w14:paraId="7869E072" w14:textId="390A737C" w:rsidR="00DE75D2" w:rsidRDefault="00DE75D2" w:rsidP="00DE75D2">
      <w:pPr>
        <w:pStyle w:val="first"/>
        <w:shd w:val="clear" w:color="auto" w:fill="FFFFFF"/>
        <w:spacing w:before="0" w:beforeAutospacing="0" w:after="188" w:afterAutospacing="0"/>
      </w:pPr>
      <w:r>
        <w:t>When a fossil was recovered, White often took over, lying on his belly, nose just above the bone, and extracting with dental picks. “From the reddish earth came the skeletal grin of the long-sought. . . jawbone of an ancient human ancestor.. . . ‘Whoa!’ White sang out. . . All the teeth are here!” (3</w:t>
      </w:r>
      <w:r w:rsidR="00114436">
        <w:t>3</w:t>
      </w:r>
      <w:r>
        <w:t>, p.141)</w:t>
      </w:r>
    </w:p>
    <w:p w14:paraId="10D462D0" w14:textId="77777777" w:rsidR="00DE75D2" w:rsidRDefault="00DE75D2" w:rsidP="00DE75D2">
      <w:pPr>
        <w:pStyle w:val="first"/>
        <w:shd w:val="clear" w:color="auto" w:fill="FFFFFF"/>
        <w:spacing w:before="0" w:beforeAutospacing="0" w:after="188" w:afterAutospacing="0"/>
        <w:ind w:left="720"/>
      </w:pPr>
      <w:r>
        <w:t>The excavation moved in slow motion, but by the standards of paleoanthropology it seemed a torrent—bones of the jaw, hand, foot, pelvis, and skull appeared day after day. To White’s surprise, many long bones had survived—barely. Fossils that looked solid proved to be powdery and brittle. Once exposed, they dried quickly in the heat and crumbled. White hurriedly applied chemical hardener before the pieces disintegrated. A student with a backpack sprayer misted the excavation area with water, and the team laid down plastic to slow the evaporation.</w:t>
      </w:r>
    </w:p>
    <w:p w14:paraId="3EDF8088" w14:textId="6BF60BFD" w:rsidR="00DE75D2" w:rsidRDefault="00DE75D2" w:rsidP="00DE75D2">
      <w:pPr>
        <w:pStyle w:val="first"/>
        <w:shd w:val="clear" w:color="auto" w:fill="FFFFFF"/>
        <w:spacing w:before="0" w:beforeAutospacing="0" w:after="188" w:afterAutospacing="0"/>
        <w:ind w:left="720"/>
      </w:pPr>
      <w:r>
        <w:tab/>
        <w:t>They dared not expose the most fragile pieces in the field. Instead, the crew dug up blocks of soil and wrapped them in orthopedic bandages. . . White would finish cleaning the fossils in the museum lab. Until then, whatever lay inside remained a mystery. . . . (3</w:t>
      </w:r>
      <w:r w:rsidR="00114436">
        <w:t>3</w:t>
      </w:r>
      <w:r>
        <w:t>, p.141)</w:t>
      </w:r>
    </w:p>
    <w:p w14:paraId="1F52B960" w14:textId="3DA804B1" w:rsidR="00DE75D2" w:rsidRDefault="00DE75D2" w:rsidP="00DE75D2">
      <w:pPr>
        <w:pStyle w:val="first"/>
        <w:shd w:val="clear" w:color="auto" w:fill="FFFFFF"/>
        <w:spacing w:before="0" w:beforeAutospacing="0" w:after="188" w:afterAutospacing="0"/>
      </w:pPr>
      <w:r>
        <w:t>“The team set up an awning and worked through the midday heat.” (3</w:t>
      </w:r>
      <w:r w:rsidR="00114436">
        <w:t>3</w:t>
      </w:r>
      <w:r>
        <w:t>, p.142)</w:t>
      </w:r>
    </w:p>
    <w:p w14:paraId="439E54CB" w14:textId="41625089" w:rsidR="00DE75D2" w:rsidRDefault="00DE75D2" w:rsidP="00DE75D2">
      <w:pPr>
        <w:pStyle w:val="first"/>
        <w:shd w:val="clear" w:color="auto" w:fill="FFFFFF"/>
        <w:spacing w:before="0" w:beforeAutospacing="0" w:after="188" w:afterAutospacing="0"/>
      </w:pPr>
      <w:r>
        <w:t>“The sun sets quickly near the equator. When the blazing ball sank toward the western rift margin, White repeated two Afar words: . . . ‘Short sun.’ Hurry.” (3</w:t>
      </w:r>
      <w:r w:rsidR="00114436">
        <w:t>3</w:t>
      </w:r>
      <w:r>
        <w:t xml:space="preserve">, p.143) Dark brought prowling packs of hyenas and big cats, a car rolling into a ravine, warring Issa and Afar, and jackals that loved the chemical smell, sniffing around in the dark like glue junkies.”  . . . </w:t>
      </w:r>
    </w:p>
    <w:p w14:paraId="2C27BD13" w14:textId="03112032" w:rsidR="00DE75D2" w:rsidRDefault="00DE75D2" w:rsidP="00DE75D2">
      <w:pPr>
        <w:pStyle w:val="first"/>
        <w:shd w:val="clear" w:color="auto" w:fill="FFFFFF"/>
        <w:spacing w:before="0" w:beforeAutospacing="0" w:after="188" w:afterAutospacing="0"/>
      </w:pPr>
      <w:r>
        <w:t xml:space="preserve">“But the task was too urgent to stop, and the crew finished excavations by lantern and car headlights. . . .The end of the year underscored the deadline: </w:t>
      </w:r>
      <w:r>
        <w:rPr>
          <w:i/>
          <w:iCs/>
        </w:rPr>
        <w:t xml:space="preserve">Get it out of the ground and safely back to the lab.. . . </w:t>
      </w:r>
      <w:r>
        <w:t>Protecting the fragile fossils nightly took heavy labor and lots of time. (3</w:t>
      </w:r>
      <w:r w:rsidR="00114436">
        <w:t>3</w:t>
      </w:r>
      <w:r>
        <w:t>, p.143)</w:t>
      </w:r>
    </w:p>
    <w:p w14:paraId="0B8D46C4" w14:textId="184C4654" w:rsidR="00DE75D2" w:rsidRDefault="00DE75D2" w:rsidP="00DE75D2">
      <w:pPr>
        <w:pStyle w:val="first"/>
        <w:shd w:val="clear" w:color="auto" w:fill="FFFFFF"/>
        <w:spacing w:before="0" w:beforeAutospacing="0" w:after="188" w:afterAutospacing="0"/>
      </w:pPr>
      <w:r>
        <w:t xml:space="preserve">Not a single bone remained articulated with an adjoining one. Hand bones, skull shards, and leg bones all lay in a jumble. But there was no duplication of parts, and a revelation slowly dawned: </w:t>
      </w:r>
      <w:r>
        <w:rPr>
          <w:i/>
          <w:iCs/>
        </w:rPr>
        <w:t xml:space="preserve">It’s all one individual. </w:t>
      </w:r>
      <w:r>
        <w:t xml:space="preserve">On the final day of the year, ten days after beginning the excavation, White acknowledged it aloud: </w:t>
      </w:r>
      <w:r>
        <w:rPr>
          <w:i/>
          <w:iCs/>
        </w:rPr>
        <w:t xml:space="preserve">a skeleton! </w:t>
      </w:r>
      <w:r>
        <w:t>His assistants were less restrained. One shouted, “The whole f’ing thing is in there!” (3</w:t>
      </w:r>
      <w:r w:rsidR="00673C39">
        <w:t>3</w:t>
      </w:r>
      <w:r>
        <w:t>, p.144)</w:t>
      </w:r>
    </w:p>
    <w:p w14:paraId="5B89302F" w14:textId="23CE2CF5" w:rsidR="00675CB7" w:rsidRDefault="00675CB7" w:rsidP="00130F86">
      <w:pPr>
        <w:pStyle w:val="first"/>
        <w:shd w:val="clear" w:color="auto" w:fill="FFFFFF"/>
        <w:spacing w:before="0" w:beforeAutospacing="0" w:after="0" w:afterAutospacing="0"/>
        <w:jc w:val="center"/>
      </w:pPr>
      <w:r>
        <w:rPr>
          <w:b/>
          <w:bCs/>
        </w:rPr>
        <w:t>Insert Fig</w:t>
      </w:r>
      <w:r w:rsidR="006742C1">
        <w:rPr>
          <w:b/>
          <w:bCs/>
        </w:rPr>
        <w:t>ure</w:t>
      </w:r>
      <w:r>
        <w:rPr>
          <w:b/>
          <w:bCs/>
        </w:rPr>
        <w:t xml:space="preserve"> 15.</w:t>
      </w:r>
      <w:r w:rsidR="00132C75">
        <w:rPr>
          <w:b/>
          <w:bCs/>
        </w:rPr>
        <w:t>3</w:t>
      </w:r>
      <w:r w:rsidR="005F6B5B">
        <w:rPr>
          <w:b/>
          <w:bCs/>
        </w:rPr>
        <w:t>3</w:t>
      </w:r>
      <w:r>
        <w:rPr>
          <w:b/>
          <w:bCs/>
        </w:rPr>
        <w:t xml:space="preserve"> </w:t>
      </w:r>
      <w:r w:rsidR="00130F86">
        <w:rPr>
          <w:b/>
          <w:bCs/>
        </w:rPr>
        <w:t>T</w:t>
      </w:r>
      <w:r w:rsidR="00B837B0">
        <w:rPr>
          <w:b/>
          <w:bCs/>
        </w:rPr>
        <w:t>eam elated</w:t>
      </w:r>
    </w:p>
    <w:p w14:paraId="17F0BF41" w14:textId="63513F86" w:rsidR="00344150" w:rsidRDefault="00882B5B" w:rsidP="00344150">
      <w:pPr>
        <w:rPr>
          <w:rFonts w:ascii="Times New Roman" w:hAnsi="Times New Roman" w:cs="Times New Roman"/>
          <w:sz w:val="24"/>
          <w:szCs w:val="24"/>
        </w:rPr>
      </w:pPr>
      <w:r w:rsidRPr="005C1602">
        <w:rPr>
          <w:rFonts w:ascii="Times New Roman" w:hAnsi="Times New Roman" w:cs="Times New Roman"/>
          <w:b/>
          <w:bCs/>
          <w:sz w:val="24"/>
          <w:szCs w:val="24"/>
        </w:rPr>
        <w:t>Caption:</w:t>
      </w:r>
      <w:r w:rsidR="00344150" w:rsidRPr="005C1602">
        <w:rPr>
          <w:rFonts w:ascii="Times New Roman" w:hAnsi="Times New Roman" w:cs="Times New Roman"/>
          <w:b/>
          <w:bCs/>
          <w:sz w:val="24"/>
          <w:szCs w:val="24"/>
        </w:rPr>
        <w:t xml:space="preserve"> </w:t>
      </w:r>
      <w:r w:rsidR="00433A38" w:rsidRPr="005C1602">
        <w:rPr>
          <w:rFonts w:ascii="Times New Roman" w:hAnsi="Times New Roman" w:cs="Times New Roman"/>
          <w:sz w:val="24"/>
          <w:szCs w:val="24"/>
        </w:rPr>
        <w:t>At the NSF</w:t>
      </w:r>
      <w:r w:rsidR="00E861D0">
        <w:rPr>
          <w:rFonts w:ascii="Times New Roman" w:hAnsi="Times New Roman" w:cs="Times New Roman"/>
          <w:sz w:val="24"/>
          <w:szCs w:val="24"/>
        </w:rPr>
        <w:t>*</w:t>
      </w:r>
      <w:r w:rsidR="00433A38" w:rsidRPr="005C1602">
        <w:rPr>
          <w:rFonts w:ascii="Times New Roman" w:hAnsi="Times New Roman" w:cs="Times New Roman"/>
          <w:sz w:val="24"/>
          <w:szCs w:val="24"/>
        </w:rPr>
        <w:t xml:space="preserve">-sponsored Paleoanthropology Laboratory, National Museums of Ethiopia, Addis Ababa: </w:t>
      </w:r>
      <w:r w:rsidR="001202B1">
        <w:rPr>
          <w:rFonts w:ascii="Times New Roman" w:hAnsi="Times New Roman" w:cs="Times New Roman"/>
          <w:sz w:val="24"/>
          <w:szCs w:val="24"/>
        </w:rPr>
        <w:t>R</w:t>
      </w:r>
      <w:r w:rsidR="00130F86">
        <w:rPr>
          <w:rFonts w:ascii="Times New Roman" w:hAnsi="Times New Roman" w:cs="Times New Roman"/>
          <w:sz w:val="24"/>
          <w:szCs w:val="24"/>
        </w:rPr>
        <w:t>ealiz</w:t>
      </w:r>
      <w:r w:rsidR="001202B1">
        <w:rPr>
          <w:rFonts w:ascii="Times New Roman" w:hAnsi="Times New Roman" w:cs="Times New Roman"/>
          <w:sz w:val="24"/>
          <w:szCs w:val="24"/>
        </w:rPr>
        <w:t>ing</w:t>
      </w:r>
      <w:r w:rsidR="00130F86">
        <w:rPr>
          <w:rFonts w:ascii="Times New Roman" w:hAnsi="Times New Roman" w:cs="Times New Roman"/>
          <w:sz w:val="24"/>
          <w:szCs w:val="24"/>
        </w:rPr>
        <w:t xml:space="preserve"> the significance of their find</w:t>
      </w:r>
      <w:r w:rsidR="001202B1">
        <w:rPr>
          <w:rFonts w:ascii="Times New Roman" w:hAnsi="Times New Roman" w:cs="Times New Roman"/>
          <w:sz w:val="24"/>
          <w:szCs w:val="24"/>
        </w:rPr>
        <w:t>, the team</w:t>
      </w:r>
      <w:r w:rsidR="00130F86">
        <w:rPr>
          <w:rFonts w:ascii="Times New Roman" w:hAnsi="Times New Roman" w:cs="Times New Roman"/>
          <w:sz w:val="24"/>
          <w:szCs w:val="24"/>
        </w:rPr>
        <w:t xml:space="preserve"> </w:t>
      </w:r>
      <w:r w:rsidR="00433A38" w:rsidRPr="005C1602">
        <w:rPr>
          <w:rFonts w:ascii="Times New Roman" w:hAnsi="Times New Roman" w:cs="Times New Roman"/>
          <w:sz w:val="24"/>
          <w:szCs w:val="24"/>
        </w:rPr>
        <w:t xml:space="preserve">is elated! </w:t>
      </w:r>
      <w:r w:rsidR="006F32C7">
        <w:rPr>
          <w:rFonts w:ascii="Times New Roman" w:hAnsi="Times New Roman" w:cs="Times New Roman"/>
          <w:sz w:val="24"/>
          <w:szCs w:val="24"/>
        </w:rPr>
        <w:t>In o</w:t>
      </w:r>
      <w:r w:rsidR="006F32C7" w:rsidRPr="005C1602">
        <w:rPr>
          <w:rFonts w:ascii="Times New Roman" w:hAnsi="Times New Roman" w:cs="Times New Roman"/>
          <w:sz w:val="24"/>
          <w:szCs w:val="24"/>
        </w:rPr>
        <w:t>ne week in July 1995,</w:t>
      </w:r>
      <w:r w:rsidR="006F32C7">
        <w:rPr>
          <w:rFonts w:ascii="Times New Roman" w:hAnsi="Times New Roman" w:cs="Times New Roman"/>
          <w:sz w:val="24"/>
          <w:szCs w:val="24"/>
        </w:rPr>
        <w:t xml:space="preserve"> a</w:t>
      </w:r>
      <w:r w:rsidR="005A7EC7">
        <w:rPr>
          <w:rFonts w:ascii="Times New Roman" w:hAnsi="Times New Roman" w:cs="Times New Roman"/>
          <w:sz w:val="24"/>
          <w:szCs w:val="24"/>
        </w:rPr>
        <w:t xml:space="preserve">s fossils were </w:t>
      </w:r>
      <w:r w:rsidR="005A7EC7" w:rsidRPr="005C1602">
        <w:rPr>
          <w:rFonts w:ascii="Times New Roman" w:hAnsi="Times New Roman" w:cs="Times New Roman"/>
          <w:sz w:val="24"/>
          <w:szCs w:val="24"/>
        </w:rPr>
        <w:t>excavated and</w:t>
      </w:r>
      <w:r w:rsidR="007E1AD1">
        <w:rPr>
          <w:rFonts w:ascii="Times New Roman" w:hAnsi="Times New Roman" w:cs="Times New Roman"/>
          <w:sz w:val="24"/>
          <w:szCs w:val="24"/>
        </w:rPr>
        <w:t xml:space="preserve"> being</w:t>
      </w:r>
      <w:r w:rsidR="005A7EC7" w:rsidRPr="005C1602">
        <w:rPr>
          <w:rFonts w:ascii="Times New Roman" w:hAnsi="Times New Roman" w:cs="Times New Roman"/>
          <w:sz w:val="24"/>
          <w:szCs w:val="24"/>
        </w:rPr>
        <w:t xml:space="preserve"> prepared</w:t>
      </w:r>
      <w:r w:rsidR="005A7EC7">
        <w:rPr>
          <w:rFonts w:ascii="Times New Roman" w:hAnsi="Times New Roman" w:cs="Times New Roman"/>
          <w:sz w:val="24"/>
          <w:szCs w:val="24"/>
        </w:rPr>
        <w:t xml:space="preserve"> </w:t>
      </w:r>
      <w:r w:rsidR="006F0A2F">
        <w:rPr>
          <w:rFonts w:ascii="Times New Roman" w:hAnsi="Times New Roman" w:cs="Times New Roman"/>
          <w:sz w:val="24"/>
          <w:szCs w:val="24"/>
        </w:rPr>
        <w:t>for</w:t>
      </w:r>
      <w:r w:rsidR="007E1AD1">
        <w:rPr>
          <w:rFonts w:ascii="Times New Roman" w:hAnsi="Times New Roman" w:cs="Times New Roman"/>
          <w:sz w:val="24"/>
          <w:szCs w:val="24"/>
        </w:rPr>
        <w:t xml:space="preserve"> </w:t>
      </w:r>
      <w:r w:rsidR="006F32C7">
        <w:rPr>
          <w:rFonts w:ascii="Times New Roman" w:hAnsi="Times New Roman" w:cs="Times New Roman"/>
          <w:sz w:val="24"/>
          <w:szCs w:val="24"/>
        </w:rPr>
        <w:t>a</w:t>
      </w:r>
      <w:r w:rsidR="00C82571">
        <w:rPr>
          <w:rFonts w:ascii="Times New Roman" w:hAnsi="Times New Roman" w:cs="Times New Roman"/>
          <w:sz w:val="24"/>
          <w:szCs w:val="24"/>
        </w:rPr>
        <w:t xml:space="preserve"> </w:t>
      </w:r>
      <w:r w:rsidR="005A7EC7">
        <w:rPr>
          <w:rFonts w:ascii="Times New Roman" w:hAnsi="Times New Roman" w:cs="Times New Roman"/>
          <w:sz w:val="24"/>
          <w:szCs w:val="24"/>
        </w:rPr>
        <w:t>comparative anatomy</w:t>
      </w:r>
      <w:r w:rsidR="006F32C7">
        <w:rPr>
          <w:rFonts w:ascii="Times New Roman" w:hAnsi="Times New Roman" w:cs="Times New Roman"/>
          <w:sz w:val="24"/>
          <w:szCs w:val="24"/>
        </w:rPr>
        <w:t xml:space="preserve"> study</w:t>
      </w:r>
      <w:r w:rsidR="005A7EC7">
        <w:rPr>
          <w:rFonts w:ascii="Times New Roman" w:hAnsi="Times New Roman" w:cs="Times New Roman"/>
          <w:sz w:val="24"/>
          <w:szCs w:val="24"/>
        </w:rPr>
        <w:t xml:space="preserve">, </w:t>
      </w:r>
      <w:r w:rsidR="00344150" w:rsidRPr="005C1602">
        <w:rPr>
          <w:rFonts w:ascii="Times New Roman" w:hAnsi="Times New Roman" w:cs="Times New Roman"/>
          <w:sz w:val="24"/>
          <w:szCs w:val="24"/>
        </w:rPr>
        <w:t>the</w:t>
      </w:r>
      <w:r w:rsidR="008F31A6">
        <w:rPr>
          <w:rFonts w:ascii="Times New Roman" w:hAnsi="Times New Roman" w:cs="Times New Roman"/>
          <w:sz w:val="24"/>
          <w:szCs w:val="24"/>
        </w:rPr>
        <w:t xml:space="preserve"> six principal researchers</w:t>
      </w:r>
      <w:r w:rsidR="00344150" w:rsidRPr="005C1602">
        <w:rPr>
          <w:rFonts w:ascii="Times New Roman" w:hAnsi="Times New Roman" w:cs="Times New Roman"/>
          <w:sz w:val="24"/>
          <w:szCs w:val="24"/>
        </w:rPr>
        <w:t xml:space="preserve"> saw the essential element of the </w:t>
      </w:r>
      <w:r w:rsidR="00344150" w:rsidRPr="005C1602">
        <w:rPr>
          <w:rFonts w:ascii="Times New Roman" w:hAnsi="Times New Roman" w:cs="Times New Roman"/>
          <w:i/>
          <w:iCs/>
          <w:sz w:val="24"/>
          <w:szCs w:val="24"/>
        </w:rPr>
        <w:t>Ardipithecus ramidus</w:t>
      </w:r>
      <w:r w:rsidR="00344150" w:rsidRPr="005C1602">
        <w:rPr>
          <w:rFonts w:ascii="Times New Roman" w:hAnsi="Times New Roman" w:cs="Times New Roman"/>
          <w:sz w:val="24"/>
          <w:szCs w:val="24"/>
        </w:rPr>
        <w:t xml:space="preserve"> skeleton</w:t>
      </w:r>
      <w:r w:rsidR="00C05A23">
        <w:rPr>
          <w:rFonts w:ascii="Times New Roman" w:hAnsi="Times New Roman" w:cs="Times New Roman"/>
          <w:sz w:val="24"/>
          <w:szCs w:val="24"/>
        </w:rPr>
        <w:t>–an opposable “toe,” unique to hominids</w:t>
      </w:r>
      <w:r w:rsidR="00E33715">
        <w:rPr>
          <w:rFonts w:ascii="Times New Roman" w:hAnsi="Times New Roman" w:cs="Times New Roman"/>
          <w:sz w:val="24"/>
          <w:szCs w:val="24"/>
        </w:rPr>
        <w:t>.</w:t>
      </w:r>
      <w:r w:rsidR="008F31A6">
        <w:rPr>
          <w:rFonts w:ascii="Times New Roman" w:hAnsi="Times New Roman" w:cs="Times New Roman"/>
          <w:sz w:val="24"/>
          <w:szCs w:val="24"/>
        </w:rPr>
        <w:t xml:space="preserve"> Here</w:t>
      </w:r>
      <w:r w:rsidR="0069053B">
        <w:rPr>
          <w:rFonts w:ascii="Times New Roman" w:hAnsi="Times New Roman" w:cs="Times New Roman"/>
          <w:sz w:val="24"/>
          <w:szCs w:val="24"/>
        </w:rPr>
        <w:t xml:space="preserve"> </w:t>
      </w:r>
      <w:r w:rsidR="008F31A6">
        <w:rPr>
          <w:rFonts w:ascii="Times New Roman" w:hAnsi="Times New Roman" w:cs="Times New Roman"/>
          <w:sz w:val="24"/>
          <w:szCs w:val="24"/>
        </w:rPr>
        <w:t>they</w:t>
      </w:r>
      <w:r w:rsidR="00344150" w:rsidRPr="005C1602">
        <w:rPr>
          <w:rFonts w:ascii="Times New Roman" w:hAnsi="Times New Roman" w:cs="Times New Roman"/>
          <w:sz w:val="24"/>
          <w:szCs w:val="24"/>
        </w:rPr>
        <w:t xml:space="preserve"> celebrat</w:t>
      </w:r>
      <w:r w:rsidR="00433A38" w:rsidRPr="005C1602">
        <w:rPr>
          <w:rFonts w:ascii="Times New Roman" w:hAnsi="Times New Roman" w:cs="Times New Roman"/>
          <w:sz w:val="24"/>
          <w:szCs w:val="24"/>
        </w:rPr>
        <w:t xml:space="preserve">e </w:t>
      </w:r>
      <w:r w:rsidR="00344150" w:rsidRPr="005C1602">
        <w:rPr>
          <w:rFonts w:ascii="Times New Roman" w:hAnsi="Times New Roman" w:cs="Times New Roman"/>
          <w:sz w:val="24"/>
          <w:szCs w:val="24"/>
        </w:rPr>
        <w:t>the fact</w:t>
      </w:r>
      <w:r w:rsidR="00C05A23">
        <w:rPr>
          <w:rFonts w:ascii="Times New Roman" w:hAnsi="Times New Roman" w:cs="Times New Roman"/>
          <w:sz w:val="24"/>
          <w:szCs w:val="24"/>
        </w:rPr>
        <w:t>,</w:t>
      </w:r>
      <w:r w:rsidR="00344150" w:rsidRPr="005C1602">
        <w:rPr>
          <w:rFonts w:ascii="Times New Roman" w:hAnsi="Times New Roman" w:cs="Times New Roman"/>
          <w:sz w:val="24"/>
          <w:szCs w:val="24"/>
        </w:rPr>
        <w:t xml:space="preserve"> </w:t>
      </w:r>
      <w:r w:rsidR="00433A38" w:rsidRPr="005C1602">
        <w:rPr>
          <w:rFonts w:ascii="Times New Roman" w:hAnsi="Times New Roman" w:cs="Times New Roman"/>
          <w:sz w:val="24"/>
          <w:szCs w:val="24"/>
        </w:rPr>
        <w:t>pinch</w:t>
      </w:r>
      <w:r w:rsidR="00C05A23">
        <w:rPr>
          <w:rFonts w:ascii="Times New Roman" w:hAnsi="Times New Roman" w:cs="Times New Roman"/>
          <w:sz w:val="24"/>
          <w:szCs w:val="24"/>
        </w:rPr>
        <w:t>ing</w:t>
      </w:r>
      <w:r w:rsidR="00433A38" w:rsidRPr="005C1602">
        <w:rPr>
          <w:rFonts w:ascii="Times New Roman" w:hAnsi="Times New Roman" w:cs="Times New Roman"/>
          <w:sz w:val="24"/>
          <w:szCs w:val="24"/>
        </w:rPr>
        <w:t xml:space="preserve"> thumb to forefinger, </w:t>
      </w:r>
      <w:r w:rsidR="00344150" w:rsidRPr="005C1602">
        <w:rPr>
          <w:rFonts w:ascii="Times New Roman" w:hAnsi="Times New Roman" w:cs="Times New Roman"/>
          <w:sz w:val="24"/>
          <w:szCs w:val="24"/>
        </w:rPr>
        <w:t>shar</w:t>
      </w:r>
      <w:r w:rsidR="00433A38" w:rsidRPr="005C1602">
        <w:rPr>
          <w:rFonts w:ascii="Times New Roman" w:hAnsi="Times New Roman" w:cs="Times New Roman"/>
          <w:sz w:val="24"/>
          <w:szCs w:val="24"/>
        </w:rPr>
        <w:t>ing a</w:t>
      </w:r>
      <w:r w:rsidR="00344150" w:rsidRPr="005C1602">
        <w:rPr>
          <w:rFonts w:ascii="Times New Roman" w:hAnsi="Times New Roman" w:cs="Times New Roman"/>
          <w:sz w:val="24"/>
          <w:szCs w:val="24"/>
        </w:rPr>
        <w:t xml:space="preserve"> “salute,” realizing they would have to keep </w:t>
      </w:r>
      <w:r w:rsidR="00543FE0" w:rsidRPr="005C1602">
        <w:rPr>
          <w:rFonts w:ascii="Times New Roman" w:hAnsi="Times New Roman" w:cs="Times New Roman"/>
          <w:sz w:val="24"/>
          <w:szCs w:val="24"/>
        </w:rPr>
        <w:t xml:space="preserve">this secret </w:t>
      </w:r>
      <w:r w:rsidR="00344150" w:rsidRPr="005C1602">
        <w:rPr>
          <w:rFonts w:ascii="Times New Roman" w:hAnsi="Times New Roman" w:cs="Times New Roman"/>
          <w:sz w:val="24"/>
          <w:szCs w:val="24"/>
        </w:rPr>
        <w:t xml:space="preserve">for the duration of their research. </w:t>
      </w:r>
      <w:r w:rsidR="002F345B" w:rsidRPr="005C1602">
        <w:rPr>
          <w:rFonts w:ascii="Times New Roman" w:hAnsi="Times New Roman" w:cs="Times New Roman"/>
          <w:sz w:val="24"/>
          <w:szCs w:val="24"/>
        </w:rPr>
        <w:t>Throughout the long</w:t>
      </w:r>
      <w:r w:rsidR="00344150" w:rsidRPr="005C1602">
        <w:rPr>
          <w:rFonts w:ascii="Times New Roman" w:hAnsi="Times New Roman" w:cs="Times New Roman"/>
          <w:sz w:val="24"/>
          <w:szCs w:val="24"/>
        </w:rPr>
        <w:t xml:space="preserve"> 15</w:t>
      </w:r>
      <w:r w:rsidR="002F345B" w:rsidRPr="005C1602">
        <w:rPr>
          <w:rFonts w:ascii="Times New Roman" w:hAnsi="Times New Roman" w:cs="Times New Roman"/>
          <w:sz w:val="24"/>
          <w:szCs w:val="24"/>
        </w:rPr>
        <w:t xml:space="preserve"> </w:t>
      </w:r>
      <w:r w:rsidR="00344150" w:rsidRPr="005C1602">
        <w:rPr>
          <w:rFonts w:ascii="Times New Roman" w:hAnsi="Times New Roman" w:cs="Times New Roman"/>
          <w:sz w:val="24"/>
          <w:szCs w:val="24"/>
        </w:rPr>
        <w:t>year</w:t>
      </w:r>
      <w:r w:rsidR="006F0A2F">
        <w:rPr>
          <w:rFonts w:ascii="Times New Roman" w:hAnsi="Times New Roman" w:cs="Times New Roman"/>
          <w:sz w:val="24"/>
          <w:szCs w:val="24"/>
        </w:rPr>
        <w:t>s</w:t>
      </w:r>
      <w:r w:rsidR="002F345B" w:rsidRPr="005C1602">
        <w:rPr>
          <w:rFonts w:ascii="Times New Roman" w:hAnsi="Times New Roman" w:cs="Times New Roman"/>
          <w:sz w:val="24"/>
          <w:szCs w:val="24"/>
        </w:rPr>
        <w:t>, no one broke the</w:t>
      </w:r>
      <w:r w:rsidR="00344150" w:rsidRPr="005C1602">
        <w:rPr>
          <w:rFonts w:ascii="Times New Roman" w:hAnsi="Times New Roman" w:cs="Times New Roman"/>
          <w:sz w:val="24"/>
          <w:szCs w:val="24"/>
        </w:rPr>
        <w:t xml:space="preserve"> pact.  Left to right</w:t>
      </w:r>
      <w:r w:rsidR="001A4B5A">
        <w:rPr>
          <w:rFonts w:ascii="Times New Roman" w:hAnsi="Times New Roman" w:cs="Times New Roman"/>
          <w:sz w:val="24"/>
          <w:szCs w:val="24"/>
        </w:rPr>
        <w:t xml:space="preserve"> </w:t>
      </w:r>
      <w:r w:rsidR="00344150" w:rsidRPr="005C1602">
        <w:rPr>
          <w:rFonts w:ascii="Times New Roman" w:hAnsi="Times New Roman" w:cs="Times New Roman"/>
          <w:sz w:val="24"/>
          <w:szCs w:val="24"/>
        </w:rPr>
        <w:t>: Scott W. Simpson, Bruce Latimer, Berhane Asfaw, C. Owen Lovejoy, Tim D. White, Gen Suwa and Alemu Ademassu (lab technician out of frame on left). P</w:t>
      </w:r>
      <w:r w:rsidR="00433A38" w:rsidRPr="005C1602">
        <w:rPr>
          <w:rFonts w:ascii="Times New Roman" w:hAnsi="Times New Roman" w:cs="Times New Roman"/>
          <w:sz w:val="24"/>
          <w:szCs w:val="24"/>
        </w:rPr>
        <w:t xml:space="preserve">hoto © </w:t>
      </w:r>
      <w:r w:rsidR="00344150" w:rsidRPr="005C1602">
        <w:rPr>
          <w:rFonts w:ascii="Times New Roman" w:hAnsi="Times New Roman" w:cs="Times New Roman"/>
          <w:sz w:val="24"/>
          <w:szCs w:val="24"/>
        </w:rPr>
        <w:t>1995 David L. Brill, humanoriginsphotos.com</w:t>
      </w:r>
      <w:r w:rsidR="00433A38" w:rsidRPr="005C1602">
        <w:rPr>
          <w:rFonts w:ascii="Times New Roman" w:hAnsi="Times New Roman" w:cs="Times New Roman"/>
          <w:sz w:val="24"/>
          <w:szCs w:val="24"/>
        </w:rPr>
        <w:t>. ID: 1995-005</w:t>
      </w:r>
      <w:r w:rsidR="005C1602">
        <w:rPr>
          <w:rFonts w:ascii="Times New Roman" w:hAnsi="Times New Roman" w:cs="Times New Roman"/>
          <w:sz w:val="24"/>
          <w:szCs w:val="24"/>
        </w:rPr>
        <w:t>3</w:t>
      </w:r>
      <w:r w:rsidR="00433A38" w:rsidRPr="005C1602">
        <w:rPr>
          <w:rFonts w:ascii="Times New Roman" w:hAnsi="Times New Roman" w:cs="Times New Roman"/>
          <w:sz w:val="24"/>
          <w:szCs w:val="24"/>
        </w:rPr>
        <w:t>-1</w:t>
      </w:r>
      <w:r w:rsidR="005C1602">
        <w:rPr>
          <w:rFonts w:ascii="Times New Roman" w:hAnsi="Times New Roman" w:cs="Times New Roman"/>
          <w:sz w:val="24"/>
          <w:szCs w:val="24"/>
        </w:rPr>
        <w:t>3W</w:t>
      </w:r>
      <w:r w:rsidR="00C05A23">
        <w:rPr>
          <w:rFonts w:ascii="Times New Roman" w:hAnsi="Times New Roman" w:cs="Times New Roman"/>
          <w:sz w:val="24"/>
          <w:szCs w:val="24"/>
        </w:rPr>
        <w:t>; text: David L. Brill.</w:t>
      </w:r>
    </w:p>
    <w:p w14:paraId="3EFEE154" w14:textId="32B4AD8F" w:rsidR="00E861D0" w:rsidRPr="00E861D0" w:rsidRDefault="00E861D0" w:rsidP="00344150">
      <w:pPr>
        <w:rPr>
          <w:rFonts w:ascii="Times New Roman" w:hAnsi="Times New Roman" w:cs="Times New Roman"/>
          <w:sz w:val="20"/>
          <w:szCs w:val="20"/>
        </w:rPr>
      </w:pPr>
      <w:r w:rsidRPr="00E861D0">
        <w:rPr>
          <w:rFonts w:ascii="Times New Roman" w:hAnsi="Times New Roman" w:cs="Times New Roman"/>
          <w:sz w:val="20"/>
          <w:szCs w:val="20"/>
        </w:rPr>
        <w:t>*National Science Foundation, a U. S. government agency</w:t>
      </w:r>
      <w:r w:rsidR="00F93E2A">
        <w:rPr>
          <w:rFonts w:ascii="Times New Roman" w:hAnsi="Times New Roman" w:cs="Times New Roman"/>
          <w:sz w:val="20"/>
          <w:szCs w:val="20"/>
        </w:rPr>
        <w:t xml:space="preserve"> that funds science education and research and development</w:t>
      </w:r>
    </w:p>
    <w:p w14:paraId="63EAC2EA" w14:textId="77777777" w:rsidR="00882B5B" w:rsidRDefault="00882B5B" w:rsidP="00DE75D2">
      <w:pPr>
        <w:widowControl/>
        <w:autoSpaceDE/>
        <w:autoSpaceDN/>
        <w:jc w:val="center"/>
        <w:rPr>
          <w:rFonts w:ascii="Times New Roman" w:hAnsi="Times New Roman" w:cs="Times New Roman"/>
          <w:b/>
          <w:bCs/>
          <w:sz w:val="24"/>
          <w:szCs w:val="24"/>
        </w:rPr>
      </w:pPr>
    </w:p>
    <w:p w14:paraId="748945BC" w14:textId="3C702B64" w:rsidR="00882B5B" w:rsidRPr="00882B5B" w:rsidRDefault="00882B5B" w:rsidP="00882B5B">
      <w:pPr>
        <w:widowControl/>
        <w:autoSpaceDE/>
        <w:autoSpaceDN/>
        <w:rPr>
          <w:rFonts w:ascii="Times New Roman" w:hAnsi="Times New Roman" w:cs="Times New Roman"/>
          <w:sz w:val="24"/>
          <w:szCs w:val="24"/>
        </w:rPr>
      </w:pPr>
      <w:r>
        <w:rPr>
          <w:rFonts w:ascii="Times New Roman" w:hAnsi="Times New Roman" w:cs="Times New Roman"/>
          <w:sz w:val="24"/>
          <w:szCs w:val="24"/>
        </w:rPr>
        <w:t>It had been a long hard season with difficult climbs</w:t>
      </w:r>
      <w:r w:rsidR="00712D6B">
        <w:rPr>
          <w:rFonts w:ascii="Times New Roman" w:hAnsi="Times New Roman" w:cs="Times New Roman"/>
          <w:sz w:val="24"/>
          <w:szCs w:val="24"/>
        </w:rPr>
        <w:t>,</w:t>
      </w:r>
      <w:r>
        <w:rPr>
          <w:rFonts w:ascii="Times New Roman" w:hAnsi="Times New Roman" w:cs="Times New Roman"/>
          <w:sz w:val="24"/>
          <w:szCs w:val="24"/>
        </w:rPr>
        <w:t xml:space="preserve"> </w:t>
      </w:r>
      <w:r w:rsidR="00AA6D4F">
        <w:rPr>
          <w:rFonts w:ascii="Times New Roman" w:hAnsi="Times New Roman" w:cs="Times New Roman"/>
          <w:sz w:val="24"/>
          <w:szCs w:val="24"/>
        </w:rPr>
        <w:t>nighttime</w:t>
      </w:r>
      <w:r w:rsidR="00712D6B">
        <w:rPr>
          <w:rFonts w:ascii="Times New Roman" w:hAnsi="Times New Roman" w:cs="Times New Roman"/>
          <w:sz w:val="24"/>
          <w:szCs w:val="24"/>
        </w:rPr>
        <w:t xml:space="preserve"> and</w:t>
      </w:r>
      <w:r w:rsidR="00AA6D4F">
        <w:rPr>
          <w:rFonts w:ascii="Times New Roman" w:hAnsi="Times New Roman" w:cs="Times New Roman"/>
          <w:sz w:val="24"/>
          <w:szCs w:val="24"/>
        </w:rPr>
        <w:t xml:space="preserve"> other</w:t>
      </w:r>
      <w:r w:rsidR="00712D6B">
        <w:rPr>
          <w:rFonts w:ascii="Times New Roman" w:hAnsi="Times New Roman" w:cs="Times New Roman"/>
          <w:sz w:val="24"/>
          <w:szCs w:val="24"/>
        </w:rPr>
        <w:t xml:space="preserve"> </w:t>
      </w:r>
      <w:r w:rsidR="00E42CDD">
        <w:rPr>
          <w:rFonts w:ascii="Times New Roman" w:hAnsi="Times New Roman" w:cs="Times New Roman"/>
          <w:sz w:val="24"/>
          <w:szCs w:val="24"/>
        </w:rPr>
        <w:t>challenging excavations</w:t>
      </w:r>
      <w:r w:rsidR="00837BB6">
        <w:rPr>
          <w:rFonts w:ascii="Times New Roman" w:hAnsi="Times New Roman" w:cs="Times New Roman"/>
          <w:sz w:val="24"/>
          <w:szCs w:val="24"/>
        </w:rPr>
        <w:t>. But they had</w:t>
      </w:r>
      <w:r w:rsidR="00712D6B">
        <w:rPr>
          <w:rFonts w:ascii="Times New Roman" w:hAnsi="Times New Roman" w:cs="Times New Roman"/>
          <w:sz w:val="24"/>
          <w:szCs w:val="24"/>
        </w:rPr>
        <w:t xml:space="preserve"> </w:t>
      </w:r>
      <w:r>
        <w:rPr>
          <w:rFonts w:ascii="Times New Roman" w:hAnsi="Times New Roman" w:cs="Times New Roman"/>
          <w:sz w:val="24"/>
          <w:szCs w:val="24"/>
        </w:rPr>
        <w:t xml:space="preserve">found a 4.4-million-year-old fossilized skeleton </w:t>
      </w:r>
      <w:r w:rsidR="00712D6B">
        <w:rPr>
          <w:rFonts w:ascii="Times New Roman" w:hAnsi="Times New Roman" w:cs="Times New Roman"/>
          <w:sz w:val="24"/>
          <w:szCs w:val="24"/>
        </w:rPr>
        <w:t xml:space="preserve">and lifted it safely from the excavation floor. </w:t>
      </w:r>
    </w:p>
    <w:p w14:paraId="112F5B14" w14:textId="77777777" w:rsidR="00712D6B" w:rsidRDefault="00712D6B" w:rsidP="00712D6B">
      <w:pPr>
        <w:widowControl/>
        <w:autoSpaceDE/>
        <w:autoSpaceDN/>
        <w:jc w:val="center"/>
        <w:rPr>
          <w:rFonts w:ascii="Times New Roman" w:hAnsi="Times New Roman" w:cs="Times New Roman"/>
          <w:b/>
          <w:bCs/>
          <w:sz w:val="24"/>
          <w:szCs w:val="24"/>
        </w:rPr>
      </w:pPr>
    </w:p>
    <w:p w14:paraId="45E07DE8" w14:textId="7D83BC4E" w:rsidR="00DE75D2" w:rsidRDefault="00DE75D2" w:rsidP="00712D6B">
      <w:pPr>
        <w:widowControl/>
        <w:autoSpaceDE/>
        <w:autoSpaceDN/>
        <w:jc w:val="center"/>
        <w:rPr>
          <w:rFonts w:ascii="Times New Roman" w:hAnsi="Times New Roman" w:cs="Times New Roman"/>
          <w:b/>
          <w:bCs/>
          <w:sz w:val="24"/>
          <w:szCs w:val="24"/>
        </w:rPr>
      </w:pPr>
      <w:r w:rsidRPr="0032308D">
        <w:rPr>
          <w:rFonts w:ascii="Times New Roman" w:hAnsi="Times New Roman" w:cs="Times New Roman"/>
          <w:b/>
          <w:bCs/>
          <w:sz w:val="24"/>
          <w:szCs w:val="24"/>
        </w:rPr>
        <w:t>Insert Figure 15.</w:t>
      </w:r>
      <w:r w:rsidR="00882B5B">
        <w:rPr>
          <w:rFonts w:ascii="Times New Roman" w:hAnsi="Times New Roman" w:cs="Times New Roman"/>
          <w:b/>
          <w:bCs/>
          <w:sz w:val="24"/>
          <w:szCs w:val="24"/>
        </w:rPr>
        <w:t>3</w:t>
      </w:r>
      <w:r w:rsidR="005F6B5B">
        <w:rPr>
          <w:rFonts w:ascii="Times New Roman" w:hAnsi="Times New Roman" w:cs="Times New Roman"/>
          <w:b/>
          <w:bCs/>
          <w:sz w:val="24"/>
          <w:szCs w:val="24"/>
        </w:rPr>
        <w:t>4</w:t>
      </w:r>
      <w:r w:rsidR="00882B5B">
        <w:rPr>
          <w:rFonts w:ascii="Times New Roman" w:hAnsi="Times New Roman" w:cs="Times New Roman"/>
          <w:b/>
          <w:bCs/>
          <w:sz w:val="24"/>
          <w:szCs w:val="24"/>
        </w:rPr>
        <w:t xml:space="preserve">: </w:t>
      </w:r>
      <w:r>
        <w:rPr>
          <w:rFonts w:ascii="Times New Roman" w:hAnsi="Times New Roman" w:cs="Times New Roman"/>
          <w:b/>
          <w:bCs/>
          <w:sz w:val="24"/>
          <w:szCs w:val="24"/>
        </w:rPr>
        <w:t xml:space="preserve"> Preparing fossils for storage</w:t>
      </w:r>
    </w:p>
    <w:p w14:paraId="1E869D9C" w14:textId="71577678" w:rsidR="00712D6B" w:rsidRPr="002F345B" w:rsidRDefault="00712D6B" w:rsidP="00712D6B">
      <w:pPr>
        <w:widowControl/>
        <w:autoSpaceDE/>
        <w:autoSpaceDN/>
        <w:rPr>
          <w:rFonts w:ascii="Times New Roman" w:hAnsi="Times New Roman" w:cs="Times New Roman"/>
          <w:sz w:val="24"/>
          <w:szCs w:val="24"/>
        </w:rPr>
      </w:pPr>
      <w:r w:rsidRPr="002F345B">
        <w:rPr>
          <w:rFonts w:ascii="Times New Roman" w:hAnsi="Times New Roman" w:cs="Times New Roman"/>
          <w:sz w:val="24"/>
          <w:szCs w:val="24"/>
        </w:rPr>
        <w:t>As Yohannes Haile-Selassie and Berhane Asfaw place the most delicate bones in protective cast jackets to guard against the jarring, roadless, 4-wheel</w:t>
      </w:r>
      <w:r w:rsidR="005C2575" w:rsidRPr="002F345B">
        <w:rPr>
          <w:rFonts w:ascii="Times New Roman" w:hAnsi="Times New Roman" w:cs="Times New Roman"/>
          <w:sz w:val="24"/>
          <w:szCs w:val="24"/>
        </w:rPr>
        <w:t>-</w:t>
      </w:r>
      <w:r w:rsidRPr="002F345B">
        <w:rPr>
          <w:rFonts w:ascii="Times New Roman" w:hAnsi="Times New Roman" w:cs="Times New Roman"/>
          <w:sz w:val="24"/>
          <w:szCs w:val="24"/>
        </w:rPr>
        <w:t>drive trip out of the Afar, they find a moment for a photo,</w:t>
      </w:r>
      <w:r w:rsidR="002F345B">
        <w:rPr>
          <w:rFonts w:ascii="Times New Roman" w:hAnsi="Times New Roman" w:cs="Times New Roman"/>
          <w:sz w:val="24"/>
          <w:szCs w:val="24"/>
        </w:rPr>
        <w:t xml:space="preserve"> their smiles</w:t>
      </w:r>
      <w:r w:rsidRPr="002F345B">
        <w:rPr>
          <w:rFonts w:ascii="Times New Roman" w:hAnsi="Times New Roman" w:cs="Times New Roman"/>
          <w:sz w:val="24"/>
          <w:szCs w:val="24"/>
        </w:rPr>
        <w:t xml:space="preserve"> </w:t>
      </w:r>
      <w:r w:rsidR="00BA512A">
        <w:rPr>
          <w:rFonts w:ascii="Times New Roman" w:hAnsi="Times New Roman" w:cs="Times New Roman"/>
          <w:sz w:val="24"/>
          <w:szCs w:val="24"/>
        </w:rPr>
        <w:t>summarizing</w:t>
      </w:r>
      <w:r w:rsidRPr="002F345B">
        <w:rPr>
          <w:rFonts w:ascii="Times New Roman" w:hAnsi="Times New Roman" w:cs="Times New Roman"/>
          <w:sz w:val="24"/>
          <w:szCs w:val="24"/>
        </w:rPr>
        <w:t xml:space="preserve"> their appreciation for the unique hominid skeleton they have found.</w:t>
      </w:r>
      <w:r w:rsidR="005C2575" w:rsidRPr="002F345B">
        <w:rPr>
          <w:rFonts w:ascii="Times New Roman" w:hAnsi="Times New Roman" w:cs="Times New Roman"/>
          <w:sz w:val="24"/>
          <w:szCs w:val="24"/>
        </w:rPr>
        <w:t xml:space="preserve"> </w:t>
      </w:r>
    </w:p>
    <w:p w14:paraId="21B08C1E" w14:textId="4B6734CB" w:rsidR="005C2575" w:rsidRPr="002F345B" w:rsidRDefault="005C2575" w:rsidP="00712D6B">
      <w:pPr>
        <w:widowControl/>
        <w:autoSpaceDE/>
        <w:autoSpaceDN/>
        <w:rPr>
          <w:rFonts w:ascii="Times New Roman" w:hAnsi="Times New Roman" w:cs="Times New Roman"/>
          <w:b/>
          <w:bCs/>
          <w:sz w:val="24"/>
          <w:szCs w:val="24"/>
        </w:rPr>
      </w:pPr>
      <w:r w:rsidRPr="002F345B">
        <w:rPr>
          <w:rFonts w:ascii="Times New Roman" w:hAnsi="Times New Roman" w:cs="Times New Roman"/>
          <w:sz w:val="24"/>
          <w:szCs w:val="24"/>
        </w:rPr>
        <w:t>Photo</w:t>
      </w:r>
      <w:r w:rsidR="00B364CC" w:rsidRPr="002F345B">
        <w:rPr>
          <w:rFonts w:ascii="Times New Roman" w:hAnsi="Times New Roman" w:cs="Times New Roman"/>
          <w:sz w:val="24"/>
          <w:szCs w:val="24"/>
        </w:rPr>
        <w:t xml:space="preserve"> © 1995 Tim D. White, humanoriginsphotos.com. ID: Tw1995-01-07-TableBaYhs-2</w:t>
      </w:r>
      <w:r w:rsidR="002865A7">
        <w:rPr>
          <w:rFonts w:ascii="Times New Roman" w:hAnsi="Times New Roman" w:cs="Times New Roman"/>
          <w:sz w:val="24"/>
          <w:szCs w:val="24"/>
        </w:rPr>
        <w:t>W</w:t>
      </w:r>
    </w:p>
    <w:p w14:paraId="504B09AB" w14:textId="77777777" w:rsidR="00DE75D2" w:rsidRDefault="00DE75D2" w:rsidP="00DE75D2">
      <w:pPr>
        <w:widowControl/>
        <w:autoSpaceDE/>
        <w:autoSpaceDN/>
        <w:jc w:val="center"/>
        <w:rPr>
          <w:rFonts w:ascii="Times New Roman" w:hAnsi="Times New Roman" w:cs="Times New Roman"/>
          <w:b/>
          <w:bCs/>
          <w:sz w:val="24"/>
          <w:szCs w:val="24"/>
        </w:rPr>
      </w:pPr>
    </w:p>
    <w:p w14:paraId="719F2976" w14:textId="0B3075EA" w:rsidR="00FB75E1" w:rsidRPr="00FB75E1" w:rsidRDefault="00FB75E1" w:rsidP="00DE75D2">
      <w:pPr>
        <w:pStyle w:val="first"/>
        <w:shd w:val="clear" w:color="auto" w:fill="FFFFFF"/>
        <w:spacing w:before="0" w:beforeAutospacing="0" w:after="188" w:afterAutospacing="0"/>
        <w:rPr>
          <w:b/>
          <w:bCs/>
        </w:rPr>
      </w:pPr>
      <w:r>
        <w:rPr>
          <w:b/>
          <w:bCs/>
        </w:rPr>
        <w:t>What the Mound Yielded</w:t>
      </w:r>
    </w:p>
    <w:p w14:paraId="69BEBD89" w14:textId="37487437" w:rsidR="00DE75D2" w:rsidRDefault="00DE75D2" w:rsidP="00DE75D2">
      <w:pPr>
        <w:pStyle w:val="first"/>
        <w:shd w:val="clear" w:color="auto" w:fill="FFFFFF"/>
        <w:spacing w:before="0" w:beforeAutospacing="0" w:after="188" w:afterAutospacing="0"/>
      </w:pPr>
      <w:r>
        <w:t>All told, the team recovered more than 125 pieces of the skeleton, including virtually all of the most important elements—skull, teeth, hands, arms, pelvis, legs, and feet. It turned out to be a female, the oldest woman in the human family, more than a million years more ancient than Lucy and more complete. She had come to rest in a shallow swale of an ancient floodplain, and there she had lain for 4.4 million years until the seekers. . . came along at just the right time. (3</w:t>
      </w:r>
      <w:r w:rsidR="00CD7A66">
        <w:t>3</w:t>
      </w:r>
      <w:r>
        <w:t>, p.144-145)</w:t>
      </w:r>
    </w:p>
    <w:p w14:paraId="4FE6E312" w14:textId="4F8D0B57" w:rsidR="0006471F" w:rsidRDefault="00DE75D2" w:rsidP="0006471F">
      <w:pPr>
        <w:pStyle w:val="first"/>
        <w:shd w:val="clear" w:color="auto" w:fill="FFFFFF"/>
        <w:spacing w:before="0" w:beforeAutospacing="0" w:after="188" w:afterAutospacing="0"/>
        <w:jc w:val="center"/>
        <w:rPr>
          <w:b/>
          <w:bCs/>
        </w:rPr>
      </w:pPr>
      <w:r>
        <w:rPr>
          <w:b/>
          <w:bCs/>
        </w:rPr>
        <w:t>Insert Figure 15.</w:t>
      </w:r>
      <w:r w:rsidR="00497602">
        <w:rPr>
          <w:b/>
          <w:bCs/>
        </w:rPr>
        <w:t>3</w:t>
      </w:r>
      <w:r w:rsidR="005F6B5B">
        <w:rPr>
          <w:b/>
          <w:bCs/>
        </w:rPr>
        <w:t>5</w:t>
      </w:r>
      <w:r>
        <w:rPr>
          <w:b/>
          <w:bCs/>
        </w:rPr>
        <w:t>: “Ardi” disa</w:t>
      </w:r>
      <w:r w:rsidR="00ED247D">
        <w:rPr>
          <w:b/>
          <w:bCs/>
        </w:rPr>
        <w:t>rticulated</w:t>
      </w:r>
    </w:p>
    <w:p w14:paraId="557A177F" w14:textId="61CEA9BD" w:rsidR="00DE75D2" w:rsidRPr="005260A8" w:rsidRDefault="0006471F" w:rsidP="005D19DB">
      <w:pPr>
        <w:rPr>
          <w:rFonts w:ascii="Times New Roman" w:hAnsi="Times New Roman" w:cs="Times New Roman"/>
          <w:color w:val="000000" w:themeColor="text1"/>
          <w:sz w:val="24"/>
          <w:szCs w:val="24"/>
        </w:rPr>
      </w:pPr>
      <w:r w:rsidRPr="00FB62D0">
        <w:rPr>
          <w:rFonts w:ascii="Times New Roman" w:hAnsi="Times New Roman" w:cs="Times New Roman"/>
          <w:sz w:val="24"/>
          <w:szCs w:val="24"/>
        </w:rPr>
        <w:t>Caption: The fossilized bone</w:t>
      </w:r>
      <w:r w:rsidR="003C7025" w:rsidRPr="00FB62D0">
        <w:rPr>
          <w:rFonts w:ascii="Times New Roman" w:hAnsi="Times New Roman" w:cs="Times New Roman"/>
          <w:sz w:val="24"/>
          <w:szCs w:val="24"/>
        </w:rPr>
        <w:t xml:space="preserve"> – p</w:t>
      </w:r>
      <w:r w:rsidRPr="00FB62D0">
        <w:rPr>
          <w:rFonts w:ascii="Times New Roman" w:hAnsi="Times New Roman" w:cs="Times New Roman"/>
          <w:sz w:val="24"/>
          <w:szCs w:val="24"/>
        </w:rPr>
        <w:t xml:space="preserve">artial skeleton of </w:t>
      </w:r>
      <w:r w:rsidRPr="00FB62D0">
        <w:rPr>
          <w:rFonts w:ascii="Times New Roman" w:hAnsi="Times New Roman" w:cs="Times New Roman"/>
          <w:i/>
          <w:iCs/>
          <w:sz w:val="24"/>
          <w:szCs w:val="24"/>
        </w:rPr>
        <w:t>Ardipithecus ramidus</w:t>
      </w:r>
      <w:r w:rsidRPr="00FB62D0">
        <w:rPr>
          <w:rFonts w:ascii="Times New Roman" w:hAnsi="Times New Roman" w:cs="Times New Roman"/>
          <w:sz w:val="24"/>
          <w:szCs w:val="24"/>
        </w:rPr>
        <w:t>.  As a kind of witness-excavation for future study, a few fossils were left in their original matrix of sediment and contained in their protective cast and foil jackets</w:t>
      </w:r>
      <w:r w:rsidR="00844B7F" w:rsidRPr="00FB62D0">
        <w:rPr>
          <w:rFonts w:ascii="Times New Roman" w:hAnsi="Times New Roman" w:cs="Times New Roman"/>
          <w:sz w:val="24"/>
          <w:szCs w:val="24"/>
        </w:rPr>
        <w:t xml:space="preserve"> (</w:t>
      </w:r>
      <w:r w:rsidRPr="00FB62D0">
        <w:rPr>
          <w:rFonts w:ascii="Times New Roman" w:hAnsi="Times New Roman" w:cs="Times New Roman"/>
          <w:sz w:val="24"/>
          <w:szCs w:val="24"/>
        </w:rPr>
        <w:t>the same way that many bones were originally removed from the site</w:t>
      </w:r>
      <w:r w:rsidR="00844B7F" w:rsidRPr="00FB62D0">
        <w:rPr>
          <w:rFonts w:ascii="Times New Roman" w:hAnsi="Times New Roman" w:cs="Times New Roman"/>
          <w:sz w:val="24"/>
          <w:szCs w:val="24"/>
        </w:rPr>
        <w:t>)</w:t>
      </w:r>
      <w:r w:rsidRPr="00FB62D0">
        <w:rPr>
          <w:rFonts w:ascii="Times New Roman" w:hAnsi="Times New Roman" w:cs="Times New Roman"/>
          <w:sz w:val="24"/>
          <w:szCs w:val="24"/>
        </w:rPr>
        <w:t>.  F</w:t>
      </w:r>
      <w:r w:rsidR="00844B7F" w:rsidRPr="00FB62D0">
        <w:rPr>
          <w:rFonts w:ascii="Times New Roman" w:hAnsi="Times New Roman" w:cs="Times New Roman"/>
          <w:sz w:val="24"/>
          <w:szCs w:val="24"/>
        </w:rPr>
        <w:t>ossilized bones: L</w:t>
      </w:r>
      <w:r w:rsidRPr="00FB62D0">
        <w:rPr>
          <w:rFonts w:ascii="Times New Roman" w:hAnsi="Times New Roman" w:cs="Times New Roman"/>
          <w:sz w:val="24"/>
          <w:szCs w:val="24"/>
        </w:rPr>
        <w:t>ower left</w:t>
      </w:r>
      <w:r w:rsidR="00844B7F" w:rsidRPr="00FB62D0">
        <w:rPr>
          <w:rFonts w:ascii="Times New Roman" w:hAnsi="Times New Roman" w:cs="Times New Roman"/>
          <w:sz w:val="24"/>
          <w:szCs w:val="24"/>
        </w:rPr>
        <w:t xml:space="preserve"> - </w:t>
      </w:r>
      <w:r w:rsidRPr="00FB62D0">
        <w:rPr>
          <w:rFonts w:ascii="Times New Roman" w:hAnsi="Times New Roman" w:cs="Times New Roman"/>
          <w:sz w:val="24"/>
          <w:szCs w:val="24"/>
        </w:rPr>
        <w:t>wrist, hands and feet; arm and leg bones</w:t>
      </w:r>
      <w:r w:rsidR="00844B7F" w:rsidRPr="00FB62D0">
        <w:rPr>
          <w:rFonts w:ascii="Times New Roman" w:hAnsi="Times New Roman" w:cs="Times New Roman"/>
          <w:sz w:val="24"/>
          <w:szCs w:val="24"/>
        </w:rPr>
        <w:t>. Lower right – skull fragments and teeth. Upper center: T</w:t>
      </w:r>
      <w:r w:rsidRPr="00FB62D0">
        <w:rPr>
          <w:rFonts w:ascii="Times New Roman" w:hAnsi="Times New Roman" w:cs="Times New Roman"/>
          <w:sz w:val="24"/>
          <w:szCs w:val="24"/>
        </w:rPr>
        <w:t xml:space="preserve">he pelvis, in its geologically distorted shape, is just above the vertebrae.  </w:t>
      </w:r>
      <w:r w:rsidR="00844B7F" w:rsidRPr="00FB62D0">
        <w:rPr>
          <w:rFonts w:ascii="Times New Roman" w:hAnsi="Times New Roman" w:cs="Times New Roman"/>
          <w:sz w:val="24"/>
          <w:szCs w:val="24"/>
        </w:rPr>
        <w:t>Photo:</w:t>
      </w:r>
      <w:r w:rsidR="003C7025" w:rsidRPr="00FB62D0">
        <w:rPr>
          <w:rFonts w:ascii="Times New Roman" w:hAnsi="Times New Roman" w:cs="Times New Roman"/>
          <w:sz w:val="24"/>
          <w:szCs w:val="24"/>
        </w:rPr>
        <w:t xml:space="preserve"> © 1994 Tim D. White, humanoriginsphotos.com. ID: </w:t>
      </w:r>
      <w:r w:rsidR="005D19DB">
        <w:rPr>
          <w:rFonts w:ascii="Times New Roman" w:hAnsi="Times New Roman" w:cs="Times New Roman"/>
          <w:color w:val="000000" w:themeColor="text1"/>
          <w:sz w:val="24"/>
          <w:szCs w:val="24"/>
        </w:rPr>
        <w:t xml:space="preserve"> </w:t>
      </w:r>
      <w:r w:rsidR="00DE75D2" w:rsidRPr="0006471F">
        <w:rPr>
          <w:rFonts w:ascii="Times New Roman" w:hAnsi="Times New Roman" w:cs="Times New Roman"/>
          <w:b/>
          <w:bCs/>
          <w:color w:val="FF0000"/>
          <w:sz w:val="24"/>
          <w:szCs w:val="24"/>
        </w:rPr>
        <w:t xml:space="preserve"> </w:t>
      </w:r>
      <w:r w:rsidR="00DE75D2" w:rsidRPr="005260A8">
        <w:rPr>
          <w:rFonts w:ascii="Times New Roman" w:hAnsi="Times New Roman" w:cs="Times New Roman"/>
          <w:color w:val="000000" w:themeColor="text1"/>
          <w:sz w:val="24"/>
          <w:szCs w:val="24"/>
        </w:rPr>
        <w:t>Photo</w:t>
      </w:r>
      <w:r w:rsidR="005260A8" w:rsidRPr="005260A8">
        <w:rPr>
          <w:rFonts w:ascii="Times New Roman" w:hAnsi="Times New Roman" w:cs="Times New Roman"/>
          <w:color w:val="000000" w:themeColor="text1"/>
          <w:sz w:val="24"/>
          <w:szCs w:val="24"/>
        </w:rPr>
        <w:t xml:space="preserve"> ©</w:t>
      </w:r>
      <w:r w:rsidR="00DE75D2" w:rsidRPr="005260A8">
        <w:rPr>
          <w:rFonts w:ascii="Times New Roman" w:hAnsi="Times New Roman" w:cs="Times New Roman"/>
          <w:color w:val="000000" w:themeColor="text1"/>
          <w:sz w:val="24"/>
          <w:szCs w:val="24"/>
        </w:rPr>
        <w:t xml:space="preserve"> </w:t>
      </w:r>
      <w:r w:rsidR="005260A8" w:rsidRPr="005260A8">
        <w:rPr>
          <w:rFonts w:ascii="Times New Roman" w:hAnsi="Times New Roman" w:cs="Times New Roman"/>
          <w:color w:val="000000" w:themeColor="text1"/>
          <w:sz w:val="24"/>
          <w:szCs w:val="24"/>
        </w:rPr>
        <w:t xml:space="preserve">David L. Brill, humanoriginsphotos.com </w:t>
      </w:r>
      <w:r w:rsidR="00DE75D2" w:rsidRPr="005260A8">
        <w:rPr>
          <w:rFonts w:ascii="Times New Roman" w:hAnsi="Times New Roman" w:cs="Times New Roman"/>
          <w:color w:val="000000" w:themeColor="text1"/>
          <w:sz w:val="24"/>
          <w:szCs w:val="24"/>
        </w:rPr>
        <w:t>ID: 2003-1003-16W</w:t>
      </w:r>
    </w:p>
    <w:p w14:paraId="257FA0CF" w14:textId="77777777" w:rsidR="005D19DB" w:rsidRDefault="005D19DB" w:rsidP="00497602">
      <w:pPr>
        <w:rPr>
          <w:rFonts w:ascii="Times New Roman" w:hAnsi="Times New Roman" w:cs="Times New Roman"/>
          <w:sz w:val="24"/>
          <w:szCs w:val="24"/>
        </w:rPr>
      </w:pPr>
    </w:p>
    <w:p w14:paraId="0DFF89F7" w14:textId="4A6F264D" w:rsidR="00497602" w:rsidRPr="0006471F" w:rsidRDefault="00497602" w:rsidP="007B3FD4">
      <w:pPr>
        <w:ind w:left="720"/>
        <w:rPr>
          <w:rFonts w:ascii="Times New Roman" w:hAnsi="Times New Roman" w:cs="Times New Roman"/>
          <w:sz w:val="24"/>
          <w:szCs w:val="24"/>
        </w:rPr>
      </w:pPr>
      <w:r w:rsidRPr="0006471F">
        <w:rPr>
          <w:rFonts w:ascii="Times New Roman" w:hAnsi="Times New Roman" w:cs="Times New Roman"/>
          <w:sz w:val="24"/>
          <w:szCs w:val="24"/>
        </w:rPr>
        <w:t xml:space="preserve">In the controlled environment of the lab, Tim White could concentrate his skill as he  excavated grains of sediment away from an extremely fragile fossil that was in the mid to late stages of erosional disintegration. In repeated applications, a single drop of liquid-thinned glue made miniscule near-mud puddles of the sediment which had been firmly stuck to the bone for 4.4 million years. The </w:t>
      </w:r>
      <w:r w:rsidR="0006471F" w:rsidRPr="0006471F">
        <w:rPr>
          <w:rFonts w:ascii="Times New Roman" w:hAnsi="Times New Roman" w:cs="Times New Roman"/>
          <w:sz w:val="24"/>
          <w:szCs w:val="24"/>
        </w:rPr>
        <w:t xml:space="preserve">precisely-wetted </w:t>
      </w:r>
      <w:r w:rsidRPr="0006471F">
        <w:rPr>
          <w:rFonts w:ascii="Times New Roman" w:hAnsi="Times New Roman" w:cs="Times New Roman"/>
          <w:sz w:val="24"/>
          <w:szCs w:val="24"/>
        </w:rPr>
        <w:t xml:space="preserve">grains of sediment were then lifted from the surface of the fossilized bone. </w:t>
      </w:r>
      <w:r w:rsidR="0006471F" w:rsidRPr="0006471F">
        <w:rPr>
          <w:rFonts w:ascii="Times New Roman" w:hAnsi="Times New Roman" w:cs="Times New Roman"/>
          <w:sz w:val="24"/>
          <w:szCs w:val="24"/>
        </w:rPr>
        <w:t>T</w:t>
      </w:r>
      <w:r w:rsidRPr="0006471F">
        <w:rPr>
          <w:rFonts w:ascii="Times New Roman" w:hAnsi="Times New Roman" w:cs="Times New Roman"/>
          <w:sz w:val="24"/>
          <w:szCs w:val="24"/>
        </w:rPr>
        <w:t>hat process</w:t>
      </w:r>
      <w:r w:rsidR="0006471F" w:rsidRPr="0006471F">
        <w:rPr>
          <w:rFonts w:ascii="Times New Roman" w:hAnsi="Times New Roman" w:cs="Times New Roman"/>
          <w:sz w:val="24"/>
          <w:szCs w:val="24"/>
        </w:rPr>
        <w:t xml:space="preserve"> cleaned</w:t>
      </w:r>
      <w:r w:rsidRPr="0006471F">
        <w:rPr>
          <w:rFonts w:ascii="Times New Roman" w:hAnsi="Times New Roman" w:cs="Times New Roman"/>
          <w:sz w:val="24"/>
          <w:szCs w:val="24"/>
        </w:rPr>
        <w:t xml:space="preserve"> the bone pieces and secured</w:t>
      </w:r>
      <w:r w:rsidR="00FD6E2C">
        <w:rPr>
          <w:rFonts w:ascii="Times New Roman" w:hAnsi="Times New Roman" w:cs="Times New Roman"/>
          <w:sz w:val="24"/>
          <w:szCs w:val="24"/>
        </w:rPr>
        <w:t xml:space="preserve"> them</w:t>
      </w:r>
      <w:r w:rsidRPr="0006471F">
        <w:rPr>
          <w:rFonts w:ascii="Times New Roman" w:hAnsi="Times New Roman" w:cs="Times New Roman"/>
          <w:sz w:val="24"/>
          <w:szCs w:val="24"/>
        </w:rPr>
        <w:t xml:space="preserve"> to form a solidified reconstruction without causing damage to </w:t>
      </w:r>
      <w:r w:rsidR="0006471F" w:rsidRPr="0006471F">
        <w:rPr>
          <w:rFonts w:ascii="Times New Roman" w:hAnsi="Times New Roman" w:cs="Times New Roman"/>
          <w:sz w:val="24"/>
          <w:szCs w:val="24"/>
        </w:rPr>
        <w:t xml:space="preserve">the </w:t>
      </w:r>
      <w:r w:rsidRPr="0006471F">
        <w:rPr>
          <w:rFonts w:ascii="Times New Roman" w:hAnsi="Times New Roman" w:cs="Times New Roman"/>
          <w:sz w:val="24"/>
          <w:szCs w:val="24"/>
        </w:rPr>
        <w:t xml:space="preserve">anatomy.  </w:t>
      </w:r>
    </w:p>
    <w:p w14:paraId="5F1399C8" w14:textId="6663BE36" w:rsidR="00497602" w:rsidRPr="007B3FD4" w:rsidRDefault="007B3FD4" w:rsidP="00DE75D2">
      <w:pPr>
        <w:pStyle w:val="first"/>
        <w:shd w:val="clear" w:color="auto" w:fill="FFFFFF"/>
        <w:spacing w:before="0" w:beforeAutospacing="0" w:after="188" w:afterAutospacing="0"/>
      </w:pPr>
      <w:r>
        <w:rPr>
          <w:b/>
          <w:bCs/>
        </w:rPr>
        <w:tab/>
      </w:r>
      <w:r w:rsidRPr="007B3FD4">
        <w:t>(</w:t>
      </w:r>
      <w:r w:rsidR="00683BCD">
        <w:t>David L. Brill</w:t>
      </w:r>
      <w:r w:rsidRPr="007B3FD4">
        <w:t>, PC)</w:t>
      </w:r>
    </w:p>
    <w:p w14:paraId="1A2F328E" w14:textId="5E6BAE13" w:rsidR="00DE75D2" w:rsidRDefault="00DE75D2" w:rsidP="007B3FD4">
      <w:pPr>
        <w:pStyle w:val="first"/>
        <w:shd w:val="clear" w:color="auto" w:fill="FFFFFF"/>
        <w:spacing w:before="0" w:beforeAutospacing="0" w:after="188" w:afterAutospacing="0"/>
        <w:rPr>
          <w:b/>
          <w:bCs/>
        </w:rPr>
      </w:pPr>
      <w:r>
        <w:tab/>
        <w:t>A single fossil is like a fragment of ancient writing; a skeleton is like the Rosetta stone [because] it contains clues to decipher the entire message</w:t>
      </w:r>
      <w:r w:rsidR="000C0453">
        <w:t>–b</w:t>
      </w:r>
      <w:r>
        <w:t xml:space="preserve">ody plan, proportions of limbs, size ratio of brain and body, style of locomotion, even behavior and environmental adaptations. Over the following decade, the team collected parts of thirty-six other individuals of the same species and the skeleton gained context: a </w:t>
      </w:r>
      <w:r>
        <w:rPr>
          <w:i/>
          <w:iCs/>
        </w:rPr>
        <w:t xml:space="preserve">population. </w:t>
      </w:r>
      <w:r>
        <w:t>From all that, it became clear</w:t>
      </w:r>
      <w:r w:rsidR="0069738B">
        <w:t>: T</w:t>
      </w:r>
      <w:r>
        <w:t>his animal marked not only a new species but a previously unknown stage of evolution from the Dark Ages of the human past.</w:t>
      </w:r>
      <w:r>
        <w:rPr>
          <w:b/>
          <w:bCs/>
        </w:rPr>
        <w:t xml:space="preserve"> </w:t>
      </w:r>
    </w:p>
    <w:p w14:paraId="50B33FBB" w14:textId="5D1C6CC4" w:rsidR="00272945" w:rsidRPr="00954FF4" w:rsidRDefault="00272945" w:rsidP="00272945">
      <w:pPr>
        <w:pStyle w:val="first"/>
        <w:shd w:val="clear" w:color="auto" w:fill="FFFFFF"/>
        <w:spacing w:before="0" w:beforeAutospacing="0" w:after="188" w:afterAutospacing="0"/>
        <w:jc w:val="center"/>
        <w:rPr>
          <w:b/>
          <w:bCs/>
        </w:rPr>
      </w:pPr>
      <w:r>
        <w:rPr>
          <w:b/>
          <w:bCs/>
        </w:rPr>
        <w:t>Where the Discovery Would Lead</w:t>
      </w:r>
    </w:p>
    <w:p w14:paraId="1FB33386" w14:textId="37500D44" w:rsidR="00DE75D2" w:rsidRDefault="00DE75D2" w:rsidP="00DE75D2">
      <w:pPr>
        <w:pStyle w:val="first"/>
        <w:shd w:val="clear" w:color="auto" w:fill="FFFFFF"/>
        <w:spacing w:before="0" w:beforeAutospacing="0" w:after="0" w:afterAutospacing="0"/>
        <w:ind w:left="630"/>
      </w:pPr>
      <w:r>
        <w:t>The discovery placed a heavy onus of responsibility on the scientific team. Such a skeleton might never be found again, so they would take as long as necessary to decipher it—no shortcuts. In that moment, the discovers had only a vague notion of how the skeleton would change our understanding of human ancestry. They had no conception of the length of the journey upon which they had embarked, nor the revelations that lay ahead. They would spend three years on the excavation alone and spend many more years  gathering more fossils nearby. They would take 15 years to agonizingly reconstruct the skeleton and make sense of it. Nearly fifty scientists from around the world would be enlisted to study thousands more fossils of extinct animals, reconstruct the ancient environment</w:t>
      </w:r>
      <w:r w:rsidR="00BA786D">
        <w:t>,</w:t>
      </w:r>
      <w:r>
        <w:t xml:space="preserve"> and build the timeline of geology. Together, they would reveal new truths, send old notions to their graves, ignite hatreds, and cleave the scientific community. But this much immediately appeared certain:</w:t>
      </w:r>
      <w:r w:rsidR="003464E9">
        <w:t xml:space="preserve"> I</w:t>
      </w:r>
      <w:r>
        <w:t>t was the most important discovery</w:t>
      </w:r>
      <w:r w:rsidR="0090242D">
        <w:t xml:space="preserve"> </w:t>
      </w:r>
      <w:r>
        <w:t xml:space="preserve"> for early humanity since Dinknesh,* aka Lucy. Eventually, this skeleton not only would prove as revolutionary as Lucy, it would rewrite the story of Lucy herself. (3</w:t>
      </w:r>
      <w:r w:rsidR="007E6831">
        <w:t>3</w:t>
      </w:r>
      <w:r>
        <w:t>, p.145)</w:t>
      </w:r>
    </w:p>
    <w:p w14:paraId="38CC6F86" w14:textId="2ADE26A8" w:rsidR="00DE75D2" w:rsidRPr="003A265C" w:rsidRDefault="00DE75D2" w:rsidP="00DE75D2">
      <w:pPr>
        <w:ind w:left="600"/>
        <w:rPr>
          <w:rFonts w:ascii="Times New Roman" w:hAnsi="Times New Roman" w:cs="Times New Roman"/>
          <w:sz w:val="20"/>
          <w:szCs w:val="20"/>
        </w:rPr>
      </w:pPr>
      <w:r w:rsidRPr="00B9727D">
        <w:rPr>
          <w:rFonts w:ascii="Times New Roman" w:hAnsi="Times New Roman" w:cs="Times New Roman"/>
          <w:sz w:val="20"/>
          <w:szCs w:val="20"/>
        </w:rPr>
        <w:t>*</w:t>
      </w:r>
      <w:r w:rsidR="003A2B5F">
        <w:rPr>
          <w:rFonts w:ascii="Times New Roman" w:hAnsi="Times New Roman" w:cs="Times New Roman"/>
          <w:sz w:val="20"/>
          <w:szCs w:val="20"/>
        </w:rPr>
        <w:t>Amharic, one of two main languages of Ethiopia; means</w:t>
      </w:r>
      <w:r w:rsidRPr="00B9727D">
        <w:rPr>
          <w:rFonts w:ascii="Times New Roman" w:hAnsi="Times New Roman" w:cs="Times New Roman"/>
          <w:sz w:val="20"/>
          <w:szCs w:val="20"/>
        </w:rPr>
        <w:t xml:space="preserve"> “the wondrous one”</w:t>
      </w:r>
      <w:r w:rsidR="003A2B5F">
        <w:rPr>
          <w:rFonts w:ascii="Times New Roman" w:hAnsi="Times New Roman" w:cs="Times New Roman"/>
          <w:sz w:val="20"/>
          <w:szCs w:val="20"/>
        </w:rPr>
        <w:t xml:space="preserve"> or “you are marvelous”</w:t>
      </w:r>
      <w:r>
        <w:rPr>
          <w:rFonts w:ascii="Times New Roman" w:hAnsi="Times New Roman" w:cs="Times New Roman"/>
          <w:sz w:val="20"/>
          <w:szCs w:val="20"/>
        </w:rPr>
        <w:t xml:space="preserve"> (3</w:t>
      </w:r>
      <w:r w:rsidR="00314B56">
        <w:rPr>
          <w:rFonts w:ascii="Times New Roman" w:hAnsi="Times New Roman" w:cs="Times New Roman"/>
          <w:sz w:val="20"/>
          <w:szCs w:val="20"/>
        </w:rPr>
        <w:t>6</w:t>
      </w:r>
      <w:r>
        <w:rPr>
          <w:rFonts w:ascii="Times New Roman" w:hAnsi="Times New Roman" w:cs="Times New Roman"/>
          <w:sz w:val="20"/>
          <w:szCs w:val="20"/>
        </w:rPr>
        <w:t xml:space="preserve">) </w:t>
      </w:r>
    </w:p>
    <w:p w14:paraId="15DF4B56" w14:textId="77777777" w:rsidR="00DE75D2" w:rsidRDefault="00DE75D2" w:rsidP="00DE75D2">
      <w:pPr>
        <w:ind w:left="600"/>
        <w:rPr>
          <w:rFonts w:ascii="Times New Roman" w:hAnsi="Times New Roman" w:cs="Times New Roman"/>
          <w:sz w:val="20"/>
          <w:szCs w:val="20"/>
        </w:rPr>
      </w:pPr>
    </w:p>
    <w:p w14:paraId="3259EC0C" w14:textId="77777777" w:rsidR="00DE75D2" w:rsidRDefault="00DE75D2" w:rsidP="00DE75D2">
      <w:pPr>
        <w:ind w:left="600"/>
        <w:rPr>
          <w:rFonts w:ascii="Times New Roman" w:hAnsi="Times New Roman" w:cs="Times New Roman"/>
          <w:sz w:val="20"/>
          <w:szCs w:val="20"/>
        </w:rPr>
      </w:pPr>
    </w:p>
    <w:p w14:paraId="3EC15EFA" w14:textId="0BC1CBC8" w:rsidR="00DE75D2" w:rsidRDefault="00DE75D2" w:rsidP="00DE75D2">
      <w:pPr>
        <w:ind w:left="600"/>
        <w:jc w:val="center"/>
        <w:rPr>
          <w:rFonts w:ascii="Times New Roman" w:hAnsi="Times New Roman" w:cs="Times New Roman"/>
          <w:b/>
          <w:bCs/>
          <w:color w:val="000000" w:themeColor="text1"/>
          <w:sz w:val="24"/>
          <w:szCs w:val="24"/>
        </w:rPr>
      </w:pPr>
      <w:r w:rsidRPr="000C1B1C">
        <w:rPr>
          <w:rFonts w:ascii="Times New Roman" w:hAnsi="Times New Roman" w:cs="Times New Roman"/>
          <w:b/>
          <w:bCs/>
          <w:color w:val="000000" w:themeColor="text1"/>
          <w:sz w:val="24"/>
          <w:szCs w:val="24"/>
        </w:rPr>
        <w:t>Insert Fig</w:t>
      </w:r>
      <w:r>
        <w:rPr>
          <w:rFonts w:ascii="Times New Roman" w:hAnsi="Times New Roman" w:cs="Times New Roman"/>
          <w:b/>
          <w:bCs/>
          <w:color w:val="000000" w:themeColor="text1"/>
          <w:sz w:val="24"/>
          <w:szCs w:val="24"/>
        </w:rPr>
        <w:t>ure</w:t>
      </w:r>
      <w:r w:rsidRPr="000C1B1C">
        <w:rPr>
          <w:rFonts w:ascii="Times New Roman" w:hAnsi="Times New Roman" w:cs="Times New Roman"/>
          <w:b/>
          <w:bCs/>
          <w:color w:val="000000" w:themeColor="text1"/>
          <w:sz w:val="24"/>
          <w:szCs w:val="24"/>
        </w:rPr>
        <w:t xml:space="preserve"> 15.</w:t>
      </w:r>
      <w:r w:rsidR="00FB62D0">
        <w:rPr>
          <w:rFonts w:ascii="Times New Roman" w:hAnsi="Times New Roman" w:cs="Times New Roman"/>
          <w:b/>
          <w:bCs/>
          <w:color w:val="000000" w:themeColor="text1"/>
          <w:sz w:val="24"/>
          <w:szCs w:val="24"/>
        </w:rPr>
        <w:t>3</w:t>
      </w:r>
      <w:r w:rsidR="005F6B5B">
        <w:rPr>
          <w:rFonts w:ascii="Times New Roman" w:hAnsi="Times New Roman" w:cs="Times New Roman"/>
          <w:b/>
          <w:bCs/>
          <w:color w:val="000000" w:themeColor="text1"/>
          <w:sz w:val="24"/>
          <w:szCs w:val="24"/>
        </w:rPr>
        <w:t>6</w:t>
      </w:r>
      <w:r w:rsidR="004F3639">
        <w:rPr>
          <w:rFonts w:ascii="Times New Roman" w:hAnsi="Times New Roman" w:cs="Times New Roman"/>
          <w:b/>
          <w:bCs/>
          <w:color w:val="000000" w:themeColor="text1"/>
          <w:sz w:val="24"/>
          <w:szCs w:val="24"/>
        </w:rPr>
        <w:t xml:space="preserve"> </w:t>
      </w:r>
      <w:r w:rsidR="00C626F5">
        <w:rPr>
          <w:rFonts w:ascii="Times New Roman" w:hAnsi="Times New Roman" w:cs="Times New Roman"/>
          <w:b/>
          <w:bCs/>
          <w:color w:val="000000" w:themeColor="text1"/>
          <w:sz w:val="24"/>
          <w:szCs w:val="24"/>
        </w:rPr>
        <w:t xml:space="preserve"> </w:t>
      </w:r>
      <w:r w:rsidRPr="000C1B1C">
        <w:rPr>
          <w:rFonts w:ascii="Times New Roman" w:hAnsi="Times New Roman" w:cs="Times New Roman"/>
          <w:b/>
          <w:bCs/>
          <w:color w:val="000000" w:themeColor="text1"/>
          <w:sz w:val="24"/>
          <w:szCs w:val="24"/>
        </w:rPr>
        <w:t>Ardie Skeleton</w:t>
      </w:r>
    </w:p>
    <w:p w14:paraId="1F345825" w14:textId="77777777" w:rsidR="005D19DB" w:rsidRDefault="005D19DB" w:rsidP="00BA7736">
      <w:pPr>
        <w:rPr>
          <w:rFonts w:ascii="Times New Roman" w:hAnsi="Times New Roman" w:cs="Times New Roman"/>
          <w:iCs/>
          <w:sz w:val="24"/>
          <w:szCs w:val="24"/>
        </w:rPr>
      </w:pPr>
      <w:r>
        <w:rPr>
          <w:rFonts w:ascii="Times New Roman" w:hAnsi="Times New Roman" w:cs="Times New Roman"/>
          <w:iCs/>
          <w:sz w:val="24"/>
          <w:szCs w:val="24"/>
        </w:rPr>
        <w:t xml:space="preserve">Caption: </w:t>
      </w:r>
      <w:r w:rsidR="00BA7736">
        <w:rPr>
          <w:rFonts w:ascii="Times New Roman" w:hAnsi="Times New Roman" w:cs="Times New Roman"/>
          <w:iCs/>
          <w:sz w:val="24"/>
          <w:szCs w:val="24"/>
        </w:rPr>
        <w:t xml:space="preserve">Pattison says Ardi “will likely go down in history as one of the major discoveries of our era. . . . [The fossil] revealed an evolutionary stage never seen before and demanded a wholesale rethinking of our origins.” (33, p.6) </w:t>
      </w:r>
    </w:p>
    <w:p w14:paraId="75F585EF" w14:textId="77777777" w:rsidR="005D19DB" w:rsidRDefault="005D19DB" w:rsidP="00BA7736">
      <w:pPr>
        <w:rPr>
          <w:rFonts w:ascii="Times New Roman" w:hAnsi="Times New Roman" w:cs="Times New Roman"/>
          <w:iCs/>
          <w:sz w:val="24"/>
          <w:szCs w:val="24"/>
        </w:rPr>
      </w:pPr>
    </w:p>
    <w:p w14:paraId="37E478F3" w14:textId="078D6EEC" w:rsidR="00BA7736" w:rsidRDefault="00BA7736" w:rsidP="00BA7736">
      <w:pPr>
        <w:rPr>
          <w:rFonts w:ascii="Times New Roman" w:hAnsi="Times New Roman" w:cs="Times New Roman"/>
          <w:iCs/>
          <w:sz w:val="24"/>
          <w:szCs w:val="24"/>
        </w:rPr>
      </w:pPr>
      <w:r>
        <w:rPr>
          <w:rFonts w:ascii="Times New Roman" w:hAnsi="Times New Roman" w:cs="Times New Roman"/>
          <w:iCs/>
          <w:sz w:val="24"/>
          <w:szCs w:val="24"/>
        </w:rPr>
        <w:t xml:space="preserve">“Science is not only a quest for information. It also is a competition between paradigms, or models for understanding nature . . . how scientists discover, analyze, grapple with dissonance, shed old beliefs, and arrive at new understanding—in other words, the evolution of thought.” (33, p.10) White believed </w:t>
      </w:r>
      <w:r w:rsidRPr="00EF7141">
        <w:rPr>
          <w:rFonts w:ascii="Times New Roman" w:hAnsi="Times New Roman" w:cs="Times New Roman"/>
          <w:i/>
          <w:sz w:val="24"/>
          <w:szCs w:val="24"/>
        </w:rPr>
        <w:t>fossils themselves</w:t>
      </w:r>
      <w:r>
        <w:rPr>
          <w:rFonts w:ascii="Times New Roman" w:hAnsi="Times New Roman" w:cs="Times New Roman"/>
          <w:iCs/>
          <w:sz w:val="24"/>
          <w:szCs w:val="24"/>
        </w:rPr>
        <w:t>–not prediction, molecular biology, or modern apes–</w:t>
      </w:r>
      <w:r w:rsidRPr="00EF7141">
        <w:rPr>
          <w:rFonts w:ascii="Times New Roman" w:hAnsi="Times New Roman" w:cs="Times New Roman"/>
          <w:i/>
          <w:sz w:val="24"/>
          <w:szCs w:val="24"/>
        </w:rPr>
        <w:t>provide the best information about human evolution</w:t>
      </w:r>
      <w:r>
        <w:rPr>
          <w:rFonts w:ascii="Times New Roman" w:hAnsi="Times New Roman" w:cs="Times New Roman"/>
          <w:iCs/>
          <w:sz w:val="24"/>
          <w:szCs w:val="24"/>
        </w:rPr>
        <w:t xml:space="preserve">. </w:t>
      </w:r>
    </w:p>
    <w:p w14:paraId="1B6575C3" w14:textId="65A29620" w:rsidR="00DE75D2" w:rsidRDefault="00DE75D2" w:rsidP="00DE75D2">
      <w:pPr>
        <w:rPr>
          <w:rFonts w:ascii="Times New Roman" w:hAnsi="Times New Roman" w:cs="Times New Roman"/>
          <w:b/>
          <w:bCs/>
          <w:sz w:val="24"/>
          <w:szCs w:val="24"/>
        </w:rPr>
      </w:pPr>
    </w:p>
    <w:p w14:paraId="4F3D3476" w14:textId="229DAE5F" w:rsidR="00B04D4D" w:rsidRDefault="00B04D4D" w:rsidP="00B04D4D">
      <w:pPr>
        <w:pStyle w:val="first"/>
        <w:shd w:val="clear" w:color="auto" w:fill="FFFFFF"/>
        <w:spacing w:before="0" w:beforeAutospacing="0" w:after="188" w:afterAutospacing="0"/>
        <w:rPr>
          <w:b/>
          <w:bCs/>
          <w:color w:val="FF0000"/>
        </w:rPr>
      </w:pPr>
      <w:r>
        <w:rPr>
          <w:b/>
          <w:bCs/>
          <w:color w:val="FF0000"/>
        </w:rPr>
        <w:t>[Brill: In your O</w:t>
      </w:r>
      <w:r w:rsidR="00D03F57">
        <w:rPr>
          <w:b/>
          <w:bCs/>
          <w:color w:val="FF0000"/>
        </w:rPr>
        <w:t xml:space="preserve">C </w:t>
      </w:r>
      <w:r>
        <w:rPr>
          <w:b/>
          <w:bCs/>
          <w:color w:val="FF0000"/>
        </w:rPr>
        <w:t>18 21, 3:05 PM memo, you say: Under heading “The Role of Photographs, Paragraph four, following the dash, replace with:</w:t>
      </w:r>
    </w:p>
    <w:p w14:paraId="41B2BA30" w14:textId="16372444" w:rsidR="00B04D4D" w:rsidRDefault="00B04D4D" w:rsidP="00B04D4D">
      <w:pPr>
        <w:pStyle w:val="first"/>
        <w:shd w:val="clear" w:color="auto" w:fill="FFFFFF"/>
        <w:spacing w:before="0" w:beforeAutospacing="0" w:after="188" w:afterAutospacing="0"/>
        <w:rPr>
          <w:b/>
          <w:bCs/>
          <w:color w:val="FF0000"/>
        </w:rPr>
      </w:pPr>
      <w:r>
        <w:rPr>
          <w:b/>
          <w:bCs/>
          <w:color w:val="FF0000"/>
        </w:rPr>
        <w:t xml:space="preserve"> . . .slope of sediment, finding tens of </w:t>
      </w:r>
      <w:r w:rsidR="00D03F57">
        <w:rPr>
          <w:b/>
          <w:bCs/>
          <w:color w:val="FF0000"/>
        </w:rPr>
        <w:t>fossilized</w:t>
      </w:r>
      <w:r>
        <w:rPr>
          <w:b/>
          <w:bCs/>
          <w:color w:val="FF0000"/>
        </w:rPr>
        <w:t xml:space="preserve"> bones and teeth between the rocks on the ragged surface, and later in the sieving operation.</w:t>
      </w:r>
    </w:p>
    <w:p w14:paraId="5C770F8E" w14:textId="7BA06905" w:rsidR="00D03F57" w:rsidRPr="00B04D4D" w:rsidRDefault="00D03F57" w:rsidP="00B04D4D">
      <w:pPr>
        <w:pStyle w:val="first"/>
        <w:shd w:val="clear" w:color="auto" w:fill="FFFFFF"/>
        <w:spacing w:before="0" w:beforeAutospacing="0" w:after="188" w:afterAutospacing="0"/>
        <w:rPr>
          <w:b/>
          <w:bCs/>
          <w:color w:val="FF0000"/>
        </w:rPr>
      </w:pPr>
      <w:r>
        <w:rPr>
          <w:b/>
          <w:bCs/>
          <w:color w:val="FF0000"/>
        </w:rPr>
        <w:t xml:space="preserve">I searched most words from your replacement text, but could not find where to </w:t>
      </w:r>
      <w:ins w:id="86" w:author="Ann Lewin-Benham" w:date="2021-12-07T13:51:00Z">
        <w:r w:rsidR="003451E5">
          <w:rPr>
            <w:b/>
            <w:bCs/>
            <w:color w:val="FF0000"/>
          </w:rPr>
          <w:t xml:space="preserve">make the </w:t>
        </w:r>
      </w:ins>
      <w:r>
        <w:rPr>
          <w:b/>
          <w:bCs/>
          <w:color w:val="FF0000"/>
        </w:rPr>
        <w:t>replac</w:t>
      </w:r>
      <w:ins w:id="87" w:author="Ann Lewin-Benham" w:date="2021-12-07T13:52:00Z">
        <w:r w:rsidR="003451E5">
          <w:rPr>
            <w:b/>
            <w:bCs/>
            <w:color w:val="FF0000"/>
          </w:rPr>
          <w:t>e</w:t>
        </w:r>
      </w:ins>
      <w:ins w:id="88" w:author="Ann Lewin-Benham" w:date="2021-12-07T13:51:00Z">
        <w:r w:rsidR="003451E5">
          <w:rPr>
            <w:b/>
            <w:bCs/>
            <w:color w:val="FF0000"/>
          </w:rPr>
          <w:t>ment</w:t>
        </w:r>
      </w:ins>
      <w:del w:id="89" w:author="Ann Lewin-Benham" w:date="2021-12-07T13:51:00Z">
        <w:r w:rsidDel="003451E5">
          <w:rPr>
            <w:b/>
            <w:bCs/>
            <w:color w:val="FF0000"/>
          </w:rPr>
          <w:delText>e  it</w:delText>
        </w:r>
      </w:del>
      <w:r>
        <w:rPr>
          <w:b/>
          <w:bCs/>
          <w:color w:val="FF0000"/>
        </w:rPr>
        <w:t>. Perhaps I had edited it??  Please advise.  (Sorry for the trouble!)</w:t>
      </w:r>
    </w:p>
    <w:p w14:paraId="296628EF" w14:textId="77777777" w:rsidR="00B04D4D" w:rsidRPr="00B04D4D" w:rsidRDefault="00B04D4D" w:rsidP="00DE75D2">
      <w:pPr>
        <w:rPr>
          <w:rFonts w:ascii="Times New Roman" w:hAnsi="Times New Roman" w:cs="Times New Roman"/>
          <w:sz w:val="24"/>
          <w:szCs w:val="24"/>
        </w:rPr>
      </w:pPr>
    </w:p>
    <w:p w14:paraId="55F8ECE6" w14:textId="31C9EBB8" w:rsidR="00DE75D2" w:rsidRDefault="00272945" w:rsidP="00DE75D2">
      <w:pPr>
        <w:jc w:val="center"/>
        <w:rPr>
          <w:rFonts w:ascii="Times New Roman" w:hAnsi="Times New Roman" w:cs="Times New Roman"/>
          <w:b/>
          <w:bCs/>
          <w:sz w:val="24"/>
          <w:szCs w:val="24"/>
        </w:rPr>
      </w:pPr>
      <w:r>
        <w:rPr>
          <w:rFonts w:ascii="Times New Roman" w:hAnsi="Times New Roman" w:cs="Times New Roman"/>
          <w:b/>
          <w:bCs/>
          <w:sz w:val="24"/>
          <w:szCs w:val="24"/>
        </w:rPr>
        <w:t xml:space="preserve">Documenting: </w:t>
      </w:r>
      <w:r w:rsidR="00DE75D2" w:rsidRPr="00511BF5">
        <w:rPr>
          <w:rFonts w:ascii="Times New Roman" w:hAnsi="Times New Roman" w:cs="Times New Roman"/>
          <w:b/>
          <w:bCs/>
          <w:sz w:val="24"/>
          <w:szCs w:val="24"/>
        </w:rPr>
        <w:t>The Role of Photographs</w:t>
      </w:r>
    </w:p>
    <w:p w14:paraId="49A50C32" w14:textId="77777777" w:rsidR="00DE75D2" w:rsidRDefault="00DE75D2" w:rsidP="00DE75D2">
      <w:pPr>
        <w:jc w:val="center"/>
        <w:rPr>
          <w:rFonts w:ascii="Times New Roman" w:hAnsi="Times New Roman" w:cs="Times New Roman"/>
          <w:b/>
          <w:bCs/>
          <w:sz w:val="24"/>
          <w:szCs w:val="24"/>
        </w:rPr>
      </w:pPr>
    </w:p>
    <w:p w14:paraId="4A576354" w14:textId="5AD9DF3B" w:rsidR="00DE75D2" w:rsidRDefault="00DE75D2" w:rsidP="00DE75D2">
      <w:pPr>
        <w:rPr>
          <w:rFonts w:ascii="Times New Roman" w:hAnsi="Times New Roman" w:cs="Times New Roman"/>
          <w:sz w:val="24"/>
          <w:szCs w:val="24"/>
        </w:rPr>
      </w:pPr>
      <w:r>
        <w:rPr>
          <w:rFonts w:ascii="Times New Roman" w:hAnsi="Times New Roman" w:cs="Times New Roman"/>
          <w:sz w:val="24"/>
          <w:szCs w:val="24"/>
        </w:rPr>
        <w:t xml:space="preserve">Without photographs, finds from fossil hunting would be unlikely to spark the public’s imagination. </w:t>
      </w:r>
      <w:r w:rsidR="00725398">
        <w:rPr>
          <w:rFonts w:ascii="Times New Roman" w:hAnsi="Times New Roman" w:cs="Times New Roman"/>
          <w:sz w:val="24"/>
          <w:szCs w:val="24"/>
        </w:rPr>
        <w:t>David L. Brill</w:t>
      </w:r>
      <w:r w:rsidRPr="007700A6">
        <w:rPr>
          <w:rFonts w:ascii="Times New Roman" w:hAnsi="Times New Roman" w:cs="Times New Roman"/>
          <w:sz w:val="24"/>
          <w:szCs w:val="24"/>
        </w:rPr>
        <w:t xml:space="preserve"> is a photojournalist who worked nearly 17 years for National Geographic Magazine</w:t>
      </w:r>
      <w:r>
        <w:rPr>
          <w:rFonts w:ascii="Times New Roman" w:hAnsi="Times New Roman" w:cs="Times New Roman"/>
          <w:sz w:val="24"/>
          <w:szCs w:val="24"/>
        </w:rPr>
        <w:t xml:space="preserve"> </w:t>
      </w:r>
      <w:r w:rsidRPr="006940D5">
        <w:rPr>
          <w:rFonts w:ascii="Times New Roman" w:hAnsi="Times New Roman" w:cs="Times New Roman"/>
          <w:color w:val="000000" w:themeColor="text1"/>
          <w:sz w:val="24"/>
          <w:szCs w:val="24"/>
        </w:rPr>
        <w:t>(NGM),</w:t>
      </w:r>
      <w:r w:rsidRPr="007700A6">
        <w:rPr>
          <w:rFonts w:ascii="Times New Roman" w:hAnsi="Times New Roman" w:cs="Times New Roman"/>
          <w:sz w:val="24"/>
          <w:szCs w:val="24"/>
        </w:rPr>
        <w:t xml:space="preserve"> assigned to a wide variety of articles ranging from Inuit hunters in the Arctic, to a folk healer on the Peruvian coast, to Greco Roman archaeological sites along the Mediterranean. Having gone to school for cultural anthropology, he had an interest in earlier cultures and the archaeology that revealed them. Always working closely with his subjects, he concentrated on making images that accurately depicted the subject’s experiences, even when the subject was an artifact thousands of years old.  </w:t>
      </w:r>
    </w:p>
    <w:p w14:paraId="78BB80AC" w14:textId="4C44482F" w:rsidR="00272945" w:rsidRDefault="00272945" w:rsidP="00DE75D2">
      <w:pPr>
        <w:rPr>
          <w:rFonts w:ascii="Times New Roman" w:hAnsi="Times New Roman" w:cs="Times New Roman"/>
          <w:sz w:val="24"/>
          <w:szCs w:val="24"/>
        </w:rPr>
      </w:pPr>
    </w:p>
    <w:p w14:paraId="72921D18" w14:textId="6323C2E4" w:rsidR="00272945" w:rsidRPr="00272945" w:rsidRDefault="00725398" w:rsidP="00DE75D2">
      <w:pPr>
        <w:rPr>
          <w:rFonts w:ascii="Times New Roman" w:hAnsi="Times New Roman" w:cs="Times New Roman"/>
          <w:b/>
          <w:bCs/>
          <w:sz w:val="24"/>
          <w:szCs w:val="24"/>
        </w:rPr>
      </w:pPr>
      <w:r>
        <w:rPr>
          <w:rFonts w:ascii="Times New Roman" w:hAnsi="Times New Roman" w:cs="Times New Roman"/>
          <w:b/>
          <w:bCs/>
          <w:sz w:val="24"/>
          <w:szCs w:val="24"/>
        </w:rPr>
        <w:t>David L. Brill</w:t>
      </w:r>
      <w:r w:rsidR="00272945">
        <w:rPr>
          <w:rFonts w:ascii="Times New Roman" w:hAnsi="Times New Roman" w:cs="Times New Roman"/>
          <w:b/>
          <w:bCs/>
          <w:sz w:val="24"/>
          <w:szCs w:val="24"/>
        </w:rPr>
        <w:t xml:space="preserve"> and the Afar Depression Fossils</w:t>
      </w:r>
    </w:p>
    <w:p w14:paraId="158A6B41" w14:textId="77777777" w:rsidR="00DE75D2" w:rsidRPr="007700A6" w:rsidRDefault="00DE75D2" w:rsidP="00DE75D2">
      <w:pPr>
        <w:rPr>
          <w:rFonts w:ascii="Times New Roman" w:hAnsi="Times New Roman" w:cs="Times New Roman"/>
          <w:sz w:val="24"/>
          <w:szCs w:val="24"/>
        </w:rPr>
      </w:pPr>
      <w:r w:rsidRPr="007700A6">
        <w:rPr>
          <w:rFonts w:ascii="Times New Roman" w:hAnsi="Times New Roman" w:cs="Times New Roman"/>
          <w:sz w:val="24"/>
          <w:szCs w:val="24"/>
        </w:rPr>
        <w:t xml:space="preserve">&gt; </w:t>
      </w:r>
    </w:p>
    <w:p w14:paraId="7A415901" w14:textId="77777777" w:rsidR="00DE75D2" w:rsidRPr="0037047E" w:rsidRDefault="00DE75D2" w:rsidP="00DE75D2">
      <w:pPr>
        <w:rPr>
          <w:rFonts w:ascii="Times New Roman" w:hAnsi="Times New Roman" w:cs="Times New Roman"/>
          <w:color w:val="000000" w:themeColor="text1"/>
          <w:sz w:val="24"/>
          <w:szCs w:val="24"/>
        </w:rPr>
      </w:pPr>
      <w:r w:rsidRPr="007700A6">
        <w:rPr>
          <w:rFonts w:ascii="Times New Roman" w:hAnsi="Times New Roman" w:cs="Times New Roman"/>
          <w:sz w:val="24"/>
          <w:szCs w:val="24"/>
        </w:rPr>
        <w:t xml:space="preserve">&gt; In 1975, on his way back from </w:t>
      </w:r>
      <w:r w:rsidRPr="006940D5">
        <w:rPr>
          <w:rFonts w:ascii="Times New Roman" w:hAnsi="Times New Roman" w:cs="Times New Roman"/>
          <w:color w:val="000000" w:themeColor="text1"/>
          <w:sz w:val="24"/>
          <w:szCs w:val="24"/>
        </w:rPr>
        <w:t xml:space="preserve">an outlier Roman site in Turkey, NGM asked Brill </w:t>
      </w:r>
      <w:r w:rsidRPr="007700A6">
        <w:rPr>
          <w:rFonts w:ascii="Times New Roman" w:hAnsi="Times New Roman" w:cs="Times New Roman"/>
          <w:sz w:val="24"/>
          <w:szCs w:val="24"/>
        </w:rPr>
        <w:t>to check on an expedition working the remote Hadar region in the far northeastern corner of Ethiopia. The instruction was: “Get something in the can in case they find something worth an article one day.”  It took about a week to get to the geologists and paleoanthropologists working out of a remote encampment beside the Awash River down in the Afar depression</w:t>
      </w:r>
      <w:r>
        <w:rPr>
          <w:rFonts w:ascii="Times New Roman" w:hAnsi="Times New Roman" w:cs="Times New Roman"/>
          <w:sz w:val="24"/>
          <w:szCs w:val="24"/>
        </w:rPr>
        <w:t>. B</w:t>
      </w:r>
      <w:r w:rsidRPr="007700A6">
        <w:rPr>
          <w:rFonts w:ascii="Times New Roman" w:hAnsi="Times New Roman" w:cs="Times New Roman"/>
          <w:sz w:val="24"/>
          <w:szCs w:val="24"/>
        </w:rPr>
        <w:t xml:space="preserve">ut once there, Brill was informed that they had already found something - during the previous field season.  They didn’t know where it would finally fit in the chronology of time or species, but it was a skeleton, about 40% complete. </w:t>
      </w:r>
      <w:r w:rsidRPr="0037047E">
        <w:rPr>
          <w:rFonts w:ascii="Times New Roman" w:hAnsi="Times New Roman" w:cs="Times New Roman"/>
          <w:color w:val="000000" w:themeColor="text1"/>
          <w:sz w:val="24"/>
          <w:szCs w:val="24"/>
        </w:rPr>
        <w:t xml:space="preserve">Partying exuberantly on the night they found her, they’d named her “Lucy.”  They’d already determined she was certain to become very big news in the paleo community.  </w:t>
      </w:r>
    </w:p>
    <w:p w14:paraId="380064A3" w14:textId="77777777" w:rsidR="00DE75D2" w:rsidRPr="0037047E" w:rsidRDefault="00DE75D2" w:rsidP="00DE75D2">
      <w:pPr>
        <w:rPr>
          <w:rFonts w:ascii="Times New Roman" w:hAnsi="Times New Roman" w:cs="Times New Roman"/>
          <w:color w:val="000000" w:themeColor="text1"/>
          <w:sz w:val="24"/>
          <w:szCs w:val="24"/>
        </w:rPr>
      </w:pPr>
      <w:r w:rsidRPr="0037047E">
        <w:rPr>
          <w:rFonts w:ascii="Times New Roman" w:hAnsi="Times New Roman" w:cs="Times New Roman"/>
          <w:color w:val="000000" w:themeColor="text1"/>
          <w:sz w:val="24"/>
          <w:szCs w:val="24"/>
        </w:rPr>
        <w:t xml:space="preserve">&gt; </w:t>
      </w:r>
    </w:p>
    <w:p w14:paraId="0221A300" w14:textId="02C3D11D" w:rsidR="00DE75D2" w:rsidRDefault="00DE75D2" w:rsidP="00DE75D2">
      <w:pPr>
        <w:rPr>
          <w:ins w:id="90" w:author="Ann Lewin-Benham" w:date="2021-12-07T14:08:00Z"/>
          <w:rFonts w:ascii="Times New Roman" w:hAnsi="Times New Roman" w:cs="Times New Roman"/>
          <w:sz w:val="24"/>
          <w:szCs w:val="24"/>
        </w:rPr>
      </w:pPr>
      <w:r w:rsidRPr="007700A6">
        <w:rPr>
          <w:rFonts w:ascii="Times New Roman" w:hAnsi="Times New Roman" w:cs="Times New Roman"/>
          <w:sz w:val="24"/>
          <w:szCs w:val="24"/>
        </w:rPr>
        <w:t>&gt; After a few weeks work, Brill got “something in the can</w:t>
      </w:r>
      <w:r>
        <w:rPr>
          <w:rFonts w:ascii="Times New Roman" w:hAnsi="Times New Roman" w:cs="Times New Roman"/>
          <w:sz w:val="24"/>
          <w:szCs w:val="24"/>
        </w:rPr>
        <w:t>.</w:t>
      </w:r>
      <w:r w:rsidRPr="007700A6">
        <w:rPr>
          <w:rFonts w:ascii="Times New Roman" w:hAnsi="Times New Roman" w:cs="Times New Roman"/>
          <w:sz w:val="24"/>
          <w:szCs w:val="24"/>
        </w:rPr>
        <w:t xml:space="preserve">” Back at the </w:t>
      </w:r>
      <w:r w:rsidRPr="00E014D5">
        <w:rPr>
          <w:rFonts w:ascii="Times New Roman" w:hAnsi="Times New Roman" w:cs="Times New Roman"/>
          <w:color w:val="000000" w:themeColor="text1"/>
          <w:sz w:val="24"/>
          <w:szCs w:val="24"/>
        </w:rPr>
        <w:t xml:space="preserve">NGM’s offices, he explained, proposed the story of “Lucy”, and asked to get back to the field immediately.  Their response: “What the hell are you doing back </w:t>
      </w:r>
      <w:r w:rsidRPr="00E014D5">
        <w:rPr>
          <w:rFonts w:ascii="Times New Roman" w:hAnsi="Times New Roman" w:cs="Times New Roman"/>
          <w:i/>
          <w:iCs/>
          <w:color w:val="000000" w:themeColor="text1"/>
          <w:sz w:val="24"/>
          <w:szCs w:val="24"/>
        </w:rPr>
        <w:t>here</w:t>
      </w:r>
      <w:r w:rsidRPr="00E014D5">
        <w:rPr>
          <w:rFonts w:ascii="Times New Roman" w:hAnsi="Times New Roman" w:cs="Times New Roman"/>
          <w:color w:val="000000" w:themeColor="text1"/>
          <w:sz w:val="24"/>
          <w:szCs w:val="24"/>
        </w:rPr>
        <w:t>?  Why didn’t you stay?” He’d been out of the country for several months, had not seen a single picture he’d take</w:t>
      </w:r>
      <w:r w:rsidRPr="007700A6">
        <w:rPr>
          <w:rFonts w:ascii="Times New Roman" w:hAnsi="Times New Roman" w:cs="Times New Roman"/>
          <w:sz w:val="24"/>
          <w:szCs w:val="24"/>
        </w:rPr>
        <w:t>n in that time, and most constraining, was short of film</w:t>
      </w:r>
      <w:r w:rsidRPr="003A10EF">
        <w:rPr>
          <w:rFonts w:ascii="Times New Roman" w:hAnsi="Times New Roman" w:cs="Times New Roman"/>
          <w:color w:val="FF0000"/>
          <w:sz w:val="24"/>
          <w:szCs w:val="24"/>
        </w:rPr>
        <w:t>!</w:t>
      </w:r>
      <w:r w:rsidRPr="007700A6">
        <w:rPr>
          <w:rFonts w:ascii="Times New Roman" w:hAnsi="Times New Roman" w:cs="Times New Roman"/>
          <w:sz w:val="24"/>
          <w:szCs w:val="24"/>
        </w:rPr>
        <w:t xml:space="preserve"> </w:t>
      </w:r>
      <w:r>
        <w:rPr>
          <w:rFonts w:ascii="Times New Roman" w:hAnsi="Times New Roman" w:cs="Times New Roman"/>
          <w:sz w:val="24"/>
          <w:szCs w:val="24"/>
        </w:rPr>
        <w:t>(B</w:t>
      </w:r>
      <w:r w:rsidRPr="007700A6">
        <w:rPr>
          <w:rFonts w:ascii="Times New Roman" w:hAnsi="Times New Roman" w:cs="Times New Roman"/>
          <w:sz w:val="24"/>
          <w:szCs w:val="24"/>
        </w:rPr>
        <w:t>ack then,</w:t>
      </w:r>
      <w:r>
        <w:rPr>
          <w:rFonts w:ascii="Times New Roman" w:hAnsi="Times New Roman" w:cs="Times New Roman"/>
          <w:sz w:val="24"/>
          <w:szCs w:val="24"/>
        </w:rPr>
        <w:t xml:space="preserve"> y</w:t>
      </w:r>
      <w:r w:rsidRPr="007700A6">
        <w:rPr>
          <w:rFonts w:ascii="Times New Roman" w:hAnsi="Times New Roman" w:cs="Times New Roman"/>
          <w:sz w:val="24"/>
          <w:szCs w:val="24"/>
        </w:rPr>
        <w:t>ou could say that Ethiopia was not a modern center for travel, shipping, or communication</w:t>
      </w:r>
      <w:r>
        <w:rPr>
          <w:rFonts w:ascii="Times New Roman" w:hAnsi="Times New Roman" w:cs="Times New Roman"/>
          <w:sz w:val="24"/>
          <w:szCs w:val="24"/>
        </w:rPr>
        <w:t>.)</w:t>
      </w:r>
      <w:r w:rsidRPr="007700A6">
        <w:rPr>
          <w:rFonts w:ascii="Times New Roman" w:hAnsi="Times New Roman" w:cs="Times New Roman"/>
          <w:sz w:val="24"/>
          <w:szCs w:val="24"/>
        </w:rPr>
        <w:t xml:space="preserve"> </w:t>
      </w:r>
    </w:p>
    <w:p w14:paraId="2D3A0826" w14:textId="77777777" w:rsidR="00FD79DA" w:rsidRPr="007700A6" w:rsidRDefault="00FD79DA" w:rsidP="00DE75D2">
      <w:pPr>
        <w:rPr>
          <w:rFonts w:ascii="Times New Roman" w:hAnsi="Times New Roman" w:cs="Times New Roman"/>
          <w:sz w:val="24"/>
          <w:szCs w:val="24"/>
        </w:rPr>
      </w:pPr>
    </w:p>
    <w:p w14:paraId="6E94FCDD" w14:textId="57925AEB" w:rsidR="00392607" w:rsidRDefault="00392607" w:rsidP="00392607">
      <w:pPr>
        <w:pStyle w:val="NormalWeb"/>
        <w:shd w:val="clear" w:color="auto" w:fill="FFFFFF"/>
        <w:spacing w:before="0" w:beforeAutospacing="0" w:after="0" w:afterAutospacing="0"/>
        <w:jc w:val="center"/>
        <w:rPr>
          <w:moveTo w:id="91" w:author="Ann Lewin-Benham" w:date="2021-12-07T13:58:00Z"/>
          <w:b/>
          <w:bCs/>
          <w:color w:val="231F20"/>
        </w:rPr>
      </w:pPr>
      <w:moveToRangeStart w:id="92" w:author="Ann Lewin-Benham" w:date="2021-12-07T13:58:00Z" w:name="move89777901"/>
      <w:moveTo w:id="93" w:author="Ann Lewin-Benham" w:date="2021-12-07T13:58:00Z">
        <w:r>
          <w:rPr>
            <w:b/>
            <w:bCs/>
            <w:color w:val="231F20"/>
          </w:rPr>
          <w:t>Insert Figures 15.37 through 15.4</w:t>
        </w:r>
      </w:moveTo>
      <w:ins w:id="94" w:author="Ann Lewin-Benham" w:date="2021-12-07T14:07:00Z">
        <w:r w:rsidR="00FD79DA">
          <w:rPr>
            <w:b/>
            <w:bCs/>
            <w:color w:val="231F20"/>
          </w:rPr>
          <w:t>2</w:t>
        </w:r>
      </w:ins>
      <w:moveTo w:id="95" w:author="Ann Lewin-Benham" w:date="2021-12-07T13:58:00Z">
        <w:del w:id="96" w:author="Ann Lewin-Benham" w:date="2021-12-07T14:07:00Z">
          <w:r w:rsidDel="00FD79DA">
            <w:rPr>
              <w:b/>
              <w:bCs/>
              <w:color w:val="231F20"/>
            </w:rPr>
            <w:delText>5</w:delText>
          </w:r>
        </w:del>
        <w:r>
          <w:rPr>
            <w:b/>
            <w:bCs/>
            <w:color w:val="231F20"/>
          </w:rPr>
          <w:t xml:space="preserve">  Here – Brill Photos of the evolution of skulls – six skulls</w:t>
        </w:r>
      </w:moveTo>
    </w:p>
    <w:p w14:paraId="64B59A3A" w14:textId="5A44276E" w:rsidR="00392607" w:rsidRDefault="00392607" w:rsidP="00392607">
      <w:pPr>
        <w:pStyle w:val="NormalWeb"/>
        <w:shd w:val="clear" w:color="auto" w:fill="FFFFFF"/>
        <w:spacing w:before="0" w:beforeAutospacing="0" w:after="0" w:afterAutospacing="0"/>
        <w:rPr>
          <w:moveTo w:id="97" w:author="Ann Lewin-Benham" w:date="2021-12-07T13:58:00Z"/>
        </w:rPr>
      </w:pPr>
      <w:moveTo w:id="98" w:author="Ann Lewin-Benham" w:date="2021-12-07T13:58:00Z">
        <w:r w:rsidRPr="004E2A1F">
          <w:rPr>
            <w:b/>
            <w:bCs/>
          </w:rPr>
          <w:t>Top Row:</w:t>
        </w:r>
        <w:r>
          <w:t xml:space="preserve"> </w:t>
        </w:r>
        <w:r w:rsidRPr="00FD79DA">
          <w:rPr>
            <w:b/>
            <w:bCs/>
            <w:rPrChange w:id="99" w:author="Ann Lewin-Benham" w:date="2021-12-07T14:06:00Z">
              <w:rPr/>
            </w:rPrChange>
          </w:rPr>
          <w:t>Timeline of Skulls</w:t>
        </w:r>
        <w:r>
          <w:t xml:space="preserve">, </w:t>
        </w:r>
        <w:del w:id="100" w:author="Ann Lewin-Benham" w:date="2021-12-07T14:06:00Z">
          <w:r w:rsidDel="00FD79DA">
            <w:delText>Figs. 15.37</w:delText>
          </w:r>
        </w:del>
        <w:del w:id="101" w:author="Ann Lewin-Benham" w:date="2021-12-07T14:07:00Z">
          <w:r w:rsidDel="00FD79DA">
            <w:delText xml:space="preserve"> through Fig. 15.42.</w:delText>
          </w:r>
        </w:del>
      </w:moveTo>
    </w:p>
    <w:p w14:paraId="25EA8B4C" w14:textId="77777777" w:rsidR="00392607" w:rsidRDefault="00392607" w:rsidP="00392607">
      <w:pPr>
        <w:pStyle w:val="NormalWeb"/>
        <w:shd w:val="clear" w:color="auto" w:fill="FFFFFF"/>
        <w:spacing w:before="0" w:beforeAutospacing="0" w:after="0" w:afterAutospacing="0"/>
        <w:rPr>
          <w:moveTo w:id="102" w:author="Ann Lewin-Benham" w:date="2021-12-07T13:58:00Z"/>
        </w:rPr>
      </w:pPr>
      <w:moveTo w:id="103" w:author="Ann Lewin-Benham" w:date="2021-12-07T13:58:00Z">
        <w:r>
          <w:rPr>
            <w:b/>
            <w:bCs/>
            <w:color w:val="FF0000"/>
          </w:rPr>
          <w:t>NEED DATES FOR SKULLS 1 THROUGH 5 &amp; NAME FOR FIRST SKULL</w:t>
        </w:r>
        <w:r>
          <w:t xml:space="preserve">: </w:t>
        </w:r>
      </w:moveTo>
    </w:p>
    <w:p w14:paraId="31EEAF7D" w14:textId="32AB6F74" w:rsidR="00392607" w:rsidRDefault="00FD79DA" w:rsidP="00392607">
      <w:pPr>
        <w:pStyle w:val="NormalWeb"/>
        <w:shd w:val="clear" w:color="auto" w:fill="FFFFFF"/>
        <w:spacing w:before="0" w:beforeAutospacing="0" w:after="0" w:afterAutospacing="0"/>
        <w:rPr>
          <w:moveTo w:id="104" w:author="Ann Lewin-Benham" w:date="2021-12-07T13:58:00Z"/>
        </w:rPr>
      </w:pPr>
      <w:ins w:id="105" w:author="Ann Lewin-Benham" w:date="2021-12-07T14:09:00Z">
        <w:r>
          <w:t>Fig</w:t>
        </w:r>
      </w:ins>
      <w:moveTo w:id="106" w:author="Ann Lewin-Benham" w:date="2021-12-07T13:58:00Z">
        <w:r w:rsidR="00392607">
          <w:t xml:space="preserve">r42: First </w:t>
        </w:r>
        <w:r w:rsidR="00392607" w:rsidRPr="00CD4335">
          <w:rPr>
            <w:i/>
            <w:iCs/>
          </w:rPr>
          <w:t xml:space="preserve">Homo </w:t>
        </w:r>
        <w:r w:rsidR="00392607" w:rsidRPr="00CD4335">
          <w:t>sapiens</w:t>
        </w:r>
        <w:r w:rsidR="00392607">
          <w:t>:</w:t>
        </w:r>
        <w:r w:rsidR="00392607" w:rsidRPr="00CD4335">
          <w:t>160</w:t>
        </w:r>
        <w:r w:rsidR="00392607">
          <w:t>,000 H. Sapiens Qafzeh, Israel. 100,000  2 frontal, 2 ¾ views to right and 2 ¾ views to left.</w:t>
        </w:r>
      </w:moveTo>
    </w:p>
    <w:p w14:paraId="0181E48F" w14:textId="77777777" w:rsidR="00D129BA" w:rsidRPr="00D129BA" w:rsidRDefault="00D129BA" w:rsidP="00D129BA">
      <w:pPr>
        <w:rPr>
          <w:ins w:id="107" w:author="Ann Lewin-Benham" w:date="2021-12-07T14:10:00Z"/>
          <w:rFonts w:ascii="Times New Roman" w:hAnsi="Times New Roman" w:cs="Times New Roman"/>
          <w:sz w:val="24"/>
          <w:szCs w:val="24"/>
          <w:rPrChange w:id="108" w:author="Ann Lewin-Benham" w:date="2021-12-07T14:11:00Z">
            <w:rPr>
              <w:ins w:id="109" w:author="Ann Lewin-Benham" w:date="2021-12-07T14:10:00Z"/>
              <w:rFonts w:ascii="Times New Roman" w:hAnsi="Times New Roman" w:cs="Times New Roman"/>
              <w:b/>
              <w:bCs/>
              <w:sz w:val="24"/>
              <w:szCs w:val="24"/>
            </w:rPr>
          </w:rPrChange>
        </w:rPr>
      </w:pPr>
      <w:ins w:id="110" w:author="Ann Lewin-Benham" w:date="2021-12-07T14:10:00Z">
        <w:r w:rsidRPr="00D129BA">
          <w:rPr>
            <w:rFonts w:ascii="Times New Roman" w:hAnsi="Times New Roman" w:cs="Times New Roman"/>
            <w:sz w:val="24"/>
            <w:szCs w:val="24"/>
            <w:rPrChange w:id="111" w:author="Ann Lewin-Benham" w:date="2021-12-07T14:11:00Z">
              <w:rPr>
                <w:rFonts w:ascii="Times New Roman" w:hAnsi="Times New Roman" w:cs="Times New Roman"/>
                <w:b/>
                <w:bCs/>
                <w:sz w:val="24"/>
                <w:szCs w:val="24"/>
              </w:rPr>
            </w:rPrChange>
          </w:rPr>
          <w:t xml:space="preserve">Fig. 15.37, </w:t>
        </w:r>
        <w:r w:rsidRPr="00D129BA">
          <w:rPr>
            <w:rFonts w:ascii="Times New Roman" w:hAnsi="Times New Roman" w:cs="Times New Roman"/>
            <w:color w:val="FF0000"/>
            <w:sz w:val="24"/>
            <w:szCs w:val="24"/>
            <w:rPrChange w:id="112" w:author="Ann Lewin-Benham" w:date="2021-12-07T14:11:00Z">
              <w:rPr>
                <w:rFonts w:ascii="Times New Roman" w:hAnsi="Times New Roman" w:cs="Times New Roman"/>
                <w:b/>
                <w:bCs/>
                <w:color w:val="FF0000"/>
                <w:sz w:val="24"/>
                <w:szCs w:val="24"/>
              </w:rPr>
            </w:rPrChange>
          </w:rPr>
          <w:t>Name Missing</w:t>
        </w:r>
        <w:r w:rsidRPr="00D129BA">
          <w:rPr>
            <w:rFonts w:ascii="Times New Roman" w:hAnsi="Times New Roman" w:cs="Times New Roman"/>
            <w:sz w:val="24"/>
            <w:szCs w:val="24"/>
            <w:rPrChange w:id="113" w:author="Ann Lewin-Benham" w:date="2021-12-07T14:11:00Z">
              <w:rPr>
                <w:rFonts w:ascii="Times New Roman" w:hAnsi="Times New Roman" w:cs="Times New Roman"/>
                <w:b/>
                <w:bCs/>
                <w:sz w:val="24"/>
                <w:szCs w:val="24"/>
              </w:rPr>
            </w:rPrChange>
          </w:rPr>
          <w:t>, ID: 2001-0235W</w:t>
        </w:r>
      </w:ins>
    </w:p>
    <w:p w14:paraId="6F29E9E2" w14:textId="77777777" w:rsidR="00D129BA" w:rsidRPr="00D129BA" w:rsidRDefault="00D129BA" w:rsidP="00D129BA">
      <w:pPr>
        <w:rPr>
          <w:ins w:id="114" w:author="Ann Lewin-Benham" w:date="2021-12-07T14:10:00Z"/>
          <w:rFonts w:ascii="Times New Roman" w:hAnsi="Times New Roman" w:cs="Times New Roman"/>
          <w:sz w:val="24"/>
          <w:szCs w:val="24"/>
          <w:rPrChange w:id="115" w:author="Ann Lewin-Benham" w:date="2021-12-07T14:11:00Z">
            <w:rPr>
              <w:ins w:id="116" w:author="Ann Lewin-Benham" w:date="2021-12-07T14:10:00Z"/>
              <w:rFonts w:ascii="Times New Roman" w:hAnsi="Times New Roman" w:cs="Times New Roman"/>
              <w:b/>
              <w:bCs/>
              <w:sz w:val="24"/>
              <w:szCs w:val="24"/>
            </w:rPr>
          </w:rPrChange>
        </w:rPr>
      </w:pPr>
      <w:ins w:id="117" w:author="Ann Lewin-Benham" w:date="2021-12-07T14:10:00Z">
        <w:r w:rsidRPr="00D129BA">
          <w:rPr>
            <w:rFonts w:ascii="Times New Roman" w:hAnsi="Times New Roman" w:cs="Times New Roman"/>
            <w:sz w:val="24"/>
            <w:szCs w:val="24"/>
            <w:rPrChange w:id="118" w:author="Ann Lewin-Benham" w:date="2021-12-07T14:11:00Z">
              <w:rPr>
                <w:rFonts w:ascii="Times New Roman" w:hAnsi="Times New Roman" w:cs="Times New Roman"/>
                <w:b/>
                <w:bCs/>
                <w:sz w:val="24"/>
                <w:szCs w:val="24"/>
              </w:rPr>
            </w:rPrChange>
          </w:rPr>
          <w:t>Fig. 15.38 Aafarensis Rec, ID: Aafarensis RecLW</w:t>
        </w:r>
      </w:ins>
    </w:p>
    <w:p w14:paraId="35FE7C30" w14:textId="77777777" w:rsidR="00D129BA" w:rsidRPr="00D129BA" w:rsidRDefault="00D129BA" w:rsidP="00D129BA">
      <w:pPr>
        <w:rPr>
          <w:ins w:id="119" w:author="Ann Lewin-Benham" w:date="2021-12-07T14:10:00Z"/>
          <w:rFonts w:ascii="Times New Roman" w:hAnsi="Times New Roman" w:cs="Times New Roman"/>
          <w:sz w:val="24"/>
          <w:szCs w:val="24"/>
          <w:rPrChange w:id="120" w:author="Ann Lewin-Benham" w:date="2021-12-07T14:11:00Z">
            <w:rPr>
              <w:ins w:id="121" w:author="Ann Lewin-Benham" w:date="2021-12-07T14:10:00Z"/>
              <w:rFonts w:ascii="Times New Roman" w:hAnsi="Times New Roman" w:cs="Times New Roman"/>
              <w:b/>
              <w:bCs/>
              <w:sz w:val="24"/>
              <w:szCs w:val="24"/>
            </w:rPr>
          </w:rPrChange>
        </w:rPr>
      </w:pPr>
      <w:ins w:id="122" w:author="Ann Lewin-Benham" w:date="2021-12-07T14:10:00Z">
        <w:r w:rsidRPr="00D129BA">
          <w:rPr>
            <w:rFonts w:ascii="Times New Roman" w:hAnsi="Times New Roman" w:cs="Times New Roman"/>
            <w:sz w:val="24"/>
            <w:szCs w:val="24"/>
            <w:rPrChange w:id="123" w:author="Ann Lewin-Benham" w:date="2021-12-07T14:11:00Z">
              <w:rPr>
                <w:rFonts w:ascii="Times New Roman" w:hAnsi="Times New Roman" w:cs="Times New Roman"/>
                <w:b/>
                <w:bCs/>
                <w:sz w:val="24"/>
                <w:szCs w:val="24"/>
              </w:rPr>
            </w:rPrChange>
          </w:rPr>
          <w:t>Fig. 15.39 AgarhiRecTW, ID: AgarhiRecTW</w:t>
        </w:r>
      </w:ins>
    </w:p>
    <w:p w14:paraId="7EEF10D4" w14:textId="77777777" w:rsidR="00D129BA" w:rsidRPr="00D129BA" w:rsidRDefault="00D129BA" w:rsidP="00D129BA">
      <w:pPr>
        <w:rPr>
          <w:ins w:id="124" w:author="Ann Lewin-Benham" w:date="2021-12-07T14:10:00Z"/>
          <w:rFonts w:ascii="Times New Roman" w:hAnsi="Times New Roman" w:cs="Times New Roman"/>
          <w:sz w:val="24"/>
          <w:szCs w:val="24"/>
          <w:rPrChange w:id="125" w:author="Ann Lewin-Benham" w:date="2021-12-07T14:11:00Z">
            <w:rPr>
              <w:ins w:id="126" w:author="Ann Lewin-Benham" w:date="2021-12-07T14:10:00Z"/>
              <w:rFonts w:ascii="Times New Roman" w:hAnsi="Times New Roman" w:cs="Times New Roman"/>
              <w:b/>
              <w:bCs/>
              <w:sz w:val="24"/>
              <w:szCs w:val="24"/>
            </w:rPr>
          </w:rPrChange>
        </w:rPr>
      </w:pPr>
      <w:ins w:id="127" w:author="Ann Lewin-Benham" w:date="2021-12-07T14:10:00Z">
        <w:r w:rsidRPr="00D129BA">
          <w:rPr>
            <w:rFonts w:ascii="Times New Roman" w:hAnsi="Times New Roman" w:cs="Times New Roman"/>
            <w:sz w:val="24"/>
            <w:szCs w:val="24"/>
            <w:rPrChange w:id="128" w:author="Ann Lewin-Benham" w:date="2021-12-07T14:11:00Z">
              <w:rPr>
                <w:rFonts w:ascii="Times New Roman" w:hAnsi="Times New Roman" w:cs="Times New Roman"/>
                <w:b/>
                <w:bCs/>
                <w:sz w:val="24"/>
                <w:szCs w:val="24"/>
              </w:rPr>
            </w:rPrChange>
          </w:rPr>
          <w:t>Fig. 15.40 H. erectus, ID: 3733FW</w:t>
        </w:r>
      </w:ins>
    </w:p>
    <w:p w14:paraId="34659B96" w14:textId="77777777" w:rsidR="00D129BA" w:rsidRPr="00D129BA" w:rsidRDefault="00D129BA" w:rsidP="00D129BA">
      <w:pPr>
        <w:rPr>
          <w:ins w:id="129" w:author="Ann Lewin-Benham" w:date="2021-12-07T14:10:00Z"/>
          <w:rFonts w:ascii="Times New Roman" w:hAnsi="Times New Roman" w:cs="Times New Roman"/>
          <w:sz w:val="24"/>
          <w:szCs w:val="24"/>
          <w:rPrChange w:id="130" w:author="Ann Lewin-Benham" w:date="2021-12-07T14:11:00Z">
            <w:rPr>
              <w:ins w:id="131" w:author="Ann Lewin-Benham" w:date="2021-12-07T14:10:00Z"/>
              <w:rFonts w:ascii="Times New Roman" w:hAnsi="Times New Roman" w:cs="Times New Roman"/>
              <w:b/>
              <w:bCs/>
              <w:sz w:val="24"/>
              <w:szCs w:val="24"/>
            </w:rPr>
          </w:rPrChange>
        </w:rPr>
      </w:pPr>
      <w:ins w:id="132" w:author="Ann Lewin-Benham" w:date="2021-12-07T14:10:00Z">
        <w:r w:rsidRPr="00D129BA">
          <w:rPr>
            <w:rFonts w:ascii="Times New Roman" w:hAnsi="Times New Roman" w:cs="Times New Roman"/>
            <w:sz w:val="24"/>
            <w:szCs w:val="24"/>
            <w:rPrChange w:id="133" w:author="Ann Lewin-Benham" w:date="2021-12-07T14:11:00Z">
              <w:rPr>
                <w:rFonts w:ascii="Times New Roman" w:hAnsi="Times New Roman" w:cs="Times New Roman"/>
                <w:b/>
                <w:bCs/>
                <w:sz w:val="24"/>
                <w:szCs w:val="24"/>
              </w:rPr>
            </w:rPrChange>
          </w:rPr>
          <w:t>Fig. 15.41 H. erectus Peking, ID: WtFWoooooooooooo</w:t>
        </w:r>
      </w:ins>
    </w:p>
    <w:p w14:paraId="390EAC06" w14:textId="77777777" w:rsidR="00D129BA" w:rsidRPr="00D129BA" w:rsidRDefault="00D129BA" w:rsidP="00D129BA">
      <w:pPr>
        <w:rPr>
          <w:ins w:id="134" w:author="Ann Lewin-Benham" w:date="2021-12-07T14:10:00Z"/>
          <w:rFonts w:ascii="Times New Roman" w:hAnsi="Times New Roman" w:cs="Times New Roman"/>
          <w:sz w:val="24"/>
          <w:szCs w:val="24"/>
          <w:rPrChange w:id="135" w:author="Ann Lewin-Benham" w:date="2021-12-07T14:11:00Z">
            <w:rPr>
              <w:ins w:id="136" w:author="Ann Lewin-Benham" w:date="2021-12-07T14:10:00Z"/>
              <w:rFonts w:ascii="Times New Roman" w:hAnsi="Times New Roman" w:cs="Times New Roman"/>
              <w:b/>
              <w:bCs/>
              <w:sz w:val="24"/>
              <w:szCs w:val="24"/>
            </w:rPr>
          </w:rPrChange>
        </w:rPr>
      </w:pPr>
      <w:ins w:id="137" w:author="Ann Lewin-Benham" w:date="2021-12-07T14:10:00Z">
        <w:r w:rsidRPr="00D129BA">
          <w:rPr>
            <w:rFonts w:ascii="Times New Roman" w:hAnsi="Times New Roman" w:cs="Times New Roman"/>
            <w:sz w:val="24"/>
            <w:szCs w:val="24"/>
            <w:rPrChange w:id="138" w:author="Ann Lewin-Benham" w:date="2021-12-07T14:11:00Z">
              <w:rPr>
                <w:rFonts w:ascii="Times New Roman" w:hAnsi="Times New Roman" w:cs="Times New Roman"/>
                <w:b/>
                <w:bCs/>
                <w:sz w:val="24"/>
                <w:szCs w:val="24"/>
              </w:rPr>
            </w:rPrChange>
          </w:rPr>
          <w:t>Fig. 15.42. H. sapiens, ID: Qafzeh 9 WtLW</w:t>
        </w:r>
        <w:r w:rsidRPr="00D129BA">
          <w:rPr>
            <w:rFonts w:ascii="Times New Roman" w:hAnsi="Times New Roman" w:cs="Times New Roman"/>
            <w:sz w:val="24"/>
            <w:szCs w:val="24"/>
            <w:rPrChange w:id="139" w:author="Ann Lewin-Benham" w:date="2021-12-07T14:11:00Z">
              <w:rPr>
                <w:rFonts w:ascii="Times New Roman" w:hAnsi="Times New Roman" w:cs="Times New Roman"/>
                <w:b/>
                <w:bCs/>
                <w:sz w:val="24"/>
                <w:szCs w:val="24"/>
              </w:rPr>
            </w:rPrChange>
          </w:rPr>
          <w:tab/>
        </w:r>
      </w:ins>
    </w:p>
    <w:p w14:paraId="0A9D5135" w14:textId="77777777" w:rsidR="00FD79DA" w:rsidRDefault="00FD79DA" w:rsidP="00392607">
      <w:pPr>
        <w:pStyle w:val="NormalWeb"/>
        <w:shd w:val="clear" w:color="auto" w:fill="FFFFFF"/>
        <w:spacing w:before="0" w:beforeAutospacing="0" w:after="0" w:afterAutospacing="0"/>
        <w:rPr>
          <w:ins w:id="140" w:author="Ann Lewin-Benham" w:date="2021-12-07T14:10:00Z"/>
          <w:b/>
          <w:bCs/>
        </w:rPr>
      </w:pPr>
    </w:p>
    <w:p w14:paraId="047446F9" w14:textId="77777777" w:rsidR="00FD79DA" w:rsidRDefault="00FD79DA" w:rsidP="00392607">
      <w:pPr>
        <w:pStyle w:val="NormalWeb"/>
        <w:shd w:val="clear" w:color="auto" w:fill="FFFFFF"/>
        <w:spacing w:before="0" w:beforeAutospacing="0" w:after="0" w:afterAutospacing="0"/>
        <w:rPr>
          <w:ins w:id="141" w:author="Ann Lewin-Benham" w:date="2021-12-07T14:10:00Z"/>
          <w:b/>
          <w:bCs/>
        </w:rPr>
      </w:pPr>
    </w:p>
    <w:p w14:paraId="2CCF0FD3" w14:textId="7340FDDE" w:rsidR="00392607" w:rsidRDefault="00392607" w:rsidP="00392607">
      <w:pPr>
        <w:pStyle w:val="NormalWeb"/>
        <w:shd w:val="clear" w:color="auto" w:fill="FFFFFF"/>
        <w:spacing w:before="0" w:beforeAutospacing="0" w:after="0" w:afterAutospacing="0"/>
        <w:rPr>
          <w:moveTo w:id="142" w:author="Ann Lewin-Benham" w:date="2021-12-07T13:58:00Z"/>
          <w:b/>
          <w:bCs/>
        </w:rPr>
      </w:pPr>
      <w:moveTo w:id="143" w:author="Ann Lewin-Benham" w:date="2021-12-07T13:58:00Z">
        <w:r>
          <w:rPr>
            <w:b/>
            <w:bCs/>
          </w:rPr>
          <w:t xml:space="preserve">Bottom Row: </w:t>
        </w:r>
      </w:moveTo>
      <w:ins w:id="144" w:author="Ann Lewin-Benham" w:date="2021-12-07T14:11:00Z">
        <w:r w:rsidR="00D129BA">
          <w:rPr>
            <w:b/>
            <w:bCs/>
          </w:rPr>
          <w:t xml:space="preserve">                                                                                                                                                                                                                                                                                                                                    </w:t>
        </w:r>
      </w:ins>
    </w:p>
    <w:p w14:paraId="1E9EDB16" w14:textId="77777777" w:rsidR="00392607" w:rsidRDefault="00392607" w:rsidP="00392607">
      <w:pPr>
        <w:pStyle w:val="NormalWeb"/>
        <w:shd w:val="clear" w:color="auto" w:fill="FFFFFF"/>
        <w:spacing w:before="0" w:beforeAutospacing="0" w:after="0" w:afterAutospacing="0"/>
        <w:rPr>
          <w:moveTo w:id="145" w:author="Ann Lewin-Benham" w:date="2021-12-07T13:58:00Z"/>
        </w:rPr>
      </w:pPr>
      <w:moveTo w:id="146" w:author="Ann Lewin-Benham" w:date="2021-12-07T13:58:00Z">
        <w:r>
          <w:t>Fig. 15:43 - Lucy walking, 7 positions</w:t>
        </w:r>
      </w:moveTo>
    </w:p>
    <w:p w14:paraId="4F478EC4" w14:textId="77777777" w:rsidR="00392607" w:rsidRDefault="00392607" w:rsidP="00392607">
      <w:pPr>
        <w:pStyle w:val="NormalWeb"/>
        <w:shd w:val="clear" w:color="auto" w:fill="FFFFFF"/>
        <w:spacing w:before="0" w:beforeAutospacing="0" w:after="0" w:afterAutospacing="0"/>
        <w:rPr>
          <w:moveTo w:id="147" w:author="Ann Lewin-Benham" w:date="2021-12-07T13:58:00Z"/>
        </w:rPr>
      </w:pPr>
      <w:moveTo w:id="148" w:author="Ann Lewin-Benham" w:date="2021-12-07T13:58:00Z">
        <w:r>
          <w:t>Fig. 15.44 - Modern Homo sapiens</w:t>
        </w:r>
      </w:moveTo>
    </w:p>
    <w:p w14:paraId="073CE2C1" w14:textId="368873B5" w:rsidR="00392607" w:rsidRPr="004E2A1F" w:rsidRDefault="00392607" w:rsidP="00392607">
      <w:pPr>
        <w:pStyle w:val="NormalWeb"/>
        <w:shd w:val="clear" w:color="auto" w:fill="FFFFFF"/>
        <w:spacing w:before="0" w:beforeAutospacing="0" w:after="0" w:afterAutospacing="0"/>
        <w:rPr>
          <w:moveTo w:id="149" w:author="Ann Lewin-Benham" w:date="2021-12-07T13:58:00Z"/>
        </w:rPr>
      </w:pPr>
      <w:moveTo w:id="150" w:author="Ann Lewin-Benham" w:date="2021-12-07T13:58:00Z">
        <w:r>
          <w:t>Fig. 15.45</w:t>
        </w:r>
        <w:del w:id="151" w:author="Ann Lewin-Benham" w:date="2021-12-07T14:13:00Z">
          <w:r w:rsidDel="00D129BA">
            <w:delText xml:space="preserve"> –</w:delText>
          </w:r>
        </w:del>
        <w:r>
          <w:t xml:space="preserve"> </w:t>
        </w:r>
      </w:moveTo>
      <w:ins w:id="152" w:author="Ann Lewin-Benham" w:date="2021-12-07T14:13:00Z">
        <w:r w:rsidR="00D129BA">
          <w:t>(</w:t>
        </w:r>
      </w:ins>
      <w:moveTo w:id="153" w:author="Ann Lewin-Benham" w:date="2021-12-07T13:58:00Z">
        <w:r>
          <w:t>under Fig. 15.44</w:t>
        </w:r>
      </w:moveTo>
      <w:ins w:id="154" w:author="Ann Lewin-Benham" w:date="2021-12-07T14:13:00Z">
        <w:r w:rsidR="00D129BA">
          <w:t>)</w:t>
        </w:r>
      </w:ins>
      <w:moveTo w:id="155" w:author="Ann Lewin-Benham" w:date="2021-12-07T13:58:00Z">
        <w:r>
          <w:t>: Setup for photo shoot</w:t>
        </w:r>
      </w:moveTo>
    </w:p>
    <w:moveToRangeEnd w:id="92"/>
    <w:p w14:paraId="75C4E1E3" w14:textId="1D1AB30F" w:rsidR="00A472A6" w:rsidRDefault="00A472A6" w:rsidP="00DE75D2">
      <w:pPr>
        <w:rPr>
          <w:rFonts w:ascii="Times New Roman" w:hAnsi="Times New Roman" w:cs="Times New Roman"/>
          <w:sz w:val="24"/>
          <w:szCs w:val="24"/>
        </w:rPr>
      </w:pPr>
    </w:p>
    <w:p w14:paraId="24540803" w14:textId="3D58A946" w:rsidR="00A472A6" w:rsidRDefault="00A472A6" w:rsidP="00DE75D2">
      <w:pPr>
        <w:rPr>
          <w:rFonts w:ascii="Times New Roman" w:hAnsi="Times New Roman" w:cs="Times New Roman"/>
          <w:b/>
          <w:bCs/>
          <w:sz w:val="24"/>
          <w:szCs w:val="24"/>
        </w:rPr>
      </w:pPr>
      <w:del w:id="156" w:author="Ann Lewin-Benham" w:date="2021-12-07T14:12:00Z">
        <w:r w:rsidDel="00D129BA">
          <w:rPr>
            <w:rFonts w:ascii="Times New Roman" w:hAnsi="Times New Roman" w:cs="Times New Roman"/>
            <w:b/>
            <w:bCs/>
            <w:sz w:val="24"/>
            <w:szCs w:val="24"/>
          </w:rPr>
          <w:delText>Insert 2-page photo-spread</w:delText>
        </w:r>
        <w:r w:rsidR="008A75DC" w:rsidDel="00D129BA">
          <w:rPr>
            <w:rFonts w:ascii="Times New Roman" w:hAnsi="Times New Roman" w:cs="Times New Roman"/>
            <w:b/>
            <w:bCs/>
            <w:sz w:val="24"/>
            <w:szCs w:val="24"/>
          </w:rPr>
          <w:delText>, la</w:delText>
        </w:r>
      </w:del>
      <w:ins w:id="157" w:author="Ann Lewin-Benham" w:date="2021-12-07T14:12:00Z">
        <w:r w:rsidR="00D129BA">
          <w:rPr>
            <w:rFonts w:ascii="Times New Roman" w:hAnsi="Times New Roman" w:cs="Times New Roman"/>
            <w:b/>
            <w:bCs/>
            <w:sz w:val="24"/>
            <w:szCs w:val="24"/>
          </w:rPr>
          <w:t>La</w:t>
        </w:r>
      </w:ins>
      <w:r w:rsidR="008A75DC">
        <w:rPr>
          <w:rFonts w:ascii="Times New Roman" w:hAnsi="Times New Roman" w:cs="Times New Roman"/>
          <w:b/>
          <w:bCs/>
          <w:sz w:val="24"/>
          <w:szCs w:val="24"/>
        </w:rPr>
        <w:t xml:space="preserve">yout designed </w:t>
      </w:r>
      <w:ins w:id="158" w:author="Ann Lewin-Benham" w:date="2021-12-07T13:52:00Z">
        <w:r w:rsidR="001319CD">
          <w:rPr>
            <w:rFonts w:ascii="Times New Roman" w:hAnsi="Times New Roman" w:cs="Times New Roman"/>
            <w:b/>
            <w:bCs/>
            <w:sz w:val="24"/>
            <w:szCs w:val="24"/>
          </w:rPr>
          <w:t xml:space="preserve">and images </w:t>
        </w:r>
      </w:ins>
      <w:r w:rsidR="008A75DC">
        <w:rPr>
          <w:rFonts w:ascii="Times New Roman" w:hAnsi="Times New Roman" w:cs="Times New Roman"/>
          <w:b/>
          <w:bCs/>
          <w:sz w:val="24"/>
          <w:szCs w:val="24"/>
        </w:rPr>
        <w:t>by David L. Brill</w:t>
      </w:r>
      <w:ins w:id="159" w:author="Ann Lewin-Benham" w:date="2021-12-07T13:52:00Z">
        <w:r w:rsidR="001319CD">
          <w:rPr>
            <w:rFonts w:ascii="Times New Roman" w:hAnsi="Times New Roman" w:cs="Times New Roman"/>
            <w:b/>
            <w:bCs/>
            <w:sz w:val="24"/>
            <w:szCs w:val="24"/>
          </w:rPr>
          <w:t>:</w:t>
        </w:r>
      </w:ins>
      <w:del w:id="160" w:author="Ann Lewin-Benham" w:date="2021-12-07T13:52:00Z">
        <w:r w:rsidR="008A75DC" w:rsidDel="001319CD">
          <w:rPr>
            <w:rFonts w:ascii="Times New Roman" w:hAnsi="Times New Roman" w:cs="Times New Roman"/>
            <w:b/>
            <w:bCs/>
            <w:sz w:val="24"/>
            <w:szCs w:val="24"/>
          </w:rPr>
          <w:delText>,</w:delText>
        </w:r>
        <w:r w:rsidDel="001319CD">
          <w:rPr>
            <w:rFonts w:ascii="Times New Roman" w:hAnsi="Times New Roman" w:cs="Times New Roman"/>
            <w:b/>
            <w:bCs/>
            <w:sz w:val="24"/>
            <w:szCs w:val="24"/>
          </w:rPr>
          <w:delText xml:space="preserve"> of</w:delText>
        </w:r>
      </w:del>
      <w:r>
        <w:rPr>
          <w:rFonts w:ascii="Times New Roman" w:hAnsi="Times New Roman" w:cs="Times New Roman"/>
          <w:b/>
          <w:bCs/>
          <w:sz w:val="24"/>
          <w:szCs w:val="24"/>
        </w:rPr>
        <w:t xml:space="preserve"> </w:t>
      </w:r>
      <w:r w:rsidR="00234D98">
        <w:rPr>
          <w:rFonts w:ascii="Times New Roman" w:hAnsi="Times New Roman" w:cs="Times New Roman"/>
          <w:b/>
          <w:bCs/>
          <w:sz w:val="24"/>
          <w:szCs w:val="24"/>
        </w:rPr>
        <w:t xml:space="preserve">extinct </w:t>
      </w:r>
      <w:r>
        <w:rPr>
          <w:rFonts w:ascii="Times New Roman" w:hAnsi="Times New Roman" w:cs="Times New Roman"/>
          <w:b/>
          <w:bCs/>
          <w:sz w:val="24"/>
          <w:szCs w:val="24"/>
        </w:rPr>
        <w:t>skulls</w:t>
      </w:r>
      <w:r w:rsidR="00234D98">
        <w:rPr>
          <w:rFonts w:ascii="Times New Roman" w:hAnsi="Times New Roman" w:cs="Times New Roman"/>
          <w:b/>
          <w:bCs/>
          <w:sz w:val="24"/>
          <w:szCs w:val="24"/>
        </w:rPr>
        <w:t xml:space="preserve"> an</w:t>
      </w:r>
      <w:r w:rsidR="009200DC">
        <w:rPr>
          <w:rFonts w:ascii="Times New Roman" w:hAnsi="Times New Roman" w:cs="Times New Roman"/>
          <w:b/>
          <w:bCs/>
          <w:sz w:val="24"/>
          <w:szCs w:val="24"/>
        </w:rPr>
        <w:t>d</w:t>
      </w:r>
      <w:r w:rsidR="008A75DC">
        <w:rPr>
          <w:rFonts w:ascii="Times New Roman" w:hAnsi="Times New Roman" w:cs="Times New Roman"/>
          <w:b/>
          <w:bCs/>
          <w:sz w:val="24"/>
          <w:szCs w:val="24"/>
        </w:rPr>
        <w:t xml:space="preserve"> </w:t>
      </w:r>
      <w:r>
        <w:rPr>
          <w:rFonts w:ascii="Times New Roman" w:hAnsi="Times New Roman" w:cs="Times New Roman"/>
          <w:b/>
          <w:bCs/>
          <w:sz w:val="24"/>
          <w:szCs w:val="24"/>
        </w:rPr>
        <w:t>skeletons,</w:t>
      </w:r>
      <w:r w:rsidR="008A75DC">
        <w:rPr>
          <w:rFonts w:ascii="Times New Roman" w:hAnsi="Times New Roman" w:cs="Times New Roman"/>
          <w:b/>
          <w:bCs/>
          <w:sz w:val="24"/>
          <w:szCs w:val="24"/>
        </w:rPr>
        <w:t xml:space="preserve"> a modern skeleton,</w:t>
      </w:r>
      <w:r>
        <w:rPr>
          <w:rFonts w:ascii="Times New Roman" w:hAnsi="Times New Roman" w:cs="Times New Roman"/>
          <w:b/>
          <w:bCs/>
          <w:sz w:val="24"/>
          <w:szCs w:val="24"/>
        </w:rPr>
        <w:t xml:space="preserve"> and a skull with</w:t>
      </w:r>
      <w:r w:rsidR="008A75DC">
        <w:rPr>
          <w:rFonts w:ascii="Times New Roman" w:hAnsi="Times New Roman" w:cs="Times New Roman"/>
          <w:b/>
          <w:bCs/>
          <w:sz w:val="24"/>
          <w:szCs w:val="24"/>
        </w:rPr>
        <w:t xml:space="preserve"> Brill’s</w:t>
      </w:r>
      <w:r>
        <w:rPr>
          <w:rFonts w:ascii="Times New Roman" w:hAnsi="Times New Roman" w:cs="Times New Roman"/>
          <w:b/>
          <w:bCs/>
          <w:sz w:val="24"/>
          <w:szCs w:val="24"/>
        </w:rPr>
        <w:t xml:space="preserve"> lighting</w:t>
      </w:r>
      <w:r w:rsidR="004B38DA">
        <w:rPr>
          <w:rFonts w:ascii="Times New Roman" w:hAnsi="Times New Roman" w:cs="Times New Roman"/>
          <w:b/>
          <w:bCs/>
          <w:sz w:val="24"/>
          <w:szCs w:val="24"/>
        </w:rPr>
        <w:t xml:space="preserve"> apparatus</w:t>
      </w:r>
      <w:r w:rsidR="009200DC">
        <w:rPr>
          <w:rFonts w:ascii="Times New Roman" w:hAnsi="Times New Roman" w:cs="Times New Roman"/>
          <w:b/>
          <w:bCs/>
          <w:sz w:val="24"/>
          <w:szCs w:val="24"/>
        </w:rPr>
        <w:t>:</w:t>
      </w:r>
      <w:r w:rsidR="004B38DA">
        <w:rPr>
          <w:rFonts w:ascii="Times New Roman" w:hAnsi="Times New Roman" w:cs="Times New Roman"/>
          <w:b/>
          <w:bCs/>
          <w:sz w:val="24"/>
          <w:szCs w:val="24"/>
        </w:rPr>
        <w:t xml:space="preserve"> </w:t>
      </w:r>
      <w:r w:rsidR="00444DDB">
        <w:rPr>
          <w:rFonts w:ascii="Times New Roman" w:hAnsi="Times New Roman" w:cs="Times New Roman"/>
          <w:b/>
          <w:bCs/>
          <w:sz w:val="24"/>
          <w:szCs w:val="24"/>
        </w:rPr>
        <w:t xml:space="preserve"> </w:t>
      </w:r>
    </w:p>
    <w:p w14:paraId="40A5FCCF" w14:textId="1460CE46" w:rsidR="009200DC" w:rsidRPr="009200DC" w:rsidRDefault="009200DC" w:rsidP="00DE75D2">
      <w:pPr>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del w:id="161" w:author="Ann Lewin-Benham" w:date="2021-12-07T14:46:00Z">
        <w:r w:rsidR="00862D29" w:rsidDel="00C47657">
          <w:rPr>
            <w:rFonts w:ascii="Times New Roman" w:hAnsi="Times New Roman" w:cs="Times New Roman"/>
            <w:b/>
            <w:bCs/>
            <w:color w:val="FF0000"/>
            <w:sz w:val="24"/>
            <w:szCs w:val="24"/>
          </w:rPr>
          <w:delText xml:space="preserve"> </w:delText>
        </w:r>
      </w:del>
      <w:r>
        <w:rPr>
          <w:rFonts w:ascii="Times New Roman" w:hAnsi="Times New Roman" w:cs="Times New Roman"/>
          <w:b/>
          <w:bCs/>
          <w:color w:val="FF0000"/>
          <w:sz w:val="24"/>
          <w:szCs w:val="24"/>
        </w:rPr>
        <w:t xml:space="preserve">Brill: Please choose whatever you think is the correct placement of the 2-page spread; I </w:t>
      </w:r>
      <w:del w:id="162" w:author="Ann Lewin-Benham" w:date="2021-12-07T14:47:00Z">
        <w:r w:rsidDel="005756C5">
          <w:rPr>
            <w:rFonts w:ascii="Times New Roman" w:hAnsi="Times New Roman" w:cs="Times New Roman"/>
            <w:b/>
            <w:bCs/>
            <w:color w:val="FF0000"/>
            <w:sz w:val="24"/>
            <w:szCs w:val="24"/>
          </w:rPr>
          <w:delText xml:space="preserve">have </w:delText>
        </w:r>
      </w:del>
      <w:ins w:id="163" w:author="Ann Lewin-Benham" w:date="2021-12-07T14:00:00Z">
        <w:r w:rsidR="00392607">
          <w:rPr>
            <w:rFonts w:ascii="Times New Roman" w:hAnsi="Times New Roman" w:cs="Times New Roman"/>
            <w:b/>
            <w:bCs/>
            <w:color w:val="FF0000"/>
            <w:sz w:val="24"/>
            <w:szCs w:val="24"/>
          </w:rPr>
          <w:t>do not know what</w:t>
        </w:r>
      </w:ins>
      <w:del w:id="164" w:author="Ann Lewin-Benham" w:date="2021-12-07T14:00:00Z">
        <w:r w:rsidDel="00392607">
          <w:rPr>
            <w:rFonts w:ascii="Times New Roman" w:hAnsi="Times New Roman" w:cs="Times New Roman"/>
            <w:b/>
            <w:bCs/>
            <w:color w:val="FF0000"/>
            <w:sz w:val="24"/>
            <w:szCs w:val="24"/>
          </w:rPr>
          <w:delText>no feeling for</w:delText>
        </w:r>
      </w:del>
      <w:r>
        <w:rPr>
          <w:rFonts w:ascii="Times New Roman" w:hAnsi="Times New Roman" w:cs="Times New Roman"/>
          <w:b/>
          <w:bCs/>
          <w:color w:val="FF0000"/>
          <w:sz w:val="24"/>
          <w:szCs w:val="24"/>
        </w:rPr>
        <w:t xml:space="preserve"> the “best” placement </w:t>
      </w:r>
      <w:ins w:id="165" w:author="Ann Lewin-Benham" w:date="2021-12-07T14:00:00Z">
        <w:r w:rsidR="00F017BA">
          <w:rPr>
            <w:rFonts w:ascii="Times New Roman" w:hAnsi="Times New Roman" w:cs="Times New Roman"/>
            <w:b/>
            <w:bCs/>
            <w:color w:val="FF0000"/>
            <w:sz w:val="24"/>
            <w:szCs w:val="24"/>
          </w:rPr>
          <w:t xml:space="preserve">is </w:t>
        </w:r>
      </w:ins>
      <w:r>
        <w:rPr>
          <w:rFonts w:ascii="Times New Roman" w:hAnsi="Times New Roman" w:cs="Times New Roman"/>
          <w:b/>
          <w:bCs/>
          <w:color w:val="FF0000"/>
          <w:sz w:val="24"/>
          <w:szCs w:val="24"/>
        </w:rPr>
        <w:t>and, as always, will value your judgment.)</w:t>
      </w:r>
    </w:p>
    <w:p w14:paraId="7365FEEC" w14:textId="493B1612" w:rsidR="005D7AAD" w:rsidRDefault="00153FA2" w:rsidP="00DE75D2">
      <w:pPr>
        <w:rPr>
          <w:rFonts w:ascii="Times New Roman" w:hAnsi="Times New Roman" w:cs="Times New Roman"/>
          <w:b/>
          <w:bCs/>
          <w:sz w:val="24"/>
          <w:szCs w:val="24"/>
        </w:rPr>
      </w:pPr>
      <w:del w:id="166" w:author="Ann Lewin-Benham" w:date="2021-12-07T14:10:00Z">
        <w:r w:rsidDel="00FD79DA">
          <w:rPr>
            <w:rFonts w:ascii="Times New Roman" w:hAnsi="Times New Roman" w:cs="Times New Roman"/>
            <w:b/>
            <w:bCs/>
            <w:sz w:val="24"/>
            <w:szCs w:val="24"/>
          </w:rPr>
          <w:delText>T</w:delText>
        </w:r>
        <w:r w:rsidR="00402921" w:rsidDel="00FD79DA">
          <w:rPr>
            <w:rFonts w:ascii="Times New Roman" w:hAnsi="Times New Roman" w:cs="Times New Roman"/>
            <w:b/>
            <w:bCs/>
            <w:sz w:val="24"/>
            <w:szCs w:val="24"/>
          </w:rPr>
          <w:delText xml:space="preserve">op row, </w:delText>
        </w:r>
        <w:r w:rsidR="004B38DA" w:rsidDel="00FD79DA">
          <w:rPr>
            <w:rFonts w:ascii="Times New Roman" w:hAnsi="Times New Roman" w:cs="Times New Roman"/>
            <w:b/>
            <w:bCs/>
            <w:sz w:val="24"/>
            <w:szCs w:val="24"/>
          </w:rPr>
          <w:delText>left to right</w:delText>
        </w:r>
        <w:r w:rsidDel="00FD79DA">
          <w:rPr>
            <w:rFonts w:ascii="Times New Roman" w:hAnsi="Times New Roman" w:cs="Times New Roman"/>
            <w:b/>
            <w:bCs/>
            <w:sz w:val="24"/>
            <w:szCs w:val="24"/>
          </w:rPr>
          <w:delText>, 6 skulls</w:delText>
        </w:r>
        <w:r w:rsidR="004B38DA" w:rsidDel="00FD79DA">
          <w:rPr>
            <w:rFonts w:ascii="Times New Roman" w:hAnsi="Times New Roman" w:cs="Times New Roman"/>
            <w:b/>
            <w:bCs/>
            <w:sz w:val="24"/>
            <w:szCs w:val="24"/>
          </w:rPr>
          <w:delText>:</w:delText>
        </w:r>
      </w:del>
      <w:r w:rsidR="000B2C0F">
        <w:rPr>
          <w:rFonts w:ascii="Times New Roman" w:hAnsi="Times New Roman" w:cs="Times New Roman"/>
          <w:b/>
          <w:bCs/>
          <w:sz w:val="24"/>
          <w:szCs w:val="24"/>
        </w:rPr>
        <w:t xml:space="preserve"> </w:t>
      </w:r>
    </w:p>
    <w:p w14:paraId="64A75DDF" w14:textId="0B9E2A3D" w:rsidR="005D7AAD" w:rsidDel="00FD79DA" w:rsidRDefault="007B5B12" w:rsidP="00DE75D2">
      <w:pPr>
        <w:rPr>
          <w:del w:id="167" w:author="Ann Lewin-Benham" w:date="2021-12-07T14:10:00Z"/>
          <w:rFonts w:ascii="Times New Roman" w:hAnsi="Times New Roman" w:cs="Times New Roman"/>
          <w:b/>
          <w:bCs/>
          <w:sz w:val="24"/>
          <w:szCs w:val="24"/>
        </w:rPr>
      </w:pPr>
      <w:del w:id="168" w:author="Ann Lewin-Benham" w:date="2021-12-07T14:10:00Z">
        <w:r w:rsidDel="00FD79DA">
          <w:rPr>
            <w:rFonts w:ascii="Times New Roman" w:hAnsi="Times New Roman" w:cs="Times New Roman"/>
            <w:b/>
            <w:bCs/>
            <w:sz w:val="24"/>
            <w:szCs w:val="24"/>
          </w:rPr>
          <w:delText xml:space="preserve">Fig. </w:delText>
        </w:r>
        <w:r w:rsidR="000B2C0F" w:rsidDel="00FD79DA">
          <w:rPr>
            <w:rFonts w:ascii="Times New Roman" w:hAnsi="Times New Roman" w:cs="Times New Roman"/>
            <w:b/>
            <w:bCs/>
            <w:sz w:val="24"/>
            <w:szCs w:val="24"/>
          </w:rPr>
          <w:delText>1</w:delText>
        </w:r>
        <w:r w:rsidDel="00FD79DA">
          <w:rPr>
            <w:rFonts w:ascii="Times New Roman" w:hAnsi="Times New Roman" w:cs="Times New Roman"/>
            <w:b/>
            <w:bCs/>
            <w:sz w:val="24"/>
            <w:szCs w:val="24"/>
          </w:rPr>
          <w:delText>5</w:delText>
        </w:r>
        <w:r w:rsidR="000B2C0F" w:rsidDel="00FD79DA">
          <w:rPr>
            <w:rFonts w:ascii="Times New Roman" w:hAnsi="Times New Roman" w:cs="Times New Roman"/>
            <w:b/>
            <w:bCs/>
            <w:sz w:val="24"/>
            <w:szCs w:val="24"/>
          </w:rPr>
          <w:delText>.</w:delText>
        </w:r>
        <w:r w:rsidDel="00FD79DA">
          <w:rPr>
            <w:rFonts w:ascii="Times New Roman" w:hAnsi="Times New Roman" w:cs="Times New Roman"/>
            <w:b/>
            <w:bCs/>
            <w:sz w:val="24"/>
            <w:szCs w:val="24"/>
          </w:rPr>
          <w:delText>37,</w:delText>
        </w:r>
        <w:r w:rsidR="0042647E" w:rsidDel="00FD79DA">
          <w:rPr>
            <w:rFonts w:ascii="Times New Roman" w:hAnsi="Times New Roman" w:cs="Times New Roman"/>
            <w:b/>
            <w:bCs/>
            <w:sz w:val="24"/>
            <w:szCs w:val="24"/>
          </w:rPr>
          <w:delText xml:space="preserve"> </w:delText>
        </w:r>
        <w:r w:rsidR="005D7AAD" w:rsidRPr="00182EC6" w:rsidDel="00FD79DA">
          <w:rPr>
            <w:rFonts w:ascii="Times New Roman" w:hAnsi="Times New Roman" w:cs="Times New Roman"/>
            <w:b/>
            <w:bCs/>
            <w:color w:val="FF0000"/>
            <w:sz w:val="24"/>
            <w:szCs w:val="24"/>
          </w:rPr>
          <w:delText>Name Missing</w:delText>
        </w:r>
        <w:r w:rsidR="005D7AAD" w:rsidDel="00FD79DA">
          <w:rPr>
            <w:rFonts w:ascii="Times New Roman" w:hAnsi="Times New Roman" w:cs="Times New Roman"/>
            <w:b/>
            <w:bCs/>
            <w:sz w:val="24"/>
            <w:szCs w:val="24"/>
          </w:rPr>
          <w:delText xml:space="preserve">, </w:delText>
        </w:r>
        <w:r w:rsidR="0078474C" w:rsidDel="00FD79DA">
          <w:rPr>
            <w:rFonts w:ascii="Times New Roman" w:hAnsi="Times New Roman" w:cs="Times New Roman"/>
            <w:b/>
            <w:bCs/>
            <w:sz w:val="24"/>
            <w:szCs w:val="24"/>
          </w:rPr>
          <w:delText>ID: 2001-0235W</w:delText>
        </w:r>
      </w:del>
    </w:p>
    <w:p w14:paraId="3D594F7A" w14:textId="70C44D2C" w:rsidR="005D7AAD" w:rsidDel="00FD79DA" w:rsidRDefault="007B5B12" w:rsidP="00DE75D2">
      <w:pPr>
        <w:rPr>
          <w:del w:id="169" w:author="Ann Lewin-Benham" w:date="2021-12-07T14:10:00Z"/>
          <w:rFonts w:ascii="Times New Roman" w:hAnsi="Times New Roman" w:cs="Times New Roman"/>
          <w:b/>
          <w:bCs/>
          <w:sz w:val="24"/>
          <w:szCs w:val="24"/>
        </w:rPr>
      </w:pPr>
      <w:del w:id="170" w:author="Ann Lewin-Benham" w:date="2021-12-07T14:10:00Z">
        <w:r w:rsidDel="00FD79DA">
          <w:rPr>
            <w:rFonts w:ascii="Times New Roman" w:hAnsi="Times New Roman" w:cs="Times New Roman"/>
            <w:b/>
            <w:bCs/>
            <w:sz w:val="24"/>
            <w:szCs w:val="24"/>
          </w:rPr>
          <w:delText>Fig. 15.38</w:delText>
        </w:r>
        <w:r w:rsidR="00580901" w:rsidDel="00FD79DA">
          <w:rPr>
            <w:rFonts w:ascii="Times New Roman" w:hAnsi="Times New Roman" w:cs="Times New Roman"/>
            <w:b/>
            <w:bCs/>
            <w:sz w:val="24"/>
            <w:szCs w:val="24"/>
          </w:rPr>
          <w:delText xml:space="preserve"> </w:delText>
        </w:r>
        <w:r w:rsidDel="00FD79DA">
          <w:rPr>
            <w:rFonts w:ascii="Times New Roman" w:hAnsi="Times New Roman" w:cs="Times New Roman"/>
            <w:b/>
            <w:bCs/>
            <w:sz w:val="24"/>
            <w:szCs w:val="24"/>
          </w:rPr>
          <w:delText>Aafarensis Rec, ID: Aafarensis RecLW</w:delText>
        </w:r>
      </w:del>
    </w:p>
    <w:p w14:paraId="212AE8B2" w14:textId="540401D2" w:rsidR="005D7AAD" w:rsidDel="00FD79DA" w:rsidRDefault="007B5B12" w:rsidP="00DE75D2">
      <w:pPr>
        <w:rPr>
          <w:del w:id="171" w:author="Ann Lewin-Benham" w:date="2021-12-07T14:10:00Z"/>
          <w:rFonts w:ascii="Times New Roman" w:hAnsi="Times New Roman" w:cs="Times New Roman"/>
          <w:b/>
          <w:bCs/>
          <w:sz w:val="24"/>
          <w:szCs w:val="24"/>
        </w:rPr>
      </w:pPr>
      <w:del w:id="172" w:author="Ann Lewin-Benham" w:date="2021-12-07T14:10:00Z">
        <w:r w:rsidDel="00FD79DA">
          <w:rPr>
            <w:rFonts w:ascii="Times New Roman" w:hAnsi="Times New Roman" w:cs="Times New Roman"/>
            <w:b/>
            <w:bCs/>
            <w:sz w:val="24"/>
            <w:szCs w:val="24"/>
          </w:rPr>
          <w:delText>Fig</w:delText>
        </w:r>
        <w:r w:rsidR="000B2C0F" w:rsidDel="00FD79DA">
          <w:rPr>
            <w:rFonts w:ascii="Times New Roman" w:hAnsi="Times New Roman" w:cs="Times New Roman"/>
            <w:b/>
            <w:bCs/>
            <w:sz w:val="24"/>
            <w:szCs w:val="24"/>
          </w:rPr>
          <w:delText>.</w:delText>
        </w:r>
        <w:r w:rsidR="00580901" w:rsidDel="00FD79DA">
          <w:rPr>
            <w:rFonts w:ascii="Times New Roman" w:hAnsi="Times New Roman" w:cs="Times New Roman"/>
            <w:b/>
            <w:bCs/>
            <w:sz w:val="24"/>
            <w:szCs w:val="24"/>
          </w:rPr>
          <w:delText xml:space="preserve"> </w:delText>
        </w:r>
        <w:r w:rsidDel="00FD79DA">
          <w:rPr>
            <w:rFonts w:ascii="Times New Roman" w:hAnsi="Times New Roman" w:cs="Times New Roman"/>
            <w:b/>
            <w:bCs/>
            <w:sz w:val="24"/>
            <w:szCs w:val="24"/>
          </w:rPr>
          <w:delText>15.39</w:delText>
        </w:r>
        <w:r w:rsidR="00580901" w:rsidDel="00FD79DA">
          <w:rPr>
            <w:rFonts w:ascii="Times New Roman" w:hAnsi="Times New Roman" w:cs="Times New Roman"/>
            <w:b/>
            <w:bCs/>
            <w:sz w:val="24"/>
            <w:szCs w:val="24"/>
          </w:rPr>
          <w:delText xml:space="preserve"> </w:delText>
        </w:r>
        <w:r w:rsidR="0078474C" w:rsidDel="00FD79DA">
          <w:rPr>
            <w:rFonts w:ascii="Times New Roman" w:hAnsi="Times New Roman" w:cs="Times New Roman"/>
            <w:b/>
            <w:bCs/>
            <w:sz w:val="24"/>
            <w:szCs w:val="24"/>
          </w:rPr>
          <w:delText>AgarhiRecTW, ID:</w:delText>
        </w:r>
        <w:r w:rsidR="00580901" w:rsidDel="00FD79DA">
          <w:rPr>
            <w:rFonts w:ascii="Times New Roman" w:hAnsi="Times New Roman" w:cs="Times New Roman"/>
            <w:b/>
            <w:bCs/>
            <w:sz w:val="24"/>
            <w:szCs w:val="24"/>
          </w:rPr>
          <w:delText xml:space="preserve"> AgarhiRecTW</w:delText>
        </w:r>
      </w:del>
    </w:p>
    <w:p w14:paraId="243E74B9" w14:textId="647F66B9" w:rsidR="005D7AAD" w:rsidDel="00FD79DA" w:rsidRDefault="00580901" w:rsidP="00DE75D2">
      <w:pPr>
        <w:rPr>
          <w:del w:id="173" w:author="Ann Lewin-Benham" w:date="2021-12-07T14:10:00Z"/>
          <w:rFonts w:ascii="Times New Roman" w:hAnsi="Times New Roman" w:cs="Times New Roman"/>
          <w:b/>
          <w:bCs/>
          <w:sz w:val="24"/>
          <w:szCs w:val="24"/>
        </w:rPr>
      </w:pPr>
      <w:del w:id="174" w:author="Ann Lewin-Benham" w:date="2021-12-07T14:10:00Z">
        <w:r w:rsidDel="00FD79DA">
          <w:rPr>
            <w:rFonts w:ascii="Times New Roman" w:hAnsi="Times New Roman" w:cs="Times New Roman"/>
            <w:b/>
            <w:bCs/>
            <w:sz w:val="24"/>
            <w:szCs w:val="24"/>
          </w:rPr>
          <w:delText>Fig. 15.40</w:delText>
        </w:r>
        <w:r w:rsidR="000B2C0F" w:rsidDel="00FD79DA">
          <w:rPr>
            <w:rFonts w:ascii="Times New Roman" w:hAnsi="Times New Roman" w:cs="Times New Roman"/>
            <w:b/>
            <w:bCs/>
            <w:sz w:val="24"/>
            <w:szCs w:val="24"/>
          </w:rPr>
          <w:delText xml:space="preserve"> </w:delText>
        </w:r>
        <w:r w:rsidR="0078474C" w:rsidDel="00FD79DA">
          <w:rPr>
            <w:rFonts w:ascii="Times New Roman" w:hAnsi="Times New Roman" w:cs="Times New Roman"/>
            <w:b/>
            <w:bCs/>
            <w:sz w:val="24"/>
            <w:szCs w:val="24"/>
          </w:rPr>
          <w:delText>H</w:delText>
        </w:r>
        <w:r w:rsidDel="00FD79DA">
          <w:rPr>
            <w:rFonts w:ascii="Times New Roman" w:hAnsi="Times New Roman" w:cs="Times New Roman"/>
            <w:b/>
            <w:bCs/>
            <w:sz w:val="24"/>
            <w:szCs w:val="24"/>
          </w:rPr>
          <w:delText xml:space="preserve">. </w:delText>
        </w:r>
        <w:r w:rsidR="0078474C" w:rsidDel="00FD79DA">
          <w:rPr>
            <w:rFonts w:ascii="Times New Roman" w:hAnsi="Times New Roman" w:cs="Times New Roman"/>
            <w:b/>
            <w:bCs/>
            <w:sz w:val="24"/>
            <w:szCs w:val="24"/>
          </w:rPr>
          <w:delText>erectus, ID: 3733FW</w:delText>
        </w:r>
      </w:del>
    </w:p>
    <w:p w14:paraId="15FB7635" w14:textId="3728F83F" w:rsidR="005D7AAD" w:rsidDel="00FD79DA" w:rsidRDefault="00580901" w:rsidP="00DE75D2">
      <w:pPr>
        <w:rPr>
          <w:del w:id="175" w:author="Ann Lewin-Benham" w:date="2021-12-07T14:10:00Z"/>
          <w:rFonts w:ascii="Times New Roman" w:hAnsi="Times New Roman" w:cs="Times New Roman"/>
          <w:b/>
          <w:bCs/>
          <w:sz w:val="24"/>
          <w:szCs w:val="24"/>
        </w:rPr>
      </w:pPr>
      <w:del w:id="176" w:author="Ann Lewin-Benham" w:date="2021-12-07T14:10:00Z">
        <w:r w:rsidDel="00FD79DA">
          <w:rPr>
            <w:rFonts w:ascii="Times New Roman" w:hAnsi="Times New Roman" w:cs="Times New Roman"/>
            <w:b/>
            <w:bCs/>
            <w:sz w:val="24"/>
            <w:szCs w:val="24"/>
          </w:rPr>
          <w:delText>Fig</w:delText>
        </w:r>
        <w:r w:rsidR="000B2C0F" w:rsidDel="00FD79DA">
          <w:rPr>
            <w:rFonts w:ascii="Times New Roman" w:hAnsi="Times New Roman" w:cs="Times New Roman"/>
            <w:b/>
            <w:bCs/>
            <w:sz w:val="24"/>
            <w:szCs w:val="24"/>
          </w:rPr>
          <w:delText>.</w:delText>
        </w:r>
        <w:r w:rsidR="00585F28" w:rsidDel="00FD79DA">
          <w:rPr>
            <w:rFonts w:ascii="Times New Roman" w:hAnsi="Times New Roman" w:cs="Times New Roman"/>
            <w:b/>
            <w:bCs/>
            <w:sz w:val="24"/>
            <w:szCs w:val="24"/>
          </w:rPr>
          <w:delText xml:space="preserve"> </w:delText>
        </w:r>
        <w:r w:rsidDel="00FD79DA">
          <w:rPr>
            <w:rFonts w:ascii="Times New Roman" w:hAnsi="Times New Roman" w:cs="Times New Roman"/>
            <w:b/>
            <w:bCs/>
            <w:sz w:val="24"/>
            <w:szCs w:val="24"/>
          </w:rPr>
          <w:delText>15.41</w:delText>
        </w:r>
        <w:r w:rsidR="000B2C0F" w:rsidDel="00FD79DA">
          <w:rPr>
            <w:rFonts w:ascii="Times New Roman" w:hAnsi="Times New Roman" w:cs="Times New Roman"/>
            <w:b/>
            <w:bCs/>
            <w:sz w:val="24"/>
            <w:szCs w:val="24"/>
          </w:rPr>
          <w:delText xml:space="preserve"> H</w:delText>
        </w:r>
        <w:r w:rsidR="0042647E" w:rsidDel="00FD79DA">
          <w:rPr>
            <w:rFonts w:ascii="Times New Roman" w:hAnsi="Times New Roman" w:cs="Times New Roman"/>
            <w:b/>
            <w:bCs/>
            <w:sz w:val="24"/>
            <w:szCs w:val="24"/>
          </w:rPr>
          <w:delText xml:space="preserve">. </w:delText>
        </w:r>
        <w:r w:rsidR="000B2C0F" w:rsidDel="00FD79DA">
          <w:rPr>
            <w:rFonts w:ascii="Times New Roman" w:hAnsi="Times New Roman" w:cs="Times New Roman"/>
            <w:b/>
            <w:bCs/>
            <w:sz w:val="24"/>
            <w:szCs w:val="24"/>
          </w:rPr>
          <w:delText xml:space="preserve">erectus </w:delText>
        </w:r>
        <w:r w:rsidR="0078474C" w:rsidDel="00FD79DA">
          <w:rPr>
            <w:rFonts w:ascii="Times New Roman" w:hAnsi="Times New Roman" w:cs="Times New Roman"/>
            <w:b/>
            <w:bCs/>
            <w:sz w:val="24"/>
            <w:szCs w:val="24"/>
          </w:rPr>
          <w:delText>Peking</w:delText>
        </w:r>
        <w:r w:rsidR="00402921" w:rsidDel="00FD79DA">
          <w:rPr>
            <w:rFonts w:ascii="Times New Roman" w:hAnsi="Times New Roman" w:cs="Times New Roman"/>
            <w:b/>
            <w:bCs/>
            <w:sz w:val="24"/>
            <w:szCs w:val="24"/>
          </w:rPr>
          <w:delText>, ID:</w:delText>
        </w:r>
        <w:r w:rsidR="0042647E" w:rsidDel="00FD79DA">
          <w:rPr>
            <w:rFonts w:ascii="Times New Roman" w:hAnsi="Times New Roman" w:cs="Times New Roman"/>
            <w:b/>
            <w:bCs/>
            <w:sz w:val="24"/>
            <w:szCs w:val="24"/>
          </w:rPr>
          <w:delText xml:space="preserve"> WtFW</w:delText>
        </w:r>
      </w:del>
    </w:p>
    <w:p w14:paraId="5FCCEC33" w14:textId="69917DBC" w:rsidR="00402921" w:rsidDel="00FD79DA" w:rsidRDefault="00580901" w:rsidP="00DE75D2">
      <w:pPr>
        <w:rPr>
          <w:del w:id="177" w:author="Ann Lewin-Benham" w:date="2021-12-07T14:10:00Z"/>
          <w:rFonts w:ascii="Times New Roman" w:hAnsi="Times New Roman" w:cs="Times New Roman"/>
          <w:b/>
          <w:bCs/>
          <w:sz w:val="24"/>
          <w:szCs w:val="24"/>
        </w:rPr>
      </w:pPr>
      <w:del w:id="178" w:author="Ann Lewin-Benham" w:date="2021-12-07T14:10:00Z">
        <w:r w:rsidDel="00FD79DA">
          <w:rPr>
            <w:rFonts w:ascii="Times New Roman" w:hAnsi="Times New Roman" w:cs="Times New Roman"/>
            <w:b/>
            <w:bCs/>
            <w:sz w:val="24"/>
            <w:szCs w:val="24"/>
          </w:rPr>
          <w:delText>Fig. 15.42</w:delText>
        </w:r>
        <w:r w:rsidR="00B77669" w:rsidDel="00FD79DA">
          <w:rPr>
            <w:rFonts w:ascii="Times New Roman" w:hAnsi="Times New Roman" w:cs="Times New Roman"/>
            <w:b/>
            <w:bCs/>
            <w:sz w:val="24"/>
            <w:szCs w:val="24"/>
          </w:rPr>
          <w:delText xml:space="preserve">. </w:delText>
        </w:r>
        <w:r w:rsidR="00402921" w:rsidDel="00FD79DA">
          <w:rPr>
            <w:rFonts w:ascii="Times New Roman" w:hAnsi="Times New Roman" w:cs="Times New Roman"/>
            <w:b/>
            <w:bCs/>
            <w:sz w:val="24"/>
            <w:szCs w:val="24"/>
          </w:rPr>
          <w:delText>H. sapiens, ID: Qafzeh 9 WtLW</w:delText>
        </w:r>
        <w:r w:rsidR="0078474C" w:rsidDel="00FD79DA">
          <w:rPr>
            <w:rFonts w:ascii="Times New Roman" w:hAnsi="Times New Roman" w:cs="Times New Roman"/>
            <w:b/>
            <w:bCs/>
            <w:sz w:val="24"/>
            <w:szCs w:val="24"/>
          </w:rPr>
          <w:tab/>
        </w:r>
      </w:del>
    </w:p>
    <w:p w14:paraId="3BE160D4" w14:textId="77777777" w:rsidR="00D129BA" w:rsidRDefault="00402921" w:rsidP="00DE75D2">
      <w:pPr>
        <w:rPr>
          <w:ins w:id="179" w:author="Ann Lewin-Benham" w:date="2021-12-07T14:14:00Z"/>
          <w:rFonts w:ascii="Times New Roman" w:hAnsi="Times New Roman" w:cs="Times New Roman"/>
          <w:b/>
          <w:bCs/>
          <w:sz w:val="24"/>
          <w:szCs w:val="24"/>
        </w:rPr>
      </w:pPr>
      <w:r>
        <w:rPr>
          <w:rFonts w:ascii="Times New Roman" w:hAnsi="Times New Roman" w:cs="Times New Roman"/>
          <w:b/>
          <w:bCs/>
          <w:sz w:val="24"/>
          <w:szCs w:val="24"/>
        </w:rPr>
        <w:t xml:space="preserve">Skeletons, </w:t>
      </w:r>
      <w:r w:rsidR="00B77669">
        <w:rPr>
          <w:rFonts w:ascii="Times New Roman" w:hAnsi="Times New Roman" w:cs="Times New Roman"/>
          <w:b/>
          <w:bCs/>
          <w:sz w:val="24"/>
          <w:szCs w:val="24"/>
        </w:rPr>
        <w:t xml:space="preserve">bottom row, </w:t>
      </w:r>
      <w:r>
        <w:rPr>
          <w:rFonts w:ascii="Times New Roman" w:hAnsi="Times New Roman" w:cs="Times New Roman"/>
          <w:b/>
          <w:bCs/>
          <w:sz w:val="24"/>
          <w:szCs w:val="24"/>
        </w:rPr>
        <w:t>left to right:</w:t>
      </w:r>
    </w:p>
    <w:p w14:paraId="71FE19C8" w14:textId="77777777" w:rsidR="00D129BA" w:rsidRDefault="00402921" w:rsidP="00DE75D2">
      <w:pPr>
        <w:rPr>
          <w:ins w:id="180" w:author="Ann Lewin-Benham" w:date="2021-12-07T14:14:00Z"/>
          <w:rFonts w:ascii="Times New Roman" w:hAnsi="Times New Roman" w:cs="Times New Roman"/>
          <w:b/>
          <w:bCs/>
          <w:sz w:val="24"/>
          <w:szCs w:val="24"/>
        </w:rPr>
      </w:pPr>
      <w:del w:id="181" w:author="Ann Lewin-Benham" w:date="2021-12-07T14:14:00Z">
        <w:r w:rsidDel="00D129BA">
          <w:rPr>
            <w:rFonts w:ascii="Times New Roman" w:hAnsi="Times New Roman" w:cs="Times New Roman"/>
            <w:b/>
            <w:bCs/>
            <w:sz w:val="24"/>
            <w:szCs w:val="24"/>
          </w:rPr>
          <w:delText xml:space="preserve"> </w:delText>
        </w:r>
      </w:del>
      <w:r w:rsidR="00B77669">
        <w:rPr>
          <w:rFonts w:ascii="Times New Roman" w:hAnsi="Times New Roman" w:cs="Times New Roman"/>
          <w:b/>
          <w:bCs/>
          <w:sz w:val="24"/>
          <w:szCs w:val="24"/>
        </w:rPr>
        <w:t xml:space="preserve">1. </w:t>
      </w:r>
      <w:r>
        <w:rPr>
          <w:rFonts w:ascii="Times New Roman" w:hAnsi="Times New Roman" w:cs="Times New Roman"/>
          <w:b/>
          <w:bCs/>
          <w:sz w:val="24"/>
          <w:szCs w:val="24"/>
        </w:rPr>
        <w:t>Skeleton 1985-0068p.jpg</w:t>
      </w:r>
      <w:del w:id="182" w:author="Ann Lewin-Benham" w:date="2021-12-07T14:02:00Z">
        <w:r w:rsidDel="00F017BA">
          <w:rPr>
            <w:rFonts w:ascii="Times New Roman" w:hAnsi="Times New Roman" w:cs="Times New Roman"/>
            <w:b/>
            <w:bCs/>
            <w:sz w:val="24"/>
            <w:szCs w:val="24"/>
          </w:rPr>
          <w:delText>;</w:delText>
        </w:r>
      </w:del>
      <w:ins w:id="183" w:author="Ann Lewin-Benham" w:date="2021-12-07T14:02:00Z">
        <w:r w:rsidR="00F017BA">
          <w:rPr>
            <w:rFonts w:ascii="Times New Roman" w:hAnsi="Times New Roman" w:cs="Times New Roman"/>
            <w:b/>
            <w:bCs/>
            <w:sz w:val="24"/>
            <w:szCs w:val="24"/>
          </w:rPr>
          <w:t>,</w:t>
        </w:r>
      </w:ins>
      <w:del w:id="184" w:author="Ann Lewin-Benham" w:date="2021-12-07T14:02:00Z">
        <w:r w:rsidDel="00F017BA">
          <w:rPr>
            <w:rFonts w:ascii="Times New Roman" w:hAnsi="Times New Roman" w:cs="Times New Roman"/>
            <w:b/>
            <w:bCs/>
            <w:sz w:val="24"/>
            <w:szCs w:val="24"/>
          </w:rPr>
          <w:delText xml:space="preserve"> </w:delText>
        </w:r>
        <w:r w:rsidR="00B77669" w:rsidDel="00F017BA">
          <w:rPr>
            <w:rFonts w:ascii="Times New Roman" w:hAnsi="Times New Roman" w:cs="Times New Roman"/>
            <w:b/>
            <w:bCs/>
            <w:sz w:val="24"/>
            <w:szCs w:val="24"/>
          </w:rPr>
          <w:delText>2.</w:delText>
        </w:r>
      </w:del>
      <w:r w:rsidR="00B77669">
        <w:rPr>
          <w:rFonts w:ascii="Times New Roman" w:hAnsi="Times New Roman" w:cs="Times New Roman"/>
          <w:b/>
          <w:bCs/>
          <w:sz w:val="24"/>
          <w:szCs w:val="24"/>
        </w:rPr>
        <w:t xml:space="preserve"> </w:t>
      </w:r>
      <w:r>
        <w:rPr>
          <w:rFonts w:ascii="Times New Roman" w:hAnsi="Times New Roman" w:cs="Times New Roman"/>
          <w:b/>
          <w:bCs/>
          <w:sz w:val="24"/>
          <w:szCs w:val="24"/>
        </w:rPr>
        <w:t>Lucy walking: R</w:t>
      </w:r>
      <w:r w:rsidR="00AF3E7C">
        <w:rPr>
          <w:rFonts w:ascii="Times New Roman" w:hAnsi="Times New Roman" w:cs="Times New Roman"/>
          <w:b/>
          <w:bCs/>
          <w:sz w:val="24"/>
          <w:szCs w:val="24"/>
        </w:rPr>
        <w:t>ecLMW, 7 walking positions</w:t>
      </w:r>
    </w:p>
    <w:p w14:paraId="3115B569" w14:textId="77777777" w:rsidR="00D129BA" w:rsidRDefault="00AF3E7C" w:rsidP="00DE75D2">
      <w:pPr>
        <w:rPr>
          <w:ins w:id="185" w:author="Ann Lewin-Benham" w:date="2021-12-07T14:14:00Z"/>
          <w:rFonts w:ascii="Times New Roman" w:hAnsi="Times New Roman" w:cs="Times New Roman"/>
          <w:b/>
          <w:bCs/>
          <w:sz w:val="24"/>
          <w:szCs w:val="24"/>
        </w:rPr>
      </w:pPr>
      <w:del w:id="186" w:author="Ann Lewin-Benham" w:date="2021-12-07T14:14:00Z">
        <w:r w:rsidDel="00D129BA">
          <w:rPr>
            <w:rFonts w:ascii="Times New Roman" w:hAnsi="Times New Roman" w:cs="Times New Roman"/>
            <w:b/>
            <w:bCs/>
            <w:sz w:val="24"/>
            <w:szCs w:val="24"/>
          </w:rPr>
          <w:delText xml:space="preserve">; </w:delText>
        </w:r>
      </w:del>
      <w:ins w:id="187" w:author="Ann Lewin-Benham" w:date="2021-12-07T14:03:00Z">
        <w:r w:rsidR="00F017BA">
          <w:rPr>
            <w:rFonts w:ascii="Times New Roman" w:hAnsi="Times New Roman" w:cs="Times New Roman"/>
            <w:b/>
            <w:bCs/>
            <w:sz w:val="24"/>
            <w:szCs w:val="24"/>
          </w:rPr>
          <w:t>2</w:t>
        </w:r>
      </w:ins>
      <w:del w:id="188" w:author="Ann Lewin-Benham" w:date="2021-12-07T14:03:00Z">
        <w:r w:rsidR="00B77669" w:rsidDel="00F017BA">
          <w:rPr>
            <w:rFonts w:ascii="Times New Roman" w:hAnsi="Times New Roman" w:cs="Times New Roman"/>
            <w:b/>
            <w:bCs/>
            <w:sz w:val="24"/>
            <w:szCs w:val="24"/>
          </w:rPr>
          <w:delText>3</w:delText>
        </w:r>
      </w:del>
      <w:r w:rsidR="00B77669">
        <w:rPr>
          <w:rFonts w:ascii="Times New Roman" w:hAnsi="Times New Roman" w:cs="Times New Roman"/>
          <w:b/>
          <w:bCs/>
          <w:sz w:val="24"/>
          <w:szCs w:val="24"/>
        </w:rPr>
        <w:t xml:space="preserve">. </w:t>
      </w:r>
      <w:r>
        <w:rPr>
          <w:rFonts w:ascii="Times New Roman" w:hAnsi="Times New Roman" w:cs="Times New Roman"/>
          <w:b/>
          <w:bCs/>
          <w:sz w:val="24"/>
          <w:szCs w:val="24"/>
        </w:rPr>
        <w:t>Homo sapiens ModernFW; beneath</w:t>
      </w:r>
      <w:ins w:id="189" w:author="Ann Lewin-Benham" w:date="2021-12-07T14:04:00Z">
        <w:r w:rsidR="00F017BA">
          <w:rPr>
            <w:rFonts w:ascii="Times New Roman" w:hAnsi="Times New Roman" w:cs="Times New Roman"/>
            <w:b/>
            <w:bCs/>
            <w:sz w:val="24"/>
            <w:szCs w:val="24"/>
          </w:rPr>
          <w:t xml:space="preserve"> 2 is</w:t>
        </w:r>
      </w:ins>
      <w:r>
        <w:rPr>
          <w:rFonts w:ascii="Times New Roman" w:hAnsi="Times New Roman" w:cs="Times New Roman"/>
          <w:b/>
          <w:bCs/>
          <w:sz w:val="24"/>
          <w:szCs w:val="24"/>
        </w:rPr>
        <w:t xml:space="preserve">: </w:t>
      </w:r>
    </w:p>
    <w:p w14:paraId="42B3B00B" w14:textId="1B8FDF09" w:rsidR="00AF3E7C" w:rsidRPr="00F017BA" w:rsidRDefault="00B77669" w:rsidP="00DE75D2">
      <w:pPr>
        <w:rPr>
          <w:rFonts w:ascii="Times New Roman" w:hAnsi="Times New Roman" w:cs="Times New Roman"/>
          <w:b/>
          <w:bCs/>
          <w:color w:val="FF0000"/>
          <w:sz w:val="24"/>
          <w:szCs w:val="24"/>
          <w:rPrChange w:id="190" w:author="Ann Lewin-Benham" w:date="2021-12-07T14:04:00Z">
            <w:rPr>
              <w:rFonts w:ascii="Times New Roman" w:hAnsi="Times New Roman" w:cs="Times New Roman"/>
              <w:b/>
              <w:bCs/>
              <w:sz w:val="24"/>
              <w:szCs w:val="24"/>
            </w:rPr>
          </w:rPrChange>
        </w:rPr>
      </w:pPr>
      <w:del w:id="191" w:author="Ann Lewin-Benham" w:date="2021-12-07T14:04:00Z">
        <w:r w:rsidDel="00F017BA">
          <w:rPr>
            <w:rFonts w:ascii="Times New Roman" w:hAnsi="Times New Roman" w:cs="Times New Roman"/>
            <w:b/>
            <w:bCs/>
            <w:sz w:val="24"/>
            <w:szCs w:val="24"/>
          </w:rPr>
          <w:delText>4</w:delText>
        </w:r>
      </w:del>
      <w:ins w:id="192" w:author="Ann Lewin-Benham" w:date="2021-12-07T14:04:00Z">
        <w:r w:rsidR="00F017BA">
          <w:rPr>
            <w:rFonts w:ascii="Times New Roman" w:hAnsi="Times New Roman" w:cs="Times New Roman"/>
            <w:b/>
            <w:bCs/>
            <w:sz w:val="24"/>
            <w:szCs w:val="24"/>
          </w:rPr>
          <w:t>3</w:t>
        </w:r>
      </w:ins>
      <w:r>
        <w:rPr>
          <w:rFonts w:ascii="Times New Roman" w:hAnsi="Times New Roman" w:cs="Times New Roman"/>
          <w:b/>
          <w:bCs/>
          <w:sz w:val="24"/>
          <w:szCs w:val="24"/>
        </w:rPr>
        <w:t xml:space="preserve">. </w:t>
      </w:r>
      <w:r w:rsidR="00AF3E7C">
        <w:rPr>
          <w:rFonts w:ascii="Times New Roman" w:hAnsi="Times New Roman" w:cs="Times New Roman"/>
          <w:b/>
          <w:bCs/>
          <w:sz w:val="24"/>
          <w:szCs w:val="24"/>
        </w:rPr>
        <w:t>Brill’s set up: Agar</w:t>
      </w:r>
      <w:r w:rsidR="000B2C0F">
        <w:rPr>
          <w:rFonts w:ascii="Times New Roman" w:hAnsi="Times New Roman" w:cs="Times New Roman"/>
          <w:b/>
          <w:bCs/>
          <w:sz w:val="24"/>
          <w:szCs w:val="24"/>
        </w:rPr>
        <w:t>hi</w:t>
      </w:r>
      <w:r w:rsidR="00AF3E7C">
        <w:rPr>
          <w:rFonts w:ascii="Times New Roman" w:hAnsi="Times New Roman" w:cs="Times New Roman"/>
          <w:b/>
          <w:bCs/>
          <w:sz w:val="24"/>
          <w:szCs w:val="24"/>
        </w:rPr>
        <w:t>RecPhotosetupCloseFW</w:t>
      </w:r>
      <w:ins w:id="193" w:author="Ann Lewin-Benham" w:date="2021-12-07T14:04:00Z">
        <w:r w:rsidR="00F017BA">
          <w:rPr>
            <w:rFonts w:ascii="Times New Roman" w:hAnsi="Times New Roman" w:cs="Times New Roman"/>
            <w:b/>
            <w:bCs/>
            <w:sz w:val="24"/>
            <w:szCs w:val="24"/>
          </w:rPr>
          <w:t xml:space="preserve"> </w:t>
        </w:r>
        <w:r w:rsidR="00F017BA">
          <w:rPr>
            <w:rFonts w:ascii="Times New Roman" w:hAnsi="Times New Roman" w:cs="Times New Roman"/>
            <w:b/>
            <w:bCs/>
            <w:color w:val="FF0000"/>
            <w:sz w:val="24"/>
            <w:szCs w:val="24"/>
          </w:rPr>
          <w:t xml:space="preserve">Brill, </w:t>
        </w:r>
      </w:ins>
      <w:ins w:id="194" w:author="Ann Lewin-Benham" w:date="2021-12-07T14:22:00Z">
        <w:r w:rsidR="0093277A">
          <w:rPr>
            <w:rFonts w:ascii="Times New Roman" w:hAnsi="Times New Roman" w:cs="Times New Roman"/>
            <w:b/>
            <w:bCs/>
            <w:color w:val="FF0000"/>
            <w:sz w:val="24"/>
            <w:szCs w:val="24"/>
          </w:rPr>
          <w:t>below</w:t>
        </w:r>
      </w:ins>
      <w:ins w:id="195" w:author="Ann Lewin-Benham" w:date="2021-12-07T14:04:00Z">
        <w:r w:rsidR="00F017BA">
          <w:rPr>
            <w:rFonts w:ascii="Times New Roman" w:hAnsi="Times New Roman" w:cs="Times New Roman"/>
            <w:b/>
            <w:bCs/>
            <w:color w:val="FF0000"/>
            <w:sz w:val="24"/>
            <w:szCs w:val="24"/>
          </w:rPr>
          <w:t xml:space="preserve"> you </w:t>
        </w:r>
      </w:ins>
      <w:ins w:id="196" w:author="Ann Lewin-Benham" w:date="2021-12-07T14:22:00Z">
        <w:r w:rsidR="0093277A">
          <w:rPr>
            <w:rFonts w:ascii="Times New Roman" w:hAnsi="Times New Roman" w:cs="Times New Roman"/>
            <w:b/>
            <w:bCs/>
            <w:color w:val="FF0000"/>
            <w:sz w:val="24"/>
            <w:szCs w:val="24"/>
          </w:rPr>
          <w:t xml:space="preserve">have named what you use. Can you </w:t>
        </w:r>
      </w:ins>
      <w:ins w:id="197" w:author="Ann Lewin-Benham" w:date="2021-12-07T14:04:00Z">
        <w:r w:rsidR="00F017BA">
          <w:rPr>
            <w:rFonts w:ascii="Times New Roman" w:hAnsi="Times New Roman" w:cs="Times New Roman"/>
            <w:b/>
            <w:bCs/>
            <w:color w:val="FF0000"/>
            <w:sz w:val="24"/>
            <w:szCs w:val="24"/>
          </w:rPr>
          <w:t xml:space="preserve">add something </w:t>
        </w:r>
      </w:ins>
      <w:ins w:id="198" w:author="Ann Lewin-Benham" w:date="2021-12-07T14:22:00Z">
        <w:r w:rsidR="0093277A">
          <w:rPr>
            <w:rFonts w:ascii="Times New Roman" w:hAnsi="Times New Roman" w:cs="Times New Roman"/>
            <w:b/>
            <w:bCs/>
            <w:color w:val="FF0000"/>
            <w:sz w:val="24"/>
            <w:szCs w:val="24"/>
          </w:rPr>
          <w:t xml:space="preserve">more specific </w:t>
        </w:r>
      </w:ins>
      <w:ins w:id="199" w:author="Ann Lewin-Benham" w:date="2021-12-07T14:05:00Z">
        <w:r w:rsidR="00F017BA">
          <w:rPr>
            <w:rFonts w:ascii="Times New Roman" w:hAnsi="Times New Roman" w:cs="Times New Roman"/>
            <w:b/>
            <w:bCs/>
            <w:color w:val="FF0000"/>
            <w:sz w:val="24"/>
            <w:szCs w:val="24"/>
          </w:rPr>
          <w:t>explain</w:t>
        </w:r>
      </w:ins>
      <w:ins w:id="200" w:author="Ann Lewin-Benham" w:date="2021-12-07T14:22:00Z">
        <w:r w:rsidR="0093277A">
          <w:rPr>
            <w:rFonts w:ascii="Times New Roman" w:hAnsi="Times New Roman" w:cs="Times New Roman"/>
            <w:b/>
            <w:bCs/>
            <w:color w:val="FF0000"/>
            <w:sz w:val="24"/>
            <w:szCs w:val="24"/>
          </w:rPr>
          <w:t>ing</w:t>
        </w:r>
      </w:ins>
      <w:ins w:id="201" w:author="Ann Lewin-Benham" w:date="2021-12-07T14:05:00Z">
        <w:r w:rsidR="00F017BA">
          <w:rPr>
            <w:rFonts w:ascii="Times New Roman" w:hAnsi="Times New Roman" w:cs="Times New Roman"/>
            <w:b/>
            <w:bCs/>
            <w:color w:val="FF0000"/>
            <w:sz w:val="24"/>
            <w:szCs w:val="24"/>
          </w:rPr>
          <w:t xml:space="preserve"> what </w:t>
        </w:r>
      </w:ins>
      <w:ins w:id="202" w:author="Ann Lewin-Benham" w:date="2021-12-07T14:24:00Z">
        <w:r w:rsidR="008D1A22">
          <w:rPr>
            <w:rFonts w:ascii="Times New Roman" w:hAnsi="Times New Roman" w:cs="Times New Roman"/>
            <w:b/>
            <w:bCs/>
            <w:color w:val="FF0000"/>
            <w:sz w:val="24"/>
            <w:szCs w:val="24"/>
          </w:rPr>
          <w:t>some of the</w:t>
        </w:r>
      </w:ins>
      <w:ins w:id="203" w:author="Ann Lewin-Benham" w:date="2021-12-07T14:22:00Z">
        <w:r w:rsidR="0093277A">
          <w:rPr>
            <w:rFonts w:ascii="Times New Roman" w:hAnsi="Times New Roman" w:cs="Times New Roman"/>
            <w:b/>
            <w:bCs/>
            <w:color w:val="FF0000"/>
            <w:sz w:val="24"/>
            <w:szCs w:val="24"/>
          </w:rPr>
          <w:t xml:space="preserve"> pieces do</w:t>
        </w:r>
      </w:ins>
      <w:ins w:id="204" w:author="Ann Lewin-Benham" w:date="2021-12-07T14:05:00Z">
        <w:r w:rsidR="00FD79DA">
          <w:rPr>
            <w:rFonts w:ascii="Times New Roman" w:hAnsi="Times New Roman" w:cs="Times New Roman"/>
            <w:b/>
            <w:bCs/>
            <w:color w:val="FF0000"/>
            <w:sz w:val="24"/>
            <w:szCs w:val="24"/>
          </w:rPr>
          <w:t>?</w:t>
        </w:r>
      </w:ins>
      <w:ins w:id="205" w:author="Ann Lewin-Benham" w:date="2021-12-07T14:25:00Z">
        <w:r w:rsidR="00E615EA">
          <w:rPr>
            <w:rFonts w:ascii="Times New Roman" w:hAnsi="Times New Roman" w:cs="Times New Roman"/>
            <w:b/>
            <w:bCs/>
            <w:color w:val="FF0000"/>
            <w:sz w:val="24"/>
            <w:szCs w:val="24"/>
          </w:rPr>
          <w:t xml:space="preserve"> </w:t>
        </w:r>
        <w:r w:rsidR="00E615EA" w:rsidRPr="00747150">
          <w:rPr>
            <w:rFonts w:ascii="Times New Roman" w:hAnsi="Times New Roman" w:cs="Times New Roman"/>
            <w:color w:val="000000" w:themeColor="text1"/>
            <w:sz w:val="24"/>
            <w:szCs w:val="24"/>
          </w:rPr>
          <w:t>black and white nets, opaque solid dots and fingers</w:t>
        </w:r>
      </w:ins>
    </w:p>
    <w:p w14:paraId="7021E176" w14:textId="77777777" w:rsidR="00AF3E7C" w:rsidRDefault="00AF3E7C" w:rsidP="00DE75D2">
      <w:pPr>
        <w:rPr>
          <w:rFonts w:ascii="Times New Roman" w:hAnsi="Times New Roman" w:cs="Times New Roman"/>
          <w:b/>
          <w:bCs/>
          <w:sz w:val="24"/>
          <w:szCs w:val="24"/>
        </w:rPr>
      </w:pPr>
    </w:p>
    <w:p w14:paraId="0857B842" w14:textId="436342C2" w:rsidR="00272945" w:rsidRDefault="00272945" w:rsidP="00DE75D2">
      <w:pPr>
        <w:rPr>
          <w:rFonts w:ascii="Times New Roman" w:hAnsi="Times New Roman" w:cs="Times New Roman"/>
          <w:b/>
          <w:bCs/>
          <w:sz w:val="24"/>
          <w:szCs w:val="24"/>
        </w:rPr>
      </w:pPr>
      <w:r>
        <w:rPr>
          <w:rFonts w:ascii="Times New Roman" w:hAnsi="Times New Roman" w:cs="Times New Roman"/>
          <w:b/>
          <w:bCs/>
          <w:sz w:val="24"/>
          <w:szCs w:val="24"/>
        </w:rPr>
        <w:t>Photographer</w:t>
      </w:r>
      <w:r w:rsidR="00560594">
        <w:rPr>
          <w:rFonts w:ascii="Times New Roman" w:hAnsi="Times New Roman" w:cs="Times New Roman"/>
          <w:b/>
          <w:bCs/>
          <w:sz w:val="24"/>
          <w:szCs w:val="24"/>
        </w:rPr>
        <w:t>s’ Role in Fossil Research</w:t>
      </w:r>
    </w:p>
    <w:p w14:paraId="5C4E327F" w14:textId="77777777" w:rsidR="00560594" w:rsidRPr="00272945" w:rsidRDefault="00560594" w:rsidP="00DE75D2">
      <w:pPr>
        <w:rPr>
          <w:rFonts w:ascii="Times New Roman" w:hAnsi="Times New Roman" w:cs="Times New Roman"/>
          <w:b/>
          <w:bCs/>
          <w:sz w:val="24"/>
          <w:szCs w:val="24"/>
        </w:rPr>
      </w:pPr>
    </w:p>
    <w:p w14:paraId="5DF22C9D" w14:textId="6DF9CBFF" w:rsidR="00DE75D2" w:rsidRPr="00272945" w:rsidRDefault="00DE75D2" w:rsidP="00DE75D2">
      <w:pPr>
        <w:rPr>
          <w:rFonts w:ascii="Times New Roman" w:hAnsi="Times New Roman" w:cs="Times New Roman"/>
          <w:sz w:val="24"/>
          <w:szCs w:val="24"/>
        </w:rPr>
      </w:pPr>
      <w:r w:rsidRPr="007700A6">
        <w:rPr>
          <w:rFonts w:ascii="Times New Roman" w:hAnsi="Times New Roman" w:cs="Times New Roman"/>
          <w:sz w:val="24"/>
          <w:szCs w:val="24"/>
        </w:rPr>
        <w:t xml:space="preserve">Spending months working closely with scientists in isolated field locations, then in </w:t>
      </w:r>
      <w:r w:rsidRPr="005642A2">
        <w:rPr>
          <w:rFonts w:ascii="Times New Roman" w:hAnsi="Times New Roman" w:cs="Times New Roman"/>
          <w:strike/>
          <w:sz w:val="24"/>
          <w:szCs w:val="24"/>
        </w:rPr>
        <w:t>the</w:t>
      </w:r>
      <w:r w:rsidRPr="007700A6">
        <w:rPr>
          <w:rFonts w:ascii="Times New Roman" w:hAnsi="Times New Roman" w:cs="Times New Roman"/>
          <w:sz w:val="24"/>
          <w:szCs w:val="24"/>
        </w:rPr>
        <w:t xml:space="preserve"> museums and universities, </w:t>
      </w:r>
      <w:r>
        <w:rPr>
          <w:rFonts w:ascii="Times New Roman" w:hAnsi="Times New Roman" w:cs="Times New Roman"/>
          <w:sz w:val="24"/>
          <w:szCs w:val="24"/>
        </w:rPr>
        <w:t xml:space="preserve">Brill </w:t>
      </w:r>
      <w:r w:rsidRPr="007700A6">
        <w:rPr>
          <w:rFonts w:ascii="Times New Roman" w:hAnsi="Times New Roman" w:cs="Times New Roman"/>
          <w:sz w:val="24"/>
          <w:szCs w:val="24"/>
        </w:rPr>
        <w:t>followed</w:t>
      </w:r>
      <w:del w:id="206" w:author="Ann Lewin-Benham" w:date="2021-12-07T14:16:00Z">
        <w:r w:rsidRPr="007700A6" w:rsidDel="00482969">
          <w:rPr>
            <w:rFonts w:ascii="Times New Roman" w:hAnsi="Times New Roman" w:cs="Times New Roman"/>
            <w:sz w:val="24"/>
            <w:szCs w:val="24"/>
          </w:rPr>
          <w:delText xml:space="preserve"> the</w:delText>
        </w:r>
      </w:del>
      <w:r w:rsidRPr="007700A6">
        <w:rPr>
          <w:rFonts w:ascii="Times New Roman" w:hAnsi="Times New Roman" w:cs="Times New Roman"/>
          <w:sz w:val="24"/>
          <w:szCs w:val="24"/>
        </w:rPr>
        <w:t xml:space="preserve"> various researchers through their individual</w:t>
      </w:r>
      <w:r>
        <w:rPr>
          <w:rFonts w:ascii="Times New Roman" w:hAnsi="Times New Roman" w:cs="Times New Roman"/>
          <w:sz w:val="24"/>
          <w:szCs w:val="24"/>
        </w:rPr>
        <w:t>, detailed, and highly</w:t>
      </w:r>
      <w:r w:rsidRPr="007700A6">
        <w:rPr>
          <w:rFonts w:ascii="Times New Roman" w:hAnsi="Times New Roman" w:cs="Times New Roman"/>
          <w:sz w:val="24"/>
          <w:szCs w:val="24"/>
        </w:rPr>
        <w:t xml:space="preserve"> particular process</w:t>
      </w:r>
      <w:r>
        <w:rPr>
          <w:rFonts w:ascii="Times New Roman" w:hAnsi="Times New Roman" w:cs="Times New Roman"/>
          <w:sz w:val="24"/>
          <w:szCs w:val="24"/>
        </w:rPr>
        <w:t xml:space="preserve">es </w:t>
      </w:r>
      <w:r w:rsidRPr="008A3CC4">
        <w:rPr>
          <w:rFonts w:ascii="Times New Roman" w:hAnsi="Times New Roman" w:cs="Times New Roman"/>
          <w:color w:val="000000" w:themeColor="text1"/>
          <w:sz w:val="24"/>
          <w:szCs w:val="24"/>
        </w:rPr>
        <w:t xml:space="preserve">of moving toward final research results. During all this, Brill realized the researchers did not have much respect for previous photo coverage of their work. </w:t>
      </w:r>
      <w:del w:id="207" w:author="Ann Lewin-Benham" w:date="2021-12-07T13:53:00Z">
        <w:r w:rsidRPr="008A3CC4" w:rsidDel="001319CD">
          <w:rPr>
            <w:rFonts w:ascii="Times New Roman" w:hAnsi="Times New Roman" w:cs="Times New Roman"/>
            <w:color w:val="000000" w:themeColor="text1"/>
            <w:sz w:val="24"/>
            <w:szCs w:val="24"/>
          </w:rPr>
          <w:delText xml:space="preserve"> </w:delText>
        </w:r>
      </w:del>
      <w:r w:rsidRPr="008A3CC4">
        <w:rPr>
          <w:rFonts w:ascii="Times New Roman" w:hAnsi="Times New Roman" w:cs="Times New Roman"/>
          <w:color w:val="000000" w:themeColor="text1"/>
          <w:sz w:val="24"/>
          <w:szCs w:val="24"/>
        </w:rPr>
        <w:t xml:space="preserve">In fact, to the best researchers, previous articles on the paleo field had been a bit of a joke, even an embarrassment. </w:t>
      </w:r>
      <w:r>
        <w:rPr>
          <w:rFonts w:ascii="Times New Roman" w:hAnsi="Times New Roman" w:cs="Times New Roman"/>
          <w:color w:val="000000" w:themeColor="text1"/>
          <w:sz w:val="24"/>
          <w:szCs w:val="24"/>
        </w:rPr>
        <w:t>P</w:t>
      </w:r>
      <w:r w:rsidRPr="008A3CC4">
        <w:rPr>
          <w:rFonts w:ascii="Times New Roman" w:hAnsi="Times New Roman" w:cs="Times New Roman"/>
          <w:color w:val="000000" w:themeColor="text1"/>
          <w:sz w:val="24"/>
          <w:szCs w:val="24"/>
        </w:rPr>
        <w:t xml:space="preserve">hotos in popular articles had failed to explain the scientist’s hard-earned research results. Instead, </w:t>
      </w:r>
      <w:r w:rsidRPr="009D1F8A">
        <w:rPr>
          <w:rFonts w:ascii="Times New Roman" w:hAnsi="Times New Roman" w:cs="Times New Roman"/>
          <w:color w:val="000000" w:themeColor="text1"/>
          <w:sz w:val="24"/>
          <w:szCs w:val="24"/>
        </w:rPr>
        <w:t>th</w:t>
      </w:r>
      <w:r w:rsidRPr="008A3CC4">
        <w:rPr>
          <w:rFonts w:ascii="Times New Roman" w:hAnsi="Times New Roman" w:cs="Times New Roman"/>
          <w:color w:val="000000" w:themeColor="text1"/>
          <w:sz w:val="24"/>
          <w:szCs w:val="24"/>
        </w:rPr>
        <w:t>ey tended to glorify</w:t>
      </w:r>
      <w:r>
        <w:rPr>
          <w:rFonts w:ascii="Times New Roman" w:hAnsi="Times New Roman" w:cs="Times New Roman"/>
          <w:color w:val="000000" w:themeColor="text1"/>
          <w:sz w:val="24"/>
          <w:szCs w:val="24"/>
        </w:rPr>
        <w:t xml:space="preserve"> </w:t>
      </w:r>
      <w:r w:rsidRPr="008A3CC4">
        <w:rPr>
          <w:rFonts w:ascii="Times New Roman" w:hAnsi="Times New Roman" w:cs="Times New Roman"/>
          <w:color w:val="000000" w:themeColor="text1"/>
          <w:sz w:val="24"/>
          <w:szCs w:val="24"/>
        </w:rPr>
        <w:t>a few personalities in posed re-creations that promoted</w:t>
      </w:r>
      <w:r>
        <w:rPr>
          <w:rFonts w:ascii="Times New Roman" w:hAnsi="Times New Roman" w:cs="Times New Roman"/>
          <w:color w:val="000000" w:themeColor="text1"/>
          <w:sz w:val="24"/>
          <w:szCs w:val="24"/>
        </w:rPr>
        <w:t xml:space="preserve"> </w:t>
      </w:r>
      <w:r w:rsidRPr="008A3CC4">
        <w:rPr>
          <w:rFonts w:ascii="Times New Roman" w:hAnsi="Times New Roman" w:cs="Times New Roman"/>
          <w:color w:val="000000" w:themeColor="text1"/>
          <w:sz w:val="24"/>
          <w:szCs w:val="24"/>
        </w:rPr>
        <w:t xml:space="preserve">overly dramatic falsities. Those published articles were not a service to the field. </w:t>
      </w:r>
    </w:p>
    <w:p w14:paraId="2EA6596E" w14:textId="77777777" w:rsidR="00DE75D2" w:rsidRDefault="00DE75D2" w:rsidP="00DE75D2">
      <w:pPr>
        <w:rPr>
          <w:rFonts w:ascii="Times New Roman" w:hAnsi="Times New Roman" w:cs="Times New Roman"/>
          <w:sz w:val="24"/>
          <w:szCs w:val="24"/>
        </w:rPr>
      </w:pPr>
    </w:p>
    <w:p w14:paraId="66DA282F" w14:textId="77777777" w:rsidR="00482969" w:rsidRDefault="00DE75D2" w:rsidP="00DE75D2">
      <w:pPr>
        <w:rPr>
          <w:ins w:id="208" w:author="Ann Lewin-Benham" w:date="2021-12-07T14:18:00Z"/>
          <w:rFonts w:ascii="Times New Roman" w:hAnsi="Times New Roman" w:cs="Times New Roman"/>
          <w:sz w:val="24"/>
          <w:szCs w:val="24"/>
        </w:rPr>
      </w:pPr>
      <w:r>
        <w:rPr>
          <w:rFonts w:ascii="Times New Roman" w:hAnsi="Times New Roman" w:cs="Times New Roman"/>
          <w:sz w:val="24"/>
          <w:szCs w:val="24"/>
        </w:rPr>
        <w:t xml:space="preserve">Donald Johanson says, “Not only was Brill a fantastic photographer, but he was one of the most adaptable and uncomplaining men I have ever met.” (18, p.211) </w:t>
      </w:r>
      <w:r w:rsidRPr="007700A6">
        <w:rPr>
          <w:rFonts w:ascii="Times New Roman" w:hAnsi="Times New Roman" w:cs="Times New Roman"/>
          <w:sz w:val="24"/>
          <w:szCs w:val="24"/>
        </w:rPr>
        <w:t xml:space="preserve">Brill brought an honest </w:t>
      </w:r>
      <w:r w:rsidRPr="00245412">
        <w:rPr>
          <w:rFonts w:ascii="Times New Roman" w:hAnsi="Times New Roman" w:cs="Times New Roman"/>
          <w:color w:val="000000" w:themeColor="text1"/>
          <w:sz w:val="24"/>
          <w:szCs w:val="24"/>
        </w:rPr>
        <w:t xml:space="preserve">and precise photojournalistic discipline to the human origin field and introduced an illustrative-photojournalistic approach, one example of which is “Lucy reconstructed,” </w:t>
      </w:r>
      <w:r w:rsidRPr="007700A6">
        <w:rPr>
          <w:rFonts w:ascii="Times New Roman" w:hAnsi="Times New Roman" w:cs="Times New Roman"/>
          <w:sz w:val="24"/>
          <w:szCs w:val="24"/>
        </w:rPr>
        <w:t xml:space="preserve">images </w:t>
      </w:r>
      <w:r w:rsidRPr="007C494D">
        <w:rPr>
          <w:rFonts w:ascii="Times New Roman" w:hAnsi="Times New Roman" w:cs="Times New Roman"/>
          <w:color w:val="000000" w:themeColor="text1"/>
          <w:sz w:val="24"/>
          <w:szCs w:val="24"/>
        </w:rPr>
        <w:t>that accurately represent “Lucy” in life, albeit, 3.2 million-years ago. (</w:t>
      </w:r>
      <w:r w:rsidR="00B77669">
        <w:rPr>
          <w:rFonts w:ascii="Times New Roman" w:hAnsi="Times New Roman" w:cs="Times New Roman"/>
          <w:color w:val="000000" w:themeColor="text1"/>
          <w:sz w:val="24"/>
          <w:szCs w:val="24"/>
        </w:rPr>
        <w:t xml:space="preserve">See </w:t>
      </w:r>
      <w:r w:rsidRPr="007C494D">
        <w:rPr>
          <w:rFonts w:ascii="Times New Roman" w:hAnsi="Times New Roman" w:cs="Times New Roman"/>
          <w:color w:val="000000" w:themeColor="text1"/>
          <w:sz w:val="24"/>
          <w:szCs w:val="24"/>
        </w:rPr>
        <w:t>Fig.</w:t>
      </w:r>
      <w:del w:id="209" w:author="Ann Lewin-Benham" w:date="2021-12-07T13:54:00Z">
        <w:r w:rsidRPr="007C494D" w:rsidDel="00782389">
          <w:rPr>
            <w:rFonts w:ascii="Times New Roman" w:hAnsi="Times New Roman" w:cs="Times New Roman"/>
            <w:color w:val="000000" w:themeColor="text1"/>
            <w:sz w:val="24"/>
            <w:szCs w:val="24"/>
          </w:rPr>
          <w:delText xml:space="preserve"> </w:delText>
        </w:r>
      </w:del>
      <w:r w:rsidRPr="007C494D">
        <w:rPr>
          <w:rFonts w:ascii="Times New Roman" w:hAnsi="Times New Roman" w:cs="Times New Roman"/>
          <w:color w:val="000000" w:themeColor="text1"/>
          <w:sz w:val="24"/>
          <w:szCs w:val="24"/>
        </w:rPr>
        <w:t>15.</w:t>
      </w:r>
      <w:r w:rsidR="00585F28">
        <w:rPr>
          <w:rFonts w:ascii="Times New Roman" w:hAnsi="Times New Roman" w:cs="Times New Roman"/>
          <w:color w:val="000000" w:themeColor="text1"/>
          <w:sz w:val="24"/>
          <w:szCs w:val="24"/>
        </w:rPr>
        <w:t>8</w:t>
      </w:r>
      <w:ins w:id="210" w:author="Ann Lewin-Benham" w:date="2021-12-07T13:54:00Z">
        <w:r w:rsidR="00782389">
          <w:rPr>
            <w:rFonts w:ascii="Times New Roman" w:hAnsi="Times New Roman" w:cs="Times New Roman"/>
            <w:color w:val="000000" w:themeColor="text1"/>
            <w:sz w:val="24"/>
            <w:szCs w:val="24"/>
          </w:rPr>
          <w:t>b</w:t>
        </w:r>
      </w:ins>
      <w:r w:rsidR="00585F28">
        <w:rPr>
          <w:rFonts w:ascii="Times New Roman" w:hAnsi="Times New Roman" w:cs="Times New Roman"/>
          <w:color w:val="000000" w:themeColor="text1"/>
          <w:sz w:val="24"/>
          <w:szCs w:val="24"/>
        </w:rPr>
        <w:t>).</w:t>
      </w:r>
      <w:r>
        <w:rPr>
          <w:rFonts w:ascii="Times New Roman" w:hAnsi="Times New Roman" w:cs="Times New Roman"/>
          <w:sz w:val="24"/>
          <w:szCs w:val="24"/>
        </w:rPr>
        <w:t xml:space="preserve"> </w:t>
      </w:r>
      <w:r w:rsidR="00AE1F95">
        <w:rPr>
          <w:rFonts w:ascii="Times New Roman" w:hAnsi="Times New Roman" w:cs="Times New Roman"/>
          <w:sz w:val="24"/>
          <w:szCs w:val="24"/>
        </w:rPr>
        <w:t>(</w:t>
      </w:r>
      <w:r>
        <w:rPr>
          <w:rFonts w:ascii="Times New Roman" w:hAnsi="Times New Roman" w:cs="Times New Roman"/>
          <w:b/>
          <w:bCs/>
          <w:color w:val="FF0000"/>
          <w:sz w:val="24"/>
          <w:szCs w:val="24"/>
        </w:rPr>
        <w:t xml:space="preserve">Brill, </w:t>
      </w:r>
      <w:r w:rsidR="00AE1F95">
        <w:rPr>
          <w:rFonts w:ascii="Times New Roman" w:hAnsi="Times New Roman" w:cs="Times New Roman"/>
          <w:b/>
          <w:bCs/>
          <w:color w:val="FF0000"/>
          <w:sz w:val="24"/>
          <w:szCs w:val="24"/>
        </w:rPr>
        <w:t>is this the correct</w:t>
      </w:r>
      <w:r w:rsidR="00B77669">
        <w:rPr>
          <w:rFonts w:ascii="Times New Roman" w:hAnsi="Times New Roman" w:cs="Times New Roman"/>
          <w:b/>
          <w:bCs/>
          <w:color w:val="FF0000"/>
          <w:sz w:val="24"/>
          <w:szCs w:val="24"/>
        </w:rPr>
        <w:t xml:space="preserve"> photo </w:t>
      </w:r>
      <w:r w:rsidR="00AE1F95">
        <w:rPr>
          <w:rFonts w:ascii="Times New Roman" w:hAnsi="Times New Roman" w:cs="Times New Roman"/>
          <w:b/>
          <w:bCs/>
          <w:color w:val="FF0000"/>
          <w:sz w:val="24"/>
          <w:szCs w:val="24"/>
        </w:rPr>
        <w:t>to</w:t>
      </w:r>
      <w:r w:rsidR="00B77669">
        <w:rPr>
          <w:rFonts w:ascii="Times New Roman" w:hAnsi="Times New Roman" w:cs="Times New Roman"/>
          <w:b/>
          <w:bCs/>
          <w:color w:val="FF0000"/>
          <w:sz w:val="24"/>
          <w:szCs w:val="24"/>
        </w:rPr>
        <w:t xml:space="preserve"> be referenced here</w:t>
      </w:r>
      <w:r>
        <w:rPr>
          <w:rFonts w:ascii="Times New Roman" w:hAnsi="Times New Roman" w:cs="Times New Roman"/>
          <w:b/>
          <w:bCs/>
          <w:color w:val="FF0000"/>
          <w:sz w:val="24"/>
          <w:szCs w:val="24"/>
        </w:rPr>
        <w:t>?</w:t>
      </w:r>
      <w:r>
        <w:rPr>
          <w:rFonts w:ascii="Times New Roman" w:hAnsi="Times New Roman" w:cs="Times New Roman"/>
          <w:sz w:val="24"/>
          <w:szCs w:val="24"/>
        </w:rPr>
        <w:t xml:space="preserve">) </w:t>
      </w:r>
    </w:p>
    <w:p w14:paraId="5F000B82" w14:textId="77777777" w:rsidR="00482969" w:rsidRDefault="00482969" w:rsidP="00DE75D2">
      <w:pPr>
        <w:rPr>
          <w:ins w:id="211" w:author="Ann Lewin-Benham" w:date="2021-12-07T14:18:00Z"/>
          <w:rFonts w:ascii="Times New Roman" w:hAnsi="Times New Roman" w:cs="Times New Roman"/>
          <w:sz w:val="24"/>
          <w:szCs w:val="24"/>
        </w:rPr>
      </w:pPr>
    </w:p>
    <w:p w14:paraId="2CE5A2A6" w14:textId="030274D0" w:rsidR="00DE75D2" w:rsidRPr="007C494D" w:rsidRDefault="00DE75D2" w:rsidP="00DE75D2">
      <w:pPr>
        <w:rPr>
          <w:rFonts w:ascii="Times New Roman" w:hAnsi="Times New Roman" w:cs="Times New Roman"/>
          <w:color w:val="000000" w:themeColor="text1"/>
          <w:sz w:val="24"/>
          <w:szCs w:val="24"/>
        </w:rPr>
      </w:pPr>
      <w:r w:rsidRPr="007C494D">
        <w:rPr>
          <w:rFonts w:ascii="Times New Roman" w:hAnsi="Times New Roman" w:cs="Times New Roman"/>
          <w:color w:val="000000" w:themeColor="text1"/>
          <w:sz w:val="24"/>
          <w:szCs w:val="24"/>
        </w:rPr>
        <w:t xml:space="preserve">We see </w:t>
      </w:r>
      <w:ins w:id="212" w:author="Ann Lewin-Benham" w:date="2021-12-07T14:18:00Z">
        <w:r w:rsidR="00482969">
          <w:rPr>
            <w:rFonts w:ascii="Times New Roman" w:hAnsi="Times New Roman" w:cs="Times New Roman"/>
            <w:color w:val="000000" w:themeColor="text1"/>
            <w:sz w:val="24"/>
            <w:szCs w:val="24"/>
          </w:rPr>
          <w:t>Lucy</w:t>
        </w:r>
      </w:ins>
      <w:del w:id="213" w:author="Ann Lewin-Benham" w:date="2021-12-07T14:18:00Z">
        <w:r w:rsidRPr="007C494D" w:rsidDel="00482969">
          <w:rPr>
            <w:rFonts w:ascii="Times New Roman" w:hAnsi="Times New Roman" w:cs="Times New Roman"/>
            <w:color w:val="000000" w:themeColor="text1"/>
            <w:sz w:val="24"/>
            <w:szCs w:val="24"/>
          </w:rPr>
          <w:delText>her</w:delText>
        </w:r>
      </w:del>
      <w:r w:rsidRPr="007C494D">
        <w:rPr>
          <w:rFonts w:ascii="Times New Roman" w:hAnsi="Times New Roman" w:cs="Times New Roman"/>
          <w:color w:val="000000" w:themeColor="text1"/>
          <w:sz w:val="24"/>
          <w:szCs w:val="24"/>
        </w:rPr>
        <w:t xml:space="preserve"> with a reconstructed pelvis, at her total height (calculated but never previously modeled), and perfectly bipedal, as the science team’s exhaustive study had determined she would look. When applied, this photographic method directly </w:t>
      </w:r>
      <w:r w:rsidRPr="007700A6">
        <w:rPr>
          <w:rFonts w:ascii="Times New Roman" w:hAnsi="Times New Roman" w:cs="Times New Roman"/>
          <w:sz w:val="24"/>
          <w:szCs w:val="24"/>
        </w:rPr>
        <w:t xml:space="preserve">serves the interest of science because total accuracy to the science is the aim. </w:t>
      </w:r>
      <w:del w:id="214" w:author="Ann Lewin-Benham" w:date="2021-12-07T14:19:00Z">
        <w:r w:rsidRPr="007700A6" w:rsidDel="00482969">
          <w:rPr>
            <w:rFonts w:ascii="Times New Roman" w:hAnsi="Times New Roman" w:cs="Times New Roman"/>
            <w:sz w:val="24"/>
            <w:szCs w:val="24"/>
          </w:rPr>
          <w:delText xml:space="preserve"> </w:delText>
        </w:r>
      </w:del>
      <w:r w:rsidRPr="007700A6">
        <w:rPr>
          <w:rFonts w:ascii="Times New Roman" w:hAnsi="Times New Roman" w:cs="Times New Roman"/>
          <w:sz w:val="24"/>
          <w:szCs w:val="24"/>
        </w:rPr>
        <w:t xml:space="preserve">The results of academic research are published in professional scientific journals, in technical language written to specialized colleagues, obscure to the general public. </w:t>
      </w:r>
      <w:del w:id="215" w:author="Ann Lewin-Benham" w:date="2021-12-07T14:19:00Z">
        <w:r w:rsidRPr="007700A6" w:rsidDel="00482969">
          <w:rPr>
            <w:rFonts w:ascii="Times New Roman" w:hAnsi="Times New Roman" w:cs="Times New Roman"/>
            <w:sz w:val="24"/>
            <w:szCs w:val="24"/>
          </w:rPr>
          <w:delText xml:space="preserve"> </w:delText>
        </w:r>
      </w:del>
      <w:r w:rsidRPr="007700A6">
        <w:rPr>
          <w:rFonts w:ascii="Times New Roman" w:hAnsi="Times New Roman" w:cs="Times New Roman"/>
          <w:sz w:val="24"/>
          <w:szCs w:val="24"/>
        </w:rPr>
        <w:t>Brill’s goal</w:t>
      </w:r>
      <w:r w:rsidRPr="007C494D">
        <w:rPr>
          <w:rFonts w:ascii="Times New Roman" w:hAnsi="Times New Roman" w:cs="Times New Roman"/>
          <w:color w:val="000000" w:themeColor="text1"/>
          <w:sz w:val="24"/>
          <w:szCs w:val="24"/>
        </w:rPr>
        <w:t xml:space="preserve"> has always been to visually translate the </w:t>
      </w:r>
      <w:r w:rsidRPr="007C494D">
        <w:rPr>
          <w:rFonts w:ascii="Times New Roman" w:hAnsi="Times New Roman" w:cs="Times New Roman"/>
          <w:i/>
          <w:iCs/>
          <w:color w:val="000000" w:themeColor="text1"/>
          <w:sz w:val="24"/>
          <w:szCs w:val="24"/>
        </w:rPr>
        <w:t>process</w:t>
      </w:r>
      <w:r w:rsidRPr="007C494D">
        <w:rPr>
          <w:rFonts w:ascii="Times New Roman" w:hAnsi="Times New Roman" w:cs="Times New Roman"/>
          <w:color w:val="000000" w:themeColor="text1"/>
          <w:sz w:val="24"/>
          <w:szCs w:val="24"/>
        </w:rPr>
        <w:t xml:space="preserve"> and the </w:t>
      </w:r>
      <w:r w:rsidRPr="007C494D">
        <w:rPr>
          <w:rFonts w:ascii="Times New Roman" w:hAnsi="Times New Roman" w:cs="Times New Roman"/>
          <w:i/>
          <w:iCs/>
          <w:color w:val="000000" w:themeColor="text1"/>
          <w:sz w:val="24"/>
          <w:szCs w:val="24"/>
        </w:rPr>
        <w:t>results</w:t>
      </w:r>
      <w:r w:rsidRPr="007C494D">
        <w:rPr>
          <w:rFonts w:ascii="Times New Roman" w:hAnsi="Times New Roman" w:cs="Times New Roman"/>
          <w:color w:val="000000" w:themeColor="text1"/>
          <w:sz w:val="24"/>
          <w:szCs w:val="24"/>
        </w:rPr>
        <w:t xml:space="preserve"> of academic research so that it becomes available to a general popular audience.  </w:t>
      </w:r>
    </w:p>
    <w:p w14:paraId="296D9396" w14:textId="77777777" w:rsidR="00272945" w:rsidRPr="00272945" w:rsidRDefault="00272945" w:rsidP="00DE75D2">
      <w:pPr>
        <w:rPr>
          <w:rFonts w:ascii="Times New Roman" w:hAnsi="Times New Roman" w:cs="Times New Roman"/>
          <w:b/>
          <w:bCs/>
          <w:sz w:val="24"/>
          <w:szCs w:val="24"/>
        </w:rPr>
      </w:pPr>
    </w:p>
    <w:p w14:paraId="37746AAF" w14:textId="1F07A5B2" w:rsidR="00DE75D2" w:rsidRPr="005146DC" w:rsidRDefault="00DE75D2" w:rsidP="00DE75D2">
      <w:pPr>
        <w:rPr>
          <w:rFonts w:ascii="Times New Roman" w:hAnsi="Times New Roman" w:cs="Times New Roman"/>
          <w:sz w:val="24"/>
          <w:szCs w:val="24"/>
        </w:rPr>
      </w:pPr>
      <w:r w:rsidRPr="000B79E2">
        <w:rPr>
          <w:rFonts w:ascii="Times New Roman" w:hAnsi="Times New Roman" w:cs="Times New Roman"/>
          <w:color w:val="000000" w:themeColor="text1"/>
          <w:sz w:val="24"/>
          <w:szCs w:val="24"/>
        </w:rPr>
        <w:t xml:space="preserve">Brill knew his images also had to interest and serve science professionals. Working with </w:t>
      </w:r>
      <w:r w:rsidRPr="007700A6">
        <w:rPr>
          <w:rFonts w:ascii="Times New Roman" w:hAnsi="Times New Roman" w:cs="Times New Roman"/>
          <w:sz w:val="24"/>
          <w:szCs w:val="24"/>
        </w:rPr>
        <w:t xml:space="preserve">museums, Brill developed unique methods to safely photograph a country’s most prized and delicate fossilized evidence, like skulls. </w:t>
      </w:r>
      <w:ins w:id="216" w:author="Ann Lewin-Benham" w:date="2021-12-07T14:20:00Z">
        <w:r w:rsidR="0093277A" w:rsidRPr="0093277A">
          <w:rPr>
            <w:rFonts w:ascii="Times New Roman" w:hAnsi="Times New Roman" w:cs="Times New Roman"/>
            <w:b/>
            <w:bCs/>
            <w:color w:val="FF0000"/>
            <w:sz w:val="24"/>
            <w:szCs w:val="24"/>
            <w:rPrChange w:id="217" w:author="Ann Lewin-Benham" w:date="2021-12-07T14:21:00Z">
              <w:rPr>
                <w:rFonts w:ascii="Times New Roman" w:hAnsi="Times New Roman" w:cs="Times New Roman"/>
                <w:sz w:val="24"/>
                <w:szCs w:val="24"/>
              </w:rPr>
            </w:rPrChange>
          </w:rPr>
          <w:t>(</w:t>
        </w:r>
      </w:ins>
      <w:ins w:id="218" w:author="Ann Lewin-Benham" w:date="2021-12-07T14:21:00Z">
        <w:r w:rsidR="0093277A" w:rsidRPr="0093277A">
          <w:rPr>
            <w:rFonts w:ascii="Times New Roman" w:hAnsi="Times New Roman" w:cs="Times New Roman"/>
            <w:b/>
            <w:bCs/>
            <w:color w:val="FF0000"/>
            <w:sz w:val="24"/>
            <w:szCs w:val="24"/>
            <w:rPrChange w:id="219" w:author="Ann Lewin-Benham" w:date="2021-12-07T14:21:00Z">
              <w:rPr>
                <w:rFonts w:ascii="Times New Roman" w:hAnsi="Times New Roman" w:cs="Times New Roman"/>
                <w:sz w:val="24"/>
                <w:szCs w:val="24"/>
              </w:rPr>
            </w:rPrChange>
          </w:rPr>
          <w:t>Make sure slight edits in the following sentence are okay):</w:t>
        </w:r>
        <w:r w:rsidR="0093277A">
          <w:rPr>
            <w:rFonts w:ascii="Times New Roman" w:hAnsi="Times New Roman" w:cs="Times New Roman"/>
            <w:sz w:val="24"/>
            <w:szCs w:val="24"/>
          </w:rPr>
          <w:t xml:space="preserve"> </w:t>
        </w:r>
      </w:ins>
      <w:del w:id="220" w:author="Ann Lewin-Benham" w:date="2021-12-07T14:19:00Z">
        <w:r w:rsidRPr="007700A6" w:rsidDel="00FB351E">
          <w:rPr>
            <w:rFonts w:ascii="Times New Roman" w:hAnsi="Times New Roman" w:cs="Times New Roman"/>
            <w:sz w:val="24"/>
            <w:szCs w:val="24"/>
          </w:rPr>
          <w:delText xml:space="preserve"> </w:delText>
        </w:r>
      </w:del>
      <w:del w:id="221" w:author="Ann Lewin-Benham" w:date="2021-12-07T14:20:00Z">
        <w:r w:rsidRPr="007700A6" w:rsidDel="00586983">
          <w:rPr>
            <w:rFonts w:ascii="Times New Roman" w:hAnsi="Times New Roman" w:cs="Times New Roman"/>
            <w:sz w:val="24"/>
            <w:szCs w:val="24"/>
          </w:rPr>
          <w:delText xml:space="preserve">No </w:delText>
        </w:r>
        <w:r w:rsidRPr="00747150" w:rsidDel="00586983">
          <w:rPr>
            <w:rFonts w:ascii="Times New Roman" w:hAnsi="Times New Roman" w:cs="Times New Roman"/>
            <w:color w:val="000000" w:themeColor="text1"/>
            <w:sz w:val="24"/>
            <w:szCs w:val="24"/>
          </w:rPr>
          <w:delText>e</w:delText>
        </w:r>
      </w:del>
      <w:ins w:id="222" w:author="Ann Lewin-Benham" w:date="2021-12-07T14:20:00Z">
        <w:r w:rsidR="00586983">
          <w:rPr>
            <w:rFonts w:ascii="Times New Roman" w:hAnsi="Times New Roman" w:cs="Times New Roman"/>
            <w:color w:val="000000" w:themeColor="text1"/>
            <w:sz w:val="24"/>
            <w:szCs w:val="24"/>
          </w:rPr>
          <w:t>E</w:t>
        </w:r>
      </w:ins>
      <w:r w:rsidRPr="00747150">
        <w:rPr>
          <w:rFonts w:ascii="Times New Roman" w:hAnsi="Times New Roman" w:cs="Times New Roman"/>
          <w:color w:val="000000" w:themeColor="text1"/>
          <w:sz w:val="24"/>
          <w:szCs w:val="24"/>
        </w:rPr>
        <w:t xml:space="preserve">arlier photographs had </w:t>
      </w:r>
      <w:ins w:id="223" w:author="Ann Lewin-Benham" w:date="2021-12-07T14:20:00Z">
        <w:r w:rsidR="00586983">
          <w:rPr>
            <w:rFonts w:ascii="Times New Roman" w:hAnsi="Times New Roman" w:cs="Times New Roman"/>
            <w:color w:val="000000" w:themeColor="text1"/>
            <w:sz w:val="24"/>
            <w:szCs w:val="24"/>
          </w:rPr>
          <w:t xml:space="preserve">rarely </w:t>
        </w:r>
      </w:ins>
      <w:r w:rsidRPr="00747150">
        <w:rPr>
          <w:rFonts w:ascii="Times New Roman" w:hAnsi="Times New Roman" w:cs="Times New Roman"/>
          <w:color w:val="000000" w:themeColor="text1"/>
          <w:sz w:val="24"/>
          <w:szCs w:val="24"/>
        </w:rPr>
        <w:t xml:space="preserve">come close to capturing anatomical detail. Lighting 5 views of a single skull can take Brill 125 hours. It requires patience and time to set up to 30 </w:t>
      </w:r>
      <w:ins w:id="224" w:author="Ann Lewin-Benham" w:date="2021-12-07T14:24:00Z">
        <w:r w:rsidR="00E615EA">
          <w:rPr>
            <w:rFonts w:ascii="Times New Roman" w:hAnsi="Times New Roman" w:cs="Times New Roman"/>
            <w:color w:val="000000" w:themeColor="text1"/>
            <w:sz w:val="24"/>
            <w:szCs w:val="24"/>
          </w:rPr>
          <w:t>large</w:t>
        </w:r>
      </w:ins>
      <w:del w:id="225" w:author="Ann Lewin-Benham" w:date="2021-12-07T14:24:00Z">
        <w:r w:rsidRPr="00747150" w:rsidDel="00E615EA">
          <w:rPr>
            <w:rFonts w:ascii="Times New Roman" w:hAnsi="Times New Roman" w:cs="Times New Roman"/>
            <w:color w:val="000000" w:themeColor="text1"/>
            <w:sz w:val="24"/>
            <w:szCs w:val="24"/>
          </w:rPr>
          <w:delText>big</w:delText>
        </w:r>
      </w:del>
      <w:r w:rsidRPr="00747150">
        <w:rPr>
          <w:rFonts w:ascii="Times New Roman" w:hAnsi="Times New Roman" w:cs="Times New Roman"/>
          <w:color w:val="000000" w:themeColor="text1"/>
          <w:sz w:val="24"/>
          <w:szCs w:val="24"/>
        </w:rPr>
        <w:t xml:space="preserve"> and tiny odd-shaped reflectors, diffusers, black and white nets, opaque solid dots and fingers.  The end result is a skull </w:t>
      </w:r>
      <w:r w:rsidRPr="007700A6">
        <w:rPr>
          <w:rFonts w:ascii="Times New Roman" w:hAnsi="Times New Roman" w:cs="Times New Roman"/>
          <w:sz w:val="24"/>
          <w:szCs w:val="24"/>
        </w:rPr>
        <w:t>accurately described, showing</w:t>
      </w:r>
      <w:r>
        <w:rPr>
          <w:rFonts w:ascii="Times New Roman" w:hAnsi="Times New Roman" w:cs="Times New Roman"/>
          <w:sz w:val="24"/>
          <w:szCs w:val="24"/>
        </w:rPr>
        <w:t xml:space="preserve"> </w:t>
      </w:r>
      <w:r>
        <w:rPr>
          <w:rFonts w:ascii="Times New Roman" w:hAnsi="Times New Roman" w:cs="Times New Roman"/>
          <w:color w:val="2F5496" w:themeColor="accent1" w:themeShade="BF"/>
          <w:sz w:val="24"/>
          <w:szCs w:val="24"/>
        </w:rPr>
        <w:t xml:space="preserve">the  </w:t>
      </w:r>
      <w:r>
        <w:rPr>
          <w:rFonts w:ascii="Times New Roman" w:hAnsi="Times New Roman" w:cs="Times New Roman"/>
          <w:sz w:val="24"/>
          <w:szCs w:val="24"/>
        </w:rPr>
        <w:t>min</w:t>
      </w:r>
      <w:r w:rsidR="00E90025">
        <w:rPr>
          <w:rFonts w:ascii="Times New Roman" w:hAnsi="Times New Roman" w:cs="Times New Roman"/>
          <w:sz w:val="24"/>
          <w:szCs w:val="24"/>
        </w:rPr>
        <w:t>u</w:t>
      </w:r>
      <w:r>
        <w:rPr>
          <w:rFonts w:ascii="Times New Roman" w:hAnsi="Times New Roman" w:cs="Times New Roman"/>
          <w:sz w:val="24"/>
          <w:szCs w:val="24"/>
        </w:rPr>
        <w:t>scule</w:t>
      </w:r>
      <w:r w:rsidRPr="007700A6">
        <w:rPr>
          <w:rFonts w:ascii="Times New Roman" w:hAnsi="Times New Roman" w:cs="Times New Roman"/>
          <w:sz w:val="24"/>
          <w:szCs w:val="24"/>
        </w:rPr>
        <w:t xml:space="preserve"> difference</w:t>
      </w:r>
      <w:r>
        <w:rPr>
          <w:rFonts w:ascii="Times New Roman" w:hAnsi="Times New Roman" w:cs="Times New Roman"/>
          <w:sz w:val="24"/>
          <w:szCs w:val="24"/>
        </w:rPr>
        <w:t>s</w:t>
      </w:r>
      <w:r w:rsidRPr="007700A6">
        <w:rPr>
          <w:rFonts w:ascii="Times New Roman" w:hAnsi="Times New Roman" w:cs="Times New Roman"/>
          <w:sz w:val="24"/>
          <w:szCs w:val="24"/>
        </w:rPr>
        <w:t xml:space="preserve"> in surface topography in gross and super-fine detail</w:t>
      </w:r>
      <w:r>
        <w:rPr>
          <w:rFonts w:ascii="Times New Roman" w:hAnsi="Times New Roman" w:cs="Times New Roman"/>
          <w:sz w:val="24"/>
          <w:szCs w:val="24"/>
        </w:rPr>
        <w:t>.</w:t>
      </w:r>
      <w:r w:rsidRPr="007700A6">
        <w:rPr>
          <w:rFonts w:ascii="Times New Roman" w:hAnsi="Times New Roman" w:cs="Times New Roman"/>
          <w:sz w:val="24"/>
          <w:szCs w:val="24"/>
        </w:rPr>
        <w:t xml:space="preserve"> </w:t>
      </w:r>
      <w:r>
        <w:rPr>
          <w:rFonts w:ascii="Times New Roman" w:hAnsi="Times New Roman" w:cs="Times New Roman"/>
          <w:sz w:val="24"/>
          <w:szCs w:val="24"/>
        </w:rPr>
        <w:t>V</w:t>
      </w:r>
      <w:r w:rsidRPr="007700A6">
        <w:rPr>
          <w:rFonts w:ascii="Times New Roman" w:hAnsi="Times New Roman" w:cs="Times New Roman"/>
          <w:sz w:val="24"/>
          <w:szCs w:val="24"/>
        </w:rPr>
        <w:t>iewer</w:t>
      </w:r>
      <w:r>
        <w:rPr>
          <w:rFonts w:ascii="Times New Roman" w:hAnsi="Times New Roman" w:cs="Times New Roman"/>
          <w:sz w:val="24"/>
          <w:szCs w:val="24"/>
        </w:rPr>
        <w:t xml:space="preserve">s </w:t>
      </w:r>
      <w:r w:rsidRPr="004B51A2">
        <w:rPr>
          <w:rFonts w:ascii="Times New Roman" w:hAnsi="Times New Roman" w:cs="Times New Roman"/>
          <w:color w:val="000000" w:themeColor="text1"/>
          <w:sz w:val="24"/>
          <w:szCs w:val="24"/>
        </w:rPr>
        <w:t>have the impression they can reach into the photograph and lift the specimen into their o</w:t>
      </w:r>
      <w:r w:rsidRPr="007700A6">
        <w:rPr>
          <w:rFonts w:ascii="Times New Roman" w:hAnsi="Times New Roman" w:cs="Times New Roman"/>
          <w:sz w:val="24"/>
          <w:szCs w:val="24"/>
        </w:rPr>
        <w:t xml:space="preserve">wn hands.  </w:t>
      </w:r>
    </w:p>
    <w:p w14:paraId="082D9305" w14:textId="37A0F7C6" w:rsidR="00DE75D2" w:rsidRDefault="00DE75D2" w:rsidP="00DE75D2">
      <w:pPr>
        <w:rPr>
          <w:rFonts w:ascii="Times New Roman" w:hAnsi="Times New Roman" w:cs="Times New Roman"/>
          <w:sz w:val="24"/>
          <w:szCs w:val="24"/>
        </w:rPr>
      </w:pPr>
    </w:p>
    <w:p w14:paraId="125A624F" w14:textId="27779499" w:rsidR="00560594" w:rsidRPr="007E4737" w:rsidRDefault="00560594" w:rsidP="00560594">
      <w:pPr>
        <w:rPr>
          <w:rFonts w:ascii="Times New Roman" w:eastAsia="Times New Roman" w:hAnsi="Times New Roman" w:cs="Times New Roman"/>
          <w:color w:val="FF0000"/>
          <w:sz w:val="24"/>
          <w:szCs w:val="24"/>
        </w:rPr>
      </w:pPr>
      <w:r w:rsidRPr="00560594">
        <w:rPr>
          <w:rFonts w:ascii="Times New Roman" w:eastAsia="Times New Roman" w:hAnsi="Times New Roman" w:cs="Times New Roman"/>
          <w:color w:val="000000"/>
          <w:sz w:val="24"/>
          <w:szCs w:val="24"/>
        </w:rPr>
        <w:t xml:space="preserve">To be most useful to the field of physical anthropology, each skull must be photographed in the prescribed Frankfurt plane.  In 1884, a group of anatomical illustrators met in Germany and codified exact views for a skull so one artist’s frontal drawing did not look up at a face, all but eliminating the braincase from view, while another illustrator’s frontal view looked slightly down accentuating the braincase.  Germans like standards, thank goodness.  Thinking of the skull as a cube, the convention dictated two anatomical markers to sight for level, to </w:t>
      </w:r>
      <w:r w:rsidRPr="00560594">
        <w:rPr>
          <w:rFonts w:ascii="Times New Roman" w:eastAsia="Times New Roman" w:hAnsi="Times New Roman" w:cs="Times New Roman"/>
          <w:strike/>
          <w:color w:val="000000"/>
          <w:sz w:val="24"/>
          <w:szCs w:val="24"/>
        </w:rPr>
        <w:t xml:space="preserve">the </w:t>
      </w:r>
      <w:r w:rsidRPr="00560594">
        <w:rPr>
          <w:rFonts w:ascii="Times New Roman" w:eastAsia="Times New Roman" w:hAnsi="Times New Roman" w:cs="Times New Roman"/>
          <w:color w:val="000000"/>
          <w:sz w:val="24"/>
          <w:szCs w:val="24"/>
        </w:rPr>
        <w:t xml:space="preserve">center </w:t>
      </w:r>
      <w:r w:rsidRPr="00560594">
        <w:rPr>
          <w:rFonts w:ascii="Times New Roman" w:eastAsia="Times New Roman" w:hAnsi="Times New Roman" w:cs="Times New Roman"/>
          <w:strike/>
          <w:color w:val="000000"/>
          <w:sz w:val="24"/>
          <w:szCs w:val="24"/>
        </w:rPr>
        <w:t>of</w:t>
      </w:r>
      <w:r w:rsidRPr="00560594">
        <w:rPr>
          <w:rFonts w:ascii="Times New Roman" w:eastAsia="Times New Roman" w:hAnsi="Times New Roman" w:cs="Times New Roman"/>
          <w:color w:val="000000"/>
          <w:sz w:val="24"/>
          <w:szCs w:val="24"/>
        </w:rPr>
        <w:t xml:space="preserve"> the drawing or photo, and </w:t>
      </w:r>
      <w:r w:rsidRPr="007E4737">
        <w:rPr>
          <w:rFonts w:ascii="Times New Roman" w:eastAsia="Times New Roman" w:hAnsi="Times New Roman" w:cs="Times New Roman"/>
          <w:strike/>
          <w:color w:val="FF0000"/>
          <w:sz w:val="24"/>
          <w:szCs w:val="24"/>
        </w:rPr>
        <w:t xml:space="preserve">a couple of </w:t>
      </w:r>
      <w:r w:rsidRPr="007E4737">
        <w:rPr>
          <w:rFonts w:ascii="Times New Roman" w:eastAsia="Times New Roman" w:hAnsi="Times New Roman" w:cs="Times New Roman"/>
          <w:color w:val="FF0000"/>
          <w:sz w:val="24"/>
          <w:szCs w:val="24"/>
        </w:rPr>
        <w:t>two</w:t>
      </w:r>
      <w:r w:rsidRPr="00560594">
        <w:rPr>
          <w:rFonts w:ascii="Times New Roman" w:eastAsia="Times New Roman" w:hAnsi="Times New Roman" w:cs="Times New Roman"/>
          <w:color w:val="000000"/>
          <w:sz w:val="24"/>
          <w:szCs w:val="24"/>
        </w:rPr>
        <w:t xml:space="preserve"> anatomical markers to sight for perfect vertical.  These markers were </w:t>
      </w:r>
      <w:r w:rsidRPr="00560594">
        <w:rPr>
          <w:rFonts w:ascii="Times New Roman" w:eastAsia="Times New Roman" w:hAnsi="Times New Roman" w:cs="Times New Roman"/>
          <w:strike/>
          <w:color w:val="000000"/>
          <w:sz w:val="24"/>
          <w:szCs w:val="24"/>
        </w:rPr>
        <w:t>given</w:t>
      </w:r>
      <w:r w:rsidRPr="00560594">
        <w:rPr>
          <w:rFonts w:ascii="Times New Roman" w:eastAsia="Times New Roman" w:hAnsi="Times New Roman" w:cs="Times New Roman"/>
          <w:color w:val="000000"/>
          <w:sz w:val="24"/>
          <w:szCs w:val="24"/>
        </w:rPr>
        <w:t xml:space="preserve"> </w:t>
      </w:r>
      <w:r w:rsidRPr="00560594">
        <w:rPr>
          <w:rFonts w:ascii="Times New Roman" w:eastAsia="Times New Roman" w:hAnsi="Times New Roman" w:cs="Times New Roman"/>
          <w:color w:val="FF0000"/>
          <w:sz w:val="24"/>
          <w:szCs w:val="24"/>
        </w:rPr>
        <w:t xml:space="preserve">provided </w:t>
      </w:r>
      <w:r w:rsidRPr="00560594">
        <w:rPr>
          <w:rFonts w:ascii="Times New Roman" w:eastAsia="Times New Roman" w:hAnsi="Times New Roman" w:cs="Times New Roman"/>
          <w:color w:val="000000"/>
          <w:sz w:val="24"/>
          <w:szCs w:val="24"/>
        </w:rPr>
        <w:t>for each view of the skull “cube.”  (</w:t>
      </w:r>
      <w:r w:rsidR="00725398">
        <w:rPr>
          <w:rFonts w:ascii="Times New Roman" w:eastAsia="Times New Roman" w:hAnsi="Times New Roman" w:cs="Times New Roman"/>
          <w:color w:val="000000"/>
          <w:sz w:val="24"/>
          <w:szCs w:val="24"/>
        </w:rPr>
        <w:t>David L. Brill</w:t>
      </w:r>
      <w:r w:rsidRPr="00560594">
        <w:rPr>
          <w:rFonts w:ascii="Times New Roman" w:eastAsia="Times New Roman" w:hAnsi="Times New Roman" w:cs="Times New Roman"/>
          <w:color w:val="000000"/>
          <w:sz w:val="24"/>
          <w:szCs w:val="24"/>
        </w:rPr>
        <w:t>, Personal Communication)</w:t>
      </w:r>
      <w:r w:rsidR="007E4737">
        <w:rPr>
          <w:rFonts w:ascii="Times New Roman" w:eastAsia="Times New Roman" w:hAnsi="Times New Roman" w:cs="Times New Roman"/>
          <w:color w:val="000000"/>
          <w:sz w:val="24"/>
          <w:szCs w:val="24"/>
        </w:rPr>
        <w:t xml:space="preserve"> </w:t>
      </w:r>
      <w:r w:rsidR="007E4737" w:rsidRPr="007E4737">
        <w:rPr>
          <w:rFonts w:ascii="Times New Roman" w:eastAsia="Times New Roman" w:hAnsi="Times New Roman" w:cs="Times New Roman"/>
          <w:b/>
          <w:bCs/>
          <w:color w:val="FF0000"/>
          <w:sz w:val="24"/>
          <w:szCs w:val="24"/>
        </w:rPr>
        <w:t>[Brill: Note two edits in red</w:t>
      </w:r>
      <w:ins w:id="226" w:author="Ann Lewin-Benham" w:date="2021-12-07T13:54:00Z">
        <w:r w:rsidR="008459A9">
          <w:rPr>
            <w:rFonts w:ascii="Times New Roman" w:eastAsia="Times New Roman" w:hAnsi="Times New Roman" w:cs="Times New Roman"/>
            <w:b/>
            <w:bCs/>
            <w:color w:val="FF0000"/>
            <w:sz w:val="24"/>
            <w:szCs w:val="24"/>
          </w:rPr>
          <w:t>, last sentence</w:t>
        </w:r>
      </w:ins>
      <w:r w:rsidR="007E4737" w:rsidRPr="007E4737">
        <w:rPr>
          <w:rFonts w:ascii="Times New Roman" w:eastAsia="Times New Roman" w:hAnsi="Times New Roman" w:cs="Times New Roman"/>
          <w:b/>
          <w:bCs/>
          <w:color w:val="FF0000"/>
          <w:sz w:val="24"/>
          <w:szCs w:val="24"/>
        </w:rPr>
        <w:t xml:space="preserve"> in the above PP.]</w:t>
      </w:r>
    </w:p>
    <w:p w14:paraId="354E27D2" w14:textId="77777777" w:rsidR="00560594" w:rsidRPr="007700A6" w:rsidRDefault="00560594" w:rsidP="00DE75D2">
      <w:pPr>
        <w:rPr>
          <w:rFonts w:ascii="Times New Roman" w:hAnsi="Times New Roman" w:cs="Times New Roman"/>
          <w:sz w:val="24"/>
          <w:szCs w:val="24"/>
        </w:rPr>
      </w:pPr>
    </w:p>
    <w:p w14:paraId="576DE4C8" w14:textId="77777777" w:rsidR="00DE75D2" w:rsidRPr="00580893" w:rsidRDefault="00DE75D2" w:rsidP="00DE75D2">
      <w:pPr>
        <w:rPr>
          <w:rFonts w:ascii="Times New Roman" w:eastAsia="Times New Roman" w:hAnsi="Times New Roman" w:cs="Times New Roman"/>
          <w:color w:val="000000"/>
          <w:sz w:val="24"/>
          <w:szCs w:val="24"/>
        </w:rPr>
      </w:pPr>
      <w:r w:rsidRPr="00580893">
        <w:rPr>
          <w:rFonts w:ascii="Times New Roman" w:eastAsia="Times New Roman" w:hAnsi="Times New Roman" w:cs="Times New Roman"/>
          <w:color w:val="000000"/>
          <w:sz w:val="24"/>
          <w:szCs w:val="24"/>
        </w:rPr>
        <w:t xml:space="preserve">Standardization of photographic techniques </w:t>
      </w:r>
      <w:r w:rsidRPr="00AB7CAA">
        <w:rPr>
          <w:rFonts w:ascii="Times New Roman" w:eastAsia="Times New Roman" w:hAnsi="Times New Roman" w:cs="Times New Roman"/>
          <w:color w:val="000000" w:themeColor="text1"/>
          <w:sz w:val="24"/>
          <w:szCs w:val="24"/>
        </w:rPr>
        <w:t xml:space="preserve">enables </w:t>
      </w:r>
      <w:r w:rsidRPr="00580893">
        <w:rPr>
          <w:rFonts w:ascii="Times New Roman" w:eastAsia="Times New Roman" w:hAnsi="Times New Roman" w:cs="Times New Roman"/>
          <w:color w:val="000000"/>
          <w:sz w:val="24"/>
          <w:szCs w:val="24"/>
        </w:rPr>
        <w:t xml:space="preserve">innumerable accurate comparisons </w:t>
      </w:r>
      <w:r w:rsidRPr="00AB7CAA">
        <w:rPr>
          <w:rFonts w:ascii="Times New Roman" w:eastAsia="Times New Roman" w:hAnsi="Times New Roman" w:cs="Times New Roman"/>
          <w:color w:val="000000" w:themeColor="text1"/>
          <w:sz w:val="24"/>
          <w:szCs w:val="24"/>
        </w:rPr>
        <w:t>to be made. This benefits not only the team that did the extraction but also enables paleoanthropologists around the world to make comparisons. Scientifically precise photographic renderings become paleontologists’ tools, as important as rulers are to measurement or thermometers are to temperature.</w:t>
      </w:r>
      <w:r>
        <w:rPr>
          <w:rFonts w:ascii="Times New Roman" w:eastAsia="Times New Roman" w:hAnsi="Times New Roman" w:cs="Times New Roman"/>
          <w:color w:val="000000" w:themeColor="text1"/>
          <w:sz w:val="24"/>
          <w:szCs w:val="24"/>
        </w:rPr>
        <w:t xml:space="preserve"> </w:t>
      </w:r>
      <w:r w:rsidRPr="000330EA">
        <w:rPr>
          <w:rFonts w:ascii="Times New Roman" w:eastAsia="Times New Roman" w:hAnsi="Times New Roman" w:cs="Times New Roman"/>
          <w:color w:val="000000" w:themeColor="text1"/>
          <w:sz w:val="24"/>
          <w:szCs w:val="24"/>
        </w:rPr>
        <w:t xml:space="preserve">For example, by comparing frontal views of multiple, varied species from different times, it becomes evident: </w:t>
      </w:r>
      <w:r>
        <w:rPr>
          <w:rFonts w:ascii="Times New Roman" w:eastAsia="Times New Roman" w:hAnsi="Times New Roman" w:cs="Times New Roman"/>
          <w:color w:val="000000" w:themeColor="text1"/>
          <w:sz w:val="24"/>
          <w:szCs w:val="24"/>
        </w:rPr>
        <w:t>O</w:t>
      </w:r>
      <w:r w:rsidRPr="000330EA">
        <w:rPr>
          <w:rFonts w:ascii="Times New Roman" w:eastAsia="Times New Roman" w:hAnsi="Times New Roman" w:cs="Times New Roman"/>
          <w:color w:val="000000" w:themeColor="text1"/>
          <w:sz w:val="24"/>
          <w:szCs w:val="24"/>
        </w:rPr>
        <w:t>ver millions of years of evolution, the ancient large hominin face with a nearly non-existent forehead recedes in size under an enlarging brain that bulges forward to become a modern forehead. Over millions of years of evolutionary time, the face gets smaller and the brain</w:t>
      </w:r>
      <w:r>
        <w:rPr>
          <w:rFonts w:ascii="Times New Roman" w:eastAsia="Times New Roman" w:hAnsi="Times New Roman" w:cs="Times New Roman"/>
          <w:color w:val="000000"/>
          <w:sz w:val="24"/>
          <w:szCs w:val="24"/>
        </w:rPr>
        <w:t xml:space="preserve"> gets bigger.</w:t>
      </w:r>
    </w:p>
    <w:p w14:paraId="2DEEAED0" w14:textId="77777777" w:rsidR="00DE75D2" w:rsidRPr="00580893" w:rsidRDefault="00DE75D2" w:rsidP="00DE75D2">
      <w:pPr>
        <w:rPr>
          <w:rFonts w:ascii="Times New Roman" w:eastAsia="Times New Roman" w:hAnsi="Times New Roman" w:cs="Times New Roman"/>
          <w:color w:val="000000"/>
          <w:sz w:val="24"/>
          <w:szCs w:val="24"/>
        </w:rPr>
      </w:pPr>
    </w:p>
    <w:p w14:paraId="38B53974" w14:textId="59CD60CF" w:rsidR="00DE75D2" w:rsidRPr="00580893" w:rsidDel="00392607" w:rsidRDefault="00DE75D2" w:rsidP="00DE75D2">
      <w:pPr>
        <w:rPr>
          <w:del w:id="227" w:author="Ann Lewin-Benham" w:date="2021-12-07T13:56:00Z"/>
          <w:rFonts w:ascii="Times New Roman" w:eastAsia="Times New Roman" w:hAnsi="Times New Roman" w:cs="Times New Roman"/>
          <w:color w:val="FF0000"/>
          <w:sz w:val="24"/>
          <w:szCs w:val="24"/>
        </w:rPr>
      </w:pPr>
      <w:r w:rsidRPr="00580893">
        <w:rPr>
          <w:rFonts w:ascii="Times New Roman" w:eastAsia="Times New Roman" w:hAnsi="Times New Roman" w:cs="Times New Roman"/>
          <w:color w:val="FF0000"/>
          <w:sz w:val="24"/>
          <w:szCs w:val="24"/>
        </w:rPr>
        <w:t>Brill,</w:t>
      </w:r>
      <w:del w:id="228" w:author="Ann Lewin-Benham" w:date="2021-12-07T13:55:00Z">
        <w:r w:rsidRPr="00580893" w:rsidDel="00392607">
          <w:rPr>
            <w:rFonts w:ascii="Times New Roman" w:eastAsia="Times New Roman" w:hAnsi="Times New Roman" w:cs="Times New Roman"/>
            <w:color w:val="FF0000"/>
            <w:sz w:val="24"/>
            <w:szCs w:val="24"/>
          </w:rPr>
          <w:delText xml:space="preserve"> HELP! Did a bad keystroke of mine mistakenly erase text when I closed down in the wee small hours??!  If so, please reinsert!!  I had no intention to </w:delText>
        </w:r>
      </w:del>
      <w:ins w:id="229" w:author="Ann Lewin-Benham" w:date="2021-12-07T13:55:00Z">
        <w:r w:rsidR="00392607">
          <w:rPr>
            <w:rFonts w:ascii="Times New Roman" w:eastAsia="Times New Roman" w:hAnsi="Times New Roman" w:cs="Times New Roman"/>
            <w:color w:val="FF0000"/>
            <w:sz w:val="24"/>
            <w:szCs w:val="24"/>
          </w:rPr>
          <w:t xml:space="preserve"> lost text reinstalled!  Thank you</w:t>
        </w:r>
      </w:ins>
      <w:del w:id="230" w:author="Ann Lewin-Benham" w:date="2021-12-07T13:55:00Z">
        <w:r w:rsidRPr="00580893" w:rsidDel="00392607">
          <w:rPr>
            <w:rFonts w:ascii="Times New Roman" w:eastAsia="Times New Roman" w:hAnsi="Times New Roman" w:cs="Times New Roman"/>
            <w:color w:val="FF0000"/>
            <w:sz w:val="24"/>
            <w:szCs w:val="24"/>
          </w:rPr>
          <w:delText>cut anything</w:delText>
        </w:r>
      </w:del>
      <w:r w:rsidRPr="00580893">
        <w:rPr>
          <w:rFonts w:ascii="Times New Roman" w:eastAsia="Times New Roman" w:hAnsi="Times New Roman" w:cs="Times New Roman"/>
          <w:color w:val="FF0000"/>
          <w:sz w:val="24"/>
          <w:szCs w:val="24"/>
        </w:rPr>
        <w:t xml:space="preserve">! </w:t>
      </w:r>
      <w:del w:id="231" w:author="Ann Lewin-Benham" w:date="2021-12-07T13:56:00Z">
        <w:r w:rsidRPr="00580893" w:rsidDel="00392607">
          <w:rPr>
            <w:rFonts w:ascii="Times New Roman" w:eastAsia="Times New Roman" w:hAnsi="Times New Roman" w:cs="Times New Roman"/>
            <w:color w:val="FF0000"/>
            <w:sz w:val="24"/>
            <w:szCs w:val="24"/>
          </w:rPr>
          <w:delText>I</w:delText>
        </w:r>
      </w:del>
      <w:del w:id="232" w:author="Ann Lewin-Benham" w:date="2021-12-07T13:55:00Z">
        <w:r w:rsidRPr="00580893" w:rsidDel="00392607">
          <w:rPr>
            <w:rFonts w:ascii="Times New Roman" w:eastAsia="Times New Roman" w:hAnsi="Times New Roman" w:cs="Times New Roman"/>
            <w:color w:val="FF0000"/>
            <w:sz w:val="24"/>
            <w:szCs w:val="24"/>
          </w:rPr>
          <w:delText xml:space="preserve"> r</w:delText>
        </w:r>
      </w:del>
      <w:del w:id="233" w:author="Ann Lewin-Benham" w:date="2021-12-07T13:56:00Z">
        <w:r w:rsidRPr="00580893" w:rsidDel="00392607">
          <w:rPr>
            <w:rFonts w:ascii="Times New Roman" w:eastAsia="Times New Roman" w:hAnsi="Times New Roman" w:cs="Times New Roman"/>
            <w:color w:val="FF0000"/>
            <w:sz w:val="24"/>
            <w:szCs w:val="24"/>
          </w:rPr>
          <w:delText>ecall more text here. My apologies</w:delText>
        </w:r>
        <w:r w:rsidDel="00392607">
          <w:rPr>
            <w:rFonts w:ascii="Times New Roman" w:eastAsia="Times New Roman" w:hAnsi="Times New Roman" w:cs="Times New Roman"/>
            <w:color w:val="FF0000"/>
            <w:sz w:val="24"/>
            <w:szCs w:val="24"/>
          </w:rPr>
          <w:delText xml:space="preserve"> if I lost it</w:delText>
        </w:r>
        <w:r w:rsidRPr="00580893" w:rsidDel="00392607">
          <w:rPr>
            <w:rFonts w:ascii="Times New Roman" w:eastAsia="Times New Roman" w:hAnsi="Times New Roman" w:cs="Times New Roman"/>
            <w:color w:val="FF0000"/>
            <w:sz w:val="24"/>
            <w:szCs w:val="24"/>
          </w:rPr>
          <w:delText>!</w:delText>
        </w:r>
      </w:del>
    </w:p>
    <w:p w14:paraId="1B69F374" w14:textId="2A8F779B" w:rsidR="00DE75D2" w:rsidRDefault="00DE75D2" w:rsidP="00DE75D2">
      <w:pPr>
        <w:rPr>
          <w:ins w:id="234" w:author="Ann Lewin-Benham" w:date="2021-12-07T13:56:00Z"/>
          <w:rFonts w:ascii="Times New Roman" w:hAnsi="Times New Roman" w:cs="Times New Roman"/>
          <w:sz w:val="24"/>
          <w:szCs w:val="24"/>
        </w:rPr>
      </w:pPr>
    </w:p>
    <w:p w14:paraId="5CEC3FDC" w14:textId="77777777" w:rsidR="00392607" w:rsidRPr="007700A6" w:rsidRDefault="00392607" w:rsidP="00DE75D2">
      <w:pPr>
        <w:rPr>
          <w:rFonts w:ascii="Times New Roman" w:hAnsi="Times New Roman" w:cs="Times New Roman"/>
          <w:sz w:val="24"/>
          <w:szCs w:val="24"/>
        </w:rPr>
      </w:pPr>
    </w:p>
    <w:p w14:paraId="31736FC1" w14:textId="028D1BEA" w:rsidR="00560594" w:rsidRDefault="00560594" w:rsidP="00DE75D2">
      <w:pPr>
        <w:rPr>
          <w:rFonts w:ascii="Times New Roman" w:hAnsi="Times New Roman" w:cs="Times New Roman"/>
          <w:b/>
          <w:bCs/>
          <w:sz w:val="24"/>
          <w:szCs w:val="24"/>
        </w:rPr>
      </w:pPr>
      <w:r>
        <w:rPr>
          <w:rFonts w:ascii="Times New Roman" w:hAnsi="Times New Roman" w:cs="Times New Roman"/>
          <w:b/>
          <w:bCs/>
          <w:sz w:val="24"/>
          <w:szCs w:val="24"/>
        </w:rPr>
        <w:t xml:space="preserve">Short List of </w:t>
      </w:r>
      <w:r w:rsidR="00725398">
        <w:rPr>
          <w:rFonts w:ascii="Times New Roman" w:hAnsi="Times New Roman" w:cs="Times New Roman"/>
          <w:b/>
          <w:bCs/>
          <w:sz w:val="24"/>
          <w:szCs w:val="24"/>
        </w:rPr>
        <w:t>David L. Brill</w:t>
      </w:r>
      <w:r>
        <w:rPr>
          <w:rFonts w:ascii="Times New Roman" w:hAnsi="Times New Roman" w:cs="Times New Roman"/>
          <w:b/>
          <w:bCs/>
          <w:sz w:val="24"/>
          <w:szCs w:val="24"/>
        </w:rPr>
        <w:t>’s Significant Works</w:t>
      </w:r>
    </w:p>
    <w:p w14:paraId="68861A27" w14:textId="77777777" w:rsidR="00560594" w:rsidRPr="00560594" w:rsidRDefault="00560594" w:rsidP="00DE75D2">
      <w:pPr>
        <w:rPr>
          <w:rFonts w:ascii="Times New Roman" w:hAnsi="Times New Roman" w:cs="Times New Roman"/>
          <w:b/>
          <w:bCs/>
          <w:sz w:val="24"/>
          <w:szCs w:val="24"/>
        </w:rPr>
      </w:pPr>
    </w:p>
    <w:p w14:paraId="4AAD7A96" w14:textId="63598418" w:rsidR="00DE75D2" w:rsidRPr="007700A6" w:rsidRDefault="00725398" w:rsidP="00DE75D2">
      <w:pPr>
        <w:rPr>
          <w:rFonts w:ascii="Times New Roman" w:hAnsi="Times New Roman" w:cs="Times New Roman"/>
          <w:sz w:val="24"/>
          <w:szCs w:val="24"/>
        </w:rPr>
      </w:pPr>
      <w:r>
        <w:rPr>
          <w:rFonts w:ascii="Times New Roman" w:hAnsi="Times New Roman" w:cs="Times New Roman"/>
          <w:sz w:val="24"/>
          <w:szCs w:val="24"/>
        </w:rPr>
        <w:t>David L. Brill</w:t>
      </w:r>
      <w:r w:rsidR="00DE75D2" w:rsidRPr="007700A6">
        <w:rPr>
          <w:rFonts w:ascii="Times New Roman" w:hAnsi="Times New Roman" w:cs="Times New Roman"/>
          <w:sz w:val="24"/>
          <w:szCs w:val="24"/>
        </w:rPr>
        <w:t xml:space="preserve"> has the world’s most complete image catalog of human evolutionary scientists, excavations, skulls, skeletons, stone tools, and paleolithic art.  These images appear in hundreds of magazines, museum displays, and trade and textbooks.</w:t>
      </w:r>
    </w:p>
    <w:p w14:paraId="7C44B756" w14:textId="77777777" w:rsidR="00DE75D2" w:rsidRDefault="00DE75D2" w:rsidP="00DE75D2">
      <w:pPr>
        <w:rPr>
          <w:rFonts w:ascii="Times New Roman" w:hAnsi="Times New Roman" w:cs="Times New Roman"/>
          <w:b/>
          <w:bCs/>
          <w:sz w:val="24"/>
          <w:szCs w:val="24"/>
        </w:rPr>
      </w:pPr>
    </w:p>
    <w:p w14:paraId="2162CBDF" w14:textId="5ADC8461" w:rsidR="00DE75D2" w:rsidRDefault="00DE75D2" w:rsidP="00DE75D2">
      <w:pPr>
        <w:pStyle w:val="ListParagraph"/>
        <w:widowControl/>
        <w:numPr>
          <w:ilvl w:val="0"/>
          <w:numId w:val="43"/>
        </w:numPr>
        <w:autoSpaceDE/>
        <w:autoSpaceDN/>
        <w:ind w:left="630" w:hanging="27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National Geographic</w:t>
      </w:r>
      <w:r w:rsidRPr="00680D45">
        <w:rPr>
          <w:rFonts w:ascii="Times New Roman" w:eastAsia="Times New Roman" w:hAnsi="Times New Roman" w:cs="Times New Roman"/>
          <w:sz w:val="24"/>
          <w:szCs w:val="24"/>
        </w:rPr>
        <w:t>, December 1976; 22</w:t>
      </w:r>
      <w:r>
        <w:rPr>
          <w:rFonts w:ascii="Times New Roman" w:eastAsia="Times New Roman" w:hAnsi="Times New Roman" w:cs="Times New Roman"/>
          <w:sz w:val="24"/>
          <w:szCs w:val="24"/>
        </w:rPr>
        <w:t>-</w:t>
      </w:r>
      <w:r w:rsidRPr="00680D45">
        <w:rPr>
          <w:rFonts w:ascii="Times New Roman" w:eastAsia="Times New Roman" w:hAnsi="Times New Roman" w:cs="Times New Roman"/>
          <w:sz w:val="24"/>
          <w:szCs w:val="24"/>
        </w:rPr>
        <w:t>page story using 24 Brill images to explain</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 xml:space="preserve">the discovery and first descriptions of the 3.2 </w:t>
      </w:r>
      <w:r w:rsidR="00FF37F5">
        <w:rPr>
          <w:rFonts w:ascii="Times New Roman" w:eastAsia="Times New Roman" w:hAnsi="Times New Roman" w:cs="Times New Roman"/>
          <w:sz w:val="24"/>
          <w:szCs w:val="24"/>
        </w:rPr>
        <w:t xml:space="preserve">MYA </w:t>
      </w:r>
      <w:r w:rsidRPr="00680D45">
        <w:rPr>
          <w:rFonts w:ascii="Times New Roman" w:eastAsia="Times New Roman" w:hAnsi="Times New Roman" w:cs="Times New Roman"/>
          <w:sz w:val="24"/>
          <w:szCs w:val="24"/>
        </w:rPr>
        <w:t>skeleton of Lucy and the First Family.</w:t>
      </w:r>
    </w:p>
    <w:p w14:paraId="6633E13B" w14:textId="77777777" w:rsidR="00DE75D2" w:rsidRDefault="00DE75D2" w:rsidP="00DE75D2">
      <w:pPr>
        <w:pStyle w:val="ListParagraph"/>
        <w:widowControl/>
        <w:numPr>
          <w:ilvl w:val="0"/>
          <w:numId w:val="43"/>
        </w:numPr>
        <w:autoSpaceDE/>
        <w:autoSpaceDN/>
        <w:ind w:left="630" w:hanging="27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National Geographic</w:t>
      </w:r>
      <w:r w:rsidRPr="0001042C">
        <w:rPr>
          <w:rFonts w:ascii="Times New Roman" w:eastAsia="Times New Roman" w:hAnsi="Times New Roman" w:cs="Times New Roman"/>
          <w:sz w:val="24"/>
          <w:szCs w:val="24"/>
        </w:rPr>
        <w:t>, November 1985; 7</w:t>
      </w:r>
      <w:r>
        <w:rPr>
          <w:rFonts w:ascii="Times New Roman" w:eastAsia="Times New Roman" w:hAnsi="Times New Roman" w:cs="Times New Roman"/>
          <w:sz w:val="24"/>
          <w:szCs w:val="24"/>
        </w:rPr>
        <w:t>1-</w:t>
      </w:r>
      <w:r w:rsidRPr="0001042C">
        <w:rPr>
          <w:rFonts w:ascii="Times New Roman" w:eastAsia="Times New Roman" w:hAnsi="Times New Roman" w:cs="Times New Roman"/>
          <w:sz w:val="24"/>
          <w:szCs w:val="24"/>
        </w:rPr>
        <w:t>page</w:t>
      </w:r>
      <w:r>
        <w:rPr>
          <w:rFonts w:ascii="Times New Roman" w:eastAsia="Times New Roman" w:hAnsi="Times New Roman" w:cs="Times New Roman"/>
          <w:sz w:val="24"/>
          <w:szCs w:val="24"/>
        </w:rPr>
        <w:t>,</w:t>
      </w:r>
      <w:r w:rsidRPr="0001042C">
        <w:rPr>
          <w:rFonts w:ascii="Times New Roman" w:eastAsia="Times New Roman" w:hAnsi="Times New Roman" w:cs="Times New Roman"/>
          <w:sz w:val="24"/>
          <w:szCs w:val="24"/>
        </w:rPr>
        <w:t xml:space="preserve"> holographic </w:t>
      </w:r>
      <w:r>
        <w:rPr>
          <w:rFonts w:ascii="Times New Roman" w:eastAsia="Times New Roman" w:hAnsi="Times New Roman" w:cs="Times New Roman"/>
          <w:sz w:val="24"/>
          <w:szCs w:val="24"/>
        </w:rPr>
        <w:t xml:space="preserve">cover </w:t>
      </w:r>
      <w:r w:rsidRPr="0001042C">
        <w:rPr>
          <w:rFonts w:ascii="Times New Roman" w:eastAsia="Times New Roman" w:hAnsi="Times New Roman" w:cs="Times New Roman"/>
          <w:sz w:val="24"/>
          <w:szCs w:val="24"/>
        </w:rPr>
        <w:t>image</w:t>
      </w:r>
      <w:r>
        <w:rPr>
          <w:rFonts w:ascii="Times New Roman" w:eastAsia="Times New Roman" w:hAnsi="Times New Roman" w:cs="Times New Roman"/>
          <w:sz w:val="24"/>
          <w:szCs w:val="24"/>
        </w:rPr>
        <w:t>; article</w:t>
      </w:r>
      <w:r w:rsidRPr="0001042C">
        <w:rPr>
          <w:rFonts w:ascii="Times New Roman" w:eastAsia="Times New Roman" w:hAnsi="Times New Roman" w:cs="Times New Roman"/>
          <w:sz w:val="24"/>
          <w:szCs w:val="24"/>
        </w:rPr>
        <w:t xml:space="preserve"> us</w:t>
      </w:r>
      <w:r>
        <w:rPr>
          <w:rFonts w:ascii="Times New Roman" w:eastAsia="Times New Roman" w:hAnsi="Times New Roman" w:cs="Times New Roman"/>
          <w:sz w:val="24"/>
          <w:szCs w:val="24"/>
        </w:rPr>
        <w:t>es</w:t>
      </w:r>
      <w:r w:rsidRPr="0001042C">
        <w:rPr>
          <w:rFonts w:ascii="Times New Roman" w:eastAsia="Times New Roman" w:hAnsi="Times New Roman" w:cs="Times New Roman"/>
          <w:sz w:val="24"/>
          <w:szCs w:val="24"/>
        </w:rPr>
        <w:t xml:space="preserve"> 91 Brill</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images</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to explain</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the worldwide research o</w:t>
      </w:r>
      <w:r>
        <w:rPr>
          <w:rFonts w:ascii="Times New Roman" w:eastAsia="Times New Roman" w:hAnsi="Times New Roman" w:cs="Times New Roman"/>
          <w:sz w:val="24"/>
          <w:szCs w:val="24"/>
        </w:rPr>
        <w:t xml:space="preserve">n </w:t>
      </w:r>
      <w:r w:rsidRPr="0001042C">
        <w:rPr>
          <w:rFonts w:ascii="Times New Roman" w:eastAsia="Times New Roman" w:hAnsi="Times New Roman" w:cs="Times New Roman"/>
          <w:sz w:val="24"/>
          <w:szCs w:val="24"/>
        </w:rPr>
        <w:t>human origins. Includes a fold-out with</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a chronological panorama of 9 different hominid species defined by carefully lit skull morphology.*</w:t>
      </w:r>
      <w:r>
        <w:rPr>
          <w:rFonts w:ascii="Times New Roman" w:eastAsia="Times New Roman" w:hAnsi="Times New Roman" w:cs="Times New Roman"/>
          <w:sz w:val="24"/>
          <w:szCs w:val="24"/>
        </w:rPr>
        <w:t xml:space="preserve"> A</w:t>
      </w:r>
      <w:r w:rsidRPr="0001042C">
        <w:rPr>
          <w:rFonts w:ascii="Times New Roman" w:eastAsia="Times New Roman" w:hAnsi="Times New Roman" w:cs="Times New Roman"/>
          <w:sz w:val="24"/>
          <w:szCs w:val="24"/>
        </w:rPr>
        <w:t xml:space="preserve"> 6-page spread opens</w:t>
      </w:r>
      <w:r>
        <w:rPr>
          <w:rFonts w:ascii="Times New Roman" w:eastAsia="Times New Roman" w:hAnsi="Times New Roman" w:cs="Times New Roman"/>
          <w:sz w:val="24"/>
          <w:szCs w:val="24"/>
        </w:rPr>
        <w:t xml:space="preserve"> so</w:t>
      </w:r>
      <w:r w:rsidRPr="0001042C">
        <w:rPr>
          <w:rFonts w:ascii="Times New Roman" w:eastAsia="Times New Roman" w:hAnsi="Times New Roman" w:cs="Times New Roman"/>
          <w:sz w:val="24"/>
          <w:szCs w:val="24"/>
        </w:rPr>
        <w:t xml:space="preserve"> reader</w:t>
      </w:r>
      <w:r>
        <w:rPr>
          <w:rFonts w:ascii="Times New Roman" w:eastAsia="Times New Roman" w:hAnsi="Times New Roman" w:cs="Times New Roman"/>
          <w:sz w:val="24"/>
          <w:szCs w:val="24"/>
        </w:rPr>
        <w:t>s can</w:t>
      </w:r>
      <w:r w:rsidRPr="0001042C">
        <w:rPr>
          <w:rFonts w:ascii="Times New Roman" w:eastAsia="Times New Roman" w:hAnsi="Times New Roman" w:cs="Times New Roman"/>
          <w:sz w:val="24"/>
          <w:szCs w:val="24"/>
        </w:rPr>
        <w:t xml:space="preserve"> place the individual skulls on the long pages next to each other</w:t>
      </w:r>
      <w:r>
        <w:rPr>
          <w:rFonts w:ascii="Times New Roman" w:eastAsia="Times New Roman" w:hAnsi="Times New Roman" w:cs="Times New Roman"/>
          <w:sz w:val="24"/>
          <w:szCs w:val="24"/>
        </w:rPr>
        <w:t xml:space="preserve"> </w:t>
      </w:r>
      <w:r w:rsidRPr="0001042C">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can </w:t>
      </w:r>
      <w:r w:rsidRPr="0001042C">
        <w:rPr>
          <w:rFonts w:ascii="Times New Roman" w:eastAsia="Times New Roman" w:hAnsi="Times New Roman" w:cs="Times New Roman"/>
          <w:sz w:val="24"/>
          <w:szCs w:val="24"/>
        </w:rPr>
        <w:t xml:space="preserve">make anatomical comparisons </w:t>
      </w:r>
      <w:r>
        <w:rPr>
          <w:rFonts w:ascii="Times New Roman" w:eastAsia="Times New Roman" w:hAnsi="Times New Roman" w:cs="Times New Roman"/>
          <w:sz w:val="24"/>
          <w:szCs w:val="24"/>
        </w:rPr>
        <w:t xml:space="preserve">of </w:t>
      </w:r>
      <w:r w:rsidRPr="0001042C">
        <w:rPr>
          <w:rFonts w:ascii="Times New Roman" w:eastAsia="Times New Roman" w:hAnsi="Times New Roman" w:cs="Times New Roman"/>
          <w:sz w:val="24"/>
          <w:szCs w:val="24"/>
        </w:rPr>
        <w:t>evolutionary changes over millions of years. The front side of the spread shows 5 views of the reconstructed Lucy skeleton</w:t>
      </w:r>
      <w:r>
        <w:rPr>
          <w:rFonts w:ascii="Times New Roman" w:eastAsia="Times New Roman" w:hAnsi="Times New Roman" w:cs="Times New Roman"/>
          <w:sz w:val="24"/>
          <w:szCs w:val="24"/>
        </w:rPr>
        <w:t xml:space="preserve"> </w:t>
      </w:r>
      <w:r w:rsidRPr="0097427B">
        <w:rPr>
          <w:rFonts w:ascii="Times New Roman" w:eastAsia="Times New Roman" w:hAnsi="Times New Roman" w:cs="Times New Roman"/>
          <w:color w:val="000000" w:themeColor="text1"/>
          <w:sz w:val="24"/>
          <w:szCs w:val="24"/>
        </w:rPr>
        <w:t xml:space="preserve">made by taking </w:t>
      </w:r>
      <w:r w:rsidRPr="00372BCD">
        <w:rPr>
          <w:rFonts w:ascii="Times New Roman" w:eastAsia="Times New Roman" w:hAnsi="Times New Roman" w:cs="Times New Roman"/>
          <w:color w:val="000000" w:themeColor="text1"/>
          <w:sz w:val="24"/>
          <w:szCs w:val="24"/>
        </w:rPr>
        <w:t>a stop motion, one-half</w:t>
      </w:r>
      <w:r>
        <w:rPr>
          <w:rFonts w:ascii="Times New Roman" w:eastAsia="Times New Roman" w:hAnsi="Times New Roman" w:cs="Times New Roman"/>
          <w:color w:val="000000" w:themeColor="text1"/>
          <w:sz w:val="24"/>
          <w:szCs w:val="24"/>
        </w:rPr>
        <w:t>-</w:t>
      </w:r>
      <w:r w:rsidRPr="00372BCD">
        <w:rPr>
          <w:rFonts w:ascii="Times New Roman" w:eastAsia="Times New Roman" w:hAnsi="Times New Roman" w:cs="Times New Roman"/>
          <w:color w:val="000000" w:themeColor="text1"/>
          <w:sz w:val="24"/>
          <w:szCs w:val="24"/>
        </w:rPr>
        <w:t>of</w:t>
      </w:r>
      <w:r>
        <w:rPr>
          <w:rFonts w:ascii="Times New Roman" w:eastAsia="Times New Roman" w:hAnsi="Times New Roman" w:cs="Times New Roman"/>
          <w:color w:val="000000" w:themeColor="text1"/>
          <w:sz w:val="24"/>
          <w:szCs w:val="24"/>
        </w:rPr>
        <w:t>-</w:t>
      </w:r>
      <w:r w:rsidRPr="00372BCD">
        <w:rPr>
          <w:rFonts w:ascii="Times New Roman" w:eastAsia="Times New Roman" w:hAnsi="Times New Roman" w:cs="Times New Roman"/>
          <w:color w:val="000000" w:themeColor="text1"/>
          <w:sz w:val="24"/>
          <w:szCs w:val="24"/>
        </w:rPr>
        <w:t>a</w:t>
      </w:r>
      <w:r>
        <w:rPr>
          <w:rFonts w:ascii="Times New Roman" w:eastAsia="Times New Roman" w:hAnsi="Times New Roman" w:cs="Times New Roman"/>
          <w:color w:val="000000" w:themeColor="text1"/>
          <w:sz w:val="24"/>
          <w:szCs w:val="24"/>
        </w:rPr>
        <w:t>-</w:t>
      </w:r>
      <w:r w:rsidRPr="00372BCD">
        <w:rPr>
          <w:rFonts w:ascii="Times New Roman" w:eastAsia="Times New Roman" w:hAnsi="Times New Roman" w:cs="Times New Roman"/>
          <w:color w:val="000000" w:themeColor="text1"/>
          <w:sz w:val="24"/>
          <w:szCs w:val="24"/>
        </w:rPr>
        <w:t>cycle step</w:t>
      </w:r>
      <w:r>
        <w:rPr>
          <w:rFonts w:ascii="Times New Roman" w:eastAsia="Times New Roman" w:hAnsi="Times New Roman" w:cs="Times New Roman"/>
          <w:color w:val="000000" w:themeColor="text1"/>
          <w:sz w:val="24"/>
          <w:szCs w:val="24"/>
        </w:rPr>
        <w:t>.</w:t>
      </w:r>
      <w:r w:rsidRPr="00985107">
        <w:rPr>
          <w:rFonts w:ascii="Times New Roman" w:eastAsia="Times New Roman" w:hAnsi="Times New Roman" w:cs="Times New Roman"/>
          <w:strike/>
          <w:color w:val="000000" w:themeColor="text1"/>
          <w:sz w:val="24"/>
          <w:szCs w:val="24"/>
        </w:rPr>
        <w:t xml:space="preserve"> </w:t>
      </w:r>
      <w:r>
        <w:rPr>
          <w:rFonts w:ascii="Times New Roman" w:eastAsia="Times New Roman" w:hAnsi="Times New Roman" w:cs="Times New Roman"/>
          <w:sz w:val="24"/>
          <w:szCs w:val="24"/>
        </w:rPr>
        <w:t xml:space="preserve"> V</w:t>
      </w:r>
      <w:r w:rsidRPr="00372BCD">
        <w:rPr>
          <w:rFonts w:ascii="Times New Roman" w:eastAsia="Times New Roman" w:hAnsi="Times New Roman" w:cs="Times New Roman"/>
          <w:sz w:val="24"/>
          <w:szCs w:val="24"/>
        </w:rPr>
        <w:t>ideo</w:t>
      </w:r>
      <w:r>
        <w:rPr>
          <w:rFonts w:ascii="Times New Roman" w:eastAsia="Times New Roman" w:hAnsi="Times New Roman" w:cs="Times New Roman"/>
          <w:sz w:val="24"/>
          <w:szCs w:val="24"/>
        </w:rPr>
        <w:t xml:space="preserve"> animations were later created from these images.</w:t>
      </w:r>
      <w:r w:rsidRPr="0001042C">
        <w:rPr>
          <w:rFonts w:ascii="Times New Roman" w:eastAsia="Times New Roman" w:hAnsi="Times New Roman" w:cs="Times New Roman"/>
          <w:sz w:val="24"/>
          <w:szCs w:val="24"/>
        </w:rPr>
        <w:t xml:space="preserve"> </w:t>
      </w:r>
    </w:p>
    <w:p w14:paraId="6F548F9D" w14:textId="77777777" w:rsidR="00DE75D2" w:rsidRPr="00F87DD9" w:rsidRDefault="00DE75D2" w:rsidP="00DE75D2">
      <w:pPr>
        <w:pStyle w:val="ListParagraph"/>
        <w:widowControl/>
        <w:autoSpaceDE/>
        <w:autoSpaceDN/>
        <w:ind w:left="630" w:firstLine="0"/>
        <w:contextualSpacing/>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sidRPr="00F87DD9">
        <w:rPr>
          <w:rFonts w:ascii="Times New Roman" w:eastAsia="Times New Roman" w:hAnsi="Times New Roman" w:cs="Times New Roman"/>
          <w:i/>
          <w:iCs/>
          <w:sz w:val="20"/>
          <w:szCs w:val="20"/>
        </w:rPr>
        <w:t>Morphology</w:t>
      </w:r>
      <w:r w:rsidRPr="00F87DD9">
        <w:rPr>
          <w:rFonts w:ascii="Times New Roman" w:eastAsia="Times New Roman" w:hAnsi="Times New Roman" w:cs="Times New Roman"/>
          <w:sz w:val="20"/>
          <w:szCs w:val="20"/>
        </w:rPr>
        <w:t xml:space="preserve"> refers to forms of living organisms and relationships between their forms.</w:t>
      </w:r>
    </w:p>
    <w:p w14:paraId="1A166B8E" w14:textId="75C1423D" w:rsidR="00DE75D2" w:rsidRPr="00680D45" w:rsidRDefault="00DE75D2" w:rsidP="00DE75D2">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From </w:t>
      </w:r>
      <w:r w:rsidRPr="009576E1">
        <w:rPr>
          <w:rFonts w:ascii="Times New Roman" w:eastAsia="Times New Roman" w:hAnsi="Times New Roman" w:cs="Times New Roman"/>
          <w:i/>
          <w:iCs/>
          <w:sz w:val="24"/>
          <w:szCs w:val="24"/>
        </w:rPr>
        <w:t>Lucy to Language</w:t>
      </w:r>
      <w:r w:rsidRPr="00680D45">
        <w:rPr>
          <w:rFonts w:ascii="Times New Roman" w:eastAsia="Times New Roman" w:hAnsi="Times New Roman" w:cs="Times New Roman"/>
          <w:sz w:val="24"/>
          <w:szCs w:val="24"/>
        </w:rPr>
        <w:t>, coffee-table book</w:t>
      </w:r>
      <w:r>
        <w:rPr>
          <w:rFonts w:ascii="Times New Roman" w:eastAsia="Times New Roman" w:hAnsi="Times New Roman" w:cs="Times New Roman"/>
          <w:sz w:val="24"/>
          <w:szCs w:val="24"/>
        </w:rPr>
        <w:t xml:space="preserve">, </w:t>
      </w:r>
      <w:r w:rsidR="00725398">
        <w:rPr>
          <w:rFonts w:ascii="Times New Roman" w:eastAsia="Times New Roman" w:hAnsi="Times New Roman" w:cs="Times New Roman"/>
          <w:sz w:val="24"/>
          <w:szCs w:val="24"/>
        </w:rPr>
        <w:t>David L. Brill</w:t>
      </w:r>
      <w:r w:rsidRPr="00680D45">
        <w:rPr>
          <w:rFonts w:ascii="Times New Roman" w:eastAsia="Times New Roman" w:hAnsi="Times New Roman" w:cs="Times New Roman"/>
          <w:sz w:val="24"/>
          <w:szCs w:val="24"/>
        </w:rPr>
        <w:t xml:space="preserve"> Principal Photographer</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 xml:space="preserve">121 </w:t>
      </w:r>
      <w:r>
        <w:rPr>
          <w:rFonts w:ascii="Times New Roman" w:eastAsia="Times New Roman" w:hAnsi="Times New Roman" w:cs="Times New Roman"/>
          <w:sz w:val="24"/>
          <w:szCs w:val="24"/>
        </w:rPr>
        <w:t xml:space="preserve">Brill </w:t>
      </w:r>
      <w:r w:rsidRPr="00680D45">
        <w:rPr>
          <w:rFonts w:ascii="Times New Roman" w:eastAsia="Times New Roman" w:hAnsi="Times New Roman" w:cs="Times New Roman"/>
          <w:sz w:val="24"/>
          <w:szCs w:val="24"/>
        </w:rPr>
        <w:t>photos</w:t>
      </w:r>
      <w:r>
        <w:rPr>
          <w:rFonts w:ascii="Times New Roman" w:eastAsia="Times New Roman" w:hAnsi="Times New Roman" w:cs="Times New Roman"/>
          <w:sz w:val="24"/>
          <w:szCs w:val="24"/>
        </w:rPr>
        <w:t>, many full-page. Authors:</w:t>
      </w:r>
      <w:r w:rsidRPr="00680D45">
        <w:rPr>
          <w:rFonts w:ascii="Times New Roman" w:eastAsia="Times New Roman" w:hAnsi="Times New Roman" w:cs="Times New Roman"/>
          <w:sz w:val="24"/>
          <w:szCs w:val="24"/>
        </w:rPr>
        <w:t xml:space="preserve"> Don</w:t>
      </w:r>
      <w:r>
        <w:rPr>
          <w:rFonts w:ascii="Times New Roman" w:eastAsia="Times New Roman" w:hAnsi="Times New Roman" w:cs="Times New Roman"/>
          <w:sz w:val="24"/>
          <w:szCs w:val="24"/>
        </w:rPr>
        <w:t>ald</w:t>
      </w:r>
      <w:r w:rsidRPr="00680D45">
        <w:rPr>
          <w:rFonts w:ascii="Times New Roman" w:eastAsia="Times New Roman" w:hAnsi="Times New Roman" w:cs="Times New Roman"/>
          <w:sz w:val="24"/>
          <w:szCs w:val="24"/>
        </w:rPr>
        <w:t xml:space="preserve"> Johanson &amp; Blake Edgar, 1996, Simon &amp; Schuster</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updated second edition, 2006</w:t>
      </w:r>
      <w:r>
        <w:rPr>
          <w:rFonts w:ascii="Times New Roman" w:eastAsia="Times New Roman" w:hAnsi="Times New Roman" w:cs="Times New Roman"/>
          <w:sz w:val="24"/>
          <w:szCs w:val="24"/>
        </w:rPr>
        <w:t>.</w:t>
      </w:r>
    </w:p>
    <w:p w14:paraId="6928E141" w14:textId="5E6D41D3" w:rsidR="00DE75D2" w:rsidRPr="00AF6743" w:rsidRDefault="00DE75D2" w:rsidP="00DE75D2">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Time</w:t>
      </w:r>
      <w:r w:rsidRPr="00680D45">
        <w:rPr>
          <w:rFonts w:ascii="Times New Roman" w:eastAsia="Times New Roman" w:hAnsi="Times New Roman" w:cs="Times New Roman"/>
          <w:sz w:val="24"/>
          <w:szCs w:val="24"/>
        </w:rPr>
        <w:t xml:space="preserve"> Magazine</w:t>
      </w:r>
      <w:r>
        <w:rPr>
          <w:rFonts w:ascii="Times New Roman" w:eastAsia="Times New Roman" w:hAnsi="Times New Roman" w:cs="Times New Roman"/>
          <w:sz w:val="24"/>
          <w:szCs w:val="24"/>
        </w:rPr>
        <w:t xml:space="preserve">, August 23, 1999; a cover image of </w:t>
      </w:r>
      <w:r w:rsidRPr="005562C5">
        <w:rPr>
          <w:rFonts w:ascii="Times New Roman" w:eastAsia="Times New Roman" w:hAnsi="Times New Roman" w:cs="Times New Roman"/>
          <w:i/>
          <w:iCs/>
          <w:sz w:val="24"/>
          <w:szCs w:val="24"/>
        </w:rPr>
        <w:t>Australopithecus garhi</w:t>
      </w:r>
      <w:r>
        <w:rPr>
          <w:rFonts w:ascii="Times New Roman" w:eastAsia="Times New Roman" w:hAnsi="Times New Roman" w:cs="Times New Roman"/>
          <w:sz w:val="24"/>
          <w:szCs w:val="24"/>
        </w:rPr>
        <w:t xml:space="preserve">, a new species announced by the Middle Awash Research Project. Fieldwork, museum, and fossil subjects made up the 20 inside images which included a chronological sequence of species in skulls. </w:t>
      </w:r>
    </w:p>
    <w:p w14:paraId="60565D11" w14:textId="1E8F3A48" w:rsidR="00DE75D2" w:rsidRDefault="00DE75D2" w:rsidP="00DE75D2">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sidRPr="00AF6743">
        <w:rPr>
          <w:rFonts w:ascii="Times New Roman" w:eastAsia="Times New Roman" w:hAnsi="Times New Roman" w:cs="Times New Roman"/>
          <w:b/>
          <w:bCs/>
          <w:i/>
          <w:iCs/>
          <w:color w:val="FF0000"/>
          <w:sz w:val="24"/>
          <w:szCs w:val="24"/>
        </w:rPr>
        <w:t xml:space="preserve">Brill: </w:t>
      </w:r>
      <w:r w:rsidR="00F45484">
        <w:rPr>
          <w:rFonts w:ascii="Times New Roman" w:eastAsia="Times New Roman" w:hAnsi="Times New Roman" w:cs="Times New Roman"/>
          <w:b/>
          <w:bCs/>
          <w:i/>
          <w:iCs/>
          <w:color w:val="FF0000"/>
          <w:sz w:val="24"/>
          <w:szCs w:val="24"/>
        </w:rPr>
        <w:t>W</w:t>
      </w:r>
      <w:r w:rsidRPr="00AF6743">
        <w:rPr>
          <w:rFonts w:ascii="Times New Roman" w:eastAsia="Times New Roman" w:hAnsi="Times New Roman" w:cs="Times New Roman"/>
          <w:b/>
          <w:bCs/>
          <w:i/>
          <w:iCs/>
          <w:color w:val="FF0000"/>
          <w:sz w:val="24"/>
          <w:szCs w:val="24"/>
        </w:rPr>
        <w:t>here does this dangling phrase belong? It must be something else that I accidentally dropped</w:t>
      </w:r>
      <w:r>
        <w:rPr>
          <w:rFonts w:ascii="Times New Roman" w:eastAsia="Times New Roman" w:hAnsi="Times New Roman" w:cs="Times New Roman"/>
          <w:b/>
          <w:bCs/>
          <w:i/>
          <w:iCs/>
          <w:color w:val="FF0000"/>
          <w:sz w:val="24"/>
          <w:szCs w:val="24"/>
        </w:rPr>
        <w:t xml:space="preserve">! Or, </w:t>
      </w:r>
      <w:r w:rsidR="00385318">
        <w:rPr>
          <w:rFonts w:ascii="Times New Roman" w:eastAsia="Times New Roman" w:hAnsi="Times New Roman" w:cs="Times New Roman"/>
          <w:b/>
          <w:bCs/>
          <w:i/>
          <w:iCs/>
          <w:color w:val="FF0000"/>
          <w:sz w:val="24"/>
          <w:szCs w:val="24"/>
        </w:rPr>
        <w:t>did I</w:t>
      </w:r>
      <w:r>
        <w:rPr>
          <w:rFonts w:ascii="Times New Roman" w:eastAsia="Times New Roman" w:hAnsi="Times New Roman" w:cs="Times New Roman"/>
          <w:b/>
          <w:bCs/>
          <w:i/>
          <w:iCs/>
          <w:color w:val="FF0000"/>
          <w:sz w:val="24"/>
          <w:szCs w:val="24"/>
        </w:rPr>
        <w:t xml:space="preserve"> rephrase</w:t>
      </w:r>
      <w:r w:rsidR="00385318">
        <w:rPr>
          <w:rFonts w:ascii="Times New Roman" w:eastAsia="Times New Roman" w:hAnsi="Times New Roman" w:cs="Times New Roman"/>
          <w:b/>
          <w:bCs/>
          <w:i/>
          <w:iCs/>
          <w:color w:val="FF0000"/>
          <w:sz w:val="24"/>
          <w:szCs w:val="24"/>
        </w:rPr>
        <w:t xml:space="preserve"> it</w:t>
      </w:r>
      <w:r>
        <w:rPr>
          <w:rFonts w:ascii="Times New Roman" w:eastAsia="Times New Roman" w:hAnsi="Times New Roman" w:cs="Times New Roman"/>
          <w:b/>
          <w:bCs/>
          <w:i/>
          <w:iCs/>
          <w:color w:val="FF0000"/>
          <w:sz w:val="24"/>
          <w:szCs w:val="24"/>
        </w:rPr>
        <w:t xml:space="preserve"> in the </w:t>
      </w:r>
      <w:r>
        <w:rPr>
          <w:rFonts w:ascii="Times New Roman" w:eastAsia="Times New Roman" w:hAnsi="Times New Roman" w:cs="Times New Roman"/>
          <w:b/>
          <w:bCs/>
          <w:color w:val="FF0000"/>
          <w:sz w:val="24"/>
          <w:szCs w:val="24"/>
        </w:rPr>
        <w:t>Time Aug. 23 rewrite?</w:t>
      </w:r>
      <w:r w:rsidRPr="00AF6743">
        <w:rPr>
          <w:rFonts w:ascii="Times New Roman" w:eastAsia="Times New Roman" w:hAnsi="Times New Roman" w:cs="Times New Roman"/>
          <w:b/>
          <w:bCs/>
          <w:i/>
          <w:iCs/>
          <w:color w:val="FF0000"/>
          <w:sz w:val="24"/>
          <w:szCs w:val="24"/>
        </w:rPr>
        <w:t xml:space="preserve"> </w:t>
      </w:r>
      <w:r>
        <w:rPr>
          <w:rFonts w:ascii="Times New Roman" w:eastAsia="Times New Roman" w:hAnsi="Times New Roman" w:cs="Times New Roman"/>
          <w:color w:val="000000" w:themeColor="text1"/>
          <w:sz w:val="24"/>
          <w:szCs w:val="24"/>
        </w:rPr>
        <w:t>artic</w:t>
      </w:r>
      <w:r>
        <w:rPr>
          <w:rFonts w:ascii="Times New Roman" w:eastAsia="Times New Roman" w:hAnsi="Times New Roman" w:cs="Times New Roman"/>
          <w:sz w:val="24"/>
          <w:szCs w:val="24"/>
        </w:rPr>
        <w:t>le with 21 Brill images, 12 of them in a skull timeline.</w:t>
      </w:r>
      <w:r w:rsidRPr="00680D45">
        <w:rPr>
          <w:rFonts w:ascii="Times New Roman" w:eastAsia="Times New Roman" w:hAnsi="Times New Roman" w:cs="Times New Roman"/>
          <w:sz w:val="24"/>
          <w:szCs w:val="24"/>
        </w:rPr>
        <w:t xml:space="preserve"> </w:t>
      </w:r>
    </w:p>
    <w:p w14:paraId="6C3D48F0" w14:textId="77777777" w:rsidR="00DE75D2" w:rsidRPr="00680D45" w:rsidRDefault="00DE75D2" w:rsidP="00DE75D2">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Time</w:t>
      </w:r>
      <w:r w:rsidRPr="00680D45">
        <w:rPr>
          <w:rFonts w:ascii="Times New Roman" w:eastAsia="Times New Roman" w:hAnsi="Times New Roman" w:cs="Times New Roman"/>
          <w:sz w:val="24"/>
          <w:szCs w:val="24"/>
        </w:rPr>
        <w:t xml:space="preserve"> Magazine</w:t>
      </w:r>
      <w:r>
        <w:rPr>
          <w:rFonts w:ascii="Times New Roman" w:eastAsia="Times New Roman" w:hAnsi="Times New Roman" w:cs="Times New Roman"/>
          <w:sz w:val="24"/>
          <w:szCs w:val="24"/>
        </w:rPr>
        <w:t xml:space="preserve">, July 23, 2001; a cover story on “How Apes Became Human,” a new species announced by the Middle Awash Research Project: </w:t>
      </w:r>
      <w:r w:rsidRPr="00E1652B">
        <w:rPr>
          <w:rFonts w:ascii="Times New Roman" w:eastAsia="Times New Roman" w:hAnsi="Times New Roman" w:cs="Times New Roman"/>
          <w:i/>
          <w:iCs/>
          <w:sz w:val="24"/>
          <w:szCs w:val="24"/>
        </w:rPr>
        <w:t>Ardipithecus kadabba</w:t>
      </w:r>
      <w:r>
        <w:rPr>
          <w:rFonts w:ascii="Times New Roman" w:eastAsia="Times New Roman" w:hAnsi="Times New Roman" w:cs="Times New Roman"/>
          <w:sz w:val="24"/>
          <w:szCs w:val="24"/>
        </w:rPr>
        <w:t>. Fieldwork, museum, and fossil subjects.</w:t>
      </w:r>
    </w:p>
    <w:p w14:paraId="06241162" w14:textId="77777777" w:rsidR="00DE75D2" w:rsidRPr="00680D45" w:rsidRDefault="00DE75D2" w:rsidP="00DE75D2">
      <w:pPr>
        <w:pStyle w:val="ListParagraph"/>
        <w:widowControl/>
        <w:numPr>
          <w:ilvl w:val="0"/>
          <w:numId w:val="44"/>
        </w:numPr>
        <w:autoSpaceDE/>
        <w:autoSpaceDN/>
        <w:ind w:left="630" w:hanging="180"/>
        <w:contextualSpacing/>
        <w:rPr>
          <w:rFonts w:ascii="Times New Roman" w:eastAsia="Times New Roman" w:hAnsi="Times New Roman" w:cs="Times New Roman"/>
          <w:sz w:val="24"/>
          <w:szCs w:val="24"/>
        </w:rPr>
      </w:pPr>
      <w:r w:rsidRPr="00DD7287">
        <w:rPr>
          <w:rFonts w:ascii="Times New Roman" w:eastAsia="Times New Roman" w:hAnsi="Times New Roman" w:cs="Times New Roman"/>
          <w:i/>
          <w:iCs/>
          <w:sz w:val="24"/>
          <w:szCs w:val="24"/>
        </w:rPr>
        <w:t>National Geographic</w:t>
      </w:r>
      <w:r w:rsidRPr="00680D45">
        <w:rPr>
          <w:rFonts w:ascii="Times New Roman" w:eastAsia="Times New Roman" w:hAnsi="Times New Roman" w:cs="Times New Roman"/>
          <w:sz w:val="24"/>
          <w:szCs w:val="24"/>
        </w:rPr>
        <w:t>, July 2010</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 xml:space="preserve">34-page cover story illustrating and explaining the significance of the </w:t>
      </w:r>
      <w:r>
        <w:rPr>
          <w:rFonts w:ascii="Times New Roman" w:eastAsia="Times New Roman" w:hAnsi="Times New Roman" w:cs="Times New Roman"/>
          <w:sz w:val="24"/>
          <w:szCs w:val="24"/>
        </w:rPr>
        <w:t>“</w:t>
      </w:r>
      <w:r w:rsidRPr="00680D45">
        <w:rPr>
          <w:rFonts w:ascii="Times New Roman" w:eastAsia="Times New Roman" w:hAnsi="Times New Roman" w:cs="Times New Roman"/>
          <w:sz w:val="24"/>
          <w:szCs w:val="24"/>
        </w:rPr>
        <w:t>Ardi</w:t>
      </w:r>
      <w:r>
        <w:rPr>
          <w:rFonts w:ascii="Times New Roman" w:eastAsia="Times New Roman" w:hAnsi="Times New Roman" w:cs="Times New Roman"/>
          <w:sz w:val="24"/>
          <w:szCs w:val="24"/>
        </w:rPr>
        <w:t>”</w:t>
      </w:r>
      <w:r w:rsidRPr="00680D45">
        <w:rPr>
          <w:rFonts w:ascii="Times New Roman" w:eastAsia="Times New Roman" w:hAnsi="Times New Roman" w:cs="Times New Roman"/>
          <w:sz w:val="24"/>
          <w:szCs w:val="24"/>
        </w:rPr>
        <w:t xml:space="preserve"> skeleton</w:t>
      </w:r>
      <w:r>
        <w:rPr>
          <w:rFonts w:ascii="Times New Roman" w:eastAsia="Times New Roman" w:hAnsi="Times New Roman" w:cs="Times New Roman"/>
          <w:sz w:val="24"/>
          <w:szCs w:val="24"/>
        </w:rPr>
        <w:t xml:space="preserve"> </w:t>
      </w:r>
      <w:r w:rsidRPr="00680D45">
        <w:rPr>
          <w:rFonts w:ascii="Times New Roman" w:eastAsia="Times New Roman" w:hAnsi="Times New Roman" w:cs="Times New Roman"/>
          <w:sz w:val="24"/>
          <w:szCs w:val="24"/>
        </w:rPr>
        <w:t>and the forested environment in which she lived.</w:t>
      </w:r>
    </w:p>
    <w:p w14:paraId="30BB892F" w14:textId="2AC882B9" w:rsidR="00DE75D2" w:rsidRPr="008C6FF4" w:rsidRDefault="00DE75D2" w:rsidP="00DE75D2">
      <w:pPr>
        <w:pStyle w:val="ListParagraph"/>
        <w:widowControl/>
        <w:numPr>
          <w:ilvl w:val="0"/>
          <w:numId w:val="44"/>
        </w:numPr>
        <w:shd w:val="clear" w:color="auto" w:fill="FFFFFF"/>
        <w:autoSpaceDE/>
        <w:autoSpaceDN/>
        <w:ind w:left="630" w:hanging="180"/>
        <w:contextualSpacing/>
        <w:rPr>
          <w:ins w:id="235" w:author="Ann Lewin-Benham" w:date="2021-12-07T14:40:00Z"/>
          <w:rFonts w:ascii="Times New Roman" w:hAnsi="Times New Roman" w:cs="Times New Roman"/>
          <w:sz w:val="24"/>
          <w:szCs w:val="24"/>
          <w:rPrChange w:id="236" w:author="Ann Lewin-Benham" w:date="2021-12-07T14:40:00Z">
            <w:rPr>
              <w:ins w:id="237" w:author="Ann Lewin-Benham" w:date="2021-12-07T14:40:00Z"/>
              <w:rFonts w:ascii="Times New Roman" w:eastAsia="Times New Roman" w:hAnsi="Times New Roman" w:cs="Times New Roman"/>
              <w:sz w:val="24"/>
              <w:szCs w:val="24"/>
            </w:rPr>
          </w:rPrChange>
        </w:rPr>
      </w:pPr>
      <w:r w:rsidRPr="00651440">
        <w:rPr>
          <w:rFonts w:ascii="Times New Roman" w:eastAsia="Times New Roman" w:hAnsi="Times New Roman" w:cs="Times New Roman"/>
          <w:i/>
          <w:iCs/>
          <w:sz w:val="24"/>
          <w:szCs w:val="24"/>
        </w:rPr>
        <w:t>Fossil Men</w:t>
      </w:r>
      <w:r>
        <w:rPr>
          <w:rFonts w:ascii="Times New Roman" w:eastAsia="Times New Roman" w:hAnsi="Times New Roman" w:cs="Times New Roman"/>
          <w:sz w:val="24"/>
          <w:szCs w:val="24"/>
        </w:rPr>
        <w:t xml:space="preserve">, Author: </w:t>
      </w:r>
      <w:r w:rsidRPr="00651440">
        <w:rPr>
          <w:rFonts w:ascii="Times New Roman" w:eastAsia="Times New Roman" w:hAnsi="Times New Roman" w:cs="Times New Roman"/>
          <w:sz w:val="24"/>
          <w:szCs w:val="24"/>
        </w:rPr>
        <w:t>Kermit Pattison,</w:t>
      </w:r>
      <w:r>
        <w:rPr>
          <w:rFonts w:ascii="Times New Roman" w:eastAsia="Times New Roman" w:hAnsi="Times New Roman" w:cs="Times New Roman"/>
          <w:sz w:val="24"/>
          <w:szCs w:val="24"/>
        </w:rPr>
        <w:t xml:space="preserve"> 2020,</w:t>
      </w:r>
      <w:r w:rsidRPr="00651440">
        <w:rPr>
          <w:rFonts w:ascii="Times New Roman" w:eastAsia="Times New Roman" w:hAnsi="Times New Roman" w:cs="Times New Roman"/>
          <w:sz w:val="24"/>
          <w:szCs w:val="24"/>
        </w:rPr>
        <w:t xml:space="preserve"> HarperCollins Publishers</w:t>
      </w:r>
      <w:r>
        <w:rPr>
          <w:rFonts w:ascii="Times New Roman" w:eastAsia="Times New Roman" w:hAnsi="Times New Roman" w:cs="Times New Roman"/>
          <w:sz w:val="24"/>
          <w:szCs w:val="24"/>
        </w:rPr>
        <w:t xml:space="preserve">; </w:t>
      </w:r>
      <w:r w:rsidR="00F45484">
        <w:rPr>
          <w:rFonts w:ascii="Times New Roman" w:eastAsia="Times New Roman" w:hAnsi="Times New Roman" w:cs="Times New Roman"/>
          <w:sz w:val="24"/>
          <w:szCs w:val="24"/>
        </w:rPr>
        <w:t xml:space="preserve">534-page book on the discovery of “Ardi.” </w:t>
      </w:r>
      <w:r w:rsidRPr="00651440">
        <w:rPr>
          <w:rFonts w:ascii="Times New Roman" w:eastAsia="Times New Roman" w:hAnsi="Times New Roman" w:cs="Times New Roman"/>
          <w:sz w:val="24"/>
          <w:szCs w:val="24"/>
        </w:rPr>
        <w:t>19 Brill photos</w:t>
      </w:r>
    </w:p>
    <w:p w14:paraId="694BAC3A" w14:textId="77777777" w:rsidR="008C6FF4" w:rsidRPr="00651440" w:rsidRDefault="008C6FF4" w:rsidP="00DE75D2">
      <w:pPr>
        <w:pStyle w:val="ListParagraph"/>
        <w:widowControl/>
        <w:numPr>
          <w:ilvl w:val="0"/>
          <w:numId w:val="44"/>
        </w:numPr>
        <w:shd w:val="clear" w:color="auto" w:fill="FFFFFF"/>
        <w:autoSpaceDE/>
        <w:autoSpaceDN/>
        <w:ind w:left="630" w:hanging="180"/>
        <w:contextualSpacing/>
        <w:rPr>
          <w:rFonts w:ascii="Times New Roman" w:hAnsi="Times New Roman" w:cs="Times New Roman"/>
          <w:sz w:val="24"/>
          <w:szCs w:val="24"/>
        </w:rPr>
      </w:pPr>
    </w:p>
    <w:p w14:paraId="258AACD6" w14:textId="169D5D52" w:rsidR="00DE75D2" w:rsidRPr="00372BCD" w:rsidDel="00392607" w:rsidRDefault="00E14124" w:rsidP="00DE75D2">
      <w:pPr>
        <w:widowControl/>
        <w:shd w:val="clear" w:color="auto" w:fill="FFFFFF"/>
        <w:autoSpaceDE/>
        <w:autoSpaceDN/>
        <w:rPr>
          <w:del w:id="238" w:author="Ann Lewin-Benham" w:date="2021-12-07T13:57:00Z"/>
          <w:rFonts w:ascii="Times New Roman" w:hAnsi="Times New Roman" w:cs="Times New Roman"/>
          <w:color w:val="FF0000"/>
          <w:sz w:val="24"/>
          <w:szCs w:val="24"/>
        </w:rPr>
      </w:pPr>
      <w:del w:id="239" w:author="Ann Lewin-Benham" w:date="2021-12-07T13:57:00Z">
        <w:r w:rsidDel="00392607">
          <w:rPr>
            <w:rFonts w:ascii="Times New Roman" w:hAnsi="Times New Roman" w:cs="Times New Roman"/>
            <w:color w:val="FF0000"/>
            <w:sz w:val="24"/>
            <w:szCs w:val="24"/>
          </w:rPr>
          <w:delText xml:space="preserve">6 Dec 21: </w:delText>
        </w:r>
        <w:r w:rsidR="00385318" w:rsidDel="00392607">
          <w:rPr>
            <w:rFonts w:ascii="Times New Roman" w:hAnsi="Times New Roman" w:cs="Times New Roman"/>
            <w:color w:val="FF0000"/>
            <w:sz w:val="24"/>
            <w:szCs w:val="24"/>
          </w:rPr>
          <w:delText xml:space="preserve"> </w:delText>
        </w:r>
        <w:r w:rsidDel="00392607">
          <w:rPr>
            <w:rFonts w:ascii="Times New Roman" w:hAnsi="Times New Roman" w:cs="Times New Roman"/>
            <w:color w:val="FF0000"/>
            <w:sz w:val="24"/>
            <w:szCs w:val="24"/>
          </w:rPr>
          <w:delText xml:space="preserve">PHEW! Got </w:delText>
        </w:r>
        <w:r w:rsidR="00823C0E" w:rsidDel="00392607">
          <w:rPr>
            <w:rFonts w:ascii="Times New Roman" w:hAnsi="Times New Roman" w:cs="Times New Roman"/>
            <w:color w:val="FF0000"/>
            <w:sz w:val="24"/>
            <w:szCs w:val="24"/>
          </w:rPr>
          <w:delText>the Help</w:delText>
        </w:r>
        <w:r w:rsidR="00DE75D2" w:rsidDel="00392607">
          <w:rPr>
            <w:rFonts w:ascii="Times New Roman" w:hAnsi="Times New Roman" w:cs="Times New Roman"/>
            <w:color w:val="FF0000"/>
            <w:sz w:val="24"/>
            <w:szCs w:val="24"/>
          </w:rPr>
          <w:delText>!!  Did I miss text here too??</w:delText>
        </w:r>
      </w:del>
    </w:p>
    <w:p w14:paraId="541562A3" w14:textId="07359D10" w:rsidR="00DE75D2" w:rsidDel="00392607" w:rsidRDefault="00DE75D2" w:rsidP="00392607">
      <w:pPr>
        <w:widowControl/>
        <w:shd w:val="clear" w:color="auto" w:fill="FFFFFF"/>
        <w:autoSpaceDE/>
        <w:autoSpaceDN/>
        <w:rPr>
          <w:del w:id="240" w:author="Ann Lewin-Benham" w:date="2021-12-07T13:57:00Z"/>
          <w:rFonts w:ascii="Times New Roman" w:hAnsi="Times New Roman" w:cs="Times New Roman"/>
          <w:color w:val="231F20"/>
          <w:sz w:val="24"/>
          <w:szCs w:val="24"/>
        </w:rPr>
        <w:pPrChange w:id="241" w:author="Ann Lewin-Benham" w:date="2021-12-07T13:57:00Z">
          <w:pPr>
            <w:pStyle w:val="BodyText"/>
            <w:tabs>
              <w:tab w:val="left" w:pos="720"/>
            </w:tabs>
            <w:spacing w:line="225" w:lineRule="auto"/>
            <w:ind w:right="-270"/>
          </w:pPr>
        </w:pPrChange>
      </w:pPr>
    </w:p>
    <w:p w14:paraId="5375D956" w14:textId="41491794" w:rsidR="00DE75D2" w:rsidDel="00392607" w:rsidRDefault="00DE75D2" w:rsidP="00DE75D2">
      <w:pPr>
        <w:pStyle w:val="NormalWeb"/>
        <w:shd w:val="clear" w:color="auto" w:fill="FFFFFF"/>
        <w:spacing w:before="0" w:beforeAutospacing="0" w:after="0" w:afterAutospacing="0"/>
        <w:jc w:val="center"/>
        <w:rPr>
          <w:moveFrom w:id="242" w:author="Ann Lewin-Benham" w:date="2021-12-07T13:58:00Z"/>
          <w:b/>
          <w:bCs/>
          <w:color w:val="231F20"/>
        </w:rPr>
      </w:pPr>
      <w:moveFromRangeStart w:id="243" w:author="Ann Lewin-Benham" w:date="2021-12-07T13:58:00Z" w:name="move89777901"/>
      <w:moveFrom w:id="244" w:author="Ann Lewin-Benham" w:date="2021-12-07T13:58:00Z">
        <w:r w:rsidDel="00392607">
          <w:rPr>
            <w:b/>
            <w:bCs/>
            <w:color w:val="231F20"/>
          </w:rPr>
          <w:t>Insert Figure</w:t>
        </w:r>
        <w:r w:rsidR="00657F7B" w:rsidDel="00392607">
          <w:rPr>
            <w:b/>
            <w:bCs/>
            <w:color w:val="231F20"/>
          </w:rPr>
          <w:t>s</w:t>
        </w:r>
        <w:r w:rsidDel="00392607">
          <w:rPr>
            <w:b/>
            <w:bCs/>
            <w:color w:val="231F20"/>
          </w:rPr>
          <w:t xml:space="preserve"> 15.</w:t>
        </w:r>
        <w:r w:rsidR="00120507" w:rsidDel="00392607">
          <w:rPr>
            <w:b/>
            <w:bCs/>
            <w:color w:val="231F20"/>
          </w:rPr>
          <w:t xml:space="preserve">37 through 15.45 </w:t>
        </w:r>
        <w:r w:rsidR="00046CB5" w:rsidDel="00392607">
          <w:rPr>
            <w:b/>
            <w:bCs/>
            <w:color w:val="231F20"/>
          </w:rPr>
          <w:t xml:space="preserve"> </w:t>
        </w:r>
        <w:r w:rsidDel="00392607">
          <w:rPr>
            <w:b/>
            <w:bCs/>
            <w:color w:val="231F20"/>
          </w:rPr>
          <w:t xml:space="preserve">Here – Brill Photos of the evolution of </w:t>
        </w:r>
        <w:r w:rsidR="00EC0C45" w:rsidDel="00392607">
          <w:rPr>
            <w:b/>
            <w:bCs/>
            <w:color w:val="231F20"/>
          </w:rPr>
          <w:t>s</w:t>
        </w:r>
        <w:r w:rsidDel="00392607">
          <w:rPr>
            <w:b/>
            <w:bCs/>
            <w:color w:val="231F20"/>
          </w:rPr>
          <w:t xml:space="preserve">kulls – </w:t>
        </w:r>
        <w:r w:rsidR="00CD4335" w:rsidDel="00392607">
          <w:rPr>
            <w:b/>
            <w:bCs/>
            <w:color w:val="231F20"/>
          </w:rPr>
          <w:t>six</w:t>
        </w:r>
        <w:r w:rsidDel="00392607">
          <w:rPr>
            <w:b/>
            <w:bCs/>
            <w:color w:val="231F20"/>
          </w:rPr>
          <w:t xml:space="preserve"> skulls</w:t>
        </w:r>
      </w:moveFrom>
    </w:p>
    <w:p w14:paraId="5AA6D361" w14:textId="705E22FC" w:rsidR="00A55717" w:rsidDel="00392607" w:rsidRDefault="00120507" w:rsidP="00CD4335">
      <w:pPr>
        <w:pStyle w:val="NormalWeb"/>
        <w:shd w:val="clear" w:color="auto" w:fill="FFFFFF"/>
        <w:spacing w:before="0" w:beforeAutospacing="0" w:after="0" w:afterAutospacing="0"/>
        <w:rPr>
          <w:moveFrom w:id="245" w:author="Ann Lewin-Benham" w:date="2021-12-07T13:58:00Z"/>
        </w:rPr>
      </w:pPr>
      <w:moveFrom w:id="246" w:author="Ann Lewin-Benham" w:date="2021-12-07T13:58:00Z">
        <w:r w:rsidRPr="004E2A1F" w:rsidDel="00392607">
          <w:rPr>
            <w:b/>
            <w:bCs/>
          </w:rPr>
          <w:t>Top Row:</w:t>
        </w:r>
        <w:r w:rsidDel="00392607">
          <w:t xml:space="preserve"> </w:t>
        </w:r>
        <w:r w:rsidR="004B56AB" w:rsidDel="00392607">
          <w:t>Timeline</w:t>
        </w:r>
        <w:r w:rsidDel="00392607">
          <w:t xml:space="preserve"> of</w:t>
        </w:r>
        <w:r w:rsidR="004B56AB" w:rsidDel="00392607">
          <w:t xml:space="preserve"> </w:t>
        </w:r>
        <w:r w:rsidDel="00392607">
          <w:t>S</w:t>
        </w:r>
        <w:r w:rsidR="00CD4335" w:rsidDel="00392607">
          <w:t>kull</w:t>
        </w:r>
        <w:r w:rsidDel="00392607">
          <w:t>s</w:t>
        </w:r>
        <w:r w:rsidR="004E2A1F" w:rsidDel="00392607">
          <w:t>, Figs.</w:t>
        </w:r>
        <w:r w:rsidR="00657F7B" w:rsidDel="00392607">
          <w:t xml:space="preserve"> </w:t>
        </w:r>
        <w:r w:rsidR="004E2A1F" w:rsidDel="00392607">
          <w:t>15.37 through Fig. 15.42</w:t>
        </w:r>
        <w:r w:rsidR="00A55717" w:rsidDel="00392607">
          <w:t>.</w:t>
        </w:r>
      </w:moveFrom>
    </w:p>
    <w:p w14:paraId="28EC0AC0" w14:textId="74DF141E" w:rsidR="00A55717" w:rsidDel="00392607" w:rsidRDefault="00EC0C45" w:rsidP="00CD4335">
      <w:pPr>
        <w:pStyle w:val="NormalWeb"/>
        <w:shd w:val="clear" w:color="auto" w:fill="FFFFFF"/>
        <w:spacing w:before="0" w:beforeAutospacing="0" w:after="0" w:afterAutospacing="0"/>
        <w:rPr>
          <w:moveFrom w:id="247" w:author="Ann Lewin-Benham" w:date="2021-12-07T13:58:00Z"/>
        </w:rPr>
      </w:pPr>
      <w:moveFrom w:id="248" w:author="Ann Lewin-Benham" w:date="2021-12-07T13:58:00Z">
        <w:r w:rsidDel="00392607">
          <w:rPr>
            <w:b/>
            <w:bCs/>
            <w:color w:val="FF0000"/>
          </w:rPr>
          <w:t>NEED DATES FOR SKULLS 1 THROUGH 5 &amp; NAME FOR FIRST SKULL</w:t>
        </w:r>
        <w:r w:rsidR="00CD4335" w:rsidDel="00392607">
          <w:t xml:space="preserve">: </w:t>
        </w:r>
      </w:moveFrom>
    </w:p>
    <w:p w14:paraId="13C893C1" w14:textId="280AD67E" w:rsidR="00CD4335" w:rsidDel="00392607" w:rsidRDefault="00F573E1" w:rsidP="00CD4335">
      <w:pPr>
        <w:pStyle w:val="NormalWeb"/>
        <w:shd w:val="clear" w:color="auto" w:fill="FFFFFF"/>
        <w:spacing w:before="0" w:beforeAutospacing="0" w:after="0" w:afterAutospacing="0"/>
        <w:rPr>
          <w:moveFrom w:id="249" w:author="Ann Lewin-Benham" w:date="2021-12-07T13:58:00Z"/>
        </w:rPr>
      </w:pPr>
      <w:moveFrom w:id="250" w:author="Ann Lewin-Benham" w:date="2021-12-07T13:58:00Z">
        <w:r w:rsidDel="00392607">
          <w:t>r</w:t>
        </w:r>
        <w:r w:rsidR="00A55717" w:rsidDel="00392607">
          <w:t xml:space="preserve">42: </w:t>
        </w:r>
        <w:r w:rsidR="00CD4335" w:rsidDel="00392607">
          <w:t xml:space="preserve">First </w:t>
        </w:r>
        <w:r w:rsidR="00CD4335" w:rsidRPr="00CD4335" w:rsidDel="00392607">
          <w:rPr>
            <w:i/>
            <w:iCs/>
          </w:rPr>
          <w:t xml:space="preserve">Homo </w:t>
        </w:r>
        <w:r w:rsidR="00CD4335" w:rsidRPr="00CD4335" w:rsidDel="00392607">
          <w:t>sapiens</w:t>
        </w:r>
        <w:r w:rsidR="00CD4335" w:rsidDel="00392607">
          <w:t>:</w:t>
        </w:r>
        <w:r w:rsidR="00CD4335" w:rsidRPr="00CD4335" w:rsidDel="00392607">
          <w:t>160</w:t>
        </w:r>
        <w:r w:rsidR="00CD4335" w:rsidDel="00392607">
          <w:t>,000</w:t>
        </w:r>
        <w:r w:rsidR="004B56AB" w:rsidDel="00392607">
          <w:t xml:space="preserve"> </w:t>
        </w:r>
        <w:r w:rsidR="00120507" w:rsidDel="00392607">
          <w:t xml:space="preserve">H. Sapiens </w:t>
        </w:r>
        <w:r w:rsidR="004B56AB" w:rsidDel="00392607">
          <w:t>Q</w:t>
        </w:r>
        <w:r w:rsidR="00120507" w:rsidDel="00392607">
          <w:t>a</w:t>
        </w:r>
        <w:r w:rsidR="004B56AB" w:rsidDel="00392607">
          <w:t>fzeh, Israel. 100,000  2 frontal, 2 ¾ views to right and 2 ¾ views to left.</w:t>
        </w:r>
      </w:moveFrom>
    </w:p>
    <w:p w14:paraId="38895809" w14:textId="449FDCB5" w:rsidR="00A55717" w:rsidDel="00392607" w:rsidRDefault="004E2A1F" w:rsidP="00CD4335">
      <w:pPr>
        <w:pStyle w:val="NormalWeb"/>
        <w:shd w:val="clear" w:color="auto" w:fill="FFFFFF"/>
        <w:spacing w:before="0" w:beforeAutospacing="0" w:after="0" w:afterAutospacing="0"/>
        <w:rPr>
          <w:moveFrom w:id="251" w:author="Ann Lewin-Benham" w:date="2021-12-07T13:58:00Z"/>
          <w:b/>
          <w:bCs/>
        </w:rPr>
      </w:pPr>
      <w:moveFrom w:id="252" w:author="Ann Lewin-Benham" w:date="2021-12-07T13:58:00Z">
        <w:r w:rsidDel="00392607">
          <w:rPr>
            <w:b/>
            <w:bCs/>
          </w:rPr>
          <w:t xml:space="preserve">Bottom Row: </w:t>
        </w:r>
      </w:moveFrom>
    </w:p>
    <w:p w14:paraId="0102A706" w14:textId="3FD28648" w:rsidR="00A55717" w:rsidDel="00392607" w:rsidRDefault="00A55717" w:rsidP="00CD4335">
      <w:pPr>
        <w:pStyle w:val="NormalWeb"/>
        <w:shd w:val="clear" w:color="auto" w:fill="FFFFFF"/>
        <w:spacing w:before="0" w:beforeAutospacing="0" w:after="0" w:afterAutospacing="0"/>
        <w:rPr>
          <w:moveFrom w:id="253" w:author="Ann Lewin-Benham" w:date="2021-12-07T13:58:00Z"/>
        </w:rPr>
      </w:pPr>
      <w:moveFrom w:id="254" w:author="Ann Lewin-Benham" w:date="2021-12-07T13:58:00Z">
        <w:r w:rsidDel="00392607">
          <w:t xml:space="preserve">Fig. 15:43 - </w:t>
        </w:r>
        <w:r w:rsidR="004E2A1F" w:rsidDel="00392607">
          <w:t>Lucy walking, 7 positions</w:t>
        </w:r>
      </w:moveFrom>
    </w:p>
    <w:p w14:paraId="237FBD0D" w14:textId="0E696ED7" w:rsidR="00A55717" w:rsidDel="00392607" w:rsidRDefault="004E2A1F" w:rsidP="00CD4335">
      <w:pPr>
        <w:pStyle w:val="NormalWeb"/>
        <w:shd w:val="clear" w:color="auto" w:fill="FFFFFF"/>
        <w:spacing w:before="0" w:beforeAutospacing="0" w:after="0" w:afterAutospacing="0"/>
        <w:rPr>
          <w:moveFrom w:id="255" w:author="Ann Lewin-Benham" w:date="2021-12-07T13:58:00Z"/>
        </w:rPr>
      </w:pPr>
      <w:moveFrom w:id="256" w:author="Ann Lewin-Benham" w:date="2021-12-07T13:58:00Z">
        <w:r w:rsidDel="00392607">
          <w:t>Fig. 15.4</w:t>
        </w:r>
        <w:r w:rsidR="00A55717" w:rsidDel="00392607">
          <w:t xml:space="preserve">4 - </w:t>
        </w:r>
        <w:r w:rsidDel="00392607">
          <w:t>Modern Homo sapiens</w:t>
        </w:r>
      </w:moveFrom>
    </w:p>
    <w:p w14:paraId="686F0EBD" w14:textId="04C7A341" w:rsidR="004E2A1F" w:rsidRPr="004E2A1F" w:rsidDel="00392607" w:rsidRDefault="004E2A1F" w:rsidP="00CD4335">
      <w:pPr>
        <w:pStyle w:val="NormalWeb"/>
        <w:shd w:val="clear" w:color="auto" w:fill="FFFFFF"/>
        <w:spacing w:before="0" w:beforeAutospacing="0" w:after="0" w:afterAutospacing="0"/>
        <w:rPr>
          <w:moveFrom w:id="257" w:author="Ann Lewin-Benham" w:date="2021-12-07T13:58:00Z"/>
        </w:rPr>
      </w:pPr>
      <w:moveFrom w:id="258" w:author="Ann Lewin-Benham" w:date="2021-12-07T13:58:00Z">
        <w:r w:rsidDel="00392607">
          <w:t>Fig. 15.</w:t>
        </w:r>
        <w:r w:rsidR="00A55717" w:rsidDel="00392607">
          <w:t>45 – under Fig. 15.44:</w:t>
        </w:r>
        <w:r w:rsidDel="00392607">
          <w:t xml:space="preserve"> Setup for photo shoot</w:t>
        </w:r>
      </w:moveFrom>
    </w:p>
    <w:moveFromRangeEnd w:id="243"/>
    <w:p w14:paraId="6B1F9513" w14:textId="26971B5C" w:rsidR="00DE75D2" w:rsidRPr="005945E9" w:rsidDel="00392607" w:rsidRDefault="00DE75D2" w:rsidP="00DE75D2">
      <w:pPr>
        <w:pStyle w:val="BodyText"/>
        <w:tabs>
          <w:tab w:val="left" w:pos="720"/>
        </w:tabs>
        <w:spacing w:line="225" w:lineRule="auto"/>
        <w:ind w:right="-270"/>
        <w:jc w:val="center"/>
        <w:rPr>
          <w:del w:id="259" w:author="Ann Lewin-Benham" w:date="2021-12-07T13:57:00Z"/>
          <w:rFonts w:ascii="Times New Roman" w:hAnsi="Times New Roman" w:cs="Times New Roman"/>
          <w:b/>
          <w:bCs/>
          <w:color w:val="231F20"/>
          <w:sz w:val="24"/>
          <w:szCs w:val="24"/>
        </w:rPr>
      </w:pPr>
    </w:p>
    <w:p w14:paraId="35A6FC21" w14:textId="0DED9FC4" w:rsidR="00DE75D2" w:rsidRDefault="00DE75D2" w:rsidP="00DE75D2">
      <w:pPr>
        <w:pStyle w:val="BodyText"/>
        <w:tabs>
          <w:tab w:val="left" w:pos="720"/>
        </w:tabs>
        <w:spacing w:line="225" w:lineRule="auto"/>
        <w:ind w:right="-270"/>
        <w:jc w:val="center"/>
        <w:rPr>
          <w:rFonts w:ascii="Times New Roman" w:hAnsi="Times New Roman" w:cs="Times New Roman"/>
          <w:b/>
          <w:bCs/>
          <w:color w:val="231F20"/>
          <w:sz w:val="24"/>
          <w:szCs w:val="24"/>
        </w:rPr>
      </w:pPr>
      <w:r w:rsidRPr="0038585B">
        <w:rPr>
          <w:rFonts w:ascii="Times New Roman" w:hAnsi="Times New Roman" w:cs="Times New Roman"/>
          <w:b/>
          <w:bCs/>
          <w:color w:val="231F20"/>
          <w:sz w:val="24"/>
          <w:szCs w:val="24"/>
        </w:rPr>
        <w:t>Insert Try This 5.1</w:t>
      </w:r>
      <w:r w:rsidR="006503FA">
        <w:rPr>
          <w:rFonts w:ascii="Times New Roman" w:hAnsi="Times New Roman" w:cs="Times New Roman"/>
          <w:b/>
          <w:bCs/>
          <w:color w:val="231F20"/>
          <w:sz w:val="24"/>
          <w:szCs w:val="24"/>
        </w:rPr>
        <w:t>3</w:t>
      </w:r>
      <w:r w:rsidRPr="0038585B">
        <w:rPr>
          <w:rFonts w:ascii="Times New Roman" w:hAnsi="Times New Roman" w:cs="Times New Roman"/>
          <w:b/>
          <w:bCs/>
          <w:color w:val="231F20"/>
          <w:sz w:val="24"/>
          <w:szCs w:val="24"/>
        </w:rPr>
        <w:t xml:space="preserve"> -- What Is Evolution?</w:t>
      </w:r>
    </w:p>
    <w:p w14:paraId="62234C23" w14:textId="77777777" w:rsidR="00DE75D2" w:rsidRPr="0038585B" w:rsidRDefault="00DE75D2" w:rsidP="00DE75D2">
      <w:pPr>
        <w:pStyle w:val="BodyText"/>
        <w:tabs>
          <w:tab w:val="left" w:pos="720"/>
        </w:tabs>
        <w:spacing w:line="225" w:lineRule="auto"/>
        <w:ind w:right="-270"/>
        <w:jc w:val="center"/>
        <w:rPr>
          <w:rFonts w:ascii="Times New Roman" w:hAnsi="Times New Roman" w:cs="Times New Roman"/>
          <w:b/>
          <w:bCs/>
          <w:color w:val="231F20"/>
          <w:sz w:val="24"/>
          <w:szCs w:val="24"/>
        </w:rPr>
      </w:pPr>
    </w:p>
    <w:p w14:paraId="7F2CC5DC" w14:textId="2514565B" w:rsidR="00DE75D2" w:rsidRDefault="00DE75D2" w:rsidP="00DE75D2">
      <w:pPr>
        <w:pStyle w:val="NormalWeb"/>
        <w:shd w:val="clear" w:color="auto" w:fill="FFFFFF"/>
        <w:spacing w:before="0" w:beforeAutospacing="0"/>
        <w:jc w:val="center"/>
        <w:rPr>
          <w:b/>
          <w:bCs/>
          <w:color w:val="231F20"/>
        </w:rPr>
      </w:pPr>
      <w:r>
        <w:rPr>
          <w:b/>
          <w:bCs/>
          <w:color w:val="231F20"/>
        </w:rPr>
        <w:t>Insert Try This 5.1</w:t>
      </w:r>
      <w:r w:rsidR="006503FA">
        <w:rPr>
          <w:b/>
          <w:bCs/>
          <w:color w:val="231F20"/>
        </w:rPr>
        <w:t>4</w:t>
      </w:r>
      <w:r>
        <w:rPr>
          <w:b/>
          <w:bCs/>
          <w:color w:val="231F20"/>
        </w:rPr>
        <w:t xml:space="preserve"> --  </w:t>
      </w:r>
      <w:r w:rsidR="00095FB2">
        <w:rPr>
          <w:b/>
          <w:bCs/>
          <w:color w:val="231F20"/>
        </w:rPr>
        <w:t xml:space="preserve">What </w:t>
      </w:r>
      <w:r>
        <w:rPr>
          <w:b/>
          <w:bCs/>
          <w:color w:val="231F20"/>
        </w:rPr>
        <w:t>Evidence</w:t>
      </w:r>
      <w:r w:rsidR="00095FB2">
        <w:rPr>
          <w:b/>
          <w:bCs/>
          <w:color w:val="231F20"/>
        </w:rPr>
        <w:t xml:space="preserve"> Do We Have</w:t>
      </w:r>
      <w:r>
        <w:rPr>
          <w:b/>
          <w:bCs/>
          <w:color w:val="231F20"/>
        </w:rPr>
        <w:t xml:space="preserve"> for </w:t>
      </w:r>
      <w:r w:rsidR="00095FB2">
        <w:rPr>
          <w:b/>
          <w:bCs/>
          <w:color w:val="231F20"/>
        </w:rPr>
        <w:t>E</w:t>
      </w:r>
      <w:r>
        <w:rPr>
          <w:b/>
          <w:bCs/>
          <w:color w:val="231F20"/>
        </w:rPr>
        <w:t>volution</w:t>
      </w:r>
      <w:r w:rsidR="00E04C2C">
        <w:rPr>
          <w:b/>
          <w:bCs/>
          <w:color w:val="231F20"/>
        </w:rPr>
        <w:t>?</w:t>
      </w:r>
    </w:p>
    <w:p w14:paraId="420015AE" w14:textId="37E306D4" w:rsidR="00ED416C" w:rsidRPr="00ED416C" w:rsidRDefault="00ED416C" w:rsidP="009A1725">
      <w:pPr>
        <w:pStyle w:val="BodyText"/>
        <w:tabs>
          <w:tab w:val="left" w:pos="720"/>
        </w:tabs>
        <w:spacing w:line="225" w:lineRule="auto"/>
        <w:ind w:right="-270"/>
        <w:jc w:val="center"/>
        <w:rPr>
          <w:rFonts w:ascii="Times New Roman" w:hAnsi="Times New Roman" w:cs="Times New Roman"/>
          <w:b/>
          <w:bCs/>
          <w:vanish/>
          <w:color w:val="231F20"/>
          <w:sz w:val="24"/>
          <w:szCs w:val="24"/>
        </w:rPr>
      </w:pPr>
      <w:r>
        <w:rPr>
          <w:rFonts w:ascii="Times New Roman" w:hAnsi="Times New Roman" w:cs="Times New Roman"/>
          <w:b/>
          <w:bCs/>
          <w:vanish/>
          <w:color w:val="231F20"/>
          <w:sz w:val="24"/>
          <w:szCs w:val="24"/>
        </w:rPr>
        <w:t>erH</w:t>
      </w:r>
    </w:p>
    <w:p w14:paraId="6CB5A888" w14:textId="328A17FB" w:rsidR="003E1207" w:rsidRDefault="00DF4543" w:rsidP="003E1207">
      <w:pPr>
        <w:pStyle w:val="BodyText"/>
        <w:tabs>
          <w:tab w:val="left" w:pos="720"/>
        </w:tabs>
        <w:spacing w:line="225" w:lineRule="auto"/>
        <w:ind w:right="-270"/>
        <w:rPr>
          <w:rFonts w:ascii="Times New Roman" w:hAnsi="Times New Roman" w:cs="Times New Roman"/>
          <w:color w:val="231F20"/>
          <w:sz w:val="24"/>
          <w:szCs w:val="24"/>
        </w:rPr>
      </w:pPr>
      <w:r>
        <w:rPr>
          <w:b/>
          <w:bCs/>
          <w:color w:val="231F20"/>
        </w:rPr>
        <w:tab/>
      </w:r>
      <w:r w:rsidR="007050C5" w:rsidRPr="007050C5">
        <w:rPr>
          <w:rFonts w:ascii="Times New Roman" w:hAnsi="Times New Roman" w:cs="Times New Roman"/>
          <w:color w:val="231F20"/>
          <w:sz w:val="24"/>
          <w:szCs w:val="24"/>
        </w:rPr>
        <w:t>From the 1800s forward, a</w:t>
      </w:r>
      <w:r w:rsidR="003E1207">
        <w:rPr>
          <w:rFonts w:ascii="Times New Roman" w:hAnsi="Times New Roman" w:cs="Times New Roman"/>
          <w:color w:val="231F20"/>
          <w:sz w:val="24"/>
          <w:szCs w:val="24"/>
        </w:rPr>
        <w:t xml:space="preserve">s more and more fossils </w:t>
      </w:r>
      <w:r w:rsidR="003E1207">
        <w:rPr>
          <w:color w:val="231F20"/>
        </w:rPr>
        <w:t>were</w:t>
      </w:r>
      <w:r w:rsidR="003E1207">
        <w:rPr>
          <w:rFonts w:ascii="Times New Roman" w:hAnsi="Times New Roman" w:cs="Times New Roman"/>
          <w:color w:val="231F20"/>
          <w:sz w:val="24"/>
          <w:szCs w:val="24"/>
        </w:rPr>
        <w:t xml:space="preserve"> excavated, the complexity of evolutionary chains became increasingly apparent. Today, </w:t>
      </w:r>
      <w:r w:rsidR="00ED6C4E">
        <w:rPr>
          <w:rFonts w:ascii="Times New Roman" w:hAnsi="Times New Roman" w:cs="Times New Roman"/>
          <w:color w:val="231F20"/>
          <w:sz w:val="24"/>
          <w:szCs w:val="24"/>
        </w:rPr>
        <w:t>t</w:t>
      </w:r>
      <w:r w:rsidR="003E1207">
        <w:rPr>
          <w:rFonts w:ascii="Times New Roman" w:hAnsi="Times New Roman" w:cs="Times New Roman"/>
          <w:color w:val="231F20"/>
          <w:sz w:val="24"/>
          <w:szCs w:val="24"/>
        </w:rPr>
        <w:t xml:space="preserve">he </w:t>
      </w:r>
      <w:r w:rsidR="00302BD2">
        <w:rPr>
          <w:rFonts w:ascii="Times New Roman" w:hAnsi="Times New Roman" w:cs="Times New Roman"/>
          <w:color w:val="231F20"/>
          <w:sz w:val="24"/>
          <w:szCs w:val="24"/>
        </w:rPr>
        <w:t>stu</w:t>
      </w:r>
      <w:r w:rsidR="003E1207">
        <w:rPr>
          <w:rFonts w:ascii="Times New Roman" w:hAnsi="Times New Roman" w:cs="Times New Roman"/>
          <w:color w:val="231F20"/>
          <w:sz w:val="24"/>
          <w:szCs w:val="24"/>
        </w:rPr>
        <w:t xml:space="preserve">dy of evolution </w:t>
      </w:r>
      <w:r w:rsidR="00517E5D">
        <w:rPr>
          <w:rFonts w:ascii="Times New Roman" w:hAnsi="Times New Roman" w:cs="Times New Roman"/>
          <w:color w:val="231F20"/>
          <w:sz w:val="24"/>
          <w:szCs w:val="24"/>
        </w:rPr>
        <w:t xml:space="preserve">has </w:t>
      </w:r>
      <w:r w:rsidR="003E1207">
        <w:rPr>
          <w:rFonts w:ascii="Times New Roman" w:hAnsi="Times New Roman" w:cs="Times New Roman"/>
          <w:color w:val="231F20"/>
          <w:sz w:val="24"/>
          <w:szCs w:val="24"/>
        </w:rPr>
        <w:t>expand</w:t>
      </w:r>
      <w:r w:rsidR="00517E5D">
        <w:rPr>
          <w:rFonts w:ascii="Times New Roman" w:hAnsi="Times New Roman" w:cs="Times New Roman"/>
          <w:color w:val="231F20"/>
          <w:sz w:val="24"/>
          <w:szCs w:val="24"/>
        </w:rPr>
        <w:t>ed</w:t>
      </w:r>
      <w:r w:rsidR="003E1207">
        <w:rPr>
          <w:rFonts w:ascii="Times New Roman" w:hAnsi="Times New Roman" w:cs="Times New Roman"/>
          <w:color w:val="231F20"/>
          <w:sz w:val="24"/>
          <w:szCs w:val="24"/>
        </w:rPr>
        <w:t>, propelled by the use of advanced technologies</w:t>
      </w:r>
      <w:r w:rsidR="00302BD2">
        <w:rPr>
          <w:rFonts w:ascii="Times New Roman" w:hAnsi="Times New Roman" w:cs="Times New Roman"/>
          <w:color w:val="231F20"/>
          <w:sz w:val="24"/>
          <w:szCs w:val="24"/>
        </w:rPr>
        <w:t xml:space="preserve"> that enable</w:t>
      </w:r>
      <w:r w:rsidR="003E1207">
        <w:rPr>
          <w:rFonts w:ascii="Times New Roman" w:hAnsi="Times New Roman" w:cs="Times New Roman"/>
          <w:color w:val="231F20"/>
          <w:sz w:val="24"/>
          <w:szCs w:val="24"/>
        </w:rPr>
        <w:t xml:space="preserve"> research</w:t>
      </w:r>
      <w:r w:rsidR="00302BD2">
        <w:rPr>
          <w:rFonts w:ascii="Times New Roman" w:hAnsi="Times New Roman" w:cs="Times New Roman"/>
          <w:color w:val="231F20"/>
          <w:sz w:val="24"/>
          <w:szCs w:val="24"/>
        </w:rPr>
        <w:t>ers to</w:t>
      </w:r>
      <w:r w:rsidR="003E1207">
        <w:rPr>
          <w:rFonts w:ascii="Times New Roman" w:hAnsi="Times New Roman" w:cs="Times New Roman"/>
          <w:color w:val="231F20"/>
          <w:sz w:val="24"/>
          <w:szCs w:val="24"/>
        </w:rPr>
        <w:t xml:space="preserve"> shed new light on fossils gathered long ago</w:t>
      </w:r>
      <w:r w:rsidR="00517E5D">
        <w:rPr>
          <w:rFonts w:ascii="Times New Roman" w:hAnsi="Times New Roman" w:cs="Times New Roman"/>
          <w:color w:val="231F20"/>
          <w:sz w:val="24"/>
          <w:szCs w:val="24"/>
        </w:rPr>
        <w:t xml:space="preserve"> and driven by </w:t>
      </w:r>
      <w:r w:rsidR="007E1D82">
        <w:rPr>
          <w:rFonts w:ascii="Times New Roman" w:hAnsi="Times New Roman" w:cs="Times New Roman"/>
          <w:color w:val="231F20"/>
          <w:sz w:val="24"/>
          <w:szCs w:val="24"/>
        </w:rPr>
        <w:t xml:space="preserve">new </w:t>
      </w:r>
      <w:r w:rsidR="00517E5D">
        <w:rPr>
          <w:rFonts w:ascii="Times New Roman" w:hAnsi="Times New Roman" w:cs="Times New Roman"/>
          <w:color w:val="231F20"/>
          <w:sz w:val="24"/>
          <w:szCs w:val="24"/>
        </w:rPr>
        <w:t>biological sciences that have evolved from the fields of genetics and microbiology.</w:t>
      </w:r>
    </w:p>
    <w:p w14:paraId="25E9C102" w14:textId="77777777" w:rsidR="00517E5D" w:rsidRDefault="00517E5D" w:rsidP="003E1207">
      <w:pPr>
        <w:pStyle w:val="BodyText"/>
        <w:tabs>
          <w:tab w:val="left" w:pos="720"/>
        </w:tabs>
        <w:spacing w:line="225" w:lineRule="auto"/>
        <w:ind w:right="-270"/>
        <w:rPr>
          <w:rFonts w:ascii="Times New Roman" w:hAnsi="Times New Roman" w:cs="Times New Roman"/>
          <w:color w:val="231F20"/>
          <w:sz w:val="24"/>
          <w:szCs w:val="24"/>
        </w:rPr>
      </w:pPr>
    </w:p>
    <w:p w14:paraId="793F0404" w14:textId="4EDE8711" w:rsidR="0051499F" w:rsidRDefault="00560594" w:rsidP="00200B00">
      <w:pPr>
        <w:pStyle w:val="Heading4"/>
        <w:tabs>
          <w:tab w:val="left" w:pos="900"/>
        </w:tabs>
        <w:spacing w:before="1"/>
        <w:ind w:left="90" w:right="-270" w:hanging="1"/>
        <w:jc w:val="center"/>
        <w:rPr>
          <w:rFonts w:ascii="Times New Roman" w:hAnsi="Times New Roman" w:cs="Times New Roman"/>
          <w:sz w:val="24"/>
          <w:szCs w:val="24"/>
        </w:rPr>
      </w:pPr>
      <w:bookmarkStart w:id="260" w:name="_Hlk86156744"/>
      <w:r>
        <w:rPr>
          <w:rFonts w:ascii="Times New Roman" w:hAnsi="Times New Roman" w:cs="Times New Roman"/>
          <w:i w:val="0"/>
          <w:sz w:val="24"/>
          <w:szCs w:val="24"/>
        </w:rPr>
        <w:t xml:space="preserve">PART III </w:t>
      </w:r>
      <w:r w:rsidR="006938E8" w:rsidRPr="00556D1A">
        <w:rPr>
          <w:rFonts w:ascii="Times New Roman" w:hAnsi="Times New Roman" w:cs="Times New Roman"/>
          <w:i w:val="0"/>
          <w:sz w:val="24"/>
          <w:szCs w:val="24"/>
        </w:rPr>
        <w:t>S</w:t>
      </w:r>
      <w:r>
        <w:rPr>
          <w:rFonts w:ascii="Times New Roman" w:hAnsi="Times New Roman" w:cs="Times New Roman"/>
          <w:i w:val="0"/>
          <w:sz w:val="24"/>
          <w:szCs w:val="24"/>
        </w:rPr>
        <w:t xml:space="preserve">CENARIO: </w:t>
      </w:r>
      <w:r>
        <w:rPr>
          <w:rFonts w:ascii="Times New Roman" w:hAnsi="Times New Roman" w:cs="Times New Roman"/>
          <w:iCs/>
          <w:sz w:val="24"/>
          <w:szCs w:val="24"/>
        </w:rPr>
        <w:t>TEACHING ABOUT EVOLUTION</w:t>
      </w:r>
    </w:p>
    <w:p w14:paraId="157C9D10" w14:textId="77777777" w:rsidR="001B00D0" w:rsidRPr="006938E8" w:rsidRDefault="001B00D0" w:rsidP="00200B00">
      <w:pPr>
        <w:pStyle w:val="Heading4"/>
        <w:tabs>
          <w:tab w:val="left" w:pos="900"/>
        </w:tabs>
        <w:spacing w:before="1"/>
        <w:ind w:left="90" w:right="-270" w:hanging="1"/>
        <w:jc w:val="center"/>
        <w:rPr>
          <w:rFonts w:ascii="Times New Roman" w:hAnsi="Times New Roman" w:cs="Times New Roman"/>
          <w:sz w:val="24"/>
          <w:szCs w:val="24"/>
        </w:rPr>
      </w:pPr>
    </w:p>
    <w:p w14:paraId="018A0318" w14:textId="33920748" w:rsidR="0051499F" w:rsidRDefault="0051499F" w:rsidP="003E042B">
      <w:pPr>
        <w:pStyle w:val="BodyText"/>
        <w:tabs>
          <w:tab w:val="left" w:pos="900"/>
        </w:tabs>
        <w:spacing w:line="228" w:lineRule="auto"/>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Matthew and Honoree, experienced in Emergent Curriculum,</w:t>
      </w:r>
      <w:r w:rsidR="003E042B">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taught </w:t>
      </w:r>
      <w:r w:rsidR="006938E8">
        <w:rPr>
          <w:rFonts w:ascii="Times New Roman" w:hAnsi="Times New Roman" w:cs="Times New Roman"/>
          <w:color w:val="231F20"/>
          <w:sz w:val="24"/>
          <w:szCs w:val="24"/>
        </w:rPr>
        <w:t>science</w:t>
      </w:r>
      <w:r w:rsidR="00957A15">
        <w:rPr>
          <w:rFonts w:ascii="Times New Roman" w:hAnsi="Times New Roman" w:cs="Times New Roman"/>
          <w:color w:val="231F20"/>
          <w:sz w:val="24"/>
          <w:szCs w:val="24"/>
        </w:rPr>
        <w:t xml:space="preserve"> to 5</w:t>
      </w:r>
      <w:r w:rsidR="00957A15" w:rsidRPr="007A1039">
        <w:rPr>
          <w:rFonts w:ascii="Times New Roman" w:hAnsi="Times New Roman" w:cs="Times New Roman"/>
          <w:color w:val="231F20"/>
          <w:sz w:val="24"/>
          <w:szCs w:val="24"/>
        </w:rPr>
        <w:t xml:space="preserve"> to </w:t>
      </w:r>
      <w:r w:rsidR="00957A15">
        <w:rPr>
          <w:rFonts w:ascii="Times New Roman" w:hAnsi="Times New Roman" w:cs="Times New Roman"/>
          <w:color w:val="231F20"/>
          <w:sz w:val="24"/>
          <w:szCs w:val="24"/>
        </w:rPr>
        <w:t>8</w:t>
      </w:r>
      <w:r w:rsidR="00957A15" w:rsidRPr="007A1039">
        <w:rPr>
          <w:rFonts w:ascii="Times New Roman" w:hAnsi="Times New Roman" w:cs="Times New Roman"/>
          <w:color w:val="231F20"/>
          <w:sz w:val="24"/>
          <w:szCs w:val="24"/>
        </w:rPr>
        <w:t>-year-olds</w:t>
      </w:r>
      <w:r w:rsidRPr="007A1039">
        <w:rPr>
          <w:rFonts w:ascii="Times New Roman" w:hAnsi="Times New Roman" w:cs="Times New Roman"/>
          <w:color w:val="231F20"/>
          <w:sz w:val="24"/>
          <w:szCs w:val="24"/>
        </w:rPr>
        <w:t>.</w:t>
      </w:r>
      <w:r w:rsidR="006817B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When their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asked them </w:t>
      </w:r>
      <w:r w:rsidRPr="007A1039">
        <w:rPr>
          <w:rFonts w:ascii="Times New Roman" w:hAnsi="Times New Roman" w:cs="Times New Roman"/>
          <w:color w:val="231F20"/>
          <w:spacing w:val="-8"/>
          <w:sz w:val="24"/>
          <w:szCs w:val="24"/>
        </w:rPr>
        <w:t xml:space="preserve">to </w:t>
      </w:r>
      <w:r w:rsidR="005C2F15">
        <w:rPr>
          <w:rFonts w:ascii="Times New Roman" w:hAnsi="Times New Roman" w:cs="Times New Roman"/>
          <w:color w:val="231F20"/>
          <w:spacing w:val="-8"/>
          <w:sz w:val="24"/>
          <w:szCs w:val="24"/>
        </w:rPr>
        <w:t>add</w:t>
      </w:r>
      <w:r w:rsidRPr="007A1039">
        <w:rPr>
          <w:rFonts w:ascii="Times New Roman" w:hAnsi="Times New Roman" w:cs="Times New Roman"/>
          <w:color w:val="231F20"/>
          <w:sz w:val="24"/>
          <w:szCs w:val="24"/>
        </w:rPr>
        <w:t xml:space="preserve"> evolution, they were concerned: They knew little </w:t>
      </w:r>
      <w:r w:rsidRPr="007A1039">
        <w:rPr>
          <w:rFonts w:ascii="Times New Roman" w:hAnsi="Times New Roman" w:cs="Times New Roman"/>
          <w:color w:val="231F20"/>
          <w:spacing w:val="-3"/>
          <w:sz w:val="24"/>
          <w:szCs w:val="24"/>
        </w:rPr>
        <w:t xml:space="preserve">about </w:t>
      </w:r>
      <w:r w:rsidR="00671181">
        <w:rPr>
          <w:rFonts w:ascii="Times New Roman" w:hAnsi="Times New Roman" w:cs="Times New Roman"/>
          <w:color w:val="231F20"/>
          <w:spacing w:val="-3"/>
          <w:sz w:val="24"/>
          <w:szCs w:val="24"/>
        </w:rPr>
        <w:t>the subject</w:t>
      </w:r>
      <w:r w:rsidRPr="007A1039">
        <w:rPr>
          <w:rFonts w:ascii="Times New Roman" w:hAnsi="Times New Roman" w:cs="Times New Roman"/>
          <w:color w:val="231F20"/>
          <w:sz w:val="24"/>
          <w:szCs w:val="24"/>
        </w:rPr>
        <w:t xml:space="preserve"> and feared parents might object. The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chose them because of their </w:t>
      </w:r>
      <w:r w:rsidRPr="007A1039">
        <w:rPr>
          <w:rFonts w:ascii="Times New Roman" w:hAnsi="Times New Roman" w:cs="Times New Roman"/>
          <w:color w:val="231F20"/>
          <w:spacing w:val="-3"/>
          <w:sz w:val="24"/>
          <w:szCs w:val="24"/>
        </w:rPr>
        <w:t xml:space="preserve">skill </w:t>
      </w:r>
      <w:r w:rsidRPr="007A1039">
        <w:rPr>
          <w:rFonts w:ascii="Times New Roman" w:hAnsi="Times New Roman" w:cs="Times New Roman"/>
          <w:color w:val="231F20"/>
          <w:sz w:val="24"/>
          <w:szCs w:val="24"/>
        </w:rPr>
        <w:t>with Emergent Curriculum and penchant for research. The teachers consented</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because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they</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respected</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3"/>
          <w:sz w:val="24"/>
          <w:szCs w:val="24"/>
        </w:rPr>
        <w:t xml:space="preserv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w:t>
      </w:r>
    </w:p>
    <w:p w14:paraId="6B160589" w14:textId="57D55D3D" w:rsidR="003E042B" w:rsidRPr="003E042B" w:rsidRDefault="003E042B" w:rsidP="003E042B">
      <w:pPr>
        <w:pStyle w:val="BodyText"/>
        <w:tabs>
          <w:tab w:val="left" w:pos="900"/>
        </w:tabs>
        <w:spacing w:line="228" w:lineRule="auto"/>
        <w:ind w:right="-270"/>
        <w:rPr>
          <w:rFonts w:ascii="Times New Roman" w:hAnsi="Times New Roman" w:cs="Times New Roman"/>
          <w:sz w:val="20"/>
          <w:szCs w:val="20"/>
        </w:rPr>
      </w:pPr>
      <w:r w:rsidRPr="003E042B">
        <w:rPr>
          <w:rFonts w:ascii="Times New Roman" w:hAnsi="Times New Roman" w:cs="Times New Roman"/>
          <w:sz w:val="20"/>
          <w:szCs w:val="20"/>
        </w:rPr>
        <w:t>*This technique is fully described in Chapter 3.</w:t>
      </w:r>
    </w:p>
    <w:p w14:paraId="2727257A" w14:textId="794CD9A5" w:rsidR="00B823DC" w:rsidRPr="004D67E5" w:rsidRDefault="00B823DC" w:rsidP="004B2450">
      <w:pPr>
        <w:pStyle w:val="Heading8"/>
        <w:tabs>
          <w:tab w:val="left" w:pos="900"/>
        </w:tabs>
        <w:spacing w:before="158"/>
        <w:ind w:left="90" w:right="-270"/>
        <w:jc w:val="center"/>
        <w:rPr>
          <w:rFonts w:ascii="Times New Roman" w:hAnsi="Times New Roman" w:cs="Times New Roman"/>
          <w:i w:val="0"/>
          <w:iCs/>
          <w:color w:val="231F20"/>
          <w:sz w:val="24"/>
          <w:szCs w:val="24"/>
        </w:rPr>
      </w:pPr>
      <w:r w:rsidRPr="004D67E5">
        <w:rPr>
          <w:rFonts w:ascii="Times New Roman" w:hAnsi="Times New Roman" w:cs="Times New Roman"/>
          <w:i w:val="0"/>
          <w:iCs/>
          <w:color w:val="231F20"/>
          <w:sz w:val="24"/>
          <w:szCs w:val="24"/>
        </w:rPr>
        <w:t>O</w:t>
      </w:r>
      <w:r w:rsidR="0051499F" w:rsidRPr="004D67E5">
        <w:rPr>
          <w:rFonts w:ascii="Times New Roman" w:hAnsi="Times New Roman" w:cs="Times New Roman"/>
          <w:i w:val="0"/>
          <w:iCs/>
          <w:color w:val="231F20"/>
          <w:sz w:val="24"/>
          <w:szCs w:val="24"/>
        </w:rPr>
        <w:t>rganizing</w:t>
      </w:r>
    </w:p>
    <w:p w14:paraId="02FE8260" w14:textId="0D13A3D5" w:rsidR="00621387" w:rsidRDefault="00D87886" w:rsidP="00FD6A2D">
      <w:pPr>
        <w:pStyle w:val="Heading8"/>
        <w:tabs>
          <w:tab w:val="left" w:pos="900"/>
        </w:tabs>
        <w:spacing w:before="158"/>
        <w:ind w:left="90" w:right="-270"/>
        <w:rPr>
          <w:rFonts w:ascii="Times New Roman" w:hAnsi="Times New Roman" w:cs="Times New Roman"/>
          <w:b w:val="0"/>
          <w:i w:val="0"/>
          <w:color w:val="231F20"/>
          <w:sz w:val="24"/>
          <w:szCs w:val="24"/>
        </w:rPr>
      </w:pPr>
      <w:r>
        <w:rPr>
          <w:rFonts w:ascii="Times New Roman" w:hAnsi="Times New Roman" w:cs="Times New Roman"/>
          <w:b w:val="0"/>
          <w:i w:val="0"/>
          <w:color w:val="231F20"/>
          <w:sz w:val="24"/>
          <w:szCs w:val="24"/>
        </w:rPr>
        <w:tab/>
      </w:r>
      <w:r w:rsidR="0051499F" w:rsidRPr="006817B4">
        <w:rPr>
          <w:rFonts w:ascii="Times New Roman" w:hAnsi="Times New Roman" w:cs="Times New Roman"/>
          <w:b w:val="0"/>
          <w:i w:val="0"/>
          <w:color w:val="231F20"/>
          <w:sz w:val="24"/>
          <w:szCs w:val="24"/>
        </w:rPr>
        <w:t xml:space="preserve">The </w:t>
      </w:r>
      <w:r w:rsidR="00423225">
        <w:rPr>
          <w:rFonts w:ascii="Times New Roman" w:hAnsi="Times New Roman" w:cs="Times New Roman"/>
          <w:b w:val="0"/>
          <w:i w:val="0"/>
          <w:color w:val="231F20"/>
          <w:sz w:val="24"/>
          <w:szCs w:val="24"/>
        </w:rPr>
        <w:t>Principal</w:t>
      </w:r>
      <w:r w:rsidR="0051499F" w:rsidRPr="006817B4">
        <w:rPr>
          <w:rFonts w:ascii="Times New Roman" w:hAnsi="Times New Roman" w:cs="Times New Roman"/>
          <w:b w:val="0"/>
          <w:i w:val="0"/>
          <w:color w:val="231F20"/>
          <w:sz w:val="24"/>
          <w:szCs w:val="24"/>
        </w:rPr>
        <w:t xml:space="preserve"> gave the teachers</w:t>
      </w:r>
      <w:r w:rsidR="00E13188">
        <w:rPr>
          <w:rFonts w:ascii="Times New Roman" w:hAnsi="Times New Roman" w:cs="Times New Roman"/>
          <w:b w:val="0"/>
          <w:i w:val="0"/>
          <w:color w:val="231F20"/>
          <w:sz w:val="24"/>
          <w:szCs w:val="24"/>
        </w:rPr>
        <w:t xml:space="preserve"> release time </w:t>
      </w:r>
      <w:r w:rsidR="00801CAD">
        <w:rPr>
          <w:rFonts w:ascii="Times New Roman" w:hAnsi="Times New Roman" w:cs="Times New Roman"/>
          <w:b w:val="0"/>
          <w:i w:val="0"/>
          <w:color w:val="231F20"/>
          <w:sz w:val="24"/>
          <w:szCs w:val="24"/>
        </w:rPr>
        <w:t xml:space="preserve">from nap, lunch, </w:t>
      </w:r>
      <w:r w:rsidR="005733E2">
        <w:rPr>
          <w:rFonts w:ascii="Times New Roman" w:hAnsi="Times New Roman" w:cs="Times New Roman"/>
          <w:b w:val="0"/>
          <w:i w:val="0"/>
          <w:color w:val="231F20"/>
          <w:sz w:val="24"/>
          <w:szCs w:val="24"/>
        </w:rPr>
        <w:t xml:space="preserve">playground, </w:t>
      </w:r>
      <w:r w:rsidR="00801CAD">
        <w:rPr>
          <w:rFonts w:ascii="Times New Roman" w:hAnsi="Times New Roman" w:cs="Times New Roman"/>
          <w:b w:val="0"/>
          <w:i w:val="0"/>
          <w:color w:val="231F20"/>
          <w:sz w:val="24"/>
          <w:szCs w:val="24"/>
        </w:rPr>
        <w:t xml:space="preserve">and carpool </w:t>
      </w:r>
      <w:r w:rsidR="00E13188">
        <w:rPr>
          <w:rFonts w:ascii="Times New Roman" w:hAnsi="Times New Roman" w:cs="Times New Roman"/>
          <w:b w:val="0"/>
          <w:i w:val="0"/>
          <w:color w:val="231F20"/>
          <w:sz w:val="24"/>
          <w:szCs w:val="24"/>
        </w:rPr>
        <w:t>and</w:t>
      </w:r>
      <w:r w:rsidR="0051499F" w:rsidRPr="006817B4">
        <w:rPr>
          <w:rFonts w:ascii="Times New Roman" w:hAnsi="Times New Roman" w:cs="Times New Roman"/>
          <w:b w:val="0"/>
          <w:i w:val="0"/>
          <w:color w:val="231F20"/>
          <w:sz w:val="24"/>
          <w:szCs w:val="24"/>
        </w:rPr>
        <w:t xml:space="preserve"> </w:t>
      </w:r>
      <w:r w:rsidR="00801CAD">
        <w:rPr>
          <w:rFonts w:ascii="Times New Roman" w:hAnsi="Times New Roman" w:cs="Times New Roman"/>
          <w:b w:val="0"/>
          <w:i w:val="0"/>
          <w:color w:val="231F20"/>
          <w:sz w:val="24"/>
          <w:szCs w:val="24"/>
        </w:rPr>
        <w:t xml:space="preserve">allowed </w:t>
      </w:r>
      <w:r w:rsidR="0051499F" w:rsidRPr="006817B4">
        <w:rPr>
          <w:rFonts w:ascii="Times New Roman" w:hAnsi="Times New Roman" w:cs="Times New Roman"/>
          <w:b w:val="0"/>
          <w:i w:val="0"/>
          <w:color w:val="231F20"/>
          <w:sz w:val="24"/>
          <w:szCs w:val="24"/>
        </w:rPr>
        <w:t>15 months to prepare.</w:t>
      </w:r>
      <w:r w:rsidR="00E13188">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The teachers decided to read</w:t>
      </w:r>
      <w:r w:rsidR="00545F98">
        <w:rPr>
          <w:rFonts w:ascii="Times New Roman" w:hAnsi="Times New Roman" w:cs="Times New Roman"/>
          <w:b w:val="0"/>
          <w:i w:val="0"/>
          <w:color w:val="231F20"/>
          <w:sz w:val="24"/>
          <w:szCs w:val="24"/>
        </w:rPr>
        <w:t>. They would expand their science collection with</w:t>
      </w:r>
      <w:r w:rsidR="0051499F" w:rsidRPr="006817B4">
        <w:rPr>
          <w:rFonts w:ascii="Times New Roman" w:hAnsi="Times New Roman" w:cs="Times New Roman"/>
          <w:b w:val="0"/>
          <w:i w:val="0"/>
          <w:color w:val="231F20"/>
          <w:sz w:val="24"/>
          <w:szCs w:val="24"/>
        </w:rPr>
        <w:t xml:space="preserve"> evolution-related materials</w:t>
      </w:r>
      <w:r w:rsidR="003400FC">
        <w:rPr>
          <w:rFonts w:ascii="Times New Roman" w:hAnsi="Times New Roman" w:cs="Times New Roman"/>
          <w:b w:val="0"/>
          <w:i w:val="0"/>
          <w:color w:val="231F20"/>
          <w:sz w:val="24"/>
          <w:szCs w:val="24"/>
        </w:rPr>
        <w:t>,</w:t>
      </w:r>
      <w:r w:rsidR="00E13188">
        <w:rPr>
          <w:rFonts w:ascii="Times New Roman" w:hAnsi="Times New Roman" w:cs="Times New Roman"/>
          <w:b w:val="0"/>
          <w:i w:val="0"/>
          <w:color w:val="231F20"/>
          <w:sz w:val="24"/>
          <w:szCs w:val="24"/>
        </w:rPr>
        <w:t xml:space="preserve"> specifically</w:t>
      </w:r>
      <w:r w:rsidR="0051499F" w:rsidRPr="006817B4">
        <w:rPr>
          <w:rFonts w:ascii="Times New Roman" w:hAnsi="Times New Roman" w:cs="Times New Roman"/>
          <w:b w:val="0"/>
          <w:i w:val="0"/>
          <w:color w:val="231F20"/>
          <w:sz w:val="24"/>
          <w:szCs w:val="24"/>
        </w:rPr>
        <w:t xml:space="preserve"> objects, books, </w:t>
      </w:r>
      <w:r w:rsidR="00667C11">
        <w:rPr>
          <w:rFonts w:ascii="Times New Roman" w:hAnsi="Times New Roman" w:cs="Times New Roman"/>
          <w:b w:val="0"/>
          <w:i w:val="0"/>
          <w:color w:val="231F20"/>
          <w:sz w:val="24"/>
          <w:szCs w:val="24"/>
        </w:rPr>
        <w:t xml:space="preserve">and </w:t>
      </w:r>
      <w:r w:rsidR="00D571B6">
        <w:rPr>
          <w:rFonts w:ascii="Times New Roman" w:hAnsi="Times New Roman" w:cs="Times New Roman"/>
          <w:b w:val="0"/>
          <w:i w:val="0"/>
          <w:color w:val="231F20"/>
          <w:sz w:val="24"/>
          <w:szCs w:val="24"/>
        </w:rPr>
        <w:t xml:space="preserve">still and </w:t>
      </w:r>
      <w:r w:rsidR="0051499F" w:rsidRPr="006817B4">
        <w:rPr>
          <w:rFonts w:ascii="Times New Roman" w:hAnsi="Times New Roman" w:cs="Times New Roman"/>
          <w:b w:val="0"/>
          <w:i w:val="0"/>
          <w:color w:val="231F20"/>
          <w:sz w:val="24"/>
          <w:szCs w:val="24"/>
        </w:rPr>
        <w:t>moving images</w:t>
      </w:r>
      <w:r w:rsidR="00667C11">
        <w:rPr>
          <w:rFonts w:ascii="Times New Roman" w:hAnsi="Times New Roman" w:cs="Times New Roman"/>
          <w:b w:val="0"/>
          <w:i w:val="0"/>
          <w:color w:val="231F20"/>
          <w:sz w:val="24"/>
          <w:szCs w:val="24"/>
        </w:rPr>
        <w:t xml:space="preserve"> t</w:t>
      </w:r>
      <w:r w:rsidR="005733E2">
        <w:rPr>
          <w:rFonts w:ascii="Times New Roman" w:hAnsi="Times New Roman" w:cs="Times New Roman"/>
          <w:b w:val="0"/>
          <w:i w:val="0"/>
          <w:color w:val="231F20"/>
          <w:sz w:val="24"/>
          <w:szCs w:val="24"/>
        </w:rPr>
        <w:t xml:space="preserve">hat </w:t>
      </w:r>
      <w:r w:rsidR="00CC6169">
        <w:rPr>
          <w:rFonts w:ascii="Times New Roman" w:hAnsi="Times New Roman" w:cs="Times New Roman"/>
          <w:b w:val="0"/>
          <w:i w:val="0"/>
          <w:color w:val="231F20"/>
          <w:sz w:val="24"/>
          <w:szCs w:val="24"/>
        </w:rPr>
        <w:t>c</w:t>
      </w:r>
      <w:r w:rsidR="005733E2">
        <w:rPr>
          <w:rFonts w:ascii="Times New Roman" w:hAnsi="Times New Roman" w:cs="Times New Roman"/>
          <w:b w:val="0"/>
          <w:i w:val="0"/>
          <w:color w:val="231F20"/>
          <w:sz w:val="24"/>
          <w:szCs w:val="24"/>
        </w:rPr>
        <w:t>ould</w:t>
      </w:r>
      <w:r w:rsidR="00621387">
        <w:rPr>
          <w:rFonts w:ascii="Times New Roman" w:hAnsi="Times New Roman" w:cs="Times New Roman"/>
          <w:b w:val="0"/>
          <w:i w:val="0"/>
          <w:color w:val="231F20"/>
          <w:sz w:val="24"/>
          <w:szCs w:val="24"/>
        </w:rPr>
        <w:t xml:space="preserve"> </w:t>
      </w:r>
      <w:r w:rsidR="0078150A">
        <w:rPr>
          <w:rFonts w:ascii="Times New Roman" w:hAnsi="Times New Roman" w:cs="Times New Roman"/>
          <w:b w:val="0"/>
          <w:i w:val="0"/>
          <w:color w:val="231F20"/>
          <w:sz w:val="24"/>
          <w:szCs w:val="24"/>
        </w:rPr>
        <w:t>provide</w:t>
      </w:r>
      <w:r w:rsidR="00667C11">
        <w:rPr>
          <w:rFonts w:ascii="Times New Roman" w:hAnsi="Times New Roman" w:cs="Times New Roman"/>
          <w:b w:val="0"/>
          <w:i w:val="0"/>
          <w:color w:val="231F20"/>
          <w:sz w:val="24"/>
          <w:szCs w:val="24"/>
        </w:rPr>
        <w:t xml:space="preserve"> ideas</w:t>
      </w:r>
      <w:r w:rsidR="00545F98">
        <w:rPr>
          <w:rFonts w:ascii="Times New Roman" w:hAnsi="Times New Roman" w:cs="Times New Roman"/>
          <w:b w:val="0"/>
          <w:i w:val="0"/>
          <w:color w:val="231F20"/>
          <w:sz w:val="24"/>
          <w:szCs w:val="24"/>
        </w:rPr>
        <w:t>, expand</w:t>
      </w:r>
      <w:r w:rsidR="00880530">
        <w:rPr>
          <w:rFonts w:ascii="Times New Roman" w:hAnsi="Times New Roman" w:cs="Times New Roman"/>
          <w:b w:val="0"/>
          <w:i w:val="0"/>
          <w:color w:val="231F20"/>
          <w:sz w:val="24"/>
          <w:szCs w:val="24"/>
        </w:rPr>
        <w:t xml:space="preserve"> </w:t>
      </w:r>
      <w:r w:rsidR="0051499F" w:rsidRPr="006817B4">
        <w:rPr>
          <w:rFonts w:ascii="Times New Roman" w:hAnsi="Times New Roman" w:cs="Times New Roman"/>
          <w:b w:val="0"/>
          <w:i w:val="0"/>
          <w:color w:val="231F20"/>
          <w:sz w:val="24"/>
          <w:szCs w:val="24"/>
        </w:rPr>
        <w:t>vocabulary</w:t>
      </w:r>
      <w:r w:rsidR="00545F98">
        <w:rPr>
          <w:rFonts w:ascii="Times New Roman" w:hAnsi="Times New Roman" w:cs="Times New Roman"/>
          <w:b w:val="0"/>
          <w:i w:val="0"/>
          <w:color w:val="231F20"/>
          <w:sz w:val="24"/>
          <w:szCs w:val="24"/>
        </w:rPr>
        <w:t>, and spark</w:t>
      </w:r>
      <w:r w:rsidR="00895CC4">
        <w:rPr>
          <w:rFonts w:ascii="Times New Roman" w:hAnsi="Times New Roman" w:cs="Times New Roman"/>
          <w:b w:val="0"/>
          <w:i w:val="0"/>
          <w:color w:val="231F20"/>
          <w:sz w:val="24"/>
          <w:szCs w:val="24"/>
        </w:rPr>
        <w:t xml:space="preserve"> </w:t>
      </w:r>
      <w:r w:rsidR="00545F98">
        <w:rPr>
          <w:rFonts w:ascii="Times New Roman" w:hAnsi="Times New Roman" w:cs="Times New Roman"/>
          <w:b w:val="0"/>
          <w:i w:val="0"/>
          <w:color w:val="231F20"/>
          <w:sz w:val="24"/>
          <w:szCs w:val="24"/>
        </w:rPr>
        <w:t xml:space="preserve"> questions about</w:t>
      </w:r>
      <w:r w:rsidR="0051499F" w:rsidRPr="006817B4">
        <w:rPr>
          <w:rFonts w:ascii="Times New Roman" w:hAnsi="Times New Roman" w:cs="Times New Roman"/>
          <w:b w:val="0"/>
          <w:i w:val="0"/>
          <w:color w:val="231F20"/>
          <w:sz w:val="24"/>
          <w:szCs w:val="24"/>
        </w:rPr>
        <w:t xml:space="preserve"> evolution. The teachers </w:t>
      </w:r>
      <w:r w:rsidR="00621387">
        <w:rPr>
          <w:rFonts w:ascii="Times New Roman" w:hAnsi="Times New Roman" w:cs="Times New Roman"/>
          <w:b w:val="0"/>
          <w:i w:val="0"/>
          <w:color w:val="231F20"/>
          <w:sz w:val="24"/>
          <w:szCs w:val="24"/>
        </w:rPr>
        <w:t>especially hoped to</w:t>
      </w:r>
      <w:r w:rsidR="0051499F" w:rsidRPr="006817B4">
        <w:rPr>
          <w:rFonts w:ascii="Times New Roman" w:hAnsi="Times New Roman" w:cs="Times New Roman"/>
          <w:b w:val="0"/>
          <w:i w:val="0"/>
          <w:color w:val="231F20"/>
          <w:sz w:val="24"/>
          <w:szCs w:val="24"/>
        </w:rPr>
        <w:t xml:space="preserve"> explore local resources and seek experts to guide them and interact with</w:t>
      </w:r>
      <w:r w:rsidR="00111F52">
        <w:rPr>
          <w:rFonts w:ascii="Times New Roman" w:hAnsi="Times New Roman" w:cs="Times New Roman"/>
          <w:b w:val="0"/>
          <w:i w:val="0"/>
          <w:color w:val="231F20"/>
          <w:sz w:val="24"/>
          <w:szCs w:val="24"/>
        </w:rPr>
        <w:t xml:space="preserve"> the</w:t>
      </w:r>
      <w:r w:rsidR="0051499F" w:rsidRPr="006817B4">
        <w:rPr>
          <w:rFonts w:ascii="Times New Roman" w:hAnsi="Times New Roman" w:cs="Times New Roman"/>
          <w:b w:val="0"/>
          <w:i w:val="0"/>
          <w:color w:val="231F20"/>
          <w:sz w:val="24"/>
          <w:szCs w:val="24"/>
        </w:rPr>
        <w:t xml:space="preserve"> children. </w:t>
      </w:r>
      <w:r w:rsidR="00E13188">
        <w:rPr>
          <w:rFonts w:ascii="Times New Roman" w:hAnsi="Times New Roman" w:cs="Times New Roman"/>
          <w:b w:val="0"/>
          <w:i w:val="0"/>
          <w:color w:val="231F20"/>
          <w:sz w:val="24"/>
          <w:szCs w:val="24"/>
        </w:rPr>
        <w:t xml:space="preserve"> </w:t>
      </w:r>
    </w:p>
    <w:p w14:paraId="709DF0B3" w14:textId="12AC2A7F" w:rsidR="00422444" w:rsidRDefault="00621387" w:rsidP="00422444">
      <w:pPr>
        <w:pStyle w:val="Heading8"/>
        <w:tabs>
          <w:tab w:val="left" w:pos="720"/>
        </w:tabs>
        <w:ind w:left="0" w:right="-270" w:firstLine="720"/>
        <w:rPr>
          <w:rFonts w:ascii="Times New Roman" w:hAnsi="Times New Roman" w:cs="Times New Roman"/>
          <w:b w:val="0"/>
          <w:i w:val="0"/>
          <w:color w:val="231F20"/>
          <w:sz w:val="24"/>
          <w:szCs w:val="24"/>
        </w:rPr>
      </w:pPr>
      <w:r>
        <w:rPr>
          <w:rFonts w:ascii="Times New Roman" w:hAnsi="Times New Roman" w:cs="Times New Roman"/>
          <w:color w:val="231F20"/>
          <w:w w:val="90"/>
          <w:sz w:val="24"/>
          <w:szCs w:val="24"/>
        </w:rPr>
        <w:t xml:space="preserve"> </w:t>
      </w:r>
      <w:r w:rsidR="0051499F" w:rsidRPr="006817B4">
        <w:rPr>
          <w:rFonts w:ascii="Times New Roman" w:hAnsi="Times New Roman" w:cs="Times New Roman"/>
          <w:b w:val="0"/>
          <w:i w:val="0"/>
          <w:color w:val="231F20"/>
          <w:sz w:val="24"/>
          <w:szCs w:val="24"/>
        </w:rPr>
        <w:t>Their plan was:</w:t>
      </w:r>
    </w:p>
    <w:p w14:paraId="4B6AD99F" w14:textId="2057FAC0" w:rsidR="0051499F" w:rsidRPr="00422444" w:rsidRDefault="0051499F" w:rsidP="00F061EB">
      <w:pPr>
        <w:pStyle w:val="Heading8"/>
        <w:numPr>
          <w:ilvl w:val="0"/>
          <w:numId w:val="34"/>
        </w:numPr>
        <w:tabs>
          <w:tab w:val="left" w:pos="450"/>
        </w:tabs>
        <w:ind w:left="360" w:right="-270" w:hanging="90"/>
        <w:rPr>
          <w:rFonts w:ascii="Times New Roman" w:hAnsi="Times New Roman" w:cs="Times New Roman"/>
          <w:b w:val="0"/>
          <w:bCs w:val="0"/>
          <w:i w:val="0"/>
          <w:iCs/>
          <w:sz w:val="24"/>
          <w:szCs w:val="24"/>
        </w:rPr>
      </w:pPr>
      <w:r w:rsidRPr="00422444">
        <w:rPr>
          <w:rFonts w:ascii="Times New Roman" w:hAnsi="Times New Roman" w:cs="Times New Roman"/>
          <w:b w:val="0"/>
          <w:bCs w:val="0"/>
          <w:i w:val="0"/>
          <w:iCs/>
          <w:color w:val="231F20"/>
          <w:sz w:val="24"/>
          <w:szCs w:val="24"/>
        </w:rPr>
        <w:t xml:space="preserve">First 5 months–Decide </w:t>
      </w:r>
      <w:r w:rsidRPr="00422444">
        <w:rPr>
          <w:rFonts w:ascii="Times New Roman" w:hAnsi="Times New Roman" w:cs="Times New Roman"/>
          <w:b w:val="0"/>
          <w:bCs w:val="0"/>
          <w:i w:val="0"/>
          <w:iCs/>
          <w:color w:val="231F20"/>
          <w:spacing w:val="-3"/>
          <w:sz w:val="24"/>
          <w:szCs w:val="24"/>
        </w:rPr>
        <w:t xml:space="preserve">what </w:t>
      </w:r>
      <w:r w:rsidRPr="00422444">
        <w:rPr>
          <w:rFonts w:ascii="Times New Roman" w:hAnsi="Times New Roman" w:cs="Times New Roman"/>
          <w:b w:val="0"/>
          <w:bCs w:val="0"/>
          <w:i w:val="0"/>
          <w:iCs/>
          <w:color w:val="231F20"/>
          <w:sz w:val="24"/>
          <w:szCs w:val="24"/>
        </w:rPr>
        <w:t>to read and</w:t>
      </w:r>
      <w:r w:rsidRPr="00422444">
        <w:rPr>
          <w:rFonts w:ascii="Times New Roman" w:hAnsi="Times New Roman" w:cs="Times New Roman"/>
          <w:b w:val="0"/>
          <w:bCs w:val="0"/>
          <w:i w:val="0"/>
          <w:iCs/>
          <w:color w:val="231F20"/>
          <w:spacing w:val="1"/>
          <w:sz w:val="24"/>
          <w:szCs w:val="24"/>
        </w:rPr>
        <w:t xml:space="preserve"> </w:t>
      </w:r>
      <w:r w:rsidRPr="00422444">
        <w:rPr>
          <w:rFonts w:ascii="Times New Roman" w:hAnsi="Times New Roman" w:cs="Times New Roman"/>
          <w:b w:val="0"/>
          <w:bCs w:val="0"/>
          <w:i w:val="0"/>
          <w:iCs/>
          <w:color w:val="231F20"/>
          <w:sz w:val="24"/>
          <w:szCs w:val="24"/>
        </w:rPr>
        <w:t>begin</w:t>
      </w:r>
      <w:r w:rsidR="00AC637C">
        <w:rPr>
          <w:rFonts w:ascii="Times New Roman" w:hAnsi="Times New Roman" w:cs="Times New Roman"/>
          <w:b w:val="0"/>
          <w:bCs w:val="0"/>
          <w:i w:val="0"/>
          <w:iCs/>
          <w:color w:val="231F20"/>
          <w:sz w:val="24"/>
          <w:szCs w:val="24"/>
        </w:rPr>
        <w:t>.</w:t>
      </w:r>
    </w:p>
    <w:p w14:paraId="5D2B7809" w14:textId="7FD02118" w:rsidR="0051499F" w:rsidRPr="007A1039" w:rsidRDefault="0051499F" w:rsidP="00F061EB">
      <w:pPr>
        <w:pStyle w:val="ListParagraph"/>
        <w:numPr>
          <w:ilvl w:val="0"/>
          <w:numId w:val="10"/>
        </w:numPr>
        <w:tabs>
          <w:tab w:val="left" w:pos="450"/>
          <w:tab w:val="left" w:pos="720"/>
        </w:tabs>
        <w:spacing w:before="4" w:line="228" w:lineRule="auto"/>
        <w:ind w:left="360" w:right="-270" w:hanging="90"/>
        <w:rPr>
          <w:rFonts w:ascii="Times New Roman" w:hAnsi="Times New Roman" w:cs="Times New Roman"/>
          <w:sz w:val="24"/>
          <w:szCs w:val="24"/>
        </w:rPr>
      </w:pPr>
      <w:r w:rsidRPr="00422444">
        <w:rPr>
          <w:rFonts w:ascii="Times New Roman" w:hAnsi="Times New Roman" w:cs="Times New Roman"/>
          <w:iCs/>
          <w:color w:val="231F20"/>
          <w:sz w:val="24"/>
          <w:szCs w:val="24"/>
        </w:rPr>
        <w:t>S</w:t>
      </w:r>
      <w:r w:rsidRPr="007A1039">
        <w:rPr>
          <w:rFonts w:ascii="Times New Roman" w:hAnsi="Times New Roman" w:cs="Times New Roman"/>
          <w:color w:val="231F20"/>
          <w:sz w:val="24"/>
          <w:szCs w:val="24"/>
        </w:rPr>
        <w:t xml:space="preserve">econd 5 months–Discuss </w:t>
      </w:r>
      <w:r w:rsidR="00B856E8">
        <w:rPr>
          <w:rFonts w:ascii="Times New Roman" w:hAnsi="Times New Roman" w:cs="Times New Roman"/>
          <w:color w:val="231F20"/>
          <w:sz w:val="24"/>
          <w:szCs w:val="24"/>
        </w:rPr>
        <w:t>read</w:t>
      </w:r>
      <w:r w:rsidRPr="007A1039">
        <w:rPr>
          <w:rFonts w:ascii="Times New Roman" w:hAnsi="Times New Roman" w:cs="Times New Roman"/>
          <w:color w:val="231F20"/>
          <w:sz w:val="24"/>
          <w:szCs w:val="24"/>
        </w:rPr>
        <w:t>ings; find resources, including</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experts</w:t>
      </w:r>
      <w:r w:rsidR="00AC637C">
        <w:rPr>
          <w:rFonts w:ascii="Times New Roman" w:hAnsi="Times New Roman" w:cs="Times New Roman"/>
          <w:color w:val="231F20"/>
          <w:sz w:val="24"/>
          <w:szCs w:val="24"/>
        </w:rPr>
        <w:t xml:space="preserve">; </w:t>
      </w:r>
      <w:r w:rsidR="00AC637C" w:rsidRPr="007A1039">
        <w:rPr>
          <w:rFonts w:ascii="Times New Roman" w:hAnsi="Times New Roman" w:cs="Times New Roman"/>
          <w:color w:val="231F20"/>
          <w:sz w:val="24"/>
          <w:szCs w:val="24"/>
        </w:rPr>
        <w:t>draft</w:t>
      </w:r>
      <w:r w:rsidR="00AC637C">
        <w:rPr>
          <w:rFonts w:ascii="Times New Roman" w:hAnsi="Times New Roman" w:cs="Times New Roman"/>
          <w:color w:val="231F20"/>
          <w:sz w:val="24"/>
          <w:szCs w:val="24"/>
        </w:rPr>
        <w:t xml:space="preserve"> a list of</w:t>
      </w:r>
      <w:r w:rsidR="00AC637C" w:rsidRPr="007A1039">
        <w:rPr>
          <w:rFonts w:ascii="Times New Roman" w:hAnsi="Times New Roman" w:cs="Times New Roman"/>
          <w:color w:val="231F20"/>
          <w:sz w:val="24"/>
          <w:szCs w:val="24"/>
        </w:rPr>
        <w:t xml:space="preserve"> topics</w:t>
      </w:r>
      <w:r w:rsidR="00AC637C">
        <w:rPr>
          <w:rFonts w:ascii="Times New Roman" w:hAnsi="Times New Roman" w:cs="Times New Roman"/>
          <w:color w:val="231F20"/>
          <w:sz w:val="24"/>
          <w:szCs w:val="24"/>
        </w:rPr>
        <w:t>.</w:t>
      </w:r>
    </w:p>
    <w:p w14:paraId="77C1E58E" w14:textId="056694E7" w:rsidR="00621387" w:rsidRPr="00621387" w:rsidRDefault="0051499F" w:rsidP="00F061EB">
      <w:pPr>
        <w:pStyle w:val="ListParagraph"/>
        <w:numPr>
          <w:ilvl w:val="0"/>
          <w:numId w:val="10"/>
        </w:numPr>
        <w:tabs>
          <w:tab w:val="left" w:pos="450"/>
        </w:tabs>
        <w:spacing w:before="2" w:line="228" w:lineRule="auto"/>
        <w:ind w:left="360" w:right="-270" w:hanging="90"/>
        <w:rPr>
          <w:rFonts w:ascii="Times New Roman" w:hAnsi="Times New Roman" w:cs="Times New Roman"/>
          <w:sz w:val="24"/>
          <w:szCs w:val="24"/>
        </w:rPr>
      </w:pPr>
      <w:r w:rsidRPr="007A1039">
        <w:rPr>
          <w:rFonts w:ascii="Times New Roman" w:hAnsi="Times New Roman" w:cs="Times New Roman"/>
          <w:color w:val="231F20"/>
          <w:sz w:val="24"/>
          <w:szCs w:val="24"/>
        </w:rPr>
        <w:t>Third 5 months–</w:t>
      </w:r>
      <w:r w:rsidR="00EE13BD">
        <w:rPr>
          <w:rFonts w:ascii="Times New Roman" w:hAnsi="Times New Roman" w:cs="Times New Roman"/>
          <w:color w:val="231F20"/>
          <w:sz w:val="24"/>
          <w:szCs w:val="24"/>
        </w:rPr>
        <w:t>W</w:t>
      </w:r>
      <w:r w:rsidRPr="007A1039">
        <w:rPr>
          <w:rFonts w:ascii="Times New Roman" w:hAnsi="Times New Roman" w:cs="Times New Roman"/>
          <w:color w:val="231F20"/>
          <w:sz w:val="24"/>
          <w:szCs w:val="24"/>
        </w:rPr>
        <w:t xml:space="preserve">ith expert </w:t>
      </w:r>
      <w:r w:rsidRPr="007A1039">
        <w:rPr>
          <w:rFonts w:ascii="Times New Roman" w:hAnsi="Times New Roman" w:cs="Times New Roman"/>
          <w:color w:val="231F20"/>
          <w:spacing w:val="-5"/>
          <w:sz w:val="24"/>
          <w:szCs w:val="24"/>
        </w:rPr>
        <w:t>help</w:t>
      </w:r>
    </w:p>
    <w:p w14:paraId="094B904C" w14:textId="5FB7AE82" w:rsidR="00621387" w:rsidRDefault="00785C52"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color w:val="231F20"/>
          <w:sz w:val="24"/>
          <w:szCs w:val="24"/>
        </w:rPr>
      </w:pPr>
      <w:r>
        <w:rPr>
          <w:rFonts w:ascii="Times New Roman" w:hAnsi="Times New Roman" w:cs="Times New Roman"/>
          <w:color w:val="231F20"/>
          <w:sz w:val="24"/>
          <w:szCs w:val="24"/>
        </w:rPr>
        <w:t>I</w:t>
      </w:r>
      <w:r w:rsidR="0051499F" w:rsidRPr="007A1039">
        <w:rPr>
          <w:rFonts w:ascii="Times New Roman" w:hAnsi="Times New Roman" w:cs="Times New Roman"/>
          <w:color w:val="231F20"/>
          <w:sz w:val="24"/>
          <w:szCs w:val="24"/>
        </w:rPr>
        <w:t>dentify omission</w:t>
      </w:r>
      <w:r w:rsidR="00F410E1">
        <w:rPr>
          <w:rFonts w:ascii="Times New Roman" w:hAnsi="Times New Roman" w:cs="Times New Roman"/>
          <w:color w:val="231F20"/>
          <w:sz w:val="24"/>
          <w:szCs w:val="24"/>
        </w:rPr>
        <w:t>s</w:t>
      </w:r>
      <w:r>
        <w:rPr>
          <w:rFonts w:ascii="Times New Roman" w:hAnsi="Times New Roman" w:cs="Times New Roman"/>
          <w:color w:val="231F20"/>
          <w:sz w:val="24"/>
          <w:szCs w:val="24"/>
        </w:rPr>
        <w:t xml:space="preserve"> in their draft </w:t>
      </w:r>
      <w:r w:rsidR="00616741">
        <w:rPr>
          <w:rFonts w:ascii="Times New Roman" w:hAnsi="Times New Roman" w:cs="Times New Roman"/>
          <w:color w:val="231F20"/>
          <w:sz w:val="24"/>
          <w:szCs w:val="24"/>
        </w:rPr>
        <w:t>of topics</w:t>
      </w:r>
      <w:r>
        <w:rPr>
          <w:rFonts w:ascii="Times New Roman" w:hAnsi="Times New Roman" w:cs="Times New Roman"/>
          <w:color w:val="231F20"/>
          <w:sz w:val="24"/>
          <w:szCs w:val="24"/>
        </w:rPr>
        <w:t>.</w:t>
      </w:r>
    </w:p>
    <w:p w14:paraId="67A8D1DA" w14:textId="22C26D11" w:rsidR="0051499F" w:rsidRPr="007A1039" w:rsidRDefault="00D75F0D" w:rsidP="00F061EB">
      <w:pPr>
        <w:pStyle w:val="ListParagraph"/>
        <w:numPr>
          <w:ilvl w:val="0"/>
          <w:numId w:val="24"/>
        </w:numPr>
        <w:tabs>
          <w:tab w:val="left" w:pos="540"/>
          <w:tab w:val="left" w:pos="900"/>
        </w:tabs>
        <w:spacing w:before="2" w:line="228" w:lineRule="auto"/>
        <w:ind w:left="450" w:right="-270" w:firstLine="270"/>
        <w:rPr>
          <w:rFonts w:ascii="Times New Roman" w:hAnsi="Times New Roman" w:cs="Times New Roman"/>
          <w:sz w:val="24"/>
          <w:szCs w:val="24"/>
        </w:rPr>
      </w:pPr>
      <w:r>
        <w:rPr>
          <w:rFonts w:ascii="Times New Roman" w:hAnsi="Times New Roman" w:cs="Times New Roman"/>
          <w:color w:val="231F20"/>
          <w:sz w:val="24"/>
          <w:szCs w:val="24"/>
        </w:rPr>
        <w:t>Correct mistakes in their interpretations.</w:t>
      </w:r>
    </w:p>
    <w:p w14:paraId="52877734" w14:textId="5A222A78" w:rsidR="0051499F" w:rsidRPr="007A1039" w:rsidRDefault="00785C52" w:rsidP="00F061EB">
      <w:pPr>
        <w:pStyle w:val="ListParagraph"/>
        <w:numPr>
          <w:ilvl w:val="0"/>
          <w:numId w:val="24"/>
        </w:numPr>
        <w:tabs>
          <w:tab w:val="left" w:pos="540"/>
          <w:tab w:val="left" w:pos="900"/>
          <w:tab w:val="left" w:pos="990"/>
        </w:tabs>
        <w:spacing w:line="26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C</w:t>
      </w:r>
      <w:r w:rsidR="002E04A9">
        <w:rPr>
          <w:rFonts w:ascii="Times New Roman" w:hAnsi="Times New Roman" w:cs="Times New Roman"/>
          <w:color w:val="231F20"/>
          <w:sz w:val="24"/>
          <w:szCs w:val="24"/>
        </w:rPr>
        <w:t>hoose</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materials</w:t>
      </w:r>
      <w:r>
        <w:rPr>
          <w:rFonts w:ascii="Times New Roman" w:hAnsi="Times New Roman" w:cs="Times New Roman"/>
          <w:color w:val="231F20"/>
          <w:sz w:val="24"/>
          <w:szCs w:val="24"/>
        </w:rPr>
        <w:t>.</w:t>
      </w:r>
    </w:p>
    <w:p w14:paraId="1C0F4566" w14:textId="7B9C697B" w:rsidR="0051499F" w:rsidRPr="00AE1C6A" w:rsidRDefault="00785C52" w:rsidP="00F061EB">
      <w:pPr>
        <w:pStyle w:val="ListParagraph"/>
        <w:numPr>
          <w:ilvl w:val="0"/>
          <w:numId w:val="24"/>
        </w:numPr>
        <w:tabs>
          <w:tab w:val="left" w:pos="540"/>
          <w:tab w:val="left" w:pos="900"/>
          <w:tab w:val="left" w:pos="990"/>
        </w:tabs>
        <w:spacing w:before="8" w:line="277" w:lineRule="exact"/>
        <w:ind w:left="450" w:right="-270" w:firstLine="270"/>
        <w:rPr>
          <w:rFonts w:ascii="Times New Roman" w:hAnsi="Times New Roman" w:cs="Times New Roman"/>
          <w:sz w:val="24"/>
          <w:szCs w:val="24"/>
        </w:rPr>
      </w:pPr>
      <w:r>
        <w:rPr>
          <w:rFonts w:ascii="Times New Roman" w:hAnsi="Times New Roman" w:cs="Times New Roman"/>
          <w:color w:val="231F20"/>
          <w:sz w:val="24"/>
          <w:szCs w:val="24"/>
        </w:rPr>
        <w:t>D</w:t>
      </w:r>
      <w:r w:rsidR="002E04A9" w:rsidRPr="00AE1C6A">
        <w:rPr>
          <w:rFonts w:ascii="Times New Roman" w:hAnsi="Times New Roman" w:cs="Times New Roman"/>
          <w:color w:val="231F20"/>
          <w:sz w:val="24"/>
          <w:szCs w:val="24"/>
        </w:rPr>
        <w:t>ecide</w:t>
      </w:r>
      <w:r w:rsidR="0051499F" w:rsidRPr="00AE1C6A">
        <w:rPr>
          <w:rFonts w:ascii="Times New Roman" w:hAnsi="Times New Roman" w:cs="Times New Roman"/>
          <w:color w:val="231F20"/>
          <w:sz w:val="24"/>
          <w:szCs w:val="24"/>
        </w:rPr>
        <w:t xml:space="preserve"> </w:t>
      </w:r>
      <w:r w:rsidR="0051499F" w:rsidRPr="00AE1C6A">
        <w:rPr>
          <w:rFonts w:ascii="Times New Roman" w:hAnsi="Times New Roman" w:cs="Times New Roman"/>
          <w:color w:val="231F20"/>
          <w:spacing w:val="-3"/>
          <w:sz w:val="24"/>
          <w:szCs w:val="24"/>
        </w:rPr>
        <w:t xml:space="preserve">how </w:t>
      </w:r>
      <w:r w:rsidR="0051499F" w:rsidRPr="00AE1C6A">
        <w:rPr>
          <w:rFonts w:ascii="Times New Roman" w:hAnsi="Times New Roman" w:cs="Times New Roman"/>
          <w:color w:val="231F20"/>
          <w:sz w:val="24"/>
          <w:szCs w:val="24"/>
        </w:rPr>
        <w:t xml:space="preserve">to </w:t>
      </w:r>
      <w:r w:rsidR="002E04A9" w:rsidRPr="00AE1C6A">
        <w:rPr>
          <w:rFonts w:ascii="Times New Roman" w:hAnsi="Times New Roman" w:cs="Times New Roman"/>
          <w:color w:val="231F20"/>
          <w:sz w:val="24"/>
          <w:szCs w:val="24"/>
        </w:rPr>
        <w:t>begin</w:t>
      </w:r>
      <w:r>
        <w:rPr>
          <w:rFonts w:ascii="Times New Roman" w:hAnsi="Times New Roman" w:cs="Times New Roman"/>
          <w:color w:val="231F20"/>
          <w:sz w:val="24"/>
          <w:szCs w:val="24"/>
        </w:rPr>
        <w:t>.</w:t>
      </w:r>
    </w:p>
    <w:p w14:paraId="6C0CBAE1" w14:textId="77777777" w:rsidR="0071300E" w:rsidRDefault="0051499F" w:rsidP="0071300E">
      <w:pPr>
        <w:pStyle w:val="BodyText"/>
        <w:tabs>
          <w:tab w:val="left" w:pos="900"/>
        </w:tabs>
        <w:spacing w:line="228" w:lineRule="auto"/>
        <w:ind w:left="90"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They worried,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 xml:space="preserve">ideas were too removed from children’s experience? </w:t>
      </w:r>
      <w:r w:rsidRPr="007A1039">
        <w:rPr>
          <w:rFonts w:ascii="Times New Roman" w:hAnsi="Times New Roman" w:cs="Times New Roman"/>
          <w:i/>
          <w:color w:val="231F20"/>
          <w:sz w:val="24"/>
          <w:szCs w:val="24"/>
        </w:rPr>
        <w:t xml:space="preserve">What if </w:t>
      </w:r>
      <w:r w:rsidRPr="007A1039">
        <w:rPr>
          <w:rFonts w:ascii="Times New Roman" w:hAnsi="Times New Roman" w:cs="Times New Roman"/>
          <w:color w:val="231F20"/>
          <w:sz w:val="24"/>
          <w:szCs w:val="24"/>
        </w:rPr>
        <w:t>parents objected?”</w:t>
      </w:r>
      <w:r w:rsidR="00AC5E40">
        <w:rPr>
          <w:rFonts w:ascii="Times New Roman" w:hAnsi="Times New Roman" w:cs="Times New Roman"/>
          <w:color w:val="231F20"/>
          <w:sz w:val="24"/>
          <w:szCs w:val="24"/>
        </w:rPr>
        <w:t xml:space="preserve">  </w:t>
      </w:r>
    </w:p>
    <w:p w14:paraId="66C41381" w14:textId="4D07C482" w:rsidR="0051499F" w:rsidRDefault="0071300E" w:rsidP="0071300E">
      <w:pPr>
        <w:pStyle w:val="BodyText"/>
        <w:tabs>
          <w:tab w:val="left" w:pos="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interpreted evolution broadly</w:t>
      </w:r>
      <w:r w:rsidR="00A2738C">
        <w:rPr>
          <w:rFonts w:ascii="Times New Roman" w:hAnsi="Times New Roman" w:cs="Times New Roman"/>
          <w:color w:val="231F20"/>
          <w:sz w:val="24"/>
          <w:szCs w:val="24"/>
        </w:rPr>
        <w:t xml:space="preserve"> and</w:t>
      </w:r>
      <w:r w:rsidR="0051499F" w:rsidRPr="007A1039">
        <w:rPr>
          <w:rFonts w:ascii="Times New Roman" w:hAnsi="Times New Roman" w:cs="Times New Roman"/>
          <w:color w:val="231F20"/>
          <w:sz w:val="24"/>
          <w:szCs w:val="24"/>
        </w:rPr>
        <w:t xml:space="preserve"> </w:t>
      </w:r>
      <w:r w:rsidR="008F5694">
        <w:rPr>
          <w:rFonts w:ascii="Times New Roman" w:hAnsi="Times New Roman" w:cs="Times New Roman"/>
          <w:color w:val="231F20"/>
          <w:sz w:val="24"/>
          <w:szCs w:val="24"/>
        </w:rPr>
        <w:t xml:space="preserve">knew they would </w:t>
      </w:r>
      <w:r w:rsidR="0051499F" w:rsidRPr="007A1039">
        <w:rPr>
          <w:rFonts w:ascii="Times New Roman" w:hAnsi="Times New Roman" w:cs="Times New Roman"/>
          <w:color w:val="231F20"/>
          <w:sz w:val="24"/>
          <w:szCs w:val="24"/>
        </w:rPr>
        <w:t>include</w:t>
      </w:r>
      <w:r w:rsidR="00A2738C">
        <w:rPr>
          <w:rFonts w:ascii="Times New Roman" w:hAnsi="Times New Roman" w:cs="Times New Roman"/>
          <w:color w:val="231F20"/>
          <w:sz w:val="24"/>
          <w:szCs w:val="24"/>
        </w:rPr>
        <w:t xml:space="preserve"> evolution of</w:t>
      </w:r>
      <w:r w:rsidR="0051499F" w:rsidRPr="007A1039">
        <w:rPr>
          <w:rFonts w:ascii="Times New Roman" w:hAnsi="Times New Roman" w:cs="Times New Roman"/>
          <w:color w:val="231F20"/>
          <w:sz w:val="24"/>
          <w:szCs w:val="24"/>
        </w:rPr>
        <w:t>:</w:t>
      </w:r>
    </w:p>
    <w:p w14:paraId="4EE131C3" w14:textId="1FA6F909" w:rsidR="0071300E" w:rsidRPr="0071300E"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A1039">
        <w:rPr>
          <w:rFonts w:ascii="Times New Roman" w:hAnsi="Times New Roman" w:cs="Times New Roman"/>
          <w:color w:val="231F20"/>
          <w:sz w:val="24"/>
          <w:szCs w:val="24"/>
        </w:rPr>
        <w:t>Earth itself</w:t>
      </w:r>
      <w:r w:rsidR="008F56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8F569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astronomic factors that </w:t>
      </w:r>
      <w:r w:rsidRPr="007A1039">
        <w:rPr>
          <w:rFonts w:ascii="Times New Roman" w:hAnsi="Times New Roman" w:cs="Times New Roman"/>
          <w:color w:val="231F20"/>
          <w:spacing w:val="-3"/>
          <w:sz w:val="24"/>
          <w:szCs w:val="24"/>
        </w:rPr>
        <w:t>caused Earth’s</w:t>
      </w:r>
      <w:r w:rsidRPr="007A1039">
        <w:rPr>
          <w:rFonts w:ascii="Times New Roman" w:hAnsi="Times New Roman" w:cs="Times New Roman"/>
          <w:color w:val="231F20"/>
          <w:spacing w:val="-27"/>
          <w:sz w:val="24"/>
          <w:szCs w:val="24"/>
        </w:rPr>
        <w:t xml:space="preserve"> </w:t>
      </w:r>
      <w:r w:rsidRPr="007A1039">
        <w:rPr>
          <w:rFonts w:ascii="Times New Roman" w:hAnsi="Times New Roman" w:cs="Times New Roman"/>
          <w:color w:val="231F20"/>
          <w:sz w:val="24"/>
          <w:szCs w:val="24"/>
        </w:rPr>
        <w:t>birth</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established</w:t>
      </w:r>
      <w:r w:rsidRPr="007A1039">
        <w:rPr>
          <w:rFonts w:ascii="Times New Roman" w:hAnsi="Times New Roman" w:cs="Times New Roman"/>
          <w:color w:val="231F20"/>
          <w:spacing w:val="-22"/>
          <w:sz w:val="24"/>
          <w:szCs w:val="24"/>
        </w:rPr>
        <w:t xml:space="preserve"> </w:t>
      </w:r>
      <w:r w:rsidR="00B856E8" w:rsidRPr="00B856E8">
        <w:rPr>
          <w:rFonts w:ascii="Times New Roman" w:hAnsi="Times New Roman" w:cs="Times New Roman"/>
          <w:color w:val="231F20"/>
          <w:sz w:val="24"/>
          <w:szCs w:val="24"/>
        </w:rPr>
        <w:t>our</w:t>
      </w:r>
      <w:r w:rsidRPr="007A1039">
        <w:rPr>
          <w:rFonts w:ascii="Times New Roman" w:hAnsi="Times New Roman" w:cs="Times New Roman"/>
          <w:color w:val="231F20"/>
          <w:spacing w:val="-23"/>
          <w:sz w:val="24"/>
          <w:szCs w:val="24"/>
        </w:rPr>
        <w:t xml:space="preserve"> </w:t>
      </w:r>
      <w:r w:rsidRPr="007A1039">
        <w:rPr>
          <w:rFonts w:ascii="Times New Roman" w:hAnsi="Times New Roman" w:cs="Times New Roman"/>
          <w:color w:val="231F20"/>
          <w:sz w:val="24"/>
          <w:szCs w:val="24"/>
        </w:rPr>
        <w:t>atmosphere</w:t>
      </w:r>
      <w:r w:rsidRPr="007A1039">
        <w:rPr>
          <w:rFonts w:ascii="Times New Roman" w:hAnsi="Times New Roman" w:cs="Times New Roman"/>
          <w:color w:val="231F20"/>
          <w:spacing w:val="-23"/>
          <w:sz w:val="24"/>
          <w:szCs w:val="24"/>
        </w:rPr>
        <w:t xml:space="preserve"> </w:t>
      </w:r>
      <w:r w:rsidRPr="00A84A3A">
        <w:rPr>
          <w:rFonts w:ascii="Times New Roman" w:hAnsi="Times New Roman" w:cs="Times New Roman"/>
          <w:color w:val="231F20"/>
          <w:sz w:val="24"/>
          <w:szCs w:val="24"/>
        </w:rPr>
        <w:t>(Chapter</w:t>
      </w:r>
      <w:r w:rsidR="00A84A3A" w:rsidRPr="00A84A3A">
        <w:rPr>
          <w:rFonts w:ascii="Times New Roman" w:hAnsi="Times New Roman" w:cs="Times New Roman"/>
          <w:color w:val="231F20"/>
          <w:sz w:val="24"/>
          <w:szCs w:val="24"/>
        </w:rPr>
        <w:t>s</w:t>
      </w:r>
      <w:r w:rsidRPr="00A84A3A">
        <w:rPr>
          <w:rFonts w:ascii="Times New Roman" w:hAnsi="Times New Roman" w:cs="Times New Roman"/>
          <w:color w:val="231F20"/>
          <w:sz w:val="24"/>
          <w:szCs w:val="24"/>
        </w:rPr>
        <w:t xml:space="preserve"> </w:t>
      </w:r>
      <w:r w:rsidR="008E312C" w:rsidRPr="00A84A3A">
        <w:rPr>
          <w:rFonts w:ascii="Times New Roman" w:hAnsi="Times New Roman" w:cs="Times New Roman"/>
          <w:color w:val="231F20"/>
          <w:sz w:val="24"/>
          <w:szCs w:val="24"/>
        </w:rPr>
        <w:t>6</w:t>
      </w:r>
      <w:r w:rsidR="008F5694">
        <w:rPr>
          <w:rFonts w:ascii="Times New Roman" w:hAnsi="Times New Roman" w:cs="Times New Roman"/>
          <w:color w:val="231F20"/>
          <w:sz w:val="24"/>
          <w:szCs w:val="24"/>
        </w:rPr>
        <w:t xml:space="preserve"> &amp;</w:t>
      </w:r>
      <w:r w:rsidR="00A84A3A" w:rsidRPr="00A84A3A">
        <w:rPr>
          <w:rFonts w:ascii="Times New Roman" w:hAnsi="Times New Roman" w:cs="Times New Roman"/>
          <w:color w:val="231F20"/>
          <w:sz w:val="24"/>
          <w:szCs w:val="24"/>
        </w:rPr>
        <w:t xml:space="preserve"> 12</w:t>
      </w:r>
      <w:r w:rsidR="008E312C" w:rsidRPr="00A84A3A">
        <w:rPr>
          <w:rFonts w:ascii="Times New Roman" w:hAnsi="Times New Roman" w:cs="Times New Roman"/>
          <w:color w:val="231F20"/>
          <w:sz w:val="24"/>
          <w:szCs w:val="24"/>
        </w:rPr>
        <w:t>)</w:t>
      </w:r>
    </w:p>
    <w:p w14:paraId="5EF945C8" w14:textId="3AF67F8B" w:rsidR="0051499F" w:rsidRPr="0044367A" w:rsidRDefault="0051499F"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sidRPr="0071300E">
        <w:rPr>
          <w:rFonts w:ascii="Times New Roman" w:hAnsi="Times New Roman" w:cs="Times New Roman"/>
          <w:color w:val="231F20"/>
          <w:spacing w:val="-3"/>
          <w:sz w:val="24"/>
          <w:szCs w:val="24"/>
        </w:rPr>
        <w:t xml:space="preserve">Earth’s </w:t>
      </w:r>
      <w:r w:rsidRPr="0071300E">
        <w:rPr>
          <w:rFonts w:ascii="Times New Roman" w:hAnsi="Times New Roman" w:cs="Times New Roman"/>
          <w:color w:val="231F20"/>
          <w:sz w:val="24"/>
          <w:szCs w:val="24"/>
        </w:rPr>
        <w:t xml:space="preserve">physical features–geology that </w:t>
      </w:r>
      <w:r w:rsidRPr="0071300E">
        <w:rPr>
          <w:rFonts w:ascii="Times New Roman" w:hAnsi="Times New Roman" w:cs="Times New Roman"/>
          <w:color w:val="231F20"/>
          <w:spacing w:val="-3"/>
          <w:sz w:val="24"/>
          <w:szCs w:val="24"/>
        </w:rPr>
        <w:t xml:space="preserve">shaped </w:t>
      </w:r>
      <w:r w:rsidRPr="0071300E">
        <w:rPr>
          <w:rFonts w:ascii="Times New Roman" w:hAnsi="Times New Roman" w:cs="Times New Roman"/>
          <w:color w:val="231F20"/>
          <w:sz w:val="24"/>
          <w:szCs w:val="24"/>
        </w:rPr>
        <w:t>land and water (Chapter</w:t>
      </w:r>
      <w:r w:rsidRPr="0071300E">
        <w:rPr>
          <w:rFonts w:ascii="Times New Roman" w:hAnsi="Times New Roman" w:cs="Times New Roman"/>
          <w:color w:val="231F20"/>
          <w:spacing w:val="-12"/>
          <w:sz w:val="24"/>
          <w:szCs w:val="24"/>
        </w:rPr>
        <w:t xml:space="preserve"> </w:t>
      </w:r>
      <w:r w:rsidR="008E312C">
        <w:rPr>
          <w:rFonts w:ascii="Times New Roman" w:hAnsi="Times New Roman" w:cs="Times New Roman"/>
          <w:color w:val="231F20"/>
          <w:spacing w:val="-12"/>
          <w:sz w:val="24"/>
          <w:szCs w:val="24"/>
        </w:rPr>
        <w:t>7</w:t>
      </w:r>
      <w:r w:rsidRPr="0071300E">
        <w:rPr>
          <w:rFonts w:ascii="Times New Roman" w:hAnsi="Times New Roman" w:cs="Times New Roman"/>
          <w:color w:val="231F20"/>
          <w:sz w:val="24"/>
          <w:szCs w:val="24"/>
        </w:rPr>
        <w:t>)</w:t>
      </w:r>
    </w:p>
    <w:p w14:paraId="1D87C49A" w14:textId="56F17BB3" w:rsidR="0044367A" w:rsidRPr="00D21B82" w:rsidRDefault="00287AE2"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Pr>
          <w:rFonts w:ascii="Times New Roman" w:hAnsi="Times New Roman" w:cs="Times New Roman"/>
          <w:color w:val="231F20"/>
          <w:sz w:val="24"/>
          <w:szCs w:val="24"/>
        </w:rPr>
        <w:t xml:space="preserve">Evolution of the material and social aspects of cultures </w:t>
      </w:r>
      <w:r w:rsidRPr="008F5694">
        <w:rPr>
          <w:rFonts w:ascii="Times New Roman" w:hAnsi="Times New Roman" w:cs="Times New Roman"/>
          <w:color w:val="231F20"/>
          <w:sz w:val="24"/>
          <w:szCs w:val="24"/>
        </w:rPr>
        <w:t>(Chapters</w:t>
      </w:r>
      <w:r w:rsidRPr="008F5694">
        <w:rPr>
          <w:rFonts w:ascii="Times New Roman" w:hAnsi="Times New Roman" w:cs="Times New Roman"/>
          <w:color w:val="231F20"/>
          <w:spacing w:val="-20"/>
          <w:sz w:val="24"/>
          <w:szCs w:val="24"/>
        </w:rPr>
        <w:t xml:space="preserve"> </w:t>
      </w:r>
      <w:r w:rsidRPr="008F5694">
        <w:rPr>
          <w:rFonts w:ascii="Times New Roman" w:hAnsi="Times New Roman" w:cs="Times New Roman"/>
          <w:color w:val="231F20"/>
          <w:sz w:val="24"/>
          <w:szCs w:val="24"/>
        </w:rPr>
        <w:t>9,</w:t>
      </w:r>
      <w:r w:rsidRPr="008F5694">
        <w:rPr>
          <w:rFonts w:ascii="Times New Roman" w:hAnsi="Times New Roman" w:cs="Times New Roman"/>
          <w:color w:val="231F20"/>
          <w:spacing w:val="-19"/>
          <w:sz w:val="24"/>
          <w:szCs w:val="24"/>
        </w:rPr>
        <w:t xml:space="preserve"> 10,  </w:t>
      </w:r>
      <w:r>
        <w:rPr>
          <w:rFonts w:ascii="Times New Roman" w:hAnsi="Times New Roman" w:cs="Times New Roman"/>
          <w:color w:val="231F20"/>
          <w:spacing w:val="-19"/>
          <w:sz w:val="24"/>
          <w:szCs w:val="24"/>
        </w:rPr>
        <w:t xml:space="preserve">&amp; </w:t>
      </w:r>
      <w:r w:rsidRPr="008F5694">
        <w:rPr>
          <w:rFonts w:ascii="Times New Roman" w:hAnsi="Times New Roman" w:cs="Times New Roman"/>
          <w:color w:val="231F20"/>
          <w:spacing w:val="-19"/>
          <w:sz w:val="24"/>
          <w:szCs w:val="24"/>
        </w:rPr>
        <w:t>11</w:t>
      </w:r>
      <w:r w:rsidRPr="008F5694">
        <w:rPr>
          <w:rFonts w:ascii="Times New Roman" w:hAnsi="Times New Roman" w:cs="Times New Roman"/>
          <w:color w:val="231F20"/>
          <w:sz w:val="24"/>
          <w:szCs w:val="24"/>
        </w:rPr>
        <w:t>)</w:t>
      </w:r>
      <w:r>
        <w:rPr>
          <w:rFonts w:ascii="Times New Roman" w:hAnsi="Times New Roman" w:cs="Times New Roman"/>
          <w:color w:val="231F20"/>
          <w:sz w:val="24"/>
          <w:szCs w:val="24"/>
        </w:rPr>
        <w:t xml:space="preserve"> studied by anthropologists and scientists from related fields</w:t>
      </w:r>
      <w:r w:rsidR="0044367A">
        <w:rPr>
          <w:rFonts w:ascii="Times New Roman" w:hAnsi="Times New Roman" w:cs="Times New Roman"/>
          <w:color w:val="231F20"/>
          <w:sz w:val="24"/>
          <w:szCs w:val="24"/>
        </w:rPr>
        <w:t xml:space="preserve"> </w:t>
      </w:r>
      <w:r w:rsidR="0044367A" w:rsidRPr="008F5694">
        <w:rPr>
          <w:rFonts w:ascii="Times New Roman" w:hAnsi="Times New Roman" w:cs="Times New Roman"/>
          <w:color w:val="231F20"/>
          <w:sz w:val="24"/>
          <w:szCs w:val="24"/>
        </w:rPr>
        <w:t>that</w:t>
      </w:r>
      <w:r w:rsidR="0044367A" w:rsidRPr="008F5694">
        <w:rPr>
          <w:rFonts w:ascii="Times New Roman" w:hAnsi="Times New Roman" w:cs="Times New Roman"/>
          <w:color w:val="231F20"/>
          <w:spacing w:val="-15"/>
          <w:sz w:val="24"/>
          <w:szCs w:val="24"/>
        </w:rPr>
        <w:t xml:space="preserve"> </w:t>
      </w:r>
      <w:r w:rsidR="0044367A" w:rsidRPr="008F5694">
        <w:rPr>
          <w:rFonts w:ascii="Times New Roman" w:hAnsi="Times New Roman" w:cs="Times New Roman"/>
          <w:color w:val="231F20"/>
          <w:sz w:val="24"/>
          <w:szCs w:val="24"/>
        </w:rPr>
        <w:t>uses fossils</w:t>
      </w:r>
      <w:r w:rsidR="0044367A" w:rsidRPr="008F5694">
        <w:rPr>
          <w:rFonts w:ascii="Times New Roman" w:hAnsi="Times New Roman" w:cs="Times New Roman"/>
          <w:color w:val="231F20"/>
          <w:spacing w:val="-24"/>
          <w:sz w:val="24"/>
          <w:szCs w:val="24"/>
        </w:rPr>
        <w:t xml:space="preserve"> </w:t>
      </w:r>
      <w:r w:rsidR="0044367A" w:rsidRPr="00E34553">
        <w:rPr>
          <w:rFonts w:ascii="Times New Roman" w:hAnsi="Times New Roman" w:cs="Times New Roman"/>
          <w:sz w:val="24"/>
          <w:szCs w:val="24"/>
        </w:rPr>
        <w:t>and other artifacts</w:t>
      </w:r>
      <w:r w:rsidR="0044367A">
        <w:rPr>
          <w:rFonts w:ascii="Times New Roman" w:hAnsi="Times New Roman" w:cs="Times New Roman"/>
          <w:color w:val="231F20"/>
          <w:spacing w:val="-24"/>
          <w:sz w:val="24"/>
          <w:szCs w:val="24"/>
        </w:rPr>
        <w:t xml:space="preserve"> </w:t>
      </w:r>
      <w:r w:rsidR="0044367A" w:rsidRPr="008F5694">
        <w:rPr>
          <w:rFonts w:ascii="Times New Roman" w:hAnsi="Times New Roman" w:cs="Times New Roman"/>
          <w:color w:val="231F20"/>
          <w:sz w:val="24"/>
          <w:szCs w:val="24"/>
        </w:rPr>
        <w:t>to</w:t>
      </w:r>
      <w:r w:rsidR="0044367A" w:rsidRPr="008F5694">
        <w:rPr>
          <w:rFonts w:ascii="Times New Roman" w:hAnsi="Times New Roman" w:cs="Times New Roman"/>
          <w:color w:val="231F20"/>
          <w:spacing w:val="-18"/>
          <w:sz w:val="24"/>
          <w:szCs w:val="24"/>
        </w:rPr>
        <w:t xml:space="preserve"> </w:t>
      </w:r>
      <w:r w:rsidR="0044367A" w:rsidRPr="008F5694">
        <w:rPr>
          <w:rFonts w:ascii="Times New Roman" w:hAnsi="Times New Roman" w:cs="Times New Roman"/>
          <w:color w:val="231F20"/>
          <w:sz w:val="24"/>
          <w:szCs w:val="24"/>
        </w:rPr>
        <w:t>interpret</w:t>
      </w:r>
      <w:r w:rsidR="0044367A" w:rsidRPr="008F5694">
        <w:rPr>
          <w:rFonts w:ascii="Times New Roman" w:hAnsi="Times New Roman" w:cs="Times New Roman"/>
          <w:color w:val="231F20"/>
          <w:spacing w:val="-17"/>
          <w:sz w:val="24"/>
          <w:szCs w:val="24"/>
        </w:rPr>
        <w:t xml:space="preserve"> </w:t>
      </w:r>
      <w:r w:rsidR="0044367A" w:rsidRPr="008F5694">
        <w:rPr>
          <w:rFonts w:ascii="Times New Roman" w:hAnsi="Times New Roman" w:cs="Times New Roman"/>
          <w:color w:val="231F20"/>
          <w:sz w:val="24"/>
          <w:szCs w:val="24"/>
        </w:rPr>
        <w:t>the history</w:t>
      </w:r>
      <w:r w:rsidR="0044367A" w:rsidRPr="008F5694">
        <w:rPr>
          <w:rFonts w:ascii="Times New Roman" w:hAnsi="Times New Roman" w:cs="Times New Roman"/>
          <w:color w:val="231F20"/>
          <w:spacing w:val="-18"/>
          <w:sz w:val="24"/>
          <w:szCs w:val="24"/>
        </w:rPr>
        <w:t xml:space="preserve"> </w:t>
      </w:r>
      <w:r w:rsidR="0044367A" w:rsidRPr="008F5694">
        <w:rPr>
          <w:rFonts w:ascii="Times New Roman" w:hAnsi="Times New Roman" w:cs="Times New Roman"/>
          <w:color w:val="231F20"/>
          <w:sz w:val="24"/>
          <w:szCs w:val="24"/>
        </w:rPr>
        <w:t>of life</w:t>
      </w:r>
      <w:r w:rsidR="0044367A">
        <w:rPr>
          <w:rFonts w:ascii="Times New Roman" w:hAnsi="Times New Roman" w:cs="Times New Roman"/>
          <w:color w:val="231F20"/>
          <w:sz w:val="24"/>
          <w:szCs w:val="24"/>
        </w:rPr>
        <w:t xml:space="preserve"> </w:t>
      </w:r>
      <w:r w:rsidR="00D04581" w:rsidRPr="008F5694">
        <w:rPr>
          <w:rFonts w:ascii="Times New Roman" w:hAnsi="Times New Roman" w:cs="Times New Roman"/>
          <w:color w:val="231F20"/>
          <w:sz w:val="24"/>
          <w:szCs w:val="24"/>
        </w:rPr>
        <w:t>(Chapters</w:t>
      </w:r>
      <w:r w:rsidR="00D04581" w:rsidRPr="008F5694">
        <w:rPr>
          <w:rFonts w:ascii="Times New Roman" w:hAnsi="Times New Roman" w:cs="Times New Roman"/>
          <w:color w:val="231F20"/>
          <w:spacing w:val="-20"/>
          <w:sz w:val="24"/>
          <w:szCs w:val="24"/>
        </w:rPr>
        <w:t xml:space="preserve"> </w:t>
      </w:r>
      <w:r w:rsidR="00D04581" w:rsidRPr="008F5694">
        <w:rPr>
          <w:rFonts w:ascii="Times New Roman" w:hAnsi="Times New Roman" w:cs="Times New Roman"/>
          <w:color w:val="231F20"/>
          <w:sz w:val="24"/>
          <w:szCs w:val="24"/>
        </w:rPr>
        <w:t>9,</w:t>
      </w:r>
      <w:r w:rsidR="00D04581" w:rsidRPr="008F5694">
        <w:rPr>
          <w:rFonts w:ascii="Times New Roman" w:hAnsi="Times New Roman" w:cs="Times New Roman"/>
          <w:color w:val="231F20"/>
          <w:spacing w:val="-19"/>
          <w:sz w:val="24"/>
          <w:szCs w:val="24"/>
        </w:rPr>
        <w:t xml:space="preserve"> 10,  </w:t>
      </w:r>
      <w:r w:rsidR="00D04581">
        <w:rPr>
          <w:rFonts w:ascii="Times New Roman" w:hAnsi="Times New Roman" w:cs="Times New Roman"/>
          <w:color w:val="231F20"/>
          <w:spacing w:val="-19"/>
          <w:sz w:val="24"/>
          <w:szCs w:val="24"/>
        </w:rPr>
        <w:t xml:space="preserve">&amp; </w:t>
      </w:r>
      <w:r w:rsidR="00D04581" w:rsidRPr="008F5694">
        <w:rPr>
          <w:rFonts w:ascii="Times New Roman" w:hAnsi="Times New Roman" w:cs="Times New Roman"/>
          <w:color w:val="231F20"/>
          <w:spacing w:val="-19"/>
          <w:sz w:val="24"/>
          <w:szCs w:val="24"/>
        </w:rPr>
        <w:t>11</w:t>
      </w:r>
      <w:r w:rsidR="00D04581" w:rsidRPr="008F5694">
        <w:rPr>
          <w:rFonts w:ascii="Times New Roman" w:hAnsi="Times New Roman" w:cs="Times New Roman"/>
          <w:color w:val="231F20"/>
          <w:sz w:val="24"/>
          <w:szCs w:val="24"/>
        </w:rPr>
        <w:t>)</w:t>
      </w:r>
    </w:p>
    <w:p w14:paraId="5814F616" w14:textId="373184A8" w:rsidR="00D21B82" w:rsidRPr="0071300E" w:rsidRDefault="00D21B82" w:rsidP="001109BD">
      <w:pPr>
        <w:pStyle w:val="ListParagraph"/>
        <w:numPr>
          <w:ilvl w:val="0"/>
          <w:numId w:val="12"/>
        </w:numPr>
        <w:tabs>
          <w:tab w:val="left" w:pos="450"/>
        </w:tabs>
        <w:spacing w:line="220" w:lineRule="auto"/>
        <w:ind w:left="540" w:right="-270" w:hanging="270"/>
        <w:rPr>
          <w:rFonts w:ascii="Times New Roman" w:hAnsi="Times New Roman" w:cs="Times New Roman"/>
          <w:sz w:val="24"/>
          <w:szCs w:val="24"/>
        </w:rPr>
      </w:pPr>
      <w:r>
        <w:rPr>
          <w:rFonts w:ascii="Times New Roman" w:hAnsi="Times New Roman" w:cs="Times New Roman"/>
          <w:sz w:val="24"/>
          <w:szCs w:val="24"/>
        </w:rPr>
        <w:t>Relationships among ecology, webs-of-life, climate, extinction, and human activities (Chapters 12-14 and 16-22)</w:t>
      </w:r>
    </w:p>
    <w:p w14:paraId="25A82135" w14:textId="3424CB37" w:rsidR="003672E9" w:rsidRPr="008F5694" w:rsidRDefault="0051499F" w:rsidP="00A44447">
      <w:pPr>
        <w:pStyle w:val="ListParagraph"/>
        <w:numPr>
          <w:ilvl w:val="0"/>
          <w:numId w:val="12"/>
        </w:numPr>
        <w:tabs>
          <w:tab w:val="left" w:pos="450"/>
          <w:tab w:val="left" w:pos="900"/>
        </w:tabs>
        <w:spacing w:line="276" w:lineRule="auto"/>
        <w:ind w:left="540" w:right="-274" w:hanging="270"/>
        <w:rPr>
          <w:rFonts w:ascii="Times New Roman" w:hAnsi="Times New Roman" w:cs="Times New Roman"/>
          <w:sz w:val="24"/>
          <w:szCs w:val="24"/>
        </w:rPr>
      </w:pPr>
      <w:r w:rsidRPr="008F5694">
        <w:rPr>
          <w:rFonts w:ascii="Times New Roman" w:hAnsi="Times New Roman" w:cs="Times New Roman"/>
          <w:color w:val="231F20"/>
          <w:spacing w:val="-3"/>
          <w:sz w:val="24"/>
          <w:szCs w:val="24"/>
        </w:rPr>
        <w:t xml:space="preserve">Earth’s </w:t>
      </w:r>
      <w:r w:rsidRPr="00D21B82">
        <w:rPr>
          <w:rFonts w:ascii="Times New Roman" w:hAnsi="Times New Roman" w:cs="Times New Roman"/>
          <w:i/>
          <w:iCs/>
          <w:color w:val="231F20"/>
          <w:sz w:val="24"/>
          <w:szCs w:val="24"/>
        </w:rPr>
        <w:t>e</w:t>
      </w:r>
      <w:r w:rsidR="0044367A" w:rsidRPr="00D21B82">
        <w:rPr>
          <w:rFonts w:ascii="Times New Roman" w:hAnsi="Times New Roman" w:cs="Times New Roman"/>
          <w:i/>
          <w:iCs/>
          <w:color w:val="231F20"/>
          <w:sz w:val="24"/>
          <w:szCs w:val="24"/>
        </w:rPr>
        <w:t>xtinct</w:t>
      </w:r>
      <w:r w:rsidRPr="008F5694">
        <w:rPr>
          <w:rFonts w:ascii="Times New Roman" w:hAnsi="Times New Roman" w:cs="Times New Roman"/>
          <w:color w:val="231F20"/>
          <w:sz w:val="24"/>
          <w:szCs w:val="24"/>
        </w:rPr>
        <w:t xml:space="preserve"> life-forms–paleontology  </w:t>
      </w:r>
      <w:r w:rsidR="004C3C4E" w:rsidRPr="008F5694">
        <w:rPr>
          <w:rFonts w:ascii="Times New Roman" w:hAnsi="Times New Roman" w:cs="Times New Roman"/>
          <w:color w:val="231F20"/>
          <w:sz w:val="24"/>
          <w:szCs w:val="24"/>
        </w:rPr>
        <w:t>and paleoanthropology</w:t>
      </w:r>
      <w:r w:rsidR="00D04581">
        <w:rPr>
          <w:rFonts w:ascii="Times New Roman" w:hAnsi="Times New Roman" w:cs="Times New Roman"/>
          <w:color w:val="231F20"/>
          <w:sz w:val="24"/>
          <w:szCs w:val="24"/>
        </w:rPr>
        <w:t xml:space="preserve"> that examine</w:t>
      </w:r>
      <w:r w:rsidR="003400FC" w:rsidRPr="008F5694">
        <w:rPr>
          <w:rFonts w:ascii="Times New Roman" w:hAnsi="Times New Roman" w:cs="Times New Roman"/>
          <w:color w:val="231F20"/>
          <w:sz w:val="24"/>
          <w:szCs w:val="24"/>
        </w:rPr>
        <w:t xml:space="preserve"> </w:t>
      </w:r>
      <w:r w:rsidR="00D04581">
        <w:rPr>
          <w:rFonts w:ascii="Times New Roman" w:hAnsi="Times New Roman" w:cs="Times New Roman"/>
          <w:color w:val="231F20"/>
          <w:sz w:val="24"/>
          <w:szCs w:val="24"/>
        </w:rPr>
        <w:t xml:space="preserve">the material and social aspects of  </w:t>
      </w:r>
      <w:r w:rsidR="00D21B82">
        <w:rPr>
          <w:rFonts w:ascii="Times New Roman" w:hAnsi="Times New Roman" w:cs="Times New Roman"/>
          <w:color w:val="231F20"/>
          <w:sz w:val="24"/>
          <w:szCs w:val="24"/>
        </w:rPr>
        <w:t>long-gone</w:t>
      </w:r>
      <w:r w:rsidR="004C3C4E" w:rsidRPr="008F5694">
        <w:rPr>
          <w:rFonts w:ascii="Times New Roman" w:hAnsi="Times New Roman" w:cs="Times New Roman"/>
          <w:color w:val="231F20"/>
          <w:sz w:val="24"/>
          <w:szCs w:val="24"/>
        </w:rPr>
        <w:t xml:space="preserve"> culture</w:t>
      </w:r>
      <w:r w:rsidR="00D21B82">
        <w:rPr>
          <w:rFonts w:ascii="Times New Roman" w:hAnsi="Times New Roman" w:cs="Times New Roman"/>
          <w:color w:val="231F20"/>
          <w:sz w:val="24"/>
          <w:szCs w:val="24"/>
        </w:rPr>
        <w:t>s and their extinct life-forms (Chapter 15) and</w:t>
      </w:r>
      <w:r w:rsidR="00D04581">
        <w:rPr>
          <w:rFonts w:ascii="Times New Roman" w:hAnsi="Times New Roman" w:cs="Times New Roman"/>
          <w:color w:val="231F20"/>
          <w:sz w:val="24"/>
          <w:szCs w:val="24"/>
        </w:rPr>
        <w:t xml:space="preserve"> how</w:t>
      </w:r>
      <w:r w:rsidR="00D21B82">
        <w:rPr>
          <w:rFonts w:ascii="Times New Roman" w:hAnsi="Times New Roman" w:cs="Times New Roman"/>
          <w:color w:val="231F20"/>
          <w:sz w:val="24"/>
          <w:szCs w:val="24"/>
        </w:rPr>
        <w:t xml:space="preserve"> fossil hunters piece together evidence</w:t>
      </w:r>
    </w:p>
    <w:p w14:paraId="7D644A22" w14:textId="6B793D30" w:rsidR="008572E1" w:rsidRPr="009C0E03" w:rsidRDefault="008572E1" w:rsidP="00D21B82">
      <w:pPr>
        <w:pStyle w:val="ListParagraph"/>
        <w:tabs>
          <w:tab w:val="left" w:pos="450"/>
          <w:tab w:val="left" w:pos="900"/>
        </w:tabs>
        <w:spacing w:line="276" w:lineRule="auto"/>
        <w:ind w:left="540" w:right="-274" w:firstLine="0"/>
        <w:rPr>
          <w:rFonts w:ascii="Times New Roman" w:hAnsi="Times New Roman" w:cs="Times New Roman"/>
          <w:sz w:val="24"/>
          <w:szCs w:val="24"/>
        </w:rPr>
      </w:pPr>
    </w:p>
    <w:p w14:paraId="12DEA565" w14:textId="200AC19C" w:rsidR="00252FC5" w:rsidRDefault="0051499F" w:rsidP="00252FC5">
      <w:pPr>
        <w:tabs>
          <w:tab w:val="left" w:pos="900"/>
          <w:tab w:val="left" w:pos="1440"/>
          <w:tab w:val="left" w:pos="7200"/>
        </w:tabs>
        <w:ind w:left="90" w:right="-274"/>
        <w:rPr>
          <w:rFonts w:ascii="Times New Roman" w:hAnsi="Times New Roman" w:cs="Times New Roman"/>
          <w:color w:val="231F20"/>
          <w:sz w:val="24"/>
          <w:szCs w:val="24"/>
        </w:rPr>
      </w:pPr>
      <w:r w:rsidRPr="003672E9">
        <w:rPr>
          <w:rFonts w:ascii="Times New Roman" w:hAnsi="Times New Roman" w:cs="Times New Roman"/>
          <w:color w:val="231F20"/>
          <w:sz w:val="24"/>
          <w:szCs w:val="24"/>
        </w:rPr>
        <w:t>Both teachers</w:t>
      </w:r>
      <w:r w:rsidRPr="003672E9">
        <w:rPr>
          <w:rFonts w:ascii="Times New Roman" w:hAnsi="Times New Roman" w:cs="Times New Roman"/>
          <w:color w:val="231F20"/>
          <w:spacing w:val="-1"/>
          <w:sz w:val="24"/>
          <w:szCs w:val="24"/>
        </w:rPr>
        <w:t xml:space="preserve"> </w:t>
      </w:r>
      <w:r w:rsidRPr="003672E9">
        <w:rPr>
          <w:rFonts w:ascii="Times New Roman" w:hAnsi="Times New Roman" w:cs="Times New Roman"/>
          <w:color w:val="231F20"/>
          <w:sz w:val="24"/>
          <w:szCs w:val="24"/>
        </w:rPr>
        <w:t>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a</w:t>
      </w:r>
      <w:r w:rsidRPr="007A1039">
        <w:rPr>
          <w:rFonts w:ascii="Times New Roman" w:hAnsi="Times New Roman" w:cs="Times New Roman"/>
          <w:color w:val="231F20"/>
          <w:sz w:val="24"/>
          <w:szCs w:val="24"/>
        </w:rPr>
        <w:t>ttentive</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listeners</w:t>
      </w:r>
      <w:r w:rsidR="00B856E8">
        <w:rPr>
          <w:rFonts w:ascii="Times New Roman" w:hAnsi="Times New Roman" w:cs="Times New Roman"/>
          <w:color w:val="231F20"/>
          <w:sz w:val="24"/>
          <w:szCs w:val="24"/>
        </w:rPr>
        <w:t>. They were</w:t>
      </w:r>
      <w:r w:rsidR="007D6809">
        <w:rPr>
          <w:rFonts w:ascii="Times New Roman" w:hAnsi="Times New Roman" w:cs="Times New Roman"/>
          <w:color w:val="231F20"/>
          <w:sz w:val="24"/>
          <w:szCs w:val="24"/>
        </w:rPr>
        <w:t xml:space="preserve"> </w:t>
      </w:r>
      <w:r w:rsidR="000122E7">
        <w:rPr>
          <w:rFonts w:ascii="Times New Roman" w:hAnsi="Times New Roman" w:cs="Times New Roman"/>
          <w:color w:val="231F20"/>
          <w:sz w:val="24"/>
          <w:szCs w:val="24"/>
        </w:rPr>
        <w:t>c</w:t>
      </w:r>
      <w:r w:rsidRPr="007A1039">
        <w:rPr>
          <w:rFonts w:ascii="Times New Roman" w:hAnsi="Times New Roman" w:cs="Times New Roman"/>
          <w:color w:val="231F20"/>
          <w:sz w:val="24"/>
          <w:szCs w:val="24"/>
        </w:rPr>
        <w:t xml:space="preserve">omfortable </w:t>
      </w:r>
      <w:r w:rsidR="009B7638">
        <w:rPr>
          <w:rFonts w:ascii="Times New Roman" w:hAnsi="Times New Roman" w:cs="Times New Roman"/>
          <w:color w:val="231F20"/>
          <w:sz w:val="24"/>
          <w:szCs w:val="24"/>
        </w:rPr>
        <w:t>tell</w:t>
      </w:r>
      <w:r w:rsidRPr="007A1039">
        <w:rPr>
          <w:rFonts w:ascii="Times New Roman" w:hAnsi="Times New Roman" w:cs="Times New Roman"/>
          <w:color w:val="231F20"/>
          <w:sz w:val="24"/>
          <w:szCs w:val="24"/>
        </w:rPr>
        <w:t>ing</w:t>
      </w:r>
      <w:r w:rsidR="009B7638">
        <w:rPr>
          <w:rFonts w:ascii="Times New Roman" w:hAnsi="Times New Roman" w:cs="Times New Roman"/>
          <w:color w:val="231F20"/>
          <w:sz w:val="24"/>
          <w:szCs w:val="24"/>
        </w:rPr>
        <w:t xml:space="preserve"> children,</w:t>
      </w:r>
      <w:r w:rsidRPr="007A1039">
        <w:rPr>
          <w:rFonts w:ascii="Times New Roman" w:hAnsi="Times New Roman" w:cs="Times New Roman"/>
          <w:color w:val="231F20"/>
          <w:sz w:val="24"/>
          <w:szCs w:val="24"/>
        </w:rPr>
        <w:t xml:space="preserve"> “I </w:t>
      </w:r>
      <w:r w:rsidRPr="007A1039">
        <w:rPr>
          <w:rFonts w:ascii="Times New Roman" w:hAnsi="Times New Roman" w:cs="Times New Roman"/>
          <w:color w:val="231F20"/>
          <w:spacing w:val="-6"/>
          <w:sz w:val="24"/>
          <w:szCs w:val="24"/>
        </w:rPr>
        <w:t xml:space="preserve">don’t </w:t>
      </w:r>
      <w:r w:rsidRPr="007A1039">
        <w:rPr>
          <w:rFonts w:ascii="Times New Roman" w:hAnsi="Times New Roman" w:cs="Times New Roman"/>
          <w:color w:val="231F20"/>
          <w:sz w:val="24"/>
          <w:szCs w:val="24"/>
        </w:rPr>
        <w:t>know!” and asking</w:t>
      </w:r>
      <w:r w:rsidR="00086E73">
        <w:rPr>
          <w:rFonts w:ascii="Times New Roman" w:hAnsi="Times New Roman" w:cs="Times New Roman"/>
          <w:color w:val="231F20"/>
          <w:sz w:val="24"/>
          <w:szCs w:val="24"/>
        </w:rPr>
        <w:t xml:space="preserve"> </w:t>
      </w:r>
      <w:r w:rsidR="000F35D9">
        <w:rPr>
          <w:rFonts w:ascii="Times New Roman" w:hAnsi="Times New Roman" w:cs="Times New Roman"/>
          <w:color w:val="231F20"/>
          <w:sz w:val="24"/>
          <w:szCs w:val="24"/>
        </w:rPr>
        <w:t>children:</w:t>
      </w:r>
      <w:r w:rsidRPr="007A1039">
        <w:rPr>
          <w:rFonts w:ascii="Times New Roman" w:hAnsi="Times New Roman" w:cs="Times New Roman"/>
          <w:color w:val="231F20"/>
          <w:sz w:val="24"/>
          <w:szCs w:val="24"/>
        </w:rPr>
        <w:t xml:space="preserve"> </w:t>
      </w:r>
      <w:r w:rsidR="007D6809">
        <w:rPr>
          <w:rFonts w:ascii="Times New Roman" w:hAnsi="Times New Roman" w:cs="Times New Roman"/>
          <w:color w:val="231F20"/>
          <w:sz w:val="24"/>
          <w:szCs w:val="24"/>
        </w:rPr>
        <w:t>“How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can</w:t>
      </w:r>
      <w:r w:rsidR="007D680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we </w:t>
      </w:r>
      <w:r w:rsidRPr="007A1039">
        <w:rPr>
          <w:rFonts w:ascii="Times New Roman" w:hAnsi="Times New Roman" w:cs="Times New Roman"/>
          <w:color w:val="231F20"/>
          <w:sz w:val="24"/>
          <w:szCs w:val="24"/>
        </w:rPr>
        <w:t>find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out?”</w:t>
      </w:r>
      <w:r w:rsidR="007D6809">
        <w:rPr>
          <w:rFonts w:ascii="Times New Roman" w:hAnsi="Times New Roman" w:cs="Times New Roman"/>
          <w:color w:val="231F20"/>
          <w:sz w:val="24"/>
          <w:szCs w:val="24"/>
        </w:rPr>
        <w:t xml:space="preserve">  And, they were </w:t>
      </w:r>
      <w:r w:rsidR="000122E7">
        <w:rPr>
          <w:rFonts w:ascii="Times New Roman" w:hAnsi="Times New Roman" w:cs="Times New Roman"/>
          <w:color w:val="231F20"/>
          <w:spacing w:val="-3"/>
          <w:sz w:val="24"/>
          <w:szCs w:val="24"/>
        </w:rPr>
        <w:t>a</w:t>
      </w:r>
      <w:r w:rsidRPr="00A01B67">
        <w:rPr>
          <w:rFonts w:ascii="Times New Roman" w:hAnsi="Times New Roman" w:cs="Times New Roman"/>
          <w:color w:val="231F20"/>
          <w:spacing w:val="-3"/>
          <w:sz w:val="24"/>
          <w:szCs w:val="24"/>
        </w:rPr>
        <w:t xml:space="preserve">dept at </w:t>
      </w:r>
      <w:r w:rsidRPr="00A01B67">
        <w:rPr>
          <w:rFonts w:ascii="Times New Roman" w:hAnsi="Times New Roman" w:cs="Times New Roman"/>
          <w:color w:val="231F20"/>
          <w:sz w:val="24"/>
          <w:szCs w:val="24"/>
        </w:rPr>
        <w:t xml:space="preserve">using children’s own </w:t>
      </w:r>
      <w:r w:rsidRPr="00A01B67">
        <w:rPr>
          <w:rFonts w:ascii="Times New Roman" w:hAnsi="Times New Roman" w:cs="Times New Roman"/>
          <w:color w:val="231F20"/>
          <w:spacing w:val="-3"/>
          <w:sz w:val="24"/>
          <w:szCs w:val="24"/>
        </w:rPr>
        <w:t xml:space="preserve">words </w:t>
      </w:r>
      <w:r w:rsidR="009C6D20">
        <w:rPr>
          <w:rFonts w:ascii="Times New Roman" w:hAnsi="Times New Roman" w:cs="Times New Roman"/>
          <w:color w:val="231F20"/>
          <w:spacing w:val="-3"/>
          <w:sz w:val="24"/>
          <w:szCs w:val="24"/>
        </w:rPr>
        <w:t xml:space="preserve">and pursuits </w:t>
      </w:r>
      <w:r w:rsidRPr="00A01B67">
        <w:rPr>
          <w:rFonts w:ascii="Times New Roman" w:hAnsi="Times New Roman" w:cs="Times New Roman"/>
          <w:color w:val="231F20"/>
          <w:sz w:val="24"/>
          <w:szCs w:val="24"/>
        </w:rPr>
        <w:t>to spur</w:t>
      </w:r>
      <w:r w:rsidRPr="00A01B67">
        <w:rPr>
          <w:rFonts w:ascii="Times New Roman" w:hAnsi="Times New Roman" w:cs="Times New Roman"/>
          <w:color w:val="231F20"/>
          <w:spacing w:val="6"/>
          <w:sz w:val="24"/>
          <w:szCs w:val="24"/>
        </w:rPr>
        <w:t xml:space="preserve"> </w:t>
      </w:r>
      <w:r w:rsidRPr="00A01B67">
        <w:rPr>
          <w:rFonts w:ascii="Times New Roman" w:hAnsi="Times New Roman" w:cs="Times New Roman"/>
          <w:color w:val="231F20"/>
          <w:sz w:val="24"/>
          <w:szCs w:val="24"/>
        </w:rPr>
        <w:t>projects</w:t>
      </w:r>
      <w:r w:rsidR="007D6809">
        <w:rPr>
          <w:rFonts w:ascii="Times New Roman" w:hAnsi="Times New Roman" w:cs="Times New Roman"/>
          <w:color w:val="231F20"/>
          <w:sz w:val="24"/>
          <w:szCs w:val="24"/>
        </w:rPr>
        <w:t>.</w:t>
      </w:r>
    </w:p>
    <w:p w14:paraId="1D8E2FC8" w14:textId="3EF0FA89" w:rsidR="0051499F" w:rsidRPr="007A1039" w:rsidRDefault="00252FC5" w:rsidP="00252FC5">
      <w:pPr>
        <w:tabs>
          <w:tab w:val="left" w:pos="900"/>
          <w:tab w:val="left" w:pos="1440"/>
          <w:tab w:val="left" w:pos="7200"/>
        </w:tabs>
        <w:ind w:left="90" w:right="-274"/>
        <w:rPr>
          <w:rFonts w:ascii="Times New Roman" w:hAnsi="Times New Roman" w:cs="Times New Roman"/>
          <w:sz w:val="24"/>
          <w:szCs w:val="24"/>
        </w:rPr>
      </w:pPr>
      <w:r>
        <w:rPr>
          <w:rFonts w:ascii="Times New Roman" w:hAnsi="Times New Roman" w:cs="Times New Roman"/>
          <w:color w:val="231F20"/>
          <w:sz w:val="24"/>
          <w:szCs w:val="24"/>
        </w:rPr>
        <w:tab/>
        <w:t>T</w:t>
      </w:r>
      <w:r w:rsidR="0051499F" w:rsidRPr="007A1039">
        <w:rPr>
          <w:rFonts w:ascii="Times New Roman" w:hAnsi="Times New Roman" w:cs="Times New Roman"/>
          <w:color w:val="231F20"/>
          <w:sz w:val="24"/>
          <w:szCs w:val="24"/>
        </w:rPr>
        <w:t xml:space="preserve">he new </w:t>
      </w:r>
      <w:r w:rsidR="0051499F" w:rsidRPr="007A1039">
        <w:rPr>
          <w:rFonts w:ascii="Times New Roman" w:hAnsi="Times New Roman" w:cs="Times New Roman"/>
          <w:color w:val="231F20"/>
          <w:spacing w:val="-3"/>
          <w:sz w:val="24"/>
          <w:szCs w:val="24"/>
        </w:rPr>
        <w:t>resources were stimulating</w:t>
      </w:r>
      <w:r w:rsidR="008F5694">
        <w:rPr>
          <w:rFonts w:ascii="Times New Roman" w:hAnsi="Times New Roman" w:cs="Times New Roman"/>
          <w:color w:val="231F20"/>
          <w:spacing w:val="-3"/>
          <w:sz w:val="24"/>
          <w:szCs w:val="24"/>
        </w:rPr>
        <w:t xml:space="preserve"> </w:t>
      </w:r>
      <w:r w:rsidR="007D6809">
        <w:rPr>
          <w:rFonts w:ascii="Times New Roman" w:hAnsi="Times New Roman" w:cs="Times New Roman"/>
          <w:color w:val="231F20"/>
          <w:spacing w:val="-3"/>
          <w:sz w:val="24"/>
          <w:szCs w:val="24"/>
        </w:rPr>
        <w:t>–</w:t>
      </w:r>
      <w:r w:rsidR="008F5694">
        <w:rPr>
          <w:rFonts w:ascii="Times New Roman" w:hAnsi="Times New Roman" w:cs="Times New Roman"/>
          <w:color w:val="231F20"/>
          <w:spacing w:val="-3"/>
          <w:sz w:val="24"/>
          <w:szCs w:val="24"/>
        </w:rPr>
        <w:t xml:space="preserve"> </w:t>
      </w:r>
      <w:r w:rsidR="007D6809">
        <w:rPr>
          <w:rFonts w:ascii="Times New Roman" w:hAnsi="Times New Roman" w:cs="Times New Roman"/>
          <w:color w:val="231F20"/>
          <w:spacing w:val="-3"/>
          <w:sz w:val="24"/>
          <w:szCs w:val="24"/>
        </w:rPr>
        <w:t>e</w:t>
      </w:r>
      <w:r w:rsidR="0051499F" w:rsidRPr="007A1039">
        <w:rPr>
          <w:rFonts w:ascii="Times New Roman" w:hAnsi="Times New Roman" w:cs="Times New Roman"/>
          <w:color w:val="231F20"/>
          <w:spacing w:val="-3"/>
          <w:sz w:val="24"/>
          <w:szCs w:val="24"/>
        </w:rPr>
        <w:t xml:space="preserve">xcellent </w:t>
      </w:r>
      <w:r w:rsidR="00F3145C">
        <w:rPr>
          <w:rFonts w:ascii="Times New Roman" w:hAnsi="Times New Roman" w:cs="Times New Roman"/>
          <w:color w:val="231F20"/>
          <w:spacing w:val="-3"/>
          <w:sz w:val="24"/>
          <w:szCs w:val="24"/>
        </w:rPr>
        <w:t>images</w:t>
      </w:r>
      <w:r w:rsidR="0052142F">
        <w:rPr>
          <w:rFonts w:ascii="Times New Roman" w:hAnsi="Times New Roman" w:cs="Times New Roman"/>
          <w:color w:val="231F20"/>
          <w:spacing w:val="-3"/>
          <w:sz w:val="24"/>
          <w:szCs w:val="24"/>
        </w:rPr>
        <w:t>,</w:t>
      </w:r>
      <w:r w:rsidR="00F3145C">
        <w:rPr>
          <w:rFonts w:ascii="Times New Roman" w:hAnsi="Times New Roman" w:cs="Times New Roman"/>
          <w:color w:val="231F20"/>
          <w:spacing w:val="-3"/>
          <w:sz w:val="24"/>
          <w:szCs w:val="24"/>
        </w:rPr>
        <w:t xml:space="preserve"> </w:t>
      </w:r>
      <w:r w:rsidR="00CB0E1F">
        <w:rPr>
          <w:rFonts w:ascii="Times New Roman" w:hAnsi="Times New Roman" w:cs="Times New Roman"/>
          <w:color w:val="231F20"/>
          <w:spacing w:val="-3"/>
          <w:sz w:val="24"/>
          <w:szCs w:val="24"/>
        </w:rPr>
        <w:t xml:space="preserve">engaging </w:t>
      </w:r>
      <w:r w:rsidR="00F3145C">
        <w:rPr>
          <w:rFonts w:ascii="Times New Roman" w:hAnsi="Times New Roman" w:cs="Times New Roman"/>
          <w:color w:val="231F20"/>
          <w:spacing w:val="-3"/>
          <w:sz w:val="24"/>
          <w:szCs w:val="24"/>
        </w:rPr>
        <w:t>videos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 </w:t>
      </w:r>
      <w:r w:rsidR="0051499F" w:rsidRPr="007A1039">
        <w:rPr>
          <w:rFonts w:ascii="Times New Roman" w:hAnsi="Times New Roman" w:cs="Times New Roman"/>
          <w:color w:val="231F20"/>
          <w:spacing w:val="-3"/>
          <w:sz w:val="24"/>
          <w:szCs w:val="24"/>
        </w:rPr>
        <w:t xml:space="preserve">multitude </w:t>
      </w:r>
      <w:r w:rsidR="0051499F" w:rsidRPr="007A1039">
        <w:rPr>
          <w:rFonts w:ascii="Times New Roman" w:hAnsi="Times New Roman" w:cs="Times New Roman"/>
          <w:color w:val="231F20"/>
          <w:sz w:val="24"/>
          <w:szCs w:val="24"/>
        </w:rPr>
        <w:t xml:space="preserve">of </w:t>
      </w:r>
      <w:r w:rsidR="0051499F" w:rsidRPr="007A1039">
        <w:rPr>
          <w:rFonts w:ascii="Times New Roman" w:hAnsi="Times New Roman" w:cs="Times New Roman"/>
          <w:color w:val="231F20"/>
          <w:spacing w:val="-3"/>
          <w:sz w:val="24"/>
          <w:szCs w:val="24"/>
        </w:rPr>
        <w:t>book</w:t>
      </w:r>
      <w:r w:rsidR="00BB19E2">
        <w:rPr>
          <w:rFonts w:ascii="Times New Roman" w:hAnsi="Times New Roman" w:cs="Times New Roman"/>
          <w:color w:val="231F20"/>
          <w:spacing w:val="-3"/>
          <w:sz w:val="24"/>
          <w:szCs w:val="24"/>
        </w:rPr>
        <w:t>s</w:t>
      </w:r>
      <w:r w:rsidR="00CA0925">
        <w:rPr>
          <w:rFonts w:ascii="Times New Roman" w:hAnsi="Times New Roman" w:cs="Times New Roman"/>
          <w:color w:val="231F20"/>
          <w:spacing w:val="-3"/>
          <w:sz w:val="24"/>
          <w:szCs w:val="24"/>
        </w:rPr>
        <w:t xml:space="preserve"> (most borrowed from the public library)</w:t>
      </w:r>
      <w:r w:rsidR="007D6809">
        <w:rPr>
          <w:rFonts w:ascii="Times New Roman" w:hAnsi="Times New Roman" w:cs="Times New Roman"/>
          <w:color w:val="231F20"/>
          <w:spacing w:val="-3"/>
          <w:sz w:val="24"/>
          <w:szCs w:val="24"/>
        </w:rPr>
        <w:t>,</w:t>
      </w:r>
      <w:r w:rsidR="00A120B0">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fossils</w:t>
      </w:r>
      <w:r w:rsidR="00A120B0">
        <w:rPr>
          <w:rFonts w:ascii="Times New Roman" w:hAnsi="Times New Roman" w:cs="Times New Roman"/>
          <w:color w:val="231F20"/>
          <w:spacing w:val="-3"/>
          <w:sz w:val="24"/>
          <w:szCs w:val="24"/>
        </w:rPr>
        <w:t xml:space="preserve"> and </w:t>
      </w:r>
      <w:r w:rsidR="0051499F" w:rsidRPr="007A1039">
        <w:rPr>
          <w:rFonts w:ascii="Times New Roman" w:hAnsi="Times New Roman" w:cs="Times New Roman"/>
          <w:color w:val="231F20"/>
          <w:spacing w:val="-3"/>
          <w:sz w:val="24"/>
          <w:szCs w:val="24"/>
        </w:rPr>
        <w:t>tools</w:t>
      </w:r>
      <w:r w:rsidR="00CA0925">
        <w:rPr>
          <w:rFonts w:ascii="Times New Roman" w:hAnsi="Times New Roman" w:cs="Times New Roman"/>
          <w:color w:val="231F20"/>
          <w:spacing w:val="-3"/>
          <w:sz w:val="24"/>
          <w:szCs w:val="24"/>
        </w:rPr>
        <w:t xml:space="preserve"> from a paleontologist who became their friend. From their </w:t>
      </w:r>
      <w:r w:rsidR="00086E73">
        <w:rPr>
          <w:rFonts w:ascii="Times New Roman" w:hAnsi="Times New Roman" w:cs="Times New Roman"/>
          <w:color w:val="231F20"/>
          <w:spacing w:val="-3"/>
          <w:sz w:val="24"/>
          <w:szCs w:val="24"/>
        </w:rPr>
        <w:t xml:space="preserve">own </w:t>
      </w:r>
      <w:r w:rsidR="00CA0925">
        <w:rPr>
          <w:rFonts w:ascii="Times New Roman" w:hAnsi="Times New Roman" w:cs="Times New Roman"/>
          <w:color w:val="231F20"/>
          <w:spacing w:val="-3"/>
          <w:sz w:val="24"/>
          <w:szCs w:val="24"/>
        </w:rPr>
        <w:t>web browsing, children expanded the teachers’</w:t>
      </w:r>
      <w:r w:rsidR="00A120B0">
        <w:rPr>
          <w:rFonts w:ascii="Times New Roman" w:hAnsi="Times New Roman" w:cs="Times New Roman"/>
          <w:color w:val="231F20"/>
          <w:spacing w:val="-3"/>
          <w:sz w:val="24"/>
          <w:szCs w:val="24"/>
        </w:rPr>
        <w:t xml:space="preserve"> list of </w:t>
      </w:r>
      <w:r w:rsidR="00F3145C">
        <w:rPr>
          <w:rFonts w:ascii="Times New Roman" w:hAnsi="Times New Roman" w:cs="Times New Roman"/>
          <w:color w:val="231F20"/>
          <w:spacing w:val="-3"/>
          <w:sz w:val="24"/>
          <w:szCs w:val="24"/>
        </w:rPr>
        <w:t>web-links</w:t>
      </w:r>
      <w:r w:rsidR="007D680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pacing w:val="-3"/>
          <w:sz w:val="24"/>
          <w:szCs w:val="24"/>
        </w:rPr>
        <w:t xml:space="preserve">Expecting 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 xml:space="preserve">create props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models, </w:t>
      </w:r>
      <w:r w:rsidR="0051499F" w:rsidRPr="007A1039">
        <w:rPr>
          <w:rFonts w:ascii="Times New Roman" w:hAnsi="Times New Roman" w:cs="Times New Roman"/>
          <w:color w:val="231F20"/>
          <w:sz w:val="24"/>
          <w:szCs w:val="24"/>
        </w:rPr>
        <w:t xml:space="preserve">the </w:t>
      </w:r>
      <w:r w:rsidR="0051499F" w:rsidRPr="007A1039">
        <w:rPr>
          <w:rFonts w:ascii="Times New Roman" w:hAnsi="Times New Roman" w:cs="Times New Roman"/>
          <w:color w:val="231F20"/>
          <w:spacing w:val="-3"/>
          <w:sz w:val="24"/>
          <w:szCs w:val="24"/>
        </w:rPr>
        <w:t xml:space="preserve">teachers added tools and materials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making things (</w:t>
      </w:r>
      <w:r w:rsidR="00D965A0">
        <w:rPr>
          <w:rFonts w:ascii="Times New Roman" w:hAnsi="Times New Roman" w:cs="Times New Roman"/>
          <w:color w:val="231F20"/>
          <w:spacing w:val="-7"/>
          <w:sz w:val="24"/>
          <w:szCs w:val="24"/>
        </w:rPr>
        <w:t>Chapter 3</w:t>
      </w:r>
      <w:r w:rsidR="00E47297">
        <w:rPr>
          <w:rFonts w:ascii="Times New Roman" w:hAnsi="Times New Roman" w:cs="Times New Roman"/>
          <w:color w:val="231F20"/>
          <w:spacing w:val="-7"/>
          <w:sz w:val="24"/>
          <w:szCs w:val="24"/>
        </w:rPr>
        <w:t xml:space="preserve">, </w:t>
      </w:r>
      <w:r w:rsidR="00F71F97">
        <w:rPr>
          <w:rFonts w:ascii="Times New Roman" w:hAnsi="Times New Roman" w:cs="Times New Roman"/>
          <w:color w:val="231F20"/>
          <w:spacing w:val="-7"/>
          <w:sz w:val="24"/>
          <w:szCs w:val="24"/>
        </w:rPr>
        <w:t xml:space="preserve">pp. </w:t>
      </w:r>
      <w:r w:rsidR="00537F6A">
        <w:rPr>
          <w:rFonts w:ascii="Times New Roman" w:hAnsi="Times New Roman" w:cs="Times New Roman"/>
          <w:color w:val="231F20"/>
          <w:spacing w:val="-7"/>
          <w:sz w:val="24"/>
          <w:szCs w:val="24"/>
        </w:rPr>
        <w:t>X-X</w:t>
      </w:r>
      <w:r w:rsidR="0051499F" w:rsidRPr="007A1039">
        <w:rPr>
          <w:rFonts w:ascii="Times New Roman" w:hAnsi="Times New Roman" w:cs="Times New Roman"/>
          <w:color w:val="231F20"/>
          <w:spacing w:val="-7"/>
          <w:sz w:val="24"/>
          <w:szCs w:val="24"/>
        </w:rPr>
        <w:t xml:space="preserve">). </w:t>
      </w:r>
      <w:r w:rsidR="00212D56">
        <w:rPr>
          <w:rFonts w:ascii="Times New Roman" w:hAnsi="Times New Roman" w:cs="Times New Roman"/>
          <w:color w:val="231F20"/>
          <w:spacing w:val="-7"/>
          <w:sz w:val="24"/>
          <w:szCs w:val="24"/>
        </w:rPr>
        <w:t xml:space="preserve"> </w:t>
      </w:r>
      <w:r w:rsidR="008C4F33">
        <w:rPr>
          <w:rFonts w:ascii="Times New Roman" w:hAnsi="Times New Roman" w:cs="Times New Roman"/>
          <w:color w:val="231F20"/>
          <w:spacing w:val="-7"/>
          <w:sz w:val="24"/>
          <w:szCs w:val="24"/>
        </w:rPr>
        <w:t>T</w:t>
      </w:r>
      <w:r w:rsidR="00AE4370">
        <w:rPr>
          <w:rFonts w:ascii="Times New Roman" w:hAnsi="Times New Roman" w:cs="Times New Roman"/>
          <w:color w:val="231F20"/>
          <w:spacing w:val="-7"/>
          <w:sz w:val="24"/>
          <w:szCs w:val="24"/>
        </w:rPr>
        <w:t>o</w:t>
      </w:r>
      <w:r w:rsidR="00BB19E2">
        <w:rPr>
          <w:rFonts w:ascii="Times New Roman" w:hAnsi="Times New Roman" w:cs="Times New Roman"/>
          <w:color w:val="231F20"/>
          <w:spacing w:val="-7"/>
          <w:sz w:val="24"/>
          <w:szCs w:val="24"/>
        </w:rPr>
        <w:t xml:space="preserve"> encourage</w:t>
      </w:r>
      <w:r w:rsidR="00A01B67">
        <w:rPr>
          <w:rFonts w:ascii="Times New Roman" w:hAnsi="Times New Roman" w:cs="Times New Roman"/>
          <w:color w:val="231F20"/>
          <w:spacing w:val="-3"/>
          <w:sz w:val="24"/>
          <w:szCs w:val="24"/>
        </w:rPr>
        <w:t xml:space="preserve"> c</w:t>
      </w:r>
      <w:r w:rsidR="0051499F" w:rsidRPr="007A1039">
        <w:rPr>
          <w:rFonts w:ascii="Times New Roman" w:hAnsi="Times New Roman" w:cs="Times New Roman"/>
          <w:color w:val="231F20"/>
          <w:spacing w:val="-3"/>
          <w:sz w:val="24"/>
          <w:szCs w:val="24"/>
        </w:rPr>
        <w:t>ollaborat</w:t>
      </w:r>
      <w:r w:rsidR="008C4F33">
        <w:rPr>
          <w:rFonts w:ascii="Times New Roman" w:hAnsi="Times New Roman" w:cs="Times New Roman"/>
          <w:color w:val="231F20"/>
          <w:spacing w:val="-3"/>
          <w:sz w:val="24"/>
          <w:szCs w:val="24"/>
        </w:rPr>
        <w:t>ion and</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research</w:t>
      </w:r>
      <w:r w:rsidR="00AE4370">
        <w:rPr>
          <w:rFonts w:ascii="Times New Roman" w:hAnsi="Times New Roman" w:cs="Times New Roman"/>
          <w:color w:val="231F20"/>
          <w:spacing w:val="-3"/>
          <w:sz w:val="24"/>
          <w:szCs w:val="24"/>
        </w:rPr>
        <w:t>, they</w:t>
      </w:r>
      <w:r w:rsidR="0051499F" w:rsidRPr="007A1039">
        <w:rPr>
          <w:rFonts w:ascii="Times New Roman" w:hAnsi="Times New Roman" w:cs="Times New Roman"/>
          <w:color w:val="231F20"/>
          <w:spacing w:val="-3"/>
          <w:sz w:val="24"/>
          <w:szCs w:val="24"/>
        </w:rPr>
        <w:t xml:space="preserve"> added</w:t>
      </w:r>
      <w:r w:rsidR="00537F6A">
        <w:rPr>
          <w:rFonts w:ascii="Times New Roman" w:hAnsi="Times New Roman" w:cs="Times New Roman"/>
          <w:color w:val="231F20"/>
          <w:spacing w:val="-3"/>
          <w:sz w:val="24"/>
          <w:szCs w:val="24"/>
        </w:rPr>
        <w:t xml:space="preserve"> 2</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computers</w:t>
      </w:r>
      <w:r w:rsidR="00296418">
        <w:rPr>
          <w:rFonts w:ascii="Times New Roman" w:hAnsi="Times New Roman" w:cs="Times New Roman"/>
          <w:color w:val="231F20"/>
          <w:spacing w:val="-3"/>
          <w:sz w:val="24"/>
          <w:szCs w:val="24"/>
        </w:rPr>
        <w:t xml:space="preserve"> and </w:t>
      </w:r>
      <w:r w:rsidR="00537F6A">
        <w:rPr>
          <w:rFonts w:ascii="Times New Roman" w:hAnsi="Times New Roman" w:cs="Times New Roman"/>
          <w:color w:val="231F20"/>
          <w:spacing w:val="-3"/>
          <w:sz w:val="24"/>
          <w:szCs w:val="24"/>
        </w:rPr>
        <w:t>4</w:t>
      </w:r>
      <w:r w:rsidR="0051499F" w:rsidRPr="007A1039">
        <w:rPr>
          <w:rFonts w:ascii="Times New Roman" w:hAnsi="Times New Roman" w:cs="Times New Roman"/>
          <w:color w:val="231F20"/>
          <w:spacing w:val="-3"/>
          <w:sz w:val="24"/>
          <w:szCs w:val="24"/>
        </w:rPr>
        <w:t xml:space="preserve"> cameras </w:t>
      </w:r>
      <w:r w:rsidR="00537F6A">
        <w:rPr>
          <w:rFonts w:ascii="Times New Roman" w:hAnsi="Times New Roman" w:cs="Times New Roman"/>
          <w:color w:val="231F20"/>
          <w:spacing w:val="-3"/>
          <w:sz w:val="24"/>
          <w:szCs w:val="24"/>
        </w:rPr>
        <w:t>f</w:t>
      </w:r>
      <w:r w:rsidR="0051499F" w:rsidRPr="007A1039">
        <w:rPr>
          <w:rFonts w:ascii="Times New Roman" w:hAnsi="Times New Roman" w:cs="Times New Roman"/>
          <w:color w:val="231F20"/>
          <w:sz w:val="24"/>
          <w:szCs w:val="24"/>
        </w:rPr>
        <w:t>o</w:t>
      </w:r>
      <w:r w:rsidR="00537F6A">
        <w:rPr>
          <w:rFonts w:ascii="Times New Roman" w:hAnsi="Times New Roman" w:cs="Times New Roman"/>
          <w:color w:val="231F20"/>
          <w:sz w:val="24"/>
          <w:szCs w:val="24"/>
        </w:rPr>
        <w:t>r</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 xml:space="preserve">children </w:t>
      </w:r>
      <w:r w:rsidR="00537F6A">
        <w:rPr>
          <w:rFonts w:ascii="Times New Roman" w:hAnsi="Times New Roman" w:cs="Times New Roman"/>
          <w:color w:val="231F20"/>
          <w:spacing w:val="-3"/>
          <w:sz w:val="24"/>
          <w:szCs w:val="24"/>
        </w:rPr>
        <w:t>to</w:t>
      </w:r>
      <w:r w:rsidR="0051499F" w:rsidRPr="007A1039">
        <w:rPr>
          <w:rFonts w:ascii="Times New Roman" w:hAnsi="Times New Roman" w:cs="Times New Roman"/>
          <w:color w:val="231F20"/>
          <w:spacing w:val="-3"/>
          <w:sz w:val="24"/>
          <w:szCs w:val="24"/>
        </w:rPr>
        <w:t xml:space="preserve"> document</w:t>
      </w:r>
      <w:r w:rsidR="00296418">
        <w:rPr>
          <w:rFonts w:ascii="Times New Roman" w:hAnsi="Times New Roman" w:cs="Times New Roman"/>
          <w:color w:val="231F20"/>
          <w:spacing w:val="-3"/>
          <w:sz w:val="24"/>
          <w:szCs w:val="24"/>
        </w:rPr>
        <w:t xml:space="preserve"> what they saw</w:t>
      </w:r>
      <w:r w:rsidR="0051499F" w:rsidRPr="007A1039">
        <w:rPr>
          <w:rFonts w:ascii="Times New Roman" w:hAnsi="Times New Roman" w:cs="Times New Roman"/>
          <w:color w:val="231F20"/>
          <w:spacing w:val="-3"/>
          <w:sz w:val="24"/>
          <w:szCs w:val="24"/>
        </w:rPr>
        <w:t xml:space="preserve">, </w:t>
      </w:r>
      <w:r w:rsidR="0051499F" w:rsidRPr="007A1039">
        <w:rPr>
          <w:rFonts w:ascii="Times New Roman" w:hAnsi="Times New Roman" w:cs="Times New Roman"/>
          <w:color w:val="231F20"/>
          <w:sz w:val="24"/>
          <w:szCs w:val="24"/>
        </w:rPr>
        <w:t xml:space="preserve">and </w:t>
      </w:r>
      <w:r w:rsidR="0051499F" w:rsidRPr="007A1039">
        <w:rPr>
          <w:rFonts w:ascii="Times New Roman" w:hAnsi="Times New Roman" w:cs="Times New Roman"/>
          <w:color w:val="231F20"/>
          <w:spacing w:val="-3"/>
          <w:sz w:val="24"/>
          <w:szCs w:val="24"/>
        </w:rPr>
        <w:t xml:space="preserve">flash drives </w:t>
      </w:r>
      <w:r w:rsidR="0051499F" w:rsidRPr="007A1039">
        <w:rPr>
          <w:rFonts w:ascii="Times New Roman" w:hAnsi="Times New Roman" w:cs="Times New Roman"/>
          <w:color w:val="231F20"/>
          <w:sz w:val="24"/>
          <w:szCs w:val="24"/>
        </w:rPr>
        <w:t xml:space="preserve">for </w:t>
      </w:r>
      <w:r w:rsidR="0051499F" w:rsidRPr="007A1039">
        <w:rPr>
          <w:rFonts w:ascii="Times New Roman" w:hAnsi="Times New Roman" w:cs="Times New Roman"/>
          <w:color w:val="231F20"/>
          <w:spacing w:val="-3"/>
          <w:sz w:val="24"/>
          <w:szCs w:val="24"/>
        </w:rPr>
        <w:t xml:space="preserve">children </w:t>
      </w:r>
      <w:r w:rsidR="0051499F" w:rsidRPr="007A1039">
        <w:rPr>
          <w:rFonts w:ascii="Times New Roman" w:hAnsi="Times New Roman" w:cs="Times New Roman"/>
          <w:color w:val="231F20"/>
          <w:sz w:val="24"/>
          <w:szCs w:val="24"/>
        </w:rPr>
        <w:t xml:space="preserve">to </w:t>
      </w:r>
      <w:r w:rsidR="0051499F" w:rsidRPr="007A1039">
        <w:rPr>
          <w:rFonts w:ascii="Times New Roman" w:hAnsi="Times New Roman" w:cs="Times New Roman"/>
          <w:color w:val="231F20"/>
          <w:spacing w:val="-3"/>
          <w:sz w:val="24"/>
          <w:szCs w:val="24"/>
        </w:rPr>
        <w:t>organize</w:t>
      </w:r>
      <w:r w:rsidR="00D125CB">
        <w:rPr>
          <w:rFonts w:ascii="Times New Roman" w:hAnsi="Times New Roman" w:cs="Times New Roman"/>
          <w:color w:val="231F20"/>
          <w:spacing w:val="-3"/>
          <w:sz w:val="24"/>
          <w:szCs w:val="24"/>
        </w:rPr>
        <w:t>,</w:t>
      </w:r>
      <w:r w:rsidR="0051499F"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pacing w:val="-3"/>
          <w:sz w:val="24"/>
          <w:szCs w:val="24"/>
        </w:rPr>
        <w:t>store</w:t>
      </w:r>
      <w:r w:rsidR="00D125CB">
        <w:rPr>
          <w:rFonts w:ascii="Times New Roman" w:hAnsi="Times New Roman" w:cs="Times New Roman"/>
          <w:color w:val="231F20"/>
          <w:spacing w:val="-3"/>
          <w:sz w:val="24"/>
          <w:szCs w:val="24"/>
        </w:rPr>
        <w:t>, and share</w:t>
      </w:r>
      <w:r w:rsidR="0051499F" w:rsidRPr="007A1039">
        <w:rPr>
          <w:rFonts w:ascii="Times New Roman" w:hAnsi="Times New Roman" w:cs="Times New Roman"/>
          <w:color w:val="231F20"/>
          <w:spacing w:val="-3"/>
          <w:sz w:val="24"/>
          <w:szCs w:val="24"/>
        </w:rPr>
        <w:t xml:space="preserve"> the</w:t>
      </w:r>
      <w:r w:rsidR="00AE4370">
        <w:rPr>
          <w:rFonts w:ascii="Times New Roman" w:hAnsi="Times New Roman" w:cs="Times New Roman"/>
          <w:color w:val="231F20"/>
          <w:spacing w:val="-3"/>
          <w:sz w:val="24"/>
          <w:szCs w:val="24"/>
        </w:rPr>
        <w:t>ir</w:t>
      </w:r>
      <w:r w:rsidR="008F5E02">
        <w:rPr>
          <w:rFonts w:ascii="Times New Roman" w:hAnsi="Times New Roman" w:cs="Times New Roman"/>
          <w:color w:val="231F20"/>
          <w:spacing w:val="25"/>
          <w:sz w:val="24"/>
          <w:szCs w:val="24"/>
        </w:rPr>
        <w:t xml:space="preserve"> </w:t>
      </w:r>
      <w:r w:rsidR="0051499F" w:rsidRPr="007A1039">
        <w:rPr>
          <w:rFonts w:ascii="Times New Roman" w:hAnsi="Times New Roman" w:cs="Times New Roman"/>
          <w:color w:val="231F20"/>
          <w:spacing w:val="-6"/>
          <w:sz w:val="24"/>
          <w:szCs w:val="24"/>
        </w:rPr>
        <w:t>f</w:t>
      </w:r>
      <w:r w:rsidR="00AE4370">
        <w:rPr>
          <w:rFonts w:ascii="Times New Roman" w:hAnsi="Times New Roman" w:cs="Times New Roman"/>
          <w:color w:val="231F20"/>
          <w:spacing w:val="-6"/>
          <w:sz w:val="24"/>
          <w:szCs w:val="24"/>
        </w:rPr>
        <w:t>inds</w:t>
      </w:r>
      <w:r w:rsidR="00D125CB">
        <w:rPr>
          <w:rFonts w:ascii="Times New Roman" w:hAnsi="Times New Roman" w:cs="Times New Roman"/>
          <w:color w:val="231F20"/>
          <w:spacing w:val="-6"/>
          <w:sz w:val="24"/>
          <w:szCs w:val="24"/>
        </w:rPr>
        <w:t xml:space="preserve"> with others</w:t>
      </w:r>
      <w:r w:rsidR="0051499F" w:rsidRPr="007A1039">
        <w:rPr>
          <w:rFonts w:ascii="Times New Roman" w:hAnsi="Times New Roman" w:cs="Times New Roman"/>
          <w:color w:val="231F20"/>
          <w:spacing w:val="-6"/>
          <w:sz w:val="24"/>
          <w:szCs w:val="24"/>
        </w:rPr>
        <w:t>.</w:t>
      </w:r>
      <w:r w:rsidR="00B9066D">
        <w:rPr>
          <w:rFonts w:ascii="Times New Roman" w:hAnsi="Times New Roman" w:cs="Times New Roman"/>
          <w:color w:val="231F20"/>
          <w:spacing w:val="-6"/>
          <w:sz w:val="24"/>
          <w:szCs w:val="24"/>
        </w:rPr>
        <w:t xml:space="preserve"> </w:t>
      </w:r>
      <w:r w:rsidR="00320A60">
        <w:rPr>
          <w:rFonts w:ascii="Times New Roman" w:hAnsi="Times New Roman" w:cs="Times New Roman"/>
          <w:color w:val="231F20"/>
          <w:spacing w:val="-6"/>
          <w:sz w:val="24"/>
          <w:szCs w:val="24"/>
        </w:rPr>
        <w:t>C</w:t>
      </w:r>
      <w:r w:rsidR="00441EDD">
        <w:rPr>
          <w:rFonts w:ascii="Times New Roman" w:hAnsi="Times New Roman" w:cs="Times New Roman"/>
          <w:color w:val="231F20"/>
          <w:spacing w:val="-6"/>
          <w:sz w:val="24"/>
          <w:szCs w:val="24"/>
        </w:rPr>
        <w:t>hildren</w:t>
      </w:r>
      <w:r w:rsidR="00320A60">
        <w:rPr>
          <w:rFonts w:ascii="Times New Roman" w:hAnsi="Times New Roman" w:cs="Times New Roman"/>
          <w:color w:val="231F20"/>
          <w:spacing w:val="-6"/>
          <w:sz w:val="24"/>
          <w:szCs w:val="24"/>
        </w:rPr>
        <w:t xml:space="preserve">’s </w:t>
      </w:r>
      <w:r w:rsidR="00441EDD">
        <w:rPr>
          <w:rFonts w:ascii="Times New Roman" w:hAnsi="Times New Roman" w:cs="Times New Roman"/>
          <w:color w:val="231F20"/>
          <w:spacing w:val="-6"/>
          <w:sz w:val="24"/>
          <w:szCs w:val="24"/>
        </w:rPr>
        <w:t>research</w:t>
      </w:r>
      <w:r w:rsidR="00B9066D">
        <w:rPr>
          <w:rFonts w:ascii="Times New Roman" w:hAnsi="Times New Roman" w:cs="Times New Roman"/>
          <w:color w:val="231F20"/>
          <w:spacing w:val="-6"/>
          <w:sz w:val="24"/>
          <w:szCs w:val="24"/>
        </w:rPr>
        <w:t xml:space="preserve"> skills</w:t>
      </w:r>
      <w:r w:rsidR="00441EDD">
        <w:rPr>
          <w:rFonts w:ascii="Times New Roman" w:hAnsi="Times New Roman" w:cs="Times New Roman"/>
          <w:color w:val="231F20"/>
          <w:spacing w:val="-6"/>
          <w:sz w:val="24"/>
          <w:szCs w:val="24"/>
        </w:rPr>
        <w:t xml:space="preserve"> and facility </w:t>
      </w:r>
      <w:r w:rsidR="00CD58FD">
        <w:rPr>
          <w:rFonts w:ascii="Times New Roman" w:hAnsi="Times New Roman" w:cs="Times New Roman"/>
          <w:color w:val="231F20"/>
          <w:spacing w:val="-6"/>
          <w:sz w:val="24"/>
          <w:szCs w:val="24"/>
        </w:rPr>
        <w:t>using</w:t>
      </w:r>
      <w:r w:rsidR="00441EDD">
        <w:rPr>
          <w:rFonts w:ascii="Times New Roman" w:hAnsi="Times New Roman" w:cs="Times New Roman"/>
          <w:color w:val="231F20"/>
          <w:spacing w:val="-6"/>
          <w:sz w:val="24"/>
          <w:szCs w:val="24"/>
        </w:rPr>
        <w:t xml:space="preserve"> the we</w:t>
      </w:r>
      <w:r w:rsidR="00B9066D">
        <w:rPr>
          <w:rFonts w:ascii="Times New Roman" w:hAnsi="Times New Roman" w:cs="Times New Roman"/>
          <w:color w:val="231F20"/>
          <w:spacing w:val="-6"/>
          <w:sz w:val="24"/>
          <w:szCs w:val="24"/>
        </w:rPr>
        <w:t xml:space="preserve">b and </w:t>
      </w:r>
      <w:r w:rsidR="009B7638">
        <w:rPr>
          <w:rFonts w:ascii="Times New Roman" w:hAnsi="Times New Roman" w:cs="Times New Roman"/>
          <w:color w:val="231F20"/>
          <w:spacing w:val="-6"/>
          <w:sz w:val="24"/>
          <w:szCs w:val="24"/>
        </w:rPr>
        <w:t xml:space="preserve">electronic devices </w:t>
      </w:r>
      <w:r w:rsidR="009656D7">
        <w:rPr>
          <w:rFonts w:ascii="Times New Roman" w:hAnsi="Times New Roman" w:cs="Times New Roman"/>
          <w:color w:val="231F20"/>
          <w:spacing w:val="-6"/>
          <w:sz w:val="24"/>
          <w:szCs w:val="24"/>
        </w:rPr>
        <w:t>increased</w:t>
      </w:r>
      <w:r w:rsidR="00320A60">
        <w:rPr>
          <w:rFonts w:ascii="Times New Roman" w:hAnsi="Times New Roman" w:cs="Times New Roman"/>
          <w:color w:val="231F20"/>
          <w:spacing w:val="-6"/>
          <w:sz w:val="24"/>
          <w:szCs w:val="24"/>
        </w:rPr>
        <w:t xml:space="preserve"> as they studied evolution.</w:t>
      </w:r>
    </w:p>
    <w:p w14:paraId="3ED7F5F8" w14:textId="77777777" w:rsidR="00492732" w:rsidRDefault="00492732" w:rsidP="00492732">
      <w:pPr>
        <w:pStyle w:val="Heading8"/>
        <w:tabs>
          <w:tab w:val="left" w:pos="900"/>
        </w:tabs>
        <w:spacing w:before="1"/>
        <w:ind w:left="0" w:right="-270"/>
        <w:rPr>
          <w:rFonts w:ascii="Times New Roman" w:hAnsi="Times New Roman" w:cs="Times New Roman"/>
          <w:sz w:val="24"/>
          <w:szCs w:val="24"/>
        </w:rPr>
      </w:pPr>
      <w:bookmarkStart w:id="261" w:name="_Hlk36569729"/>
    </w:p>
    <w:p w14:paraId="0E0D7227" w14:textId="749AC14B" w:rsidR="004B2450" w:rsidRDefault="00886227" w:rsidP="00886227">
      <w:pPr>
        <w:pStyle w:val="Heading8"/>
        <w:tabs>
          <w:tab w:val="left" w:pos="900"/>
        </w:tabs>
        <w:spacing w:before="1"/>
        <w:ind w:left="0" w:right="-270"/>
        <w:jc w:val="center"/>
        <w:rPr>
          <w:rFonts w:ascii="Times New Roman" w:hAnsi="Times New Roman" w:cs="Times New Roman"/>
          <w:i w:val="0"/>
          <w:iCs/>
          <w:sz w:val="24"/>
          <w:szCs w:val="24"/>
        </w:rPr>
      </w:pPr>
      <w:r>
        <w:rPr>
          <w:rFonts w:ascii="Times New Roman" w:hAnsi="Times New Roman" w:cs="Times New Roman"/>
          <w:i w:val="0"/>
          <w:iCs/>
          <w:sz w:val="24"/>
          <w:szCs w:val="24"/>
        </w:rPr>
        <w:t xml:space="preserve">DAY ONE: </w:t>
      </w:r>
      <w:r w:rsidR="0051499F" w:rsidRPr="00815160">
        <w:rPr>
          <w:rFonts w:ascii="Times New Roman" w:hAnsi="Times New Roman" w:cs="Times New Roman"/>
          <w:i w:val="0"/>
          <w:iCs/>
          <w:sz w:val="24"/>
          <w:szCs w:val="24"/>
        </w:rPr>
        <w:t>September</w:t>
      </w:r>
      <w:r w:rsidR="001E2B65" w:rsidRPr="00815160">
        <w:rPr>
          <w:rFonts w:ascii="Times New Roman" w:hAnsi="Times New Roman" w:cs="Times New Roman"/>
          <w:i w:val="0"/>
          <w:iCs/>
          <w:sz w:val="24"/>
          <w:szCs w:val="24"/>
        </w:rPr>
        <w:t>,</w:t>
      </w:r>
      <w:r w:rsidR="0051499F" w:rsidRPr="00815160">
        <w:rPr>
          <w:rFonts w:ascii="Times New Roman" w:hAnsi="Times New Roman" w:cs="Times New Roman"/>
          <w:i w:val="0"/>
          <w:iCs/>
          <w:sz w:val="24"/>
          <w:szCs w:val="24"/>
        </w:rPr>
        <w:t xml:space="preserve"> Week Three, Monday</w:t>
      </w:r>
    </w:p>
    <w:p w14:paraId="37C62F63" w14:textId="77777777" w:rsidR="004B2450" w:rsidRDefault="004B2450" w:rsidP="00086E73">
      <w:pPr>
        <w:pStyle w:val="Heading8"/>
        <w:tabs>
          <w:tab w:val="left" w:pos="900"/>
        </w:tabs>
        <w:spacing w:before="1"/>
        <w:ind w:left="0" w:right="-270"/>
        <w:rPr>
          <w:rFonts w:ascii="Times New Roman" w:hAnsi="Times New Roman" w:cs="Times New Roman"/>
          <w:i w:val="0"/>
          <w:iCs/>
          <w:sz w:val="24"/>
          <w:szCs w:val="24"/>
        </w:rPr>
      </w:pPr>
    </w:p>
    <w:p w14:paraId="676DE1DE" w14:textId="18EF89E1" w:rsidR="00815160" w:rsidRPr="00086E73" w:rsidRDefault="008D0DC4" w:rsidP="00086E73">
      <w:pPr>
        <w:pStyle w:val="Heading8"/>
        <w:tabs>
          <w:tab w:val="left" w:pos="900"/>
        </w:tabs>
        <w:spacing w:before="1"/>
        <w:ind w:left="0" w:right="-270"/>
        <w:rPr>
          <w:rFonts w:ascii="Times New Roman" w:hAnsi="Times New Roman" w:cs="Times New Roman"/>
          <w:i w:val="0"/>
          <w:iCs/>
          <w:sz w:val="24"/>
          <w:szCs w:val="24"/>
        </w:rPr>
      </w:pPr>
      <w:r w:rsidRPr="008E3EAD">
        <w:rPr>
          <w:rFonts w:ascii="Times New Roman" w:hAnsi="Times New Roman" w:cs="Times New Roman"/>
          <w:b w:val="0"/>
          <w:bCs w:val="0"/>
          <w:i w:val="0"/>
          <w:iCs/>
          <w:sz w:val="24"/>
          <w:szCs w:val="24"/>
        </w:rPr>
        <w:t xml:space="preserve">The teachers </w:t>
      </w:r>
      <w:r w:rsidR="008E3EAD" w:rsidRPr="008E3EAD">
        <w:rPr>
          <w:rFonts w:ascii="Times New Roman" w:hAnsi="Times New Roman" w:cs="Times New Roman"/>
          <w:b w:val="0"/>
          <w:bCs w:val="0"/>
          <w:i w:val="0"/>
          <w:iCs/>
          <w:sz w:val="24"/>
          <w:szCs w:val="24"/>
        </w:rPr>
        <w:t>tested their ideas and materials</w:t>
      </w:r>
      <w:r w:rsidRPr="008E3EAD">
        <w:rPr>
          <w:rFonts w:ascii="Times New Roman" w:hAnsi="Times New Roman" w:cs="Times New Roman"/>
          <w:b w:val="0"/>
          <w:bCs w:val="0"/>
          <w:i w:val="0"/>
          <w:iCs/>
          <w:sz w:val="24"/>
          <w:szCs w:val="24"/>
        </w:rPr>
        <w:t xml:space="preserve"> with </w:t>
      </w:r>
      <w:r w:rsidR="00A84DB4">
        <w:rPr>
          <w:rFonts w:ascii="Times New Roman" w:hAnsi="Times New Roman" w:cs="Times New Roman"/>
          <w:b w:val="0"/>
          <w:bCs w:val="0"/>
          <w:i w:val="0"/>
          <w:iCs/>
          <w:sz w:val="24"/>
          <w:szCs w:val="24"/>
        </w:rPr>
        <w:t>7</w:t>
      </w:r>
      <w:r w:rsidR="00D0218B">
        <w:rPr>
          <w:rFonts w:ascii="Times New Roman" w:hAnsi="Times New Roman" w:cs="Times New Roman"/>
          <w:b w:val="0"/>
          <w:bCs w:val="0"/>
          <w:i w:val="0"/>
          <w:iCs/>
          <w:sz w:val="24"/>
          <w:szCs w:val="24"/>
        </w:rPr>
        <w:t xml:space="preserve">- </w:t>
      </w:r>
      <w:r w:rsidR="00A84DB4">
        <w:rPr>
          <w:rFonts w:ascii="Times New Roman" w:hAnsi="Times New Roman" w:cs="Times New Roman"/>
          <w:b w:val="0"/>
          <w:bCs w:val="0"/>
          <w:i w:val="0"/>
          <w:iCs/>
          <w:sz w:val="24"/>
          <w:szCs w:val="24"/>
        </w:rPr>
        <w:t>and</w:t>
      </w:r>
      <w:r w:rsidR="0048518C">
        <w:rPr>
          <w:rFonts w:ascii="Times New Roman" w:hAnsi="Times New Roman" w:cs="Times New Roman"/>
          <w:b w:val="0"/>
          <w:bCs w:val="0"/>
          <w:i w:val="0"/>
          <w:iCs/>
          <w:sz w:val="24"/>
          <w:szCs w:val="24"/>
        </w:rPr>
        <w:t xml:space="preserve"> 8-year-olds</w:t>
      </w:r>
      <w:r w:rsidRPr="008E3EAD">
        <w:rPr>
          <w:rFonts w:ascii="Times New Roman" w:hAnsi="Times New Roman" w:cs="Times New Roman"/>
          <w:b w:val="0"/>
          <w:bCs w:val="0"/>
          <w:i w:val="0"/>
          <w:iCs/>
          <w:color w:val="231F20"/>
          <w:w w:val="90"/>
          <w:sz w:val="24"/>
          <w:szCs w:val="24"/>
        </w:rPr>
        <w:t>.</w:t>
      </w:r>
      <w:r w:rsidR="0051499F" w:rsidRPr="008E3EAD">
        <w:rPr>
          <w:rFonts w:ascii="Times New Roman" w:hAnsi="Times New Roman" w:cs="Times New Roman"/>
          <w:b w:val="0"/>
          <w:bCs w:val="0"/>
          <w:i w:val="0"/>
          <w:iCs/>
          <w:color w:val="231F20"/>
          <w:sz w:val="24"/>
          <w:szCs w:val="24"/>
        </w:rPr>
        <w:t xml:space="preserve"> </w:t>
      </w:r>
      <w:r w:rsidRPr="008E3EAD">
        <w:rPr>
          <w:rFonts w:ascii="Times New Roman" w:hAnsi="Times New Roman" w:cs="Times New Roman"/>
          <w:b w:val="0"/>
          <w:bCs w:val="0"/>
          <w:i w:val="0"/>
          <w:iCs/>
          <w:color w:val="231F20"/>
          <w:sz w:val="24"/>
          <w:szCs w:val="24"/>
        </w:rPr>
        <w:t xml:space="preserve">New books </w:t>
      </w:r>
      <w:r w:rsidR="0051499F" w:rsidRPr="008E3EAD">
        <w:rPr>
          <w:rFonts w:ascii="Times New Roman" w:hAnsi="Times New Roman" w:cs="Times New Roman"/>
          <w:b w:val="0"/>
          <w:bCs w:val="0"/>
          <w:i w:val="0"/>
          <w:iCs/>
          <w:color w:val="231F20"/>
          <w:sz w:val="24"/>
          <w:szCs w:val="24"/>
        </w:rPr>
        <w:t>on evolution we</w:t>
      </w:r>
      <w:r w:rsidR="0051499F" w:rsidRPr="00A01B67">
        <w:rPr>
          <w:rFonts w:ascii="Times New Roman" w:hAnsi="Times New Roman" w:cs="Times New Roman"/>
          <w:b w:val="0"/>
          <w:i w:val="0"/>
          <w:color w:val="231F20"/>
          <w:sz w:val="24"/>
          <w:szCs w:val="24"/>
        </w:rPr>
        <w:t xml:space="preserve">re in </w:t>
      </w:r>
      <w:r w:rsidR="00F3145C">
        <w:rPr>
          <w:rFonts w:ascii="Times New Roman" w:hAnsi="Times New Roman" w:cs="Times New Roman"/>
          <w:b w:val="0"/>
          <w:i w:val="0"/>
          <w:color w:val="231F20"/>
          <w:sz w:val="24"/>
          <w:szCs w:val="24"/>
        </w:rPr>
        <w:t>the classroom</w:t>
      </w:r>
      <w:r w:rsidR="0051499F" w:rsidRPr="00A01B67">
        <w:rPr>
          <w:rFonts w:ascii="Times New Roman" w:hAnsi="Times New Roman" w:cs="Times New Roman"/>
          <w:b w:val="0"/>
          <w:i w:val="0"/>
          <w:color w:val="231F20"/>
          <w:sz w:val="24"/>
          <w:szCs w:val="24"/>
        </w:rPr>
        <w:t xml:space="preserve">. </w:t>
      </w:r>
      <w:r w:rsidR="008E3EAD">
        <w:rPr>
          <w:rFonts w:ascii="Times New Roman" w:hAnsi="Times New Roman" w:cs="Times New Roman"/>
          <w:b w:val="0"/>
          <w:i w:val="0"/>
          <w:color w:val="231F20"/>
          <w:sz w:val="24"/>
          <w:szCs w:val="24"/>
        </w:rPr>
        <w:t>They would introduce o</w:t>
      </w:r>
      <w:r w:rsidR="0051499F" w:rsidRPr="00A01B67">
        <w:rPr>
          <w:rFonts w:ascii="Times New Roman" w:hAnsi="Times New Roman" w:cs="Times New Roman"/>
          <w:b w:val="0"/>
          <w:i w:val="0"/>
          <w:color w:val="231F20"/>
          <w:sz w:val="24"/>
          <w:szCs w:val="24"/>
        </w:rPr>
        <w:t>ther new materials and electronics</w:t>
      </w:r>
      <w:r w:rsidR="00324EBB">
        <w:rPr>
          <w:rFonts w:ascii="Times New Roman" w:hAnsi="Times New Roman" w:cs="Times New Roman"/>
          <w:b w:val="0"/>
          <w:i w:val="0"/>
          <w:color w:val="231F20"/>
          <w:sz w:val="24"/>
          <w:szCs w:val="24"/>
        </w:rPr>
        <w:t xml:space="preserve"> gradually</w:t>
      </w:r>
      <w:r w:rsidR="0051499F" w:rsidRPr="00A01B67">
        <w:rPr>
          <w:rFonts w:ascii="Times New Roman" w:hAnsi="Times New Roman" w:cs="Times New Roman"/>
          <w:b w:val="0"/>
          <w:i w:val="0"/>
          <w:color w:val="231F20"/>
          <w:sz w:val="24"/>
          <w:szCs w:val="24"/>
        </w:rPr>
        <w:t>.</w:t>
      </w:r>
    </w:p>
    <w:p w14:paraId="6AC1913D" w14:textId="1EFAEF06" w:rsidR="0084154D" w:rsidRDefault="00815160" w:rsidP="0084154D">
      <w:pPr>
        <w:pStyle w:val="Heading8"/>
        <w:tabs>
          <w:tab w:val="left" w:pos="0"/>
        </w:tabs>
        <w:spacing w:before="1"/>
        <w:ind w:left="0" w:right="-270"/>
        <w:rPr>
          <w:rFonts w:ascii="Times New Roman" w:hAnsi="Times New Roman" w:cs="Times New Roman"/>
          <w:b w:val="0"/>
          <w:i w:val="0"/>
          <w:color w:val="231F20"/>
          <w:spacing w:val="-5"/>
          <w:sz w:val="24"/>
          <w:szCs w:val="24"/>
        </w:rPr>
      </w:pPr>
      <w:r>
        <w:rPr>
          <w:rFonts w:ascii="Times New Roman" w:hAnsi="Times New Roman" w:cs="Times New Roman"/>
          <w:b w:val="0"/>
          <w:i w:val="0"/>
          <w:color w:val="231F20"/>
          <w:sz w:val="24"/>
          <w:szCs w:val="24"/>
        </w:rPr>
        <w:tab/>
      </w:r>
      <w:r w:rsidRPr="00815160">
        <w:rPr>
          <w:rFonts w:ascii="Times New Roman" w:hAnsi="Times New Roman" w:cs="Times New Roman"/>
          <w:b w:val="0"/>
          <w:i w:val="0"/>
          <w:color w:val="231F20"/>
          <w:sz w:val="24"/>
          <w:szCs w:val="24"/>
        </w:rPr>
        <w:t>M</w:t>
      </w:r>
      <w:r w:rsidR="0051499F" w:rsidRPr="00815160">
        <w:rPr>
          <w:rFonts w:ascii="Times New Roman" w:hAnsi="Times New Roman" w:cs="Times New Roman"/>
          <w:b w:val="0"/>
          <w:i w:val="0"/>
          <w:color w:val="231F20"/>
          <w:spacing w:val="-4"/>
          <w:sz w:val="24"/>
          <w:szCs w:val="24"/>
        </w:rPr>
        <w:t xml:space="preserve">atthew </w:t>
      </w:r>
      <w:r w:rsidR="0051499F" w:rsidRPr="00815160">
        <w:rPr>
          <w:rFonts w:ascii="Times New Roman" w:hAnsi="Times New Roman" w:cs="Times New Roman"/>
          <w:b w:val="0"/>
          <w:i w:val="0"/>
          <w:color w:val="231F20"/>
          <w:spacing w:val="-3"/>
          <w:sz w:val="24"/>
          <w:szCs w:val="24"/>
        </w:rPr>
        <w:t>began</w:t>
      </w:r>
      <w:r>
        <w:rPr>
          <w:rFonts w:ascii="Times New Roman" w:hAnsi="Times New Roman" w:cs="Times New Roman"/>
          <w:b w:val="0"/>
          <w:i w:val="0"/>
          <w:color w:val="231F20"/>
          <w:spacing w:val="-3"/>
          <w:sz w:val="24"/>
          <w:szCs w:val="24"/>
        </w:rPr>
        <w:t xml:space="preserve"> with the full class at morning meeting</w:t>
      </w:r>
      <w:r w:rsidR="0051499F" w:rsidRPr="00815160">
        <w:rPr>
          <w:rFonts w:ascii="Times New Roman" w:hAnsi="Times New Roman" w:cs="Times New Roman"/>
          <w:b w:val="0"/>
          <w:i w:val="0"/>
          <w:color w:val="231F20"/>
          <w:spacing w:val="-3"/>
          <w:sz w:val="24"/>
          <w:szCs w:val="24"/>
        </w:rPr>
        <w:t xml:space="preserve">: </w:t>
      </w:r>
      <w:r w:rsidR="0051499F" w:rsidRPr="00815160">
        <w:rPr>
          <w:rFonts w:ascii="Times New Roman" w:hAnsi="Times New Roman" w:cs="Times New Roman"/>
          <w:b w:val="0"/>
          <w:i w:val="0"/>
          <w:color w:val="231F20"/>
          <w:spacing w:val="-7"/>
          <w:sz w:val="24"/>
          <w:szCs w:val="24"/>
        </w:rPr>
        <w:t xml:space="preserve">“We </w:t>
      </w:r>
      <w:r w:rsidR="0051499F" w:rsidRPr="00815160">
        <w:rPr>
          <w:rFonts w:ascii="Times New Roman" w:hAnsi="Times New Roman" w:cs="Times New Roman"/>
          <w:b w:val="0"/>
          <w:i w:val="0"/>
          <w:color w:val="231F20"/>
          <w:sz w:val="24"/>
          <w:szCs w:val="24"/>
        </w:rPr>
        <w:t xml:space="preserve">are </w:t>
      </w:r>
      <w:r w:rsidR="0051499F" w:rsidRPr="00815160">
        <w:rPr>
          <w:rFonts w:ascii="Times New Roman" w:hAnsi="Times New Roman" w:cs="Times New Roman"/>
          <w:b w:val="0"/>
          <w:i w:val="0"/>
          <w:color w:val="231F20"/>
          <w:spacing w:val="-4"/>
          <w:sz w:val="24"/>
          <w:szCs w:val="24"/>
        </w:rPr>
        <w:t xml:space="preserve">going </w:t>
      </w:r>
      <w:r w:rsidR="0051499F" w:rsidRPr="00815160">
        <w:rPr>
          <w:rFonts w:ascii="Times New Roman" w:hAnsi="Times New Roman" w:cs="Times New Roman"/>
          <w:b w:val="0"/>
          <w:i w:val="0"/>
          <w:color w:val="231F20"/>
          <w:spacing w:val="-3"/>
          <w:sz w:val="24"/>
          <w:szCs w:val="24"/>
        </w:rPr>
        <w:t xml:space="preserve">to </w:t>
      </w:r>
      <w:r w:rsidR="0051499F" w:rsidRPr="00815160">
        <w:rPr>
          <w:rFonts w:ascii="Times New Roman" w:hAnsi="Times New Roman" w:cs="Times New Roman"/>
          <w:b w:val="0"/>
          <w:i w:val="0"/>
          <w:color w:val="231F20"/>
          <w:spacing w:val="-6"/>
          <w:sz w:val="24"/>
          <w:szCs w:val="24"/>
        </w:rPr>
        <w:t xml:space="preserve">have </w:t>
      </w:r>
      <w:r w:rsidR="0051499F" w:rsidRPr="00815160">
        <w:rPr>
          <w:rFonts w:ascii="Times New Roman" w:hAnsi="Times New Roman" w:cs="Times New Roman"/>
          <w:b w:val="0"/>
          <w:i w:val="0"/>
          <w:color w:val="231F20"/>
          <w:sz w:val="24"/>
          <w:szCs w:val="24"/>
        </w:rPr>
        <w:t xml:space="preserve">a </w:t>
      </w:r>
      <w:r w:rsidR="0051499F" w:rsidRPr="00815160">
        <w:rPr>
          <w:rFonts w:ascii="Times New Roman" w:hAnsi="Times New Roman" w:cs="Times New Roman"/>
          <w:b w:val="0"/>
          <w:i w:val="0"/>
          <w:color w:val="231F20"/>
          <w:spacing w:val="-7"/>
          <w:sz w:val="24"/>
          <w:szCs w:val="24"/>
        </w:rPr>
        <w:t>conversation</w:t>
      </w:r>
      <w:r w:rsidR="00D0218B">
        <w:rPr>
          <w:rFonts w:ascii="Times New Roman" w:hAnsi="Times New Roman" w:cs="Times New Roman"/>
          <w:b w:val="0"/>
          <w:i w:val="0"/>
          <w:color w:val="231F20"/>
          <w:spacing w:val="-7"/>
          <w:sz w:val="24"/>
          <w:szCs w:val="24"/>
        </w:rPr>
        <w:t xml:space="preserve"> . . .”</w:t>
      </w:r>
      <w:r w:rsidR="0051499F" w:rsidRPr="00815160">
        <w:rPr>
          <w:rFonts w:ascii="Times New Roman" w:hAnsi="Times New Roman" w:cs="Times New Roman"/>
          <w:b w:val="0"/>
          <w:i w:val="0"/>
          <w:color w:val="231F20"/>
          <w:spacing w:val="-7"/>
          <w:sz w:val="24"/>
          <w:szCs w:val="24"/>
        </w:rPr>
        <w:t xml:space="preserve"> </w:t>
      </w:r>
      <w:r w:rsidR="0051499F" w:rsidRPr="00815160">
        <w:rPr>
          <w:rFonts w:ascii="Times New Roman" w:hAnsi="Times New Roman" w:cs="Times New Roman"/>
          <w:b w:val="0"/>
          <w:i w:val="0"/>
          <w:color w:val="231F20"/>
          <w:spacing w:val="-4"/>
          <w:sz w:val="24"/>
          <w:szCs w:val="24"/>
        </w:rPr>
        <w:t xml:space="preserve">paused for emphasis, </w:t>
      </w:r>
      <w:r w:rsidR="0051499F" w:rsidRPr="00815160">
        <w:rPr>
          <w:rFonts w:ascii="Times New Roman" w:hAnsi="Times New Roman" w:cs="Times New Roman"/>
          <w:b w:val="0"/>
          <w:i w:val="0"/>
          <w:color w:val="231F20"/>
          <w:spacing w:val="-3"/>
          <w:sz w:val="24"/>
          <w:szCs w:val="24"/>
        </w:rPr>
        <w:t xml:space="preserve">and </w:t>
      </w:r>
      <w:r w:rsidR="0051499F" w:rsidRPr="00815160">
        <w:rPr>
          <w:rFonts w:ascii="Times New Roman" w:hAnsi="Times New Roman" w:cs="Times New Roman"/>
          <w:b w:val="0"/>
          <w:i w:val="0"/>
          <w:color w:val="231F20"/>
          <w:spacing w:val="-4"/>
          <w:sz w:val="24"/>
          <w:szCs w:val="24"/>
        </w:rPr>
        <w:t xml:space="preserve">finished </w:t>
      </w:r>
      <w:r w:rsidR="0051499F" w:rsidRPr="00815160">
        <w:rPr>
          <w:rFonts w:ascii="Times New Roman" w:hAnsi="Times New Roman" w:cs="Times New Roman"/>
          <w:b w:val="0"/>
          <w:i w:val="0"/>
          <w:color w:val="231F20"/>
          <w:spacing w:val="-3"/>
          <w:sz w:val="24"/>
          <w:szCs w:val="24"/>
        </w:rPr>
        <w:t xml:space="preserve">the </w:t>
      </w:r>
      <w:r w:rsidR="0051499F" w:rsidRPr="00815160">
        <w:rPr>
          <w:rFonts w:ascii="Times New Roman" w:hAnsi="Times New Roman" w:cs="Times New Roman"/>
          <w:b w:val="0"/>
          <w:i w:val="0"/>
          <w:color w:val="231F20"/>
          <w:spacing w:val="-4"/>
          <w:sz w:val="24"/>
          <w:szCs w:val="24"/>
        </w:rPr>
        <w:t xml:space="preserve">sentence </w:t>
      </w:r>
      <w:r w:rsidR="0051499F" w:rsidRPr="00815160">
        <w:rPr>
          <w:rFonts w:ascii="Times New Roman" w:hAnsi="Times New Roman" w:cs="Times New Roman"/>
          <w:b w:val="0"/>
          <w:i w:val="0"/>
          <w:color w:val="231F20"/>
          <w:spacing w:val="-17"/>
          <w:sz w:val="24"/>
          <w:szCs w:val="24"/>
        </w:rPr>
        <w:t>“</w:t>
      </w:r>
      <w:r w:rsidR="00D0218B">
        <w:rPr>
          <w:rFonts w:ascii="Times New Roman" w:hAnsi="Times New Roman" w:cs="Times New Roman"/>
          <w:b w:val="0"/>
          <w:i w:val="0"/>
          <w:color w:val="231F20"/>
          <w:spacing w:val="-17"/>
          <w:sz w:val="24"/>
          <w:szCs w:val="24"/>
        </w:rPr>
        <w:t xml:space="preserve">. . . </w:t>
      </w:r>
      <w:r w:rsidR="0051499F" w:rsidRPr="00815160">
        <w:rPr>
          <w:rFonts w:ascii="Times New Roman" w:hAnsi="Times New Roman" w:cs="Times New Roman"/>
          <w:b w:val="0"/>
          <w:i w:val="0"/>
          <w:color w:val="231F20"/>
          <w:spacing w:val="-17"/>
          <w:sz w:val="24"/>
          <w:szCs w:val="24"/>
        </w:rPr>
        <w:t xml:space="preserve"> </w:t>
      </w:r>
      <w:r w:rsidR="0051499F" w:rsidRPr="00815160">
        <w:rPr>
          <w:rFonts w:ascii="Times New Roman" w:hAnsi="Times New Roman" w:cs="Times New Roman"/>
          <w:b w:val="0"/>
          <w:i w:val="0"/>
          <w:color w:val="231F20"/>
          <w:spacing w:val="-4"/>
          <w:sz w:val="24"/>
          <w:szCs w:val="24"/>
        </w:rPr>
        <w:t xml:space="preserve">about </w:t>
      </w:r>
      <w:r w:rsidR="0051499F" w:rsidRPr="00595FCC">
        <w:rPr>
          <w:rFonts w:ascii="Times New Roman" w:hAnsi="Times New Roman" w:cs="Times New Roman"/>
          <w:b w:val="0"/>
          <w:iCs/>
          <w:color w:val="231F20"/>
          <w:spacing w:val="-6"/>
          <w:sz w:val="24"/>
          <w:szCs w:val="24"/>
        </w:rPr>
        <w:t>evolution</w:t>
      </w:r>
      <w:r w:rsidR="0051499F" w:rsidRPr="00815160">
        <w:rPr>
          <w:rFonts w:ascii="Times New Roman" w:hAnsi="Times New Roman" w:cs="Times New Roman"/>
          <w:b w:val="0"/>
          <w:i w:val="0"/>
          <w:color w:val="231F20"/>
          <w:spacing w:val="-6"/>
          <w:sz w:val="24"/>
          <w:szCs w:val="24"/>
        </w:rPr>
        <w:t xml:space="preserve">.” </w:t>
      </w:r>
      <w:r w:rsidR="0051499F" w:rsidRPr="00815160">
        <w:rPr>
          <w:rFonts w:ascii="Times New Roman" w:hAnsi="Times New Roman" w:cs="Times New Roman"/>
          <w:b w:val="0"/>
          <w:i w:val="0"/>
          <w:color w:val="231F20"/>
          <w:spacing w:val="-4"/>
          <w:sz w:val="24"/>
          <w:szCs w:val="24"/>
        </w:rPr>
        <w:t xml:space="preserve">Then asked: </w:t>
      </w:r>
      <w:r w:rsidR="0051499F" w:rsidRPr="00815160">
        <w:rPr>
          <w:rFonts w:ascii="Times New Roman" w:hAnsi="Times New Roman" w:cs="Times New Roman"/>
          <w:b w:val="0"/>
          <w:i w:val="0"/>
          <w:color w:val="231F20"/>
          <w:spacing w:val="-3"/>
          <w:sz w:val="24"/>
          <w:szCs w:val="24"/>
        </w:rPr>
        <w:t>“</w:t>
      </w:r>
      <w:r w:rsidR="0051499F" w:rsidRPr="00FA5680">
        <w:rPr>
          <w:rFonts w:ascii="Times New Roman" w:hAnsi="Times New Roman" w:cs="Times New Roman"/>
          <w:b w:val="0"/>
          <w:iCs/>
          <w:color w:val="231F20"/>
          <w:spacing w:val="-3"/>
          <w:sz w:val="24"/>
          <w:szCs w:val="24"/>
        </w:rPr>
        <w:t>What</w:t>
      </w:r>
      <w:r w:rsidR="0051499F" w:rsidRPr="00815160">
        <w:rPr>
          <w:rFonts w:ascii="Times New Roman" w:hAnsi="Times New Roman" w:cs="Times New Roman"/>
          <w:b w:val="0"/>
          <w:i w:val="0"/>
          <w:color w:val="231F20"/>
          <w:spacing w:val="-3"/>
          <w:sz w:val="24"/>
          <w:szCs w:val="24"/>
        </w:rPr>
        <w:t xml:space="preserve"> </w:t>
      </w:r>
      <w:r w:rsidR="00B714C0" w:rsidRPr="00815160">
        <w:rPr>
          <w:rFonts w:ascii="Times New Roman" w:hAnsi="Times New Roman" w:cs="Times New Roman"/>
          <w:b w:val="0"/>
          <w:i w:val="0"/>
          <w:color w:val="231F20"/>
          <w:spacing w:val="-3"/>
          <w:sz w:val="24"/>
          <w:szCs w:val="24"/>
        </w:rPr>
        <w:t>is</w:t>
      </w:r>
      <w:r w:rsidR="0051499F" w:rsidRPr="00815160">
        <w:rPr>
          <w:rFonts w:ascii="Times New Roman" w:hAnsi="Times New Roman" w:cs="Times New Roman"/>
          <w:b w:val="0"/>
          <w:i w:val="0"/>
          <w:color w:val="231F20"/>
          <w:sz w:val="24"/>
          <w:szCs w:val="24"/>
        </w:rPr>
        <w:t xml:space="preserve"> </w:t>
      </w:r>
      <w:r w:rsidR="0051499F" w:rsidRPr="00815160">
        <w:rPr>
          <w:rFonts w:ascii="Times New Roman" w:hAnsi="Times New Roman" w:cs="Times New Roman"/>
          <w:b w:val="0"/>
          <w:i w:val="0"/>
          <w:color w:val="231F20"/>
          <w:spacing w:val="-5"/>
          <w:sz w:val="24"/>
          <w:szCs w:val="24"/>
        </w:rPr>
        <w:t xml:space="preserve">evolution?” </w:t>
      </w:r>
    </w:p>
    <w:p w14:paraId="2E082A79" w14:textId="784A9AA1" w:rsidR="0051499F" w:rsidRPr="0084154D" w:rsidRDefault="0084154D" w:rsidP="0084154D">
      <w:pPr>
        <w:pStyle w:val="Heading8"/>
        <w:tabs>
          <w:tab w:val="left" w:pos="0"/>
        </w:tabs>
        <w:spacing w:before="1"/>
        <w:ind w:left="0" w:right="-270"/>
        <w:rPr>
          <w:rFonts w:ascii="Times New Roman" w:hAnsi="Times New Roman" w:cs="Times New Roman"/>
          <w:b w:val="0"/>
          <w:bCs w:val="0"/>
          <w:sz w:val="24"/>
          <w:szCs w:val="24"/>
        </w:rPr>
      </w:pPr>
      <w:r>
        <w:rPr>
          <w:rFonts w:ascii="Times New Roman" w:hAnsi="Times New Roman" w:cs="Times New Roman"/>
          <w:b w:val="0"/>
          <w:i w:val="0"/>
          <w:color w:val="231F20"/>
          <w:spacing w:val="-5"/>
          <w:sz w:val="24"/>
          <w:szCs w:val="24"/>
        </w:rPr>
        <w:tab/>
      </w:r>
      <w:r w:rsidR="0051499F" w:rsidRPr="0084154D">
        <w:rPr>
          <w:rFonts w:ascii="Times New Roman" w:hAnsi="Times New Roman" w:cs="Times New Roman"/>
          <w:b w:val="0"/>
          <w:bCs w:val="0"/>
          <w:color w:val="231F20"/>
          <w:spacing w:val="-3"/>
          <w:sz w:val="24"/>
          <w:szCs w:val="24"/>
        </w:rPr>
        <w:t xml:space="preserve">Children </w:t>
      </w:r>
      <w:r w:rsidR="0051499F" w:rsidRPr="0084154D">
        <w:rPr>
          <w:rFonts w:ascii="Times New Roman" w:hAnsi="Times New Roman" w:cs="Times New Roman"/>
          <w:b w:val="0"/>
          <w:bCs w:val="0"/>
          <w:color w:val="231F20"/>
          <w:sz w:val="24"/>
          <w:szCs w:val="24"/>
        </w:rPr>
        <w:t xml:space="preserve">returning </w:t>
      </w:r>
      <w:r w:rsidR="0051499F" w:rsidRPr="0084154D">
        <w:rPr>
          <w:rFonts w:ascii="Times New Roman" w:hAnsi="Times New Roman" w:cs="Times New Roman"/>
          <w:b w:val="0"/>
          <w:bCs w:val="0"/>
          <w:color w:val="231F20"/>
          <w:spacing w:val="-3"/>
          <w:sz w:val="24"/>
          <w:szCs w:val="24"/>
        </w:rPr>
        <w:t xml:space="preserve">from </w:t>
      </w:r>
      <w:r w:rsidR="0051499F" w:rsidRPr="0084154D">
        <w:rPr>
          <w:rFonts w:ascii="Times New Roman" w:hAnsi="Times New Roman" w:cs="Times New Roman"/>
          <w:b w:val="0"/>
          <w:bCs w:val="0"/>
          <w:color w:val="231F20"/>
          <w:spacing w:val="-5"/>
          <w:sz w:val="24"/>
          <w:szCs w:val="24"/>
        </w:rPr>
        <w:t xml:space="preserve">prior </w:t>
      </w:r>
      <w:r w:rsidR="0051499F" w:rsidRPr="0084154D">
        <w:rPr>
          <w:rFonts w:ascii="Times New Roman" w:hAnsi="Times New Roman" w:cs="Times New Roman"/>
          <w:b w:val="0"/>
          <w:bCs w:val="0"/>
          <w:color w:val="231F20"/>
          <w:spacing w:val="-4"/>
          <w:sz w:val="24"/>
          <w:szCs w:val="24"/>
        </w:rPr>
        <w:t>years</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knew</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rules:</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Raise</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your</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speak.</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8"/>
          <w:sz w:val="24"/>
          <w:szCs w:val="24"/>
        </w:rPr>
        <w:t>Don’t</w:t>
      </w:r>
      <w:r w:rsidR="0051499F" w:rsidRPr="0084154D">
        <w:rPr>
          <w:rFonts w:ascii="Times New Roman" w:hAnsi="Times New Roman" w:cs="Times New Roman"/>
          <w:b w:val="0"/>
          <w:bCs w:val="0"/>
          <w:color w:val="231F20"/>
          <w:spacing w:val="-9"/>
          <w:sz w:val="24"/>
          <w:szCs w:val="24"/>
        </w:rPr>
        <w:t xml:space="preserve"> </w:t>
      </w:r>
      <w:r w:rsidR="0051499F" w:rsidRPr="0084154D">
        <w:rPr>
          <w:rFonts w:ascii="Times New Roman" w:hAnsi="Times New Roman" w:cs="Times New Roman"/>
          <w:b w:val="0"/>
          <w:bCs w:val="0"/>
          <w:color w:val="231F20"/>
          <w:spacing w:val="-4"/>
          <w:sz w:val="24"/>
          <w:szCs w:val="24"/>
        </w:rPr>
        <w:t xml:space="preserve">interrupt. </w:t>
      </w:r>
      <w:r w:rsidR="0051499F" w:rsidRPr="0084154D">
        <w:rPr>
          <w:rFonts w:ascii="Times New Roman" w:hAnsi="Times New Roman" w:cs="Times New Roman"/>
          <w:b w:val="0"/>
          <w:bCs w:val="0"/>
          <w:color w:val="231F20"/>
          <w:spacing w:val="-3"/>
          <w:sz w:val="24"/>
          <w:szCs w:val="24"/>
        </w:rPr>
        <w:t>Stick</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3"/>
          <w:sz w:val="24"/>
          <w:szCs w:val="24"/>
        </w:rPr>
        <w:t>to</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the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pacing w:val="-6"/>
          <w:sz w:val="24"/>
          <w:szCs w:val="24"/>
        </w:rPr>
        <w:t>topic.</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pacing w:val="-6"/>
          <w:sz w:val="24"/>
          <w:szCs w:val="24"/>
        </w:rPr>
        <w:t>Everyone</w:t>
      </w:r>
      <w:r w:rsidR="0051499F" w:rsidRPr="0084154D">
        <w:rPr>
          <w:rFonts w:ascii="Times New Roman" w:hAnsi="Times New Roman" w:cs="Times New Roman"/>
          <w:b w:val="0"/>
          <w:bCs w:val="0"/>
          <w:color w:val="231F20"/>
          <w:spacing w:val="-7"/>
          <w:sz w:val="24"/>
          <w:szCs w:val="24"/>
        </w:rPr>
        <w:t xml:space="preserve"> </w:t>
      </w:r>
      <w:r w:rsidR="00671181">
        <w:rPr>
          <w:rFonts w:ascii="Times New Roman" w:hAnsi="Times New Roman" w:cs="Times New Roman"/>
          <w:b w:val="0"/>
          <w:bCs w:val="0"/>
          <w:color w:val="231F20"/>
          <w:spacing w:val="-7"/>
          <w:sz w:val="24"/>
          <w:szCs w:val="24"/>
        </w:rPr>
        <w:t xml:space="preserve">who </w:t>
      </w:r>
      <w:r w:rsidR="0051499F" w:rsidRPr="0084154D">
        <w:rPr>
          <w:rFonts w:ascii="Times New Roman" w:hAnsi="Times New Roman" w:cs="Times New Roman"/>
          <w:b w:val="0"/>
          <w:bCs w:val="0"/>
          <w:color w:val="231F20"/>
          <w:spacing w:val="-3"/>
          <w:sz w:val="24"/>
          <w:szCs w:val="24"/>
        </w:rPr>
        <w:t>rais</w:t>
      </w:r>
      <w:r w:rsidR="00671181">
        <w:rPr>
          <w:rFonts w:ascii="Times New Roman" w:hAnsi="Times New Roman" w:cs="Times New Roman"/>
          <w:b w:val="0"/>
          <w:bCs w:val="0"/>
          <w:color w:val="231F20"/>
          <w:spacing w:val="-3"/>
          <w:sz w:val="24"/>
          <w:szCs w:val="24"/>
        </w:rPr>
        <w:t>es</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hand</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will</w:t>
      </w:r>
      <w:r w:rsidR="0051499F" w:rsidRPr="0084154D">
        <w:rPr>
          <w:rFonts w:ascii="Times New Roman" w:hAnsi="Times New Roman" w:cs="Times New Roman"/>
          <w:b w:val="0"/>
          <w:bCs w:val="0"/>
          <w:color w:val="231F20"/>
          <w:spacing w:val="-4"/>
          <w:sz w:val="24"/>
          <w:szCs w:val="24"/>
        </w:rPr>
        <w:t xml:space="preserve"> </w:t>
      </w:r>
      <w:r w:rsidR="0051499F" w:rsidRPr="0084154D">
        <w:rPr>
          <w:rFonts w:ascii="Times New Roman" w:hAnsi="Times New Roman" w:cs="Times New Roman"/>
          <w:b w:val="0"/>
          <w:bCs w:val="0"/>
          <w:color w:val="231F20"/>
          <w:spacing w:val="-6"/>
          <w:sz w:val="24"/>
          <w:szCs w:val="24"/>
        </w:rPr>
        <w:t>have</w:t>
      </w:r>
      <w:r w:rsidR="0051499F" w:rsidRPr="0084154D">
        <w:rPr>
          <w:rFonts w:ascii="Times New Roman" w:hAnsi="Times New Roman" w:cs="Times New Roman"/>
          <w:b w:val="0"/>
          <w:bCs w:val="0"/>
          <w:color w:val="231F20"/>
          <w:spacing w:val="-7"/>
          <w:sz w:val="24"/>
          <w:szCs w:val="24"/>
        </w:rPr>
        <w:t xml:space="preserve"> </w:t>
      </w:r>
      <w:r w:rsidR="0051499F" w:rsidRPr="0084154D">
        <w:rPr>
          <w:rFonts w:ascii="Times New Roman" w:hAnsi="Times New Roman" w:cs="Times New Roman"/>
          <w:b w:val="0"/>
          <w:bCs w:val="0"/>
          <w:color w:val="231F20"/>
          <w:sz w:val="24"/>
          <w:szCs w:val="24"/>
        </w:rPr>
        <w:t>a</w:t>
      </w:r>
      <w:r w:rsidR="0051499F" w:rsidRPr="0084154D">
        <w:rPr>
          <w:rFonts w:ascii="Times New Roman" w:hAnsi="Times New Roman" w:cs="Times New Roman"/>
          <w:b w:val="0"/>
          <w:bCs w:val="0"/>
          <w:color w:val="231F20"/>
          <w:spacing w:val="-8"/>
          <w:sz w:val="24"/>
          <w:szCs w:val="24"/>
        </w:rPr>
        <w:t xml:space="preserve"> </w:t>
      </w:r>
      <w:r w:rsidR="0051499F" w:rsidRPr="0084154D">
        <w:rPr>
          <w:rFonts w:ascii="Times New Roman" w:hAnsi="Times New Roman" w:cs="Times New Roman"/>
          <w:b w:val="0"/>
          <w:bCs w:val="0"/>
          <w:color w:val="231F20"/>
          <w:sz w:val="24"/>
          <w:szCs w:val="24"/>
        </w:rPr>
        <w:t>turn.</w:t>
      </w:r>
    </w:p>
    <w:p w14:paraId="63EE033F" w14:textId="4EC69927" w:rsidR="00A01B67" w:rsidRDefault="0050335B"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Ricardo</w:t>
      </w:r>
      <w:r w:rsidR="0051499F" w:rsidRPr="007A1039">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7</w:t>
      </w:r>
      <w:r w:rsidR="0051499F"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2</w:t>
      </w:r>
      <w:r w:rsidR="0051499F" w:rsidRPr="007A1039">
        <w:rPr>
          <w:rFonts w:ascii="Times New Roman" w:hAnsi="Times New Roman" w:cs="Times New Roman"/>
          <w:color w:val="231F20"/>
          <w:sz w:val="24"/>
          <w:szCs w:val="24"/>
        </w:rPr>
        <w:t xml:space="preserve">, very assured: “Those doors that keep turning around.” </w:t>
      </w:r>
    </w:p>
    <w:p w14:paraId="0A523602" w14:textId="03FB9EEF" w:rsidR="0051499F" w:rsidRDefault="0051499F" w:rsidP="00104EE3">
      <w:pPr>
        <w:pStyle w:val="BodyText"/>
        <w:tabs>
          <w:tab w:val="left" w:pos="900"/>
        </w:tabs>
        <w:spacing w:before="5" w:line="228" w:lineRule="auto"/>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Janine,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0</w:t>
      </w:r>
      <w:r w:rsidRPr="007A1039">
        <w:rPr>
          <w:rFonts w:ascii="Times New Roman" w:hAnsi="Times New Roman" w:cs="Times New Roman"/>
          <w:color w:val="231F20"/>
          <w:sz w:val="24"/>
          <w:szCs w:val="24"/>
        </w:rPr>
        <w:t>, explaining: “Yeah, you push and turn.”</w:t>
      </w:r>
    </w:p>
    <w:p w14:paraId="670CEABF" w14:textId="72CFEF91" w:rsidR="002306B5" w:rsidRPr="007A1039" w:rsidRDefault="002306B5" w:rsidP="00104EE3">
      <w:pPr>
        <w:pStyle w:val="BodyText"/>
        <w:tabs>
          <w:tab w:val="left" w:pos="900"/>
        </w:tabs>
        <w:spacing w:before="5" w:line="228" w:lineRule="auto"/>
        <w:ind w:left="90" w:right="-270" w:firstLine="720"/>
        <w:rPr>
          <w:rFonts w:ascii="Times New Roman" w:hAnsi="Times New Roman" w:cs="Times New Roman"/>
          <w:sz w:val="24"/>
          <w:szCs w:val="24"/>
        </w:rPr>
      </w:pPr>
      <w:r>
        <w:rPr>
          <w:rFonts w:ascii="Times New Roman" w:hAnsi="Times New Roman" w:cs="Times New Roman"/>
          <w:color w:val="231F20"/>
          <w:sz w:val="24"/>
          <w:szCs w:val="24"/>
        </w:rPr>
        <w:t>Alex, demonstrating, arms straight out and pushing: “Like this!”</w:t>
      </w:r>
    </w:p>
    <w:p w14:paraId="729FA96A" w14:textId="3916ED7E" w:rsidR="0051499F" w:rsidRPr="007A1039" w:rsidRDefault="0051499F" w:rsidP="00104EE3">
      <w:pPr>
        <w:pStyle w:val="BodyText"/>
        <w:tabs>
          <w:tab w:val="left" w:pos="900"/>
        </w:tabs>
        <w:spacing w:line="270"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Jamie, </w:t>
      </w:r>
      <w:r w:rsidR="00A2353D">
        <w:rPr>
          <w:rFonts w:ascii="Times New Roman" w:hAnsi="Times New Roman" w:cs="Times New Roman"/>
          <w:color w:val="231F20"/>
          <w:sz w:val="24"/>
          <w:szCs w:val="24"/>
        </w:rPr>
        <w:t>6.9</w:t>
      </w:r>
      <w:r w:rsidRPr="007A1039">
        <w:rPr>
          <w:rFonts w:ascii="Times New Roman" w:hAnsi="Times New Roman" w:cs="Times New Roman"/>
          <w:color w:val="231F20"/>
          <w:sz w:val="24"/>
          <w:szCs w:val="24"/>
        </w:rPr>
        <w:t>: “I know! An evolver. To shoot bad guys!”</w:t>
      </w:r>
    </w:p>
    <w:p w14:paraId="12E86948" w14:textId="5B6556FC" w:rsidR="00047785" w:rsidRDefault="0051499F" w:rsidP="00825B5C">
      <w:pPr>
        <w:pStyle w:val="BodyText"/>
        <w:spacing w:before="4" w:line="228" w:lineRule="auto"/>
        <w:ind w:left="810" w:right="-270"/>
        <w:rPr>
          <w:rFonts w:ascii="Times New Roman" w:hAnsi="Times New Roman" w:cs="Times New Roman"/>
          <w:color w:val="231F20"/>
          <w:sz w:val="24"/>
          <w:szCs w:val="24"/>
        </w:rPr>
      </w:pPr>
      <w:r w:rsidRPr="007A1039">
        <w:rPr>
          <w:rFonts w:ascii="Times New Roman" w:hAnsi="Times New Roman" w:cs="Times New Roman"/>
          <w:color w:val="231F20"/>
          <w:spacing w:val="-6"/>
          <w:sz w:val="24"/>
          <w:szCs w:val="24"/>
        </w:rPr>
        <w:t xml:space="preserve">Todd, </w:t>
      </w:r>
      <w:r w:rsidR="00A2353D">
        <w:rPr>
          <w:rFonts w:ascii="Times New Roman" w:hAnsi="Times New Roman" w:cs="Times New Roman"/>
          <w:color w:val="231F20"/>
          <w:spacing w:val="-6"/>
          <w:sz w:val="24"/>
          <w:szCs w:val="24"/>
        </w:rPr>
        <w:t>7.8</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 xml:space="preserve">a reader: </w:t>
      </w:r>
      <w:r w:rsidRPr="007A1039">
        <w:rPr>
          <w:rFonts w:ascii="Times New Roman" w:hAnsi="Times New Roman" w:cs="Times New Roman"/>
          <w:color w:val="231F20"/>
          <w:spacing w:val="-7"/>
          <w:sz w:val="24"/>
          <w:szCs w:val="24"/>
        </w:rPr>
        <w:t xml:space="preserve">“Hey, </w:t>
      </w:r>
      <w:r w:rsidRPr="007A1039">
        <w:rPr>
          <w:rFonts w:ascii="Times New Roman" w:hAnsi="Times New Roman" w:cs="Times New Roman"/>
          <w:color w:val="231F20"/>
          <w:sz w:val="24"/>
          <w:szCs w:val="24"/>
        </w:rPr>
        <w:t xml:space="preserve">guys! </w:t>
      </w:r>
      <w:r w:rsidRPr="007A1039">
        <w:rPr>
          <w:rFonts w:ascii="Times New Roman" w:hAnsi="Times New Roman" w:cs="Times New Roman"/>
          <w:color w:val="231F20"/>
          <w:spacing w:val="-8"/>
          <w:sz w:val="24"/>
          <w:szCs w:val="24"/>
        </w:rPr>
        <w:t xml:space="preserve">You’re </w:t>
      </w:r>
      <w:r w:rsidRPr="007A1039">
        <w:rPr>
          <w:rFonts w:ascii="Times New Roman" w:hAnsi="Times New Roman" w:cs="Times New Roman"/>
          <w:color w:val="231F20"/>
          <w:sz w:val="24"/>
          <w:szCs w:val="24"/>
        </w:rPr>
        <w:t xml:space="preserve">mixed up! </w:t>
      </w:r>
      <w:r w:rsidR="00602FA4">
        <w:rPr>
          <w:rFonts w:ascii="Times New Roman" w:hAnsi="Times New Roman" w:cs="Times New Roman"/>
          <w:color w:val="231F20"/>
          <w:sz w:val="24"/>
          <w:szCs w:val="24"/>
        </w:rPr>
        <w:t xml:space="preserve">Matthew </w:t>
      </w:r>
      <w:r w:rsidRPr="007A1039">
        <w:rPr>
          <w:rFonts w:ascii="Times New Roman" w:hAnsi="Times New Roman" w:cs="Times New Roman"/>
          <w:color w:val="231F20"/>
          <w:sz w:val="24"/>
          <w:szCs w:val="24"/>
        </w:rPr>
        <w:t xml:space="preserve">said </w:t>
      </w:r>
      <w:r w:rsidRPr="007A1039">
        <w:rPr>
          <w:rFonts w:ascii="Times New Roman" w:hAnsi="Times New Roman" w:cs="Times New Roman"/>
          <w:color w:val="231F20"/>
          <w:spacing w:val="-6"/>
          <w:sz w:val="24"/>
          <w:szCs w:val="24"/>
        </w:rPr>
        <w:t>‘</w:t>
      </w:r>
      <w:r w:rsidRPr="007A1039">
        <w:rPr>
          <w:rFonts w:ascii="Times New Roman" w:hAnsi="Times New Roman" w:cs="Times New Roman"/>
          <w:i/>
          <w:color w:val="231F20"/>
          <w:spacing w:val="-6"/>
          <w:sz w:val="24"/>
          <w:szCs w:val="24"/>
        </w:rPr>
        <w:t>eee</w:t>
      </w:r>
      <w:r w:rsidRPr="007A1039">
        <w:rPr>
          <w:rFonts w:ascii="Times New Roman" w:hAnsi="Times New Roman" w:cs="Times New Roman"/>
          <w:color w:val="231F20"/>
          <w:spacing w:val="-6"/>
          <w:sz w:val="24"/>
          <w:szCs w:val="24"/>
        </w:rPr>
        <w:t xml:space="preserve">volve,’ </w:t>
      </w:r>
      <w:r w:rsidRPr="007A1039">
        <w:rPr>
          <w:rFonts w:ascii="Times New Roman" w:hAnsi="Times New Roman" w:cs="Times New Roman"/>
          <w:color w:val="231F20"/>
          <w:sz w:val="24"/>
          <w:szCs w:val="24"/>
        </w:rPr>
        <w:t xml:space="preserve">not </w:t>
      </w:r>
      <w:r w:rsidR="00A448A4">
        <w:rPr>
          <w:rFonts w:ascii="Times New Roman" w:hAnsi="Times New Roman" w:cs="Times New Roman"/>
          <w:color w:val="231F20"/>
          <w:spacing w:val="-3"/>
          <w:sz w:val="24"/>
          <w:szCs w:val="24"/>
        </w:rPr>
        <w:tab/>
      </w:r>
      <w:r w:rsidR="00825B5C">
        <w:rPr>
          <w:rFonts w:ascii="Times New Roman" w:hAnsi="Times New Roman" w:cs="Times New Roman"/>
          <w:color w:val="231F20"/>
          <w:spacing w:val="-3"/>
          <w:sz w:val="24"/>
          <w:szCs w:val="24"/>
        </w:rPr>
        <w:t xml:space="preserve"> </w:t>
      </w:r>
      <w:r w:rsidR="00A448A4">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reee</w:t>
      </w:r>
      <w:r w:rsidRPr="007A1039">
        <w:rPr>
          <w:rFonts w:ascii="Times New Roman" w:hAnsi="Times New Roman" w:cs="Times New Roman"/>
          <w:color w:val="231F20"/>
          <w:spacing w:val="-3"/>
          <w:sz w:val="24"/>
          <w:szCs w:val="24"/>
        </w:rPr>
        <w:t xml:space="preserve">volve!’” </w:t>
      </w:r>
      <w:r w:rsidRPr="007A1039">
        <w:rPr>
          <w:rFonts w:ascii="Times New Roman" w:hAnsi="Times New Roman" w:cs="Times New Roman"/>
          <w:color w:val="231F20"/>
          <w:sz w:val="24"/>
          <w:szCs w:val="24"/>
        </w:rPr>
        <w:t xml:space="preserve">Pointing: “Like those books </w:t>
      </w:r>
      <w:r w:rsidRPr="007A1039">
        <w:rPr>
          <w:rFonts w:ascii="Times New Roman" w:hAnsi="Times New Roman" w:cs="Times New Roman"/>
          <w:color w:val="231F20"/>
          <w:spacing w:val="-3"/>
          <w:sz w:val="24"/>
          <w:szCs w:val="24"/>
        </w:rPr>
        <w:t>there.”</w:t>
      </w:r>
      <w:r w:rsidR="00AA4BB4">
        <w:rPr>
          <w:rFonts w:ascii="Times New Roman" w:hAnsi="Times New Roman" w:cs="Times New Roman"/>
          <w:color w:val="231F20"/>
          <w:sz w:val="24"/>
          <w:szCs w:val="24"/>
        </w:rPr>
        <w:tab/>
      </w:r>
      <w:r w:rsidR="00AA4BB4">
        <w:rPr>
          <w:rFonts w:ascii="Times New Roman" w:hAnsi="Times New Roman" w:cs="Times New Roman"/>
          <w:color w:val="231F20"/>
          <w:sz w:val="24"/>
          <w:szCs w:val="24"/>
        </w:rPr>
        <w:tab/>
      </w:r>
    </w:p>
    <w:p w14:paraId="66CF8E01" w14:textId="08111D24" w:rsidR="00600034" w:rsidRDefault="0051499F" w:rsidP="00600034">
      <w:pPr>
        <w:pStyle w:val="BodyText"/>
        <w:tabs>
          <w:tab w:val="left" w:pos="0"/>
        </w:tabs>
        <w:spacing w:before="4" w:line="228" w:lineRule="auto"/>
        <w:ind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Heads turned as Todd chose a new book and showed </w:t>
      </w:r>
      <w:r w:rsidR="00A720A8">
        <w:rPr>
          <w:rFonts w:ascii="Times New Roman" w:hAnsi="Times New Roman" w:cs="Times New Roman"/>
          <w:color w:val="231F20"/>
          <w:sz w:val="24"/>
          <w:szCs w:val="24"/>
        </w:rPr>
        <w:t xml:space="preserve">the class </w:t>
      </w:r>
      <w:r w:rsidRPr="007A1039">
        <w:rPr>
          <w:rFonts w:ascii="Times New Roman" w:hAnsi="Times New Roman" w:cs="Times New Roman"/>
          <w:color w:val="231F20"/>
          <w:sz w:val="24"/>
          <w:szCs w:val="24"/>
        </w:rPr>
        <w:t>dramatic picture</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fossil</w:t>
      </w:r>
      <w:r w:rsidR="00A02408">
        <w:rPr>
          <w:rFonts w:ascii="Times New Roman" w:hAnsi="Times New Roman" w:cs="Times New Roman"/>
          <w:color w:val="231F20"/>
          <w:sz w:val="24"/>
          <w:szCs w:val="24"/>
        </w:rPr>
        <w:t>s</w:t>
      </w:r>
      <w:r w:rsidRPr="007A1039">
        <w:rPr>
          <w:rFonts w:ascii="Times New Roman" w:hAnsi="Times New Roman" w:cs="Times New Roman"/>
          <w:color w:val="231F20"/>
          <w:sz w:val="24"/>
          <w:szCs w:val="24"/>
        </w:rPr>
        <w:t>. Then, handing the book to Honoree: “Read it</w:t>
      </w:r>
      <w:r w:rsidR="00256AE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256AED">
        <w:rPr>
          <w:rFonts w:ascii="Times New Roman" w:hAnsi="Times New Roman" w:cs="Times New Roman"/>
          <w:color w:val="231F20"/>
          <w:sz w:val="24"/>
          <w:szCs w:val="24"/>
        </w:rPr>
        <w:t>S</w:t>
      </w:r>
      <w:r w:rsidRPr="007A1039">
        <w:rPr>
          <w:rFonts w:ascii="Times New Roman" w:hAnsi="Times New Roman" w:cs="Times New Roman"/>
          <w:color w:val="231F20"/>
          <w:sz w:val="24"/>
          <w:szCs w:val="24"/>
        </w:rPr>
        <w:t>o they see what evolution is!”</w:t>
      </w:r>
      <w:r w:rsidR="0060003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Todd had brought Daniel Loxton’s</w:t>
      </w:r>
      <w:r w:rsidR="00D0218B">
        <w:rPr>
          <w:rFonts w:ascii="Times New Roman" w:hAnsi="Times New Roman" w:cs="Times New Roman"/>
          <w:color w:val="231F20"/>
          <w:sz w:val="24"/>
          <w:szCs w:val="24"/>
        </w:rPr>
        <w:t xml:space="preserve"> book</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00740FC7">
        <w:rPr>
          <w:rFonts w:ascii="Times New Roman" w:hAnsi="Times New Roman" w:cs="Times New Roman"/>
          <w:i/>
          <w:color w:val="231F20"/>
          <w:sz w:val="24"/>
          <w:szCs w:val="24"/>
        </w:rPr>
        <w:t>:</w:t>
      </w:r>
      <w:r w:rsidR="00AD15E2">
        <w:rPr>
          <w:rFonts w:ascii="Times New Roman" w:hAnsi="Times New Roman" w:cs="Times New Roman"/>
          <w:i/>
          <w:color w:val="231F20"/>
          <w:sz w:val="24"/>
          <w:szCs w:val="24"/>
        </w:rPr>
        <w:t xml:space="preserve"> How We and All Living Things Came to Be</w:t>
      </w:r>
      <w:r w:rsidR="0085579D">
        <w:rPr>
          <w:rFonts w:ascii="Times New Roman" w:hAnsi="Times New Roman" w:cs="Times New Roman"/>
          <w:i/>
          <w:color w:val="231F20"/>
          <w:sz w:val="24"/>
          <w:szCs w:val="24"/>
        </w:rPr>
        <w:t xml:space="preserve"> </w:t>
      </w:r>
      <w:r w:rsidR="0085579D">
        <w:rPr>
          <w:rFonts w:ascii="Times New Roman" w:hAnsi="Times New Roman" w:cs="Times New Roman"/>
          <w:iCs/>
          <w:color w:val="231F20"/>
          <w:sz w:val="24"/>
          <w:szCs w:val="24"/>
        </w:rPr>
        <w:t>[</w:t>
      </w:r>
      <w:r w:rsidR="005C5591">
        <w:rPr>
          <w:rFonts w:ascii="Times New Roman" w:hAnsi="Times New Roman" w:cs="Times New Roman"/>
          <w:iCs/>
          <w:color w:val="231F20"/>
          <w:sz w:val="24"/>
          <w:szCs w:val="24"/>
        </w:rPr>
        <w:t>3</w:t>
      </w:r>
      <w:r w:rsidR="009D17B4">
        <w:rPr>
          <w:rFonts w:ascii="Times New Roman" w:hAnsi="Times New Roman" w:cs="Times New Roman"/>
          <w:iCs/>
          <w:color w:val="231F20"/>
          <w:sz w:val="24"/>
          <w:szCs w:val="24"/>
        </w:rPr>
        <w:t>9</w:t>
      </w:r>
      <w:r w:rsidR="0084359D">
        <w:rPr>
          <w:rFonts w:ascii="Times New Roman" w:hAnsi="Times New Roman" w:cs="Times New Roman"/>
          <w:iCs/>
          <w:color w:val="231F20"/>
          <w:sz w:val="24"/>
          <w:szCs w:val="24"/>
        </w:rPr>
        <w:t>]</w:t>
      </w:r>
      <w:r w:rsidR="00D0218B">
        <w:rPr>
          <w:rFonts w:ascii="Times New Roman" w:hAnsi="Times New Roman" w:cs="Times New Roman"/>
          <w:iCs/>
          <w:color w:val="231F20"/>
          <w:sz w:val="24"/>
          <w:szCs w:val="24"/>
        </w:rPr>
        <w:t>,</w:t>
      </w:r>
      <w:r w:rsidRPr="007A1039">
        <w:rPr>
          <w:rFonts w:ascii="Times New Roman" w:hAnsi="Times New Roman" w:cs="Times New Roman"/>
          <w:color w:val="231F20"/>
          <w:sz w:val="24"/>
          <w:szCs w:val="24"/>
        </w:rPr>
        <w:t xml:space="preserve"> stunning pictures but text beyond most </w:t>
      </w:r>
      <w:r w:rsidR="00A2353D">
        <w:rPr>
          <w:rFonts w:ascii="Times New Roman" w:hAnsi="Times New Roman" w:cs="Times New Roman"/>
          <w:color w:val="231F20"/>
          <w:sz w:val="24"/>
          <w:szCs w:val="24"/>
        </w:rPr>
        <w:t>2</w:t>
      </w:r>
      <w:r w:rsidR="00A2353D" w:rsidRPr="00A2353D">
        <w:rPr>
          <w:rFonts w:ascii="Times New Roman" w:hAnsi="Times New Roman" w:cs="Times New Roman"/>
          <w:color w:val="231F20"/>
          <w:sz w:val="24"/>
          <w:szCs w:val="24"/>
          <w:vertAlign w:val="superscript"/>
        </w:rPr>
        <w:t>nd</w:t>
      </w:r>
      <w:r w:rsidR="00A2353D">
        <w:rPr>
          <w:rFonts w:ascii="Times New Roman" w:hAnsi="Times New Roman" w:cs="Times New Roman"/>
          <w:color w:val="231F20"/>
          <w:sz w:val="24"/>
          <w:szCs w:val="24"/>
        </w:rPr>
        <w:t xml:space="preserve"> and 3</w:t>
      </w:r>
      <w:r w:rsidR="00A2353D" w:rsidRPr="00A2353D">
        <w:rPr>
          <w:rFonts w:ascii="Times New Roman" w:hAnsi="Times New Roman" w:cs="Times New Roman"/>
          <w:color w:val="231F20"/>
          <w:sz w:val="24"/>
          <w:szCs w:val="24"/>
          <w:vertAlign w:val="superscript"/>
        </w:rPr>
        <w:t>rd</w:t>
      </w:r>
      <w:r w:rsidR="000F1230">
        <w:rPr>
          <w:rFonts w:ascii="Times New Roman" w:hAnsi="Times New Roman" w:cs="Times New Roman"/>
          <w:color w:val="231F20"/>
          <w:sz w:val="24"/>
          <w:szCs w:val="24"/>
        </w:rPr>
        <w:t xml:space="preserve"> </w:t>
      </w:r>
      <w:r w:rsidR="00A2353D">
        <w:rPr>
          <w:rFonts w:ascii="Times New Roman" w:hAnsi="Times New Roman" w:cs="Times New Roman"/>
          <w:color w:val="231F20"/>
          <w:sz w:val="24"/>
          <w:szCs w:val="24"/>
        </w:rPr>
        <w:t>graders</w:t>
      </w:r>
      <w:r w:rsidRPr="007A1039">
        <w:rPr>
          <w:rFonts w:ascii="Times New Roman" w:hAnsi="Times New Roman" w:cs="Times New Roman"/>
          <w:color w:val="231F20"/>
          <w:sz w:val="24"/>
          <w:szCs w:val="24"/>
        </w:rPr>
        <w:t xml:space="preserve">. </w:t>
      </w:r>
    </w:p>
    <w:p w14:paraId="4879A26F" w14:textId="6967C29D" w:rsidR="00600034" w:rsidRDefault="00600034" w:rsidP="00600034">
      <w:pPr>
        <w:pStyle w:val="BodyText"/>
        <w:tabs>
          <w:tab w:val="left" w:pos="0"/>
        </w:tabs>
        <w:spacing w:before="4" w:line="228" w:lineRule="auto"/>
        <w:ind w:right="-270"/>
        <w:rPr>
          <w:rFonts w:ascii="Times New Roman" w:hAnsi="Times New Roman" w:cs="Times New Roman"/>
          <w:color w:val="231F20"/>
          <w:sz w:val="24"/>
          <w:szCs w:val="24"/>
        </w:rPr>
      </w:pPr>
    </w:p>
    <w:p w14:paraId="4CA1F972" w14:textId="03A88E72" w:rsid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w:t>
      </w:r>
      <w:r w:rsidR="00861995">
        <w:rPr>
          <w:rFonts w:ascii="Times New Roman" w:hAnsi="Times New Roman" w:cs="Times New Roman"/>
          <w:b/>
          <w:bCs/>
          <w:color w:val="231F20"/>
          <w:sz w:val="24"/>
          <w:szCs w:val="24"/>
        </w:rPr>
        <w:t>4</w:t>
      </w:r>
      <w:r w:rsidR="00A43EA6">
        <w:rPr>
          <w:rFonts w:ascii="Times New Roman" w:hAnsi="Times New Roman" w:cs="Times New Roman"/>
          <w:b/>
          <w:bCs/>
          <w:color w:val="231F20"/>
          <w:sz w:val="24"/>
          <w:szCs w:val="24"/>
        </w:rPr>
        <w:t>6</w:t>
      </w:r>
      <w:r>
        <w:rPr>
          <w:rFonts w:ascii="Times New Roman" w:hAnsi="Times New Roman" w:cs="Times New Roman"/>
          <w:b/>
          <w:bCs/>
          <w:color w:val="231F20"/>
          <w:sz w:val="24"/>
          <w:szCs w:val="24"/>
        </w:rPr>
        <w:t xml:space="preserve"> Here Loxton book cover</w:t>
      </w:r>
    </w:p>
    <w:p w14:paraId="7C69B9E4" w14:textId="77777777" w:rsidR="00600034" w:rsidRPr="00600034" w:rsidRDefault="00600034" w:rsidP="00600034">
      <w:pPr>
        <w:pStyle w:val="BodyText"/>
        <w:tabs>
          <w:tab w:val="left" w:pos="0"/>
        </w:tabs>
        <w:spacing w:before="4" w:line="228" w:lineRule="auto"/>
        <w:ind w:right="-270"/>
        <w:jc w:val="center"/>
        <w:rPr>
          <w:rFonts w:ascii="Times New Roman" w:hAnsi="Times New Roman" w:cs="Times New Roman"/>
          <w:b/>
          <w:bCs/>
          <w:color w:val="231F20"/>
          <w:sz w:val="24"/>
          <w:szCs w:val="24"/>
        </w:rPr>
      </w:pPr>
    </w:p>
    <w:p w14:paraId="33FDCCAC" w14:textId="5487B88D" w:rsidR="0051499F" w:rsidRPr="007A1039" w:rsidRDefault="00600034" w:rsidP="00600034">
      <w:pPr>
        <w:pStyle w:val="BodyText"/>
        <w:tabs>
          <w:tab w:val="left" w:pos="0"/>
        </w:tabs>
        <w:spacing w:before="4" w:line="228" w:lineRule="auto"/>
        <w:ind w:right="-27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The teachers would</w:t>
      </w:r>
      <w:r w:rsidR="001E680D">
        <w:rPr>
          <w:rFonts w:ascii="Times New Roman" w:hAnsi="Times New Roman" w:cs="Times New Roman"/>
          <w:color w:val="231F20"/>
          <w:sz w:val="24"/>
          <w:szCs w:val="24"/>
        </w:rPr>
        <w:t xml:space="preserve"> begin by</w:t>
      </w:r>
      <w:r w:rsidR="0051499F" w:rsidRPr="007A1039">
        <w:rPr>
          <w:rFonts w:ascii="Times New Roman" w:hAnsi="Times New Roman" w:cs="Times New Roman"/>
          <w:color w:val="231F20"/>
          <w:sz w:val="24"/>
          <w:szCs w:val="24"/>
        </w:rPr>
        <w:t xml:space="preserve"> “talk</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not read</w:t>
      </w:r>
      <w:r w:rsidR="001E680D">
        <w:rPr>
          <w:rFonts w:ascii="Times New Roman" w:hAnsi="Times New Roman" w:cs="Times New Roman"/>
          <w:color w:val="231F20"/>
          <w:sz w:val="24"/>
          <w:szCs w:val="24"/>
        </w:rPr>
        <w:t>ing</w:t>
      </w:r>
      <w:r w:rsidR="0051499F" w:rsidRPr="007A1039">
        <w:rPr>
          <w:rFonts w:ascii="Times New Roman" w:hAnsi="Times New Roman" w:cs="Times New Roman"/>
          <w:color w:val="231F20"/>
          <w:sz w:val="24"/>
          <w:szCs w:val="24"/>
        </w:rPr>
        <w:t>, the book</w:t>
      </w:r>
      <w:r w:rsidR="009656D7">
        <w:rPr>
          <w:rFonts w:ascii="Times New Roman" w:hAnsi="Times New Roman" w:cs="Times New Roman"/>
          <w:color w:val="231F20"/>
          <w:sz w:val="24"/>
          <w:szCs w:val="24"/>
        </w:rPr>
        <w:t xml:space="preserve"> </w:t>
      </w:r>
      <w:r w:rsidR="00D17F1E">
        <w:rPr>
          <w:rFonts w:ascii="Times New Roman" w:hAnsi="Times New Roman" w:cs="Times New Roman"/>
          <w:color w:val="231F20"/>
          <w:sz w:val="24"/>
          <w:szCs w:val="24"/>
        </w:rPr>
        <w:t xml:space="preserve">to expand vocabulary and </w:t>
      </w:r>
      <w:r w:rsidR="00C156E6">
        <w:rPr>
          <w:rFonts w:ascii="Times New Roman" w:hAnsi="Times New Roman" w:cs="Times New Roman"/>
          <w:color w:val="231F20"/>
          <w:sz w:val="24"/>
          <w:szCs w:val="24"/>
        </w:rPr>
        <w:t>rouse excitement</w:t>
      </w:r>
      <w:r w:rsidR="0051499F" w:rsidRPr="007A1039">
        <w:rPr>
          <w:rFonts w:ascii="Times New Roman" w:hAnsi="Times New Roman" w:cs="Times New Roman"/>
          <w:color w:val="231F20"/>
          <w:sz w:val="24"/>
          <w:szCs w:val="24"/>
        </w:rPr>
        <w:t>. T</w:t>
      </w:r>
      <w:r w:rsidR="00AD15E2">
        <w:rPr>
          <w:rFonts w:ascii="Times New Roman" w:hAnsi="Times New Roman" w:cs="Times New Roman"/>
          <w:color w:val="231F20"/>
          <w:sz w:val="24"/>
          <w:szCs w:val="24"/>
        </w:rPr>
        <w:t>welve</w:t>
      </w:r>
      <w:r w:rsidR="0051499F" w:rsidRPr="007A1039">
        <w:rPr>
          <w:rFonts w:ascii="Times New Roman" w:hAnsi="Times New Roman" w:cs="Times New Roman"/>
          <w:color w:val="231F20"/>
          <w:sz w:val="24"/>
          <w:szCs w:val="24"/>
        </w:rPr>
        <w:t xml:space="preserve"> children wanted to hear it. Matthew divided them into t</w:t>
      </w:r>
      <w:r w:rsidR="009F11E2">
        <w:rPr>
          <w:rFonts w:ascii="Times New Roman" w:hAnsi="Times New Roman" w:cs="Times New Roman"/>
          <w:color w:val="231F20"/>
          <w:sz w:val="24"/>
          <w:szCs w:val="24"/>
        </w:rPr>
        <w:t>wo</w:t>
      </w:r>
      <w:r w:rsidR="0051499F" w:rsidRPr="007A1039">
        <w:rPr>
          <w:rFonts w:ascii="Times New Roman" w:hAnsi="Times New Roman" w:cs="Times New Roman"/>
          <w:color w:val="231F20"/>
          <w:sz w:val="24"/>
          <w:szCs w:val="24"/>
        </w:rPr>
        <w:t xml:space="preserve"> groups: He would “</w:t>
      </w:r>
      <w:r w:rsidR="00EA24F7">
        <w:rPr>
          <w:rFonts w:ascii="Times New Roman" w:hAnsi="Times New Roman" w:cs="Times New Roman"/>
          <w:color w:val="231F20"/>
          <w:sz w:val="24"/>
          <w:szCs w:val="24"/>
        </w:rPr>
        <w:t>talk</w:t>
      </w:r>
      <w:r w:rsidR="0051499F" w:rsidRPr="007A1039">
        <w:rPr>
          <w:rFonts w:ascii="Times New Roman" w:hAnsi="Times New Roman" w:cs="Times New Roman"/>
          <w:color w:val="231F20"/>
          <w:sz w:val="24"/>
          <w:szCs w:val="24"/>
        </w:rPr>
        <w:t>” the book to each group that morning.</w:t>
      </w:r>
    </w:p>
    <w:bookmarkEnd w:id="261"/>
    <w:p w14:paraId="15A95D08" w14:textId="2B7CCE49" w:rsidR="0051499F" w:rsidRPr="007A1039" w:rsidRDefault="0051499F" w:rsidP="00104EE3">
      <w:pPr>
        <w:pStyle w:val="BodyText"/>
        <w:tabs>
          <w:tab w:val="left" w:pos="720"/>
        </w:tabs>
        <w:spacing w:before="39" w:line="282" w:lineRule="exact"/>
        <w:ind w:left="90"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William, </w:t>
      </w:r>
      <w:r w:rsidR="00A2353D">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sidR="00A2353D">
        <w:rPr>
          <w:rFonts w:ascii="Times New Roman" w:hAnsi="Times New Roman" w:cs="Times New Roman"/>
          <w:color w:val="231F20"/>
          <w:sz w:val="24"/>
          <w:szCs w:val="24"/>
        </w:rPr>
        <w:t>1</w:t>
      </w:r>
      <w:r w:rsidRPr="007A1039">
        <w:rPr>
          <w:rFonts w:ascii="Times New Roman" w:hAnsi="Times New Roman" w:cs="Times New Roman"/>
          <w:color w:val="231F20"/>
          <w:sz w:val="24"/>
          <w:szCs w:val="24"/>
        </w:rPr>
        <w:t>0, agitated, emphatic: "My dad DOESN'T BELIEVE in</w:t>
      </w:r>
      <w:r w:rsidR="00A01B6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evolution.”</w:t>
      </w:r>
    </w:p>
    <w:p w14:paraId="44F40D94" w14:textId="12429197" w:rsidR="00A01B67" w:rsidRDefault="00AA4BB4" w:rsidP="00AA4BB4">
      <w:pPr>
        <w:pStyle w:val="BodyText"/>
        <w:tabs>
          <w:tab w:val="left" w:pos="720"/>
        </w:tabs>
        <w:spacing w:line="262" w:lineRule="exact"/>
        <w:ind w:left="1440" w:right="-27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Matthew, understanding: “People have different beliefs. </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Would</w:t>
      </w:r>
      <w:r w:rsidR="00A01B6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your dad visit to tell us about his?" </w:t>
      </w:r>
    </w:p>
    <w:p w14:paraId="6F116735" w14:textId="61B9BFDB" w:rsidR="0051499F" w:rsidRDefault="0051499F" w:rsidP="00104EE3">
      <w:pPr>
        <w:pStyle w:val="BodyText"/>
        <w:tabs>
          <w:tab w:val="left" w:pos="720"/>
        </w:tabs>
        <w:spacing w:line="262"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William, calmer: "Mmmm, maybe."</w:t>
      </w:r>
    </w:p>
    <w:p w14:paraId="09B161C8" w14:textId="1E762381" w:rsidR="0051499F" w:rsidRDefault="00047785" w:rsidP="00C553B6">
      <w:pPr>
        <w:pStyle w:val="BodyText"/>
        <w:tabs>
          <w:tab w:val="left" w:pos="720"/>
        </w:tabs>
        <w:spacing w:line="230"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D</w:t>
      </w:r>
      <w:r w:rsidR="0051499F" w:rsidRPr="007A1039">
        <w:rPr>
          <w:rFonts w:ascii="Times New Roman" w:hAnsi="Times New Roman" w:cs="Times New Roman"/>
          <w:color w:val="231F20"/>
          <w:sz w:val="24"/>
          <w:szCs w:val="24"/>
        </w:rPr>
        <w:t>elighted, Matthew and Honoree rehashed: Todd had connected a book to evolution.</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Many children wanted to hear it. (Th</w:t>
      </w:r>
      <w:r w:rsidR="000330DE">
        <w:rPr>
          <w:rFonts w:ascii="Times New Roman" w:hAnsi="Times New Roman" w:cs="Times New Roman"/>
          <w:color w:val="231F20"/>
          <w:sz w:val="24"/>
          <w:szCs w:val="24"/>
        </w:rPr>
        <w:t>e teachers</w:t>
      </w:r>
      <w:r w:rsidR="0051499F" w:rsidRPr="007A1039">
        <w:rPr>
          <w:rFonts w:ascii="Times New Roman" w:hAnsi="Times New Roman" w:cs="Times New Roman"/>
          <w:color w:val="231F20"/>
          <w:sz w:val="24"/>
          <w:szCs w:val="24"/>
        </w:rPr>
        <w:t xml:space="preserve"> knew</w:t>
      </w:r>
      <w:r w:rsidR="00B4316E">
        <w:rPr>
          <w:rFonts w:ascii="Times New Roman" w:hAnsi="Times New Roman" w:cs="Times New Roman"/>
          <w:color w:val="231F20"/>
          <w:sz w:val="24"/>
          <w:szCs w:val="24"/>
        </w:rPr>
        <w:t>: O</w:t>
      </w:r>
      <w:r w:rsidR="0051499F" w:rsidRPr="007A1039">
        <w:rPr>
          <w:rFonts w:ascii="Times New Roman" w:hAnsi="Times New Roman" w:cs="Times New Roman"/>
          <w:color w:val="231F20"/>
          <w:sz w:val="24"/>
          <w:szCs w:val="24"/>
        </w:rPr>
        <w:t>ne child's passion can ignite others!)</w:t>
      </w:r>
      <w:r w:rsidR="00F121C7">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Controversy had surfaced: They hoped William's father would visit.</w:t>
      </w:r>
      <w:r w:rsidR="00C156E6">
        <w:rPr>
          <w:rFonts w:ascii="Times New Roman" w:hAnsi="Times New Roman" w:cs="Times New Roman"/>
          <w:color w:val="231F20"/>
          <w:sz w:val="24"/>
          <w:szCs w:val="24"/>
        </w:rPr>
        <w:t xml:space="preserve"> </w:t>
      </w:r>
    </w:p>
    <w:p w14:paraId="4D542F7B" w14:textId="77777777" w:rsidR="00C553B6" w:rsidRDefault="0051499F" w:rsidP="00C553B6">
      <w:pPr>
        <w:pStyle w:val="BodyText"/>
        <w:tabs>
          <w:tab w:val="left" w:pos="720"/>
        </w:tabs>
        <w:spacing w:before="1" w:line="271"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w:t>
      </w:r>
      <w:r w:rsidR="00A01B67">
        <w:rPr>
          <w:rFonts w:ascii="Times New Roman" w:hAnsi="Times New Roman" w:cs="Times New Roman"/>
          <w:color w:val="231F20"/>
          <w:sz w:val="24"/>
          <w:szCs w:val="24"/>
        </w:rPr>
        <w:t xml:space="preserve"> very next </w:t>
      </w:r>
      <w:r w:rsidRPr="007A1039">
        <w:rPr>
          <w:rFonts w:ascii="Times New Roman" w:hAnsi="Times New Roman" w:cs="Times New Roman"/>
          <w:color w:val="231F20"/>
          <w:sz w:val="24"/>
          <w:szCs w:val="24"/>
        </w:rPr>
        <w:t>day, the</w:t>
      </w:r>
      <w:r w:rsidR="00A01B67">
        <w:rPr>
          <w:rFonts w:ascii="Times New Roman" w:hAnsi="Times New Roman" w:cs="Times New Roman"/>
          <w:color w:val="231F20"/>
          <w:sz w:val="24"/>
          <w:szCs w:val="24"/>
        </w:rPr>
        <w:t>y continued the</w:t>
      </w:r>
      <w:r w:rsidRPr="007A1039">
        <w:rPr>
          <w:rFonts w:ascii="Times New Roman" w:hAnsi="Times New Roman" w:cs="Times New Roman"/>
          <w:color w:val="231F20"/>
          <w:sz w:val="24"/>
          <w:szCs w:val="24"/>
        </w:rPr>
        <w:t xml:space="preserve"> conversation</w:t>
      </w:r>
      <w:r w:rsidR="00D31A2C">
        <w:rPr>
          <w:rFonts w:ascii="Times New Roman" w:hAnsi="Times New Roman" w:cs="Times New Roman"/>
          <w:color w:val="231F20"/>
          <w:sz w:val="24"/>
          <w:szCs w:val="24"/>
        </w:rPr>
        <w:t xml:space="preserve">. </w:t>
      </w:r>
      <w:r w:rsidR="00A5717F">
        <w:rPr>
          <w:rFonts w:ascii="Times New Roman" w:hAnsi="Times New Roman" w:cs="Times New Roman"/>
          <w:color w:val="231F20"/>
          <w:sz w:val="24"/>
          <w:szCs w:val="24"/>
        </w:rPr>
        <w:t>Matthew</w:t>
      </w:r>
      <w:r w:rsidR="00D31A2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we read</w:t>
      </w:r>
      <w:r w:rsidR="00603672">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Evolution</w:t>
      </w:r>
      <w:r w:rsidRPr="007A1039">
        <w:rPr>
          <w:rFonts w:ascii="Times New Roman" w:hAnsi="Times New Roman" w:cs="Times New Roman"/>
          <w:color w:val="231F20"/>
          <w:sz w:val="24"/>
          <w:szCs w:val="24"/>
        </w:rPr>
        <w:t xml:space="preserve">, you asked what </w:t>
      </w:r>
      <w:r w:rsidRPr="007A1039">
        <w:rPr>
          <w:rFonts w:ascii="Times New Roman" w:hAnsi="Times New Roman" w:cs="Times New Roman"/>
          <w:i/>
          <w:color w:val="231F20"/>
          <w:sz w:val="24"/>
          <w:szCs w:val="24"/>
        </w:rPr>
        <w:t xml:space="preserve">extinct </w:t>
      </w:r>
      <w:r w:rsidRPr="007A1039">
        <w:rPr>
          <w:rFonts w:ascii="Times New Roman" w:hAnsi="Times New Roman" w:cs="Times New Roman"/>
          <w:color w:val="231F20"/>
          <w:sz w:val="24"/>
          <w:szCs w:val="24"/>
        </w:rPr>
        <w:t>means.</w:t>
      </w:r>
      <w:r w:rsidR="00F121C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How can we find out?”</w:t>
      </w:r>
    </w:p>
    <w:p w14:paraId="0BE553BB" w14:textId="77777777" w:rsidR="00C553B6" w:rsidRDefault="00C553B6" w:rsidP="00C553B6">
      <w:pPr>
        <w:pStyle w:val="BodyText"/>
        <w:tabs>
          <w:tab w:val="left" w:pos="720"/>
        </w:tabs>
        <w:spacing w:before="1" w:line="271" w:lineRule="exact"/>
        <w:ind w:left="90" w:right="-270" w:firstLine="720"/>
        <w:rPr>
          <w:rFonts w:ascii="Times New Roman" w:hAnsi="Times New Roman" w:cs="Times New Roman"/>
          <w:color w:val="231F20"/>
          <w:sz w:val="24"/>
          <w:szCs w:val="24"/>
        </w:rPr>
      </w:pPr>
    </w:p>
    <w:p w14:paraId="170929F0" w14:textId="2B855D7E" w:rsidR="00C553B6" w:rsidRPr="00C553B6" w:rsidRDefault="00C553B6" w:rsidP="00C553B6">
      <w:pPr>
        <w:pStyle w:val="BodyText"/>
        <w:tabs>
          <w:tab w:val="left" w:pos="720"/>
        </w:tabs>
        <w:spacing w:before="1" w:line="271" w:lineRule="exact"/>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Moving Forward</w:t>
      </w:r>
    </w:p>
    <w:p w14:paraId="29ED0BBC" w14:textId="77777777" w:rsidR="00C553B6" w:rsidRDefault="00C553B6" w:rsidP="00C553B6">
      <w:pPr>
        <w:pStyle w:val="BodyText"/>
        <w:tabs>
          <w:tab w:val="left" w:pos="720"/>
        </w:tabs>
        <w:spacing w:before="1" w:line="271" w:lineRule="exact"/>
        <w:ind w:left="90" w:right="-270" w:firstLine="720"/>
        <w:rPr>
          <w:rFonts w:ascii="Times New Roman" w:hAnsi="Times New Roman" w:cs="Times New Roman"/>
          <w:color w:val="231F20"/>
          <w:sz w:val="24"/>
          <w:szCs w:val="24"/>
        </w:rPr>
      </w:pPr>
    </w:p>
    <w:p w14:paraId="64F53D4F" w14:textId="559AAD09" w:rsidR="0051499F" w:rsidRDefault="0051499F" w:rsidP="00C553B6">
      <w:pPr>
        <w:pStyle w:val="BodyText"/>
        <w:tabs>
          <w:tab w:val="left" w:pos="720"/>
        </w:tabs>
        <w:spacing w:before="1" w:line="271" w:lineRule="exact"/>
        <w:ind w:left="90"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Accomplished at using Emergent Curriculum, the teachers:</w:t>
      </w:r>
    </w:p>
    <w:p w14:paraId="61E43458" w14:textId="77777777" w:rsidR="00B8213D" w:rsidRPr="007A1039" w:rsidRDefault="00B8213D" w:rsidP="000330DE">
      <w:pPr>
        <w:pStyle w:val="BodyText"/>
        <w:tabs>
          <w:tab w:val="left" w:pos="720"/>
        </w:tabs>
        <w:spacing w:before="1" w:line="271" w:lineRule="exact"/>
        <w:ind w:left="90" w:right="-270" w:firstLine="630"/>
        <w:rPr>
          <w:rFonts w:ascii="Times New Roman" w:hAnsi="Times New Roman" w:cs="Times New Roman"/>
          <w:sz w:val="24"/>
          <w:szCs w:val="24"/>
        </w:rPr>
      </w:pPr>
    </w:p>
    <w:p w14:paraId="76B1E80E" w14:textId="2BB0D407" w:rsidR="0051499F" w:rsidRPr="007A1039" w:rsidRDefault="000F5393" w:rsidP="00BB71B7">
      <w:pPr>
        <w:pStyle w:val="ListParagraph"/>
        <w:numPr>
          <w:ilvl w:val="0"/>
          <w:numId w:val="14"/>
        </w:numPr>
        <w:tabs>
          <w:tab w:val="left" w:pos="720"/>
        </w:tabs>
        <w:spacing w:line="273" w:lineRule="exact"/>
        <w:ind w:left="900" w:right="-270"/>
        <w:rPr>
          <w:rFonts w:ascii="Times New Roman" w:hAnsi="Times New Roman" w:cs="Times New Roman"/>
          <w:sz w:val="24"/>
          <w:szCs w:val="24"/>
        </w:rPr>
      </w:pP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children work on what interested them</w:t>
      </w:r>
    </w:p>
    <w:p w14:paraId="22205A66" w14:textId="0BEF3AE6" w:rsidR="0051499F" w:rsidRPr="007A1039" w:rsidRDefault="0051499F" w:rsidP="00BB71B7">
      <w:pPr>
        <w:pStyle w:val="ListParagraph"/>
        <w:numPr>
          <w:ilvl w:val="0"/>
          <w:numId w:val="14"/>
        </w:numPr>
        <w:tabs>
          <w:tab w:val="left" w:pos="720"/>
        </w:tabs>
        <w:spacing w:before="1" w:line="228" w:lineRule="auto"/>
        <w:ind w:left="900" w:right="-270"/>
        <w:rPr>
          <w:rFonts w:ascii="Times New Roman" w:hAnsi="Times New Roman" w:cs="Times New Roman"/>
          <w:sz w:val="24"/>
          <w:szCs w:val="24"/>
        </w:rPr>
      </w:pPr>
      <w:r w:rsidRPr="007A1039">
        <w:rPr>
          <w:rFonts w:ascii="Times New Roman" w:hAnsi="Times New Roman" w:cs="Times New Roman"/>
          <w:color w:val="231F20"/>
          <w:sz w:val="24"/>
          <w:szCs w:val="24"/>
        </w:rPr>
        <w:t>Worked in small groups so th</w:t>
      </w:r>
      <w:r w:rsidR="000C39F2">
        <w:rPr>
          <w:rFonts w:ascii="Times New Roman" w:hAnsi="Times New Roman" w:cs="Times New Roman"/>
          <w:color w:val="231F20"/>
          <w:sz w:val="24"/>
          <w:szCs w:val="24"/>
        </w:rPr>
        <w:t>ey</w:t>
      </w:r>
      <w:r w:rsidRPr="007A1039">
        <w:rPr>
          <w:rFonts w:ascii="Times New Roman" w:hAnsi="Times New Roman" w:cs="Times New Roman"/>
          <w:color w:val="231F20"/>
          <w:sz w:val="24"/>
          <w:szCs w:val="24"/>
        </w:rPr>
        <w:t xml:space="preserve"> could</w:t>
      </w:r>
      <w:r w:rsidR="000F539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hear </w:t>
      </w:r>
      <w:r w:rsidR="000F5393">
        <w:rPr>
          <w:rFonts w:ascii="Times New Roman" w:hAnsi="Times New Roman" w:cs="Times New Roman"/>
          <w:color w:val="231F20"/>
          <w:sz w:val="24"/>
          <w:szCs w:val="24"/>
        </w:rPr>
        <w:t xml:space="preserve">and </w:t>
      </w:r>
      <w:r w:rsidR="00275E4B">
        <w:rPr>
          <w:rFonts w:ascii="Times New Roman" w:hAnsi="Times New Roman" w:cs="Times New Roman"/>
          <w:color w:val="231F20"/>
          <w:sz w:val="24"/>
          <w:szCs w:val="24"/>
        </w:rPr>
        <w:t>explore</w:t>
      </w:r>
      <w:r w:rsidR="000F5393">
        <w:rPr>
          <w:rFonts w:ascii="Times New Roman" w:hAnsi="Times New Roman" w:cs="Times New Roman"/>
          <w:color w:val="231F20"/>
          <w:sz w:val="24"/>
          <w:szCs w:val="24"/>
        </w:rPr>
        <w:t xml:space="preserve"> each</w:t>
      </w:r>
      <w:r w:rsidRPr="007A1039">
        <w:rPr>
          <w:rFonts w:ascii="Times New Roman" w:hAnsi="Times New Roman" w:cs="Times New Roman"/>
          <w:color w:val="231F20"/>
          <w:sz w:val="24"/>
          <w:szCs w:val="24"/>
        </w:rPr>
        <w:t xml:space="preserve"> </w:t>
      </w:r>
      <w:r w:rsidR="00181E64">
        <w:rPr>
          <w:rFonts w:ascii="Times New Roman" w:hAnsi="Times New Roman" w:cs="Times New Roman"/>
          <w:color w:val="231F20"/>
          <w:spacing w:val="-2"/>
          <w:sz w:val="24"/>
          <w:szCs w:val="24"/>
        </w:rPr>
        <w:t>child’s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4"/>
          <w:sz w:val="24"/>
          <w:szCs w:val="24"/>
        </w:rPr>
        <w:t>ideas</w:t>
      </w:r>
    </w:p>
    <w:p w14:paraId="4E38B187" w14:textId="5CC28C21" w:rsidR="0051499F" w:rsidRPr="007A1039" w:rsidRDefault="00C50202" w:rsidP="00BB71B7">
      <w:pPr>
        <w:pStyle w:val="ListParagraph"/>
        <w:numPr>
          <w:ilvl w:val="0"/>
          <w:numId w:val="14"/>
        </w:numPr>
        <w:tabs>
          <w:tab w:val="left" w:pos="720"/>
        </w:tabs>
        <w:spacing w:line="263" w:lineRule="exact"/>
        <w:ind w:left="900" w:right="-270"/>
        <w:rPr>
          <w:rFonts w:ascii="Times New Roman" w:hAnsi="Times New Roman" w:cs="Times New Roman"/>
          <w:sz w:val="24"/>
          <w:szCs w:val="24"/>
        </w:rPr>
      </w:pPr>
      <w:r>
        <w:rPr>
          <w:rFonts w:ascii="Times New Roman" w:hAnsi="Times New Roman" w:cs="Times New Roman"/>
          <w:color w:val="231F20"/>
          <w:sz w:val="24"/>
          <w:szCs w:val="24"/>
        </w:rPr>
        <w:t xml:space="preserve">Encouraged </w:t>
      </w:r>
      <w:r w:rsidR="0051499F" w:rsidRPr="007A1039">
        <w:rPr>
          <w:rFonts w:ascii="Times New Roman" w:hAnsi="Times New Roman" w:cs="Times New Roman"/>
          <w:color w:val="231F20"/>
          <w:sz w:val="24"/>
          <w:szCs w:val="24"/>
        </w:rPr>
        <w:t>children</w:t>
      </w:r>
      <w:r>
        <w:rPr>
          <w:rFonts w:ascii="Times New Roman" w:hAnsi="Times New Roman" w:cs="Times New Roman"/>
          <w:color w:val="231F20"/>
          <w:sz w:val="24"/>
          <w:szCs w:val="24"/>
        </w:rPr>
        <w:t xml:space="preserve"> to let their</w:t>
      </w:r>
      <w:r w:rsidR="0051499F" w:rsidRPr="007A1039">
        <w:rPr>
          <w:rFonts w:ascii="Times New Roman" w:hAnsi="Times New Roman" w:cs="Times New Roman"/>
          <w:color w:val="231F20"/>
          <w:sz w:val="24"/>
          <w:szCs w:val="24"/>
        </w:rPr>
        <w:t xml:space="preserve"> </w:t>
      </w:r>
      <w:r w:rsidR="000F5393">
        <w:rPr>
          <w:rFonts w:ascii="Times New Roman" w:hAnsi="Times New Roman" w:cs="Times New Roman"/>
          <w:color w:val="231F20"/>
          <w:sz w:val="24"/>
          <w:szCs w:val="24"/>
        </w:rPr>
        <w:t xml:space="preserve">different </w:t>
      </w:r>
      <w:r w:rsidR="0051499F" w:rsidRPr="007A1039">
        <w:rPr>
          <w:rFonts w:ascii="Times New Roman" w:hAnsi="Times New Roman" w:cs="Times New Roman"/>
          <w:color w:val="231F20"/>
          <w:sz w:val="24"/>
          <w:szCs w:val="24"/>
        </w:rPr>
        <w:t>ideas “infect” one</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another</w:t>
      </w:r>
    </w:p>
    <w:p w14:paraId="6F6A9194" w14:textId="4B788CDE" w:rsidR="00047785" w:rsidRPr="00B8213D" w:rsidRDefault="000F5393" w:rsidP="00047785">
      <w:pPr>
        <w:pStyle w:val="ListParagraph"/>
        <w:numPr>
          <w:ilvl w:val="0"/>
          <w:numId w:val="14"/>
        </w:numPr>
        <w:tabs>
          <w:tab w:val="left" w:pos="720"/>
        </w:tabs>
        <w:spacing w:before="7" w:line="220" w:lineRule="auto"/>
        <w:ind w:left="900" w:right="-270"/>
        <w:rPr>
          <w:rFonts w:ascii="Times New Roman" w:hAnsi="Times New Roman" w:cs="Times New Roman"/>
          <w:sz w:val="24"/>
          <w:szCs w:val="24"/>
        </w:rPr>
      </w:pPr>
      <w:r>
        <w:rPr>
          <w:rFonts w:ascii="Times New Roman" w:hAnsi="Times New Roman" w:cs="Times New Roman"/>
          <w:color w:val="231F20"/>
          <w:sz w:val="24"/>
          <w:szCs w:val="24"/>
        </w:rPr>
        <w:t>Took notes of which</w:t>
      </w:r>
      <w:r w:rsidR="0051499F" w:rsidRPr="007A1039">
        <w:rPr>
          <w:rFonts w:ascii="Times New Roman" w:hAnsi="Times New Roman" w:cs="Times New Roman"/>
          <w:color w:val="231F20"/>
          <w:sz w:val="24"/>
          <w:szCs w:val="24"/>
        </w:rPr>
        <w:t xml:space="preserve"> ideas </w:t>
      </w:r>
      <w:r>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potential to evolve into </w:t>
      </w:r>
      <w:r w:rsidR="0051499F" w:rsidRPr="007A1039">
        <w:rPr>
          <w:rFonts w:ascii="Times New Roman" w:hAnsi="Times New Roman" w:cs="Times New Roman"/>
          <w:color w:val="231F20"/>
          <w:spacing w:val="-3"/>
          <w:sz w:val="24"/>
          <w:szCs w:val="24"/>
        </w:rPr>
        <w:t xml:space="preserve">projects </w:t>
      </w:r>
      <w:r w:rsidR="0051499F" w:rsidRPr="007A1039">
        <w:rPr>
          <w:rFonts w:ascii="Times New Roman" w:hAnsi="Times New Roman" w:cs="Times New Roman"/>
          <w:color w:val="231F20"/>
          <w:sz w:val="24"/>
          <w:szCs w:val="24"/>
        </w:rPr>
        <w:t>(</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ind </w:t>
      </w:r>
      <w:r w:rsidR="00B802D5">
        <w:rPr>
          <w:rFonts w:ascii="Times New Roman" w:hAnsi="Times New Roman" w:cs="Times New Roman"/>
          <w:color w:val="231F20"/>
          <w:sz w:val="24"/>
          <w:szCs w:val="24"/>
        </w:rPr>
        <w:t>M</w:t>
      </w:r>
      <w:r w:rsidR="0051499F" w:rsidRPr="007A1039">
        <w:rPr>
          <w:rFonts w:ascii="Times New Roman" w:hAnsi="Times New Roman" w:cs="Times New Roman"/>
          <w:color w:val="231F20"/>
          <w:sz w:val="24"/>
          <w:szCs w:val="24"/>
        </w:rPr>
        <w:t xml:space="preserve">ap, </w:t>
      </w:r>
      <w:r w:rsidR="00B802D5">
        <w:rPr>
          <w:rFonts w:ascii="Times New Roman" w:hAnsi="Times New Roman" w:cs="Times New Roman"/>
          <w:color w:val="231F20"/>
          <w:sz w:val="24"/>
          <w:szCs w:val="24"/>
        </w:rPr>
        <w:t>Fig.</w:t>
      </w:r>
      <w:r w:rsidR="00F00685">
        <w:rPr>
          <w:rFonts w:ascii="Times New Roman" w:hAnsi="Times New Roman" w:cs="Times New Roman"/>
          <w:color w:val="231F20"/>
          <w:sz w:val="24"/>
          <w:szCs w:val="24"/>
        </w:rPr>
        <w:t xml:space="preserve"> 4</w:t>
      </w:r>
      <w:r w:rsidR="00B802D5">
        <w:rPr>
          <w:rFonts w:ascii="Times New Roman" w:hAnsi="Times New Roman" w:cs="Times New Roman"/>
          <w:color w:val="231F20"/>
          <w:sz w:val="24"/>
          <w:szCs w:val="24"/>
        </w:rPr>
        <w:t>.</w:t>
      </w:r>
      <w:r w:rsidR="004A377A">
        <w:rPr>
          <w:rFonts w:ascii="Times New Roman" w:hAnsi="Times New Roman" w:cs="Times New Roman"/>
          <w:color w:val="231F20"/>
          <w:sz w:val="24"/>
          <w:szCs w:val="24"/>
        </w:rPr>
        <w:t>6</w:t>
      </w:r>
      <w:r w:rsidR="0051499F" w:rsidRPr="007A1039">
        <w:rPr>
          <w:rFonts w:ascii="Times New Roman" w:hAnsi="Times New Roman" w:cs="Times New Roman"/>
          <w:color w:val="231F20"/>
          <w:sz w:val="24"/>
          <w:szCs w:val="24"/>
        </w:rPr>
        <w:t>)</w:t>
      </w:r>
      <w:r w:rsidR="00187759" w:rsidRPr="00047785">
        <w:rPr>
          <w:rFonts w:ascii="Times New Roman" w:hAnsi="Times New Roman" w:cs="Times New Roman"/>
          <w:color w:val="231F20"/>
          <w:w w:val="90"/>
          <w:sz w:val="24"/>
          <w:szCs w:val="24"/>
        </w:rPr>
        <w:t xml:space="preserve">  </w:t>
      </w:r>
      <w:r w:rsidR="00B37D3F" w:rsidRPr="00181E64">
        <w:rPr>
          <w:rFonts w:ascii="Times New Roman" w:hAnsi="Times New Roman" w:cs="Times New Roman"/>
          <w:color w:val="231F20"/>
          <w:sz w:val="24"/>
          <w:szCs w:val="24"/>
        </w:rPr>
        <w:t>[1</w:t>
      </w:r>
      <w:r w:rsidR="00181E64" w:rsidRPr="00181E64">
        <w:rPr>
          <w:rFonts w:ascii="Times New Roman" w:hAnsi="Times New Roman" w:cs="Times New Roman"/>
          <w:color w:val="231F20"/>
          <w:sz w:val="24"/>
          <w:szCs w:val="24"/>
        </w:rPr>
        <w:t>9</w:t>
      </w:r>
      <w:r w:rsidR="00B37D3F" w:rsidRPr="00181E64">
        <w:rPr>
          <w:rFonts w:ascii="Times New Roman" w:hAnsi="Times New Roman" w:cs="Times New Roman"/>
          <w:color w:val="231F20"/>
          <w:sz w:val="24"/>
          <w:szCs w:val="24"/>
        </w:rPr>
        <w:t>]</w:t>
      </w:r>
    </w:p>
    <w:p w14:paraId="782DFA54" w14:textId="77777777" w:rsidR="00B8213D" w:rsidRPr="008105E5" w:rsidRDefault="00B8213D" w:rsidP="00B8213D">
      <w:pPr>
        <w:pStyle w:val="ListParagraph"/>
        <w:tabs>
          <w:tab w:val="left" w:pos="720"/>
        </w:tabs>
        <w:spacing w:before="7" w:line="220" w:lineRule="auto"/>
        <w:ind w:left="900" w:right="-270" w:firstLine="0"/>
        <w:rPr>
          <w:rFonts w:ascii="Times New Roman" w:hAnsi="Times New Roman" w:cs="Times New Roman"/>
          <w:sz w:val="24"/>
          <w:szCs w:val="24"/>
        </w:rPr>
      </w:pPr>
    </w:p>
    <w:p w14:paraId="74B95DEE" w14:textId="3F5B4606" w:rsidR="008105E5" w:rsidRDefault="008105E5" w:rsidP="008105E5">
      <w:pPr>
        <w:tabs>
          <w:tab w:val="left" w:pos="720"/>
        </w:tabs>
        <w:spacing w:before="7" w:line="220" w:lineRule="auto"/>
        <w:ind w:right="-27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The teachers knew: In teaching evolution they would expand children’s knowledge of </w:t>
      </w:r>
      <w:r w:rsidRPr="0080178F">
        <w:rPr>
          <w:rFonts w:ascii="Times New Roman" w:hAnsi="Times New Roman" w:cs="Times New Roman"/>
          <w:i/>
          <w:iCs/>
          <w:color w:val="231F20"/>
          <w:sz w:val="24"/>
          <w:szCs w:val="24"/>
        </w:rPr>
        <w:t>content, context, and concepts.</w:t>
      </w:r>
    </w:p>
    <w:p w14:paraId="2B9A3AD5" w14:textId="56CFD15F" w:rsidR="003854F2" w:rsidRDefault="003854F2" w:rsidP="008105E5">
      <w:pPr>
        <w:tabs>
          <w:tab w:val="left" w:pos="720"/>
        </w:tabs>
        <w:spacing w:before="7" w:line="220" w:lineRule="auto"/>
        <w:ind w:right="-270"/>
        <w:rPr>
          <w:rFonts w:ascii="Times New Roman" w:hAnsi="Times New Roman" w:cs="Times New Roman"/>
          <w:color w:val="231F20"/>
          <w:sz w:val="24"/>
          <w:szCs w:val="24"/>
        </w:rPr>
      </w:pPr>
    </w:p>
    <w:p w14:paraId="1A2CD115" w14:textId="77777777" w:rsidR="00C553B6" w:rsidRDefault="003854F2" w:rsidP="008105E5">
      <w:pPr>
        <w:tabs>
          <w:tab w:val="left" w:pos="720"/>
        </w:tabs>
        <w:spacing w:before="7" w:line="220" w:lineRule="auto"/>
        <w:ind w:right="-270"/>
        <w:rPr>
          <w:rFonts w:ascii="Times New Roman" w:hAnsi="Times New Roman" w:cs="Times New Roman"/>
          <w:b/>
          <w:bCs/>
          <w:iCs/>
          <w:color w:val="231F20"/>
          <w:sz w:val="24"/>
          <w:szCs w:val="24"/>
        </w:rPr>
      </w:pPr>
      <w:r>
        <w:rPr>
          <w:rFonts w:ascii="Times New Roman" w:hAnsi="Times New Roman" w:cs="Times New Roman"/>
          <w:b/>
          <w:bCs/>
          <w:iCs/>
          <w:color w:val="231F20"/>
          <w:sz w:val="24"/>
          <w:szCs w:val="24"/>
        </w:rPr>
        <w:t>Content, Concepts, and Context</w:t>
      </w:r>
    </w:p>
    <w:p w14:paraId="5D8B5FB6" w14:textId="77777777" w:rsidR="00C553B6" w:rsidRDefault="00C553B6" w:rsidP="008105E5">
      <w:pPr>
        <w:tabs>
          <w:tab w:val="left" w:pos="720"/>
        </w:tabs>
        <w:spacing w:before="7" w:line="220" w:lineRule="auto"/>
        <w:ind w:right="-270"/>
        <w:rPr>
          <w:rFonts w:ascii="Times New Roman" w:hAnsi="Times New Roman" w:cs="Times New Roman"/>
          <w:b/>
          <w:bCs/>
          <w:iCs/>
          <w:color w:val="231F20"/>
          <w:sz w:val="24"/>
          <w:szCs w:val="24"/>
        </w:rPr>
      </w:pPr>
    </w:p>
    <w:p w14:paraId="5BB99333" w14:textId="445DCCEC"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To understand a word’s </w:t>
      </w:r>
      <w:r w:rsidRPr="00CA7EC3">
        <w:rPr>
          <w:rFonts w:ascii="Times New Roman" w:hAnsi="Times New Roman" w:cs="Times New Roman"/>
          <w:b/>
          <w:bCs/>
          <w:i/>
          <w:color w:val="231F20"/>
          <w:sz w:val="24"/>
          <w:szCs w:val="24"/>
        </w:rPr>
        <w:t>content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(the meaning), you need to know </w:t>
      </w:r>
      <w:r w:rsidR="0080178F">
        <w:rPr>
          <w:rFonts w:ascii="Times New Roman" w:hAnsi="Times New Roman" w:cs="Times New Roman"/>
          <w:iCs/>
          <w:color w:val="231F20"/>
          <w:sz w:val="24"/>
          <w:szCs w:val="24"/>
        </w:rPr>
        <w:t xml:space="preserve">how </w:t>
      </w:r>
      <w:r>
        <w:rPr>
          <w:rFonts w:ascii="Times New Roman" w:hAnsi="Times New Roman" w:cs="Times New Roman"/>
          <w:iCs/>
          <w:color w:val="231F20"/>
          <w:sz w:val="24"/>
          <w:szCs w:val="24"/>
        </w:rPr>
        <w:t>t</w:t>
      </w:r>
      <w:r w:rsidR="0080178F">
        <w:rPr>
          <w:rFonts w:ascii="Times New Roman" w:hAnsi="Times New Roman" w:cs="Times New Roman"/>
          <w:iCs/>
          <w:color w:val="231F20"/>
          <w:sz w:val="24"/>
          <w:szCs w:val="24"/>
        </w:rPr>
        <w:t>o</w:t>
      </w:r>
      <w:r>
        <w:rPr>
          <w:rFonts w:ascii="Times New Roman" w:hAnsi="Times New Roman" w:cs="Times New Roman"/>
          <w:iCs/>
          <w:color w:val="231F20"/>
          <w:sz w:val="24"/>
          <w:szCs w:val="24"/>
        </w:rPr>
        <w:t xml:space="preserve"> use the word in </w:t>
      </w:r>
      <w:r w:rsidRPr="00CA7EC3">
        <w:rPr>
          <w:rFonts w:ascii="Times New Roman" w:hAnsi="Times New Roman" w:cs="Times New Roman"/>
          <w:b/>
          <w:bCs/>
          <w:i/>
          <w:color w:val="231F20"/>
          <w:sz w:val="24"/>
          <w:szCs w:val="24"/>
        </w:rPr>
        <w:t>context</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Examples of</w:t>
      </w:r>
      <w:r w:rsidR="0080178F">
        <w:rPr>
          <w:rFonts w:ascii="Times New Roman" w:hAnsi="Times New Roman" w:cs="Times New Roman"/>
          <w:iCs/>
          <w:color w:val="231F20"/>
          <w:sz w:val="24"/>
          <w:szCs w:val="24"/>
        </w:rPr>
        <w:t xml:space="preserve"> word</w:t>
      </w:r>
      <w:r w:rsidR="009A7D14">
        <w:rPr>
          <w:rFonts w:ascii="Times New Roman" w:hAnsi="Times New Roman" w:cs="Times New Roman"/>
          <w:iCs/>
          <w:color w:val="231F20"/>
          <w:sz w:val="24"/>
          <w:szCs w:val="24"/>
        </w:rPr>
        <w:t>s’</w:t>
      </w:r>
      <w:r>
        <w:rPr>
          <w:rFonts w:ascii="Times New Roman" w:hAnsi="Times New Roman" w:cs="Times New Roman"/>
          <w:iCs/>
          <w:color w:val="231F20"/>
          <w:sz w:val="24"/>
          <w:szCs w:val="24"/>
        </w:rPr>
        <w:t xml:space="preserve"> </w:t>
      </w:r>
      <w:r>
        <w:rPr>
          <w:rFonts w:ascii="Times New Roman" w:hAnsi="Times New Roman" w:cs="Times New Roman"/>
          <w:i/>
          <w:color w:val="231F20"/>
          <w:sz w:val="24"/>
          <w:szCs w:val="24"/>
        </w:rPr>
        <w:t>context:</w:t>
      </w:r>
      <w:r>
        <w:rPr>
          <w:rFonts w:ascii="Times New Roman" w:hAnsi="Times New Roman" w:cs="Times New Roman"/>
          <w:iCs/>
          <w:color w:val="231F20"/>
          <w:sz w:val="24"/>
          <w:szCs w:val="24"/>
        </w:rPr>
        <w:t xml:space="preserve"> </w:t>
      </w:r>
    </w:p>
    <w:p w14:paraId="10E17819" w14:textId="34C9174C"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1) It is no</w:t>
      </w:r>
      <w:r w:rsidRPr="00D17E20">
        <w:rPr>
          <w:rFonts w:ascii="Times New Roman" w:hAnsi="Times New Roman" w:cs="Times New Roman"/>
          <w:iCs/>
          <w:color w:val="231F20"/>
          <w:sz w:val="24"/>
          <w:szCs w:val="24"/>
        </w:rPr>
        <w:t xml:space="preserve">t likely </w:t>
      </w:r>
      <w:r>
        <w:rPr>
          <w:rFonts w:ascii="Times New Roman" w:hAnsi="Times New Roman" w:cs="Times New Roman"/>
          <w:iCs/>
          <w:color w:val="231F20"/>
          <w:sz w:val="24"/>
          <w:szCs w:val="24"/>
        </w:rPr>
        <w:t>you would</w:t>
      </w:r>
      <w:r w:rsidRPr="00D17E20">
        <w:rPr>
          <w:rFonts w:ascii="Times New Roman" w:hAnsi="Times New Roman" w:cs="Times New Roman"/>
          <w:iCs/>
          <w:color w:val="231F20"/>
          <w:sz w:val="24"/>
          <w:szCs w:val="24"/>
        </w:rPr>
        <w:t xml:space="preserve"> have</w:t>
      </w:r>
      <w:r w:rsidRPr="00D17E20">
        <w:rPr>
          <w:rFonts w:ascii="Times New Roman" w:hAnsi="Times New Roman" w:cs="Times New Roman"/>
          <w:i/>
          <w:color w:val="231F20"/>
          <w:sz w:val="24"/>
          <w:szCs w:val="24"/>
        </w:rPr>
        <w:t xml:space="preserve"> “hare”</w:t>
      </w:r>
      <w:r w:rsidRPr="00D17E20">
        <w:rPr>
          <w:rFonts w:ascii="Times New Roman" w:hAnsi="Times New Roman" w:cs="Times New Roman"/>
          <w:iCs/>
          <w:color w:val="231F20"/>
          <w:sz w:val="24"/>
          <w:szCs w:val="24"/>
        </w:rPr>
        <w:t xml:space="preserve"> on your head.</w:t>
      </w:r>
      <w:r>
        <w:rPr>
          <w:rFonts w:ascii="Times New Roman" w:hAnsi="Times New Roman" w:cs="Times New Roman"/>
          <w:iCs/>
          <w:color w:val="231F20"/>
          <w:sz w:val="24"/>
          <w:szCs w:val="24"/>
        </w:rPr>
        <w:t xml:space="preserve"> </w:t>
      </w:r>
    </w:p>
    <w:p w14:paraId="581BDA78" w14:textId="1EB90D07" w:rsidR="00E70E26" w:rsidRDefault="00E70E26"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2) It would </w:t>
      </w:r>
      <w:r w:rsidRPr="00D17E20">
        <w:rPr>
          <w:rFonts w:ascii="Times New Roman" w:hAnsi="Times New Roman" w:cs="Times New Roman"/>
          <w:i/>
          <w:color w:val="231F20"/>
          <w:sz w:val="24"/>
          <w:szCs w:val="24"/>
        </w:rPr>
        <w:t>be</w:t>
      </w:r>
      <w:r>
        <w:rPr>
          <w:rFonts w:ascii="Times New Roman" w:hAnsi="Times New Roman" w:cs="Times New Roman"/>
          <w:iCs/>
          <w:color w:val="231F20"/>
          <w:sz w:val="24"/>
          <w:szCs w:val="24"/>
        </w:rPr>
        <w:t xml:space="preserve"> strange for a </w:t>
      </w:r>
      <w:r w:rsidRPr="00D17E20">
        <w:rPr>
          <w:rFonts w:ascii="Times New Roman" w:hAnsi="Times New Roman" w:cs="Times New Roman"/>
          <w:i/>
          <w:color w:val="231F20"/>
          <w:sz w:val="24"/>
          <w:szCs w:val="24"/>
        </w:rPr>
        <w:t>bee</w:t>
      </w:r>
      <w:r>
        <w:rPr>
          <w:rFonts w:ascii="Times New Roman" w:hAnsi="Times New Roman" w:cs="Times New Roman"/>
          <w:iCs/>
          <w:color w:val="231F20"/>
          <w:sz w:val="24"/>
          <w:szCs w:val="24"/>
        </w:rPr>
        <w:t xml:space="preserve"> to bark. </w:t>
      </w:r>
    </w:p>
    <w:p w14:paraId="3C357858" w14:textId="7904DEF8" w:rsidR="009B21AD" w:rsidRDefault="009B21AD"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t xml:space="preserve">3) It is not likely you would say </w:t>
      </w:r>
      <w:r w:rsidR="008313DF">
        <w:rPr>
          <w:rFonts w:ascii="Times New Roman" w:hAnsi="Times New Roman" w:cs="Times New Roman"/>
          <w:iCs/>
          <w:color w:val="231F20"/>
          <w:sz w:val="24"/>
          <w:szCs w:val="24"/>
        </w:rPr>
        <w:t>H</w:t>
      </w:r>
      <w:r>
        <w:rPr>
          <w:rFonts w:ascii="Times New Roman" w:hAnsi="Times New Roman" w:cs="Times New Roman"/>
          <w:iCs/>
          <w:color w:val="231F20"/>
          <w:sz w:val="24"/>
          <w:szCs w:val="24"/>
        </w:rPr>
        <w:t xml:space="preserve">ey!” if your horse ate </w:t>
      </w:r>
      <w:r>
        <w:rPr>
          <w:rFonts w:ascii="Times New Roman" w:hAnsi="Times New Roman" w:cs="Times New Roman"/>
          <w:i/>
          <w:color w:val="231F20"/>
          <w:sz w:val="24"/>
          <w:szCs w:val="24"/>
        </w:rPr>
        <w:t>“hay.”</w:t>
      </w:r>
      <w:r>
        <w:rPr>
          <w:rFonts w:ascii="Times New Roman" w:hAnsi="Times New Roman" w:cs="Times New Roman"/>
          <w:iCs/>
          <w:color w:val="231F20"/>
          <w:sz w:val="24"/>
          <w:szCs w:val="24"/>
        </w:rPr>
        <w:t xml:space="preserve"> </w:t>
      </w:r>
    </w:p>
    <w:p w14:paraId="515327EC" w14:textId="2085CC67" w:rsidR="0080178F" w:rsidRDefault="00E70E26" w:rsidP="008105E5">
      <w:pPr>
        <w:tabs>
          <w:tab w:val="left" w:pos="720"/>
        </w:tabs>
        <w:spacing w:before="7" w:line="220" w:lineRule="auto"/>
        <w:ind w:right="-270"/>
        <w:rPr>
          <w:rFonts w:ascii="Times New Roman" w:hAnsi="Times New Roman" w:cs="Times New Roman"/>
          <w:i/>
          <w:color w:val="231F20"/>
          <w:sz w:val="24"/>
          <w:szCs w:val="24"/>
        </w:rPr>
      </w:pPr>
      <w:r>
        <w:rPr>
          <w:rFonts w:ascii="Times New Roman" w:hAnsi="Times New Roman" w:cs="Times New Roman"/>
          <w:iCs/>
          <w:color w:val="231F20"/>
          <w:sz w:val="24"/>
          <w:szCs w:val="24"/>
        </w:rPr>
        <w:t xml:space="preserve">Not all words </w:t>
      </w:r>
      <w:r w:rsidR="0080178F">
        <w:rPr>
          <w:rFonts w:ascii="Times New Roman" w:hAnsi="Times New Roman" w:cs="Times New Roman"/>
          <w:iCs/>
          <w:color w:val="231F20"/>
          <w:sz w:val="24"/>
          <w:szCs w:val="24"/>
        </w:rPr>
        <w:t xml:space="preserve">are </w:t>
      </w:r>
      <w:r w:rsidR="009B21AD">
        <w:rPr>
          <w:rFonts w:ascii="Times New Roman" w:hAnsi="Times New Roman" w:cs="Times New Roman"/>
          <w:iCs/>
          <w:color w:val="231F20"/>
          <w:sz w:val="24"/>
          <w:szCs w:val="24"/>
        </w:rPr>
        <w:t>like</w:t>
      </w:r>
      <w:r w:rsidR="0080178F">
        <w:rPr>
          <w:rFonts w:ascii="Times New Roman" w:hAnsi="Times New Roman" w:cs="Times New Roman"/>
          <w:iCs/>
          <w:color w:val="231F20"/>
          <w:sz w:val="24"/>
          <w:szCs w:val="24"/>
        </w:rPr>
        <w:t xml:space="preserve"> hair</w:t>
      </w:r>
      <w:r w:rsidR="00200A0A">
        <w:rPr>
          <w:rFonts w:ascii="Times New Roman" w:hAnsi="Times New Roman" w:cs="Times New Roman"/>
          <w:iCs/>
          <w:color w:val="231F20"/>
          <w:sz w:val="24"/>
          <w:szCs w:val="24"/>
        </w:rPr>
        <w:t>/</w:t>
      </w:r>
      <w:r w:rsidR="0080178F">
        <w:rPr>
          <w:rFonts w:ascii="Times New Roman" w:hAnsi="Times New Roman" w:cs="Times New Roman"/>
          <w:iCs/>
          <w:color w:val="231F20"/>
          <w:sz w:val="24"/>
          <w:szCs w:val="24"/>
        </w:rPr>
        <w:t>hare,</w:t>
      </w:r>
      <w:r w:rsidR="009B21AD">
        <w:rPr>
          <w:rFonts w:ascii="Times New Roman" w:hAnsi="Times New Roman" w:cs="Times New Roman"/>
          <w:iCs/>
          <w:color w:val="231F20"/>
          <w:sz w:val="24"/>
          <w:szCs w:val="24"/>
        </w:rPr>
        <w:t xml:space="preserve"> </w:t>
      </w:r>
      <w:r w:rsidR="00200A0A">
        <w:rPr>
          <w:rFonts w:ascii="Times New Roman" w:hAnsi="Times New Roman" w:cs="Times New Roman"/>
          <w:iCs/>
          <w:color w:val="231F20"/>
          <w:sz w:val="24"/>
          <w:szCs w:val="24"/>
        </w:rPr>
        <w:t>be/</w:t>
      </w:r>
      <w:r w:rsidR="009B21AD">
        <w:rPr>
          <w:rFonts w:ascii="Times New Roman" w:hAnsi="Times New Roman" w:cs="Times New Roman"/>
          <w:iCs/>
          <w:color w:val="231F20"/>
          <w:sz w:val="24"/>
          <w:szCs w:val="24"/>
        </w:rPr>
        <w:t xml:space="preserve">bee, or </w:t>
      </w:r>
      <w:r w:rsidR="00200A0A">
        <w:rPr>
          <w:rFonts w:ascii="Times New Roman" w:hAnsi="Times New Roman" w:cs="Times New Roman"/>
          <w:iCs/>
          <w:color w:val="231F20"/>
          <w:sz w:val="24"/>
          <w:szCs w:val="24"/>
        </w:rPr>
        <w:t>hey/</w:t>
      </w:r>
      <w:r w:rsidR="009B21AD">
        <w:rPr>
          <w:rFonts w:ascii="Times New Roman" w:hAnsi="Times New Roman" w:cs="Times New Roman"/>
          <w:iCs/>
          <w:color w:val="231F20"/>
          <w:sz w:val="24"/>
          <w:szCs w:val="24"/>
        </w:rPr>
        <w:t>hay; these are</w:t>
      </w:r>
      <w:r>
        <w:rPr>
          <w:rFonts w:ascii="Times New Roman" w:hAnsi="Times New Roman" w:cs="Times New Roman"/>
          <w:iCs/>
          <w:color w:val="231F20"/>
          <w:sz w:val="24"/>
          <w:szCs w:val="24"/>
        </w:rPr>
        <w:t xml:space="preserve"> tangible “things” </w:t>
      </w:r>
      <w:r w:rsidR="009B21AD">
        <w:rPr>
          <w:rFonts w:ascii="Times New Roman" w:hAnsi="Times New Roman" w:cs="Times New Roman"/>
          <w:iCs/>
          <w:color w:val="231F20"/>
          <w:sz w:val="24"/>
          <w:szCs w:val="24"/>
        </w:rPr>
        <w:t xml:space="preserve">that you can touch. </w:t>
      </w:r>
      <w:r w:rsidR="008313DF">
        <w:rPr>
          <w:rFonts w:ascii="Times New Roman" w:hAnsi="Times New Roman" w:cs="Times New Roman"/>
          <w:iCs/>
          <w:color w:val="231F20"/>
          <w:sz w:val="24"/>
          <w:szCs w:val="24"/>
        </w:rPr>
        <w:t>W</w:t>
      </w:r>
      <w:r>
        <w:rPr>
          <w:rFonts w:ascii="Times New Roman" w:hAnsi="Times New Roman" w:cs="Times New Roman"/>
          <w:iCs/>
          <w:color w:val="231F20"/>
          <w:sz w:val="24"/>
          <w:szCs w:val="24"/>
        </w:rPr>
        <w:t xml:space="preserve">ords </w:t>
      </w:r>
      <w:r w:rsidR="008313DF">
        <w:rPr>
          <w:rFonts w:ascii="Times New Roman" w:hAnsi="Times New Roman" w:cs="Times New Roman"/>
          <w:iCs/>
          <w:color w:val="231F20"/>
          <w:sz w:val="24"/>
          <w:szCs w:val="24"/>
        </w:rPr>
        <w:t xml:space="preserve">for things </w:t>
      </w:r>
      <w:r>
        <w:rPr>
          <w:rFonts w:ascii="Times New Roman" w:hAnsi="Times New Roman" w:cs="Times New Roman"/>
          <w:iCs/>
          <w:color w:val="231F20"/>
          <w:sz w:val="24"/>
          <w:szCs w:val="24"/>
        </w:rPr>
        <w:t xml:space="preserve">like </w:t>
      </w:r>
      <w:r w:rsidRPr="00076533">
        <w:rPr>
          <w:rFonts w:ascii="Times New Roman" w:hAnsi="Times New Roman" w:cs="Times New Roman"/>
          <w:iCs/>
          <w:color w:val="231F20"/>
          <w:sz w:val="24"/>
          <w:szCs w:val="24"/>
        </w:rPr>
        <w:t>color</w:t>
      </w:r>
      <w:r w:rsidR="008313DF">
        <w:rPr>
          <w:rFonts w:ascii="Times New Roman" w:hAnsi="Times New Roman" w:cs="Times New Roman"/>
          <w:iCs/>
          <w:color w:val="231F20"/>
          <w:sz w:val="24"/>
          <w:szCs w:val="24"/>
        </w:rPr>
        <w:t xml:space="preserve"> (red, green)</w:t>
      </w:r>
      <w:r>
        <w:rPr>
          <w:rFonts w:ascii="Times New Roman" w:hAnsi="Times New Roman" w:cs="Times New Roman"/>
          <w:iCs/>
          <w:color w:val="231F20"/>
          <w:sz w:val="24"/>
          <w:szCs w:val="24"/>
        </w:rPr>
        <w:t>, shape</w:t>
      </w:r>
      <w:r w:rsidR="008313DF">
        <w:rPr>
          <w:rFonts w:ascii="Times New Roman" w:hAnsi="Times New Roman" w:cs="Times New Roman"/>
          <w:iCs/>
          <w:color w:val="231F20"/>
          <w:sz w:val="24"/>
          <w:szCs w:val="24"/>
        </w:rPr>
        <w:t xml:space="preserve"> (square, triangle)</w:t>
      </w:r>
      <w:r>
        <w:rPr>
          <w:rFonts w:ascii="Times New Roman" w:hAnsi="Times New Roman" w:cs="Times New Roman"/>
          <w:iCs/>
          <w:color w:val="231F20"/>
          <w:sz w:val="24"/>
          <w:szCs w:val="24"/>
        </w:rPr>
        <w:t>, size</w:t>
      </w:r>
      <w:r w:rsidR="008313DF">
        <w:rPr>
          <w:rFonts w:ascii="Times New Roman" w:hAnsi="Times New Roman" w:cs="Times New Roman"/>
          <w:iCs/>
          <w:color w:val="231F20"/>
          <w:sz w:val="24"/>
          <w:szCs w:val="24"/>
        </w:rPr>
        <w:t xml:space="preserve"> (tiny, huge)</w:t>
      </w:r>
      <w:r>
        <w:rPr>
          <w:rFonts w:ascii="Times New Roman" w:hAnsi="Times New Roman" w:cs="Times New Roman"/>
          <w:iCs/>
          <w:color w:val="231F20"/>
          <w:sz w:val="24"/>
          <w:szCs w:val="24"/>
        </w:rPr>
        <w:t>, number</w:t>
      </w:r>
      <w:r w:rsidR="008313DF">
        <w:rPr>
          <w:rFonts w:ascii="Times New Roman" w:hAnsi="Times New Roman" w:cs="Times New Roman"/>
          <w:iCs/>
          <w:color w:val="231F20"/>
          <w:sz w:val="24"/>
          <w:szCs w:val="24"/>
        </w:rPr>
        <w:t xml:space="preserve"> (one, two)</w:t>
      </w:r>
      <w:r>
        <w:rPr>
          <w:rFonts w:ascii="Times New Roman" w:hAnsi="Times New Roman" w:cs="Times New Roman"/>
          <w:iCs/>
          <w:color w:val="231F20"/>
          <w:sz w:val="24"/>
          <w:szCs w:val="24"/>
        </w:rPr>
        <w:t xml:space="preserve">, scent </w:t>
      </w:r>
      <w:r w:rsidR="008313DF">
        <w:rPr>
          <w:rFonts w:ascii="Times New Roman" w:hAnsi="Times New Roman" w:cs="Times New Roman"/>
          <w:iCs/>
          <w:color w:val="231F20"/>
          <w:sz w:val="24"/>
          <w:szCs w:val="24"/>
        </w:rPr>
        <w:t xml:space="preserve">(sweet, stinky) and numerous others </w:t>
      </w:r>
      <w:r>
        <w:rPr>
          <w:rFonts w:ascii="Times New Roman" w:hAnsi="Times New Roman" w:cs="Times New Roman"/>
          <w:iCs/>
          <w:color w:val="231F20"/>
          <w:sz w:val="24"/>
          <w:szCs w:val="24"/>
        </w:rPr>
        <w:t xml:space="preserve">are </w:t>
      </w:r>
      <w:r w:rsidRPr="00E70E26">
        <w:rPr>
          <w:rFonts w:ascii="Times New Roman" w:hAnsi="Times New Roman" w:cs="Times New Roman"/>
          <w:b/>
          <w:bCs/>
          <w:iCs/>
          <w:color w:val="231F20"/>
          <w:sz w:val="24"/>
          <w:szCs w:val="24"/>
        </w:rPr>
        <w:t>schema</w:t>
      </w:r>
      <w:r>
        <w:rPr>
          <w:rFonts w:ascii="Times New Roman" w:hAnsi="Times New Roman" w:cs="Times New Roman"/>
          <w:iCs/>
          <w:color w:val="231F20"/>
          <w:sz w:val="24"/>
          <w:szCs w:val="24"/>
        </w:rPr>
        <w:t xml:space="preserve">, a </w:t>
      </w:r>
      <w:r w:rsidR="003854F2" w:rsidRPr="008313DF">
        <w:rPr>
          <w:rFonts w:ascii="Times New Roman" w:hAnsi="Times New Roman" w:cs="Times New Roman"/>
          <w:i/>
          <w:color w:val="231F20"/>
          <w:sz w:val="24"/>
          <w:szCs w:val="24"/>
        </w:rPr>
        <w:t>category</w:t>
      </w:r>
      <w:r w:rsidR="003854F2">
        <w:rPr>
          <w:rFonts w:ascii="Times New Roman" w:hAnsi="Times New Roman" w:cs="Times New Roman"/>
          <w:iCs/>
          <w:color w:val="231F20"/>
          <w:sz w:val="24"/>
          <w:szCs w:val="24"/>
        </w:rPr>
        <w:t xml:space="preserve"> of information. The</w:t>
      </w:r>
      <w:r>
        <w:rPr>
          <w:rFonts w:ascii="Times New Roman" w:hAnsi="Times New Roman" w:cs="Times New Roman"/>
          <w:iCs/>
          <w:color w:val="231F20"/>
          <w:sz w:val="24"/>
          <w:szCs w:val="24"/>
        </w:rPr>
        <w:t xml:space="preserve"> brain </w:t>
      </w:r>
      <w:r w:rsidR="003854F2">
        <w:rPr>
          <w:rFonts w:ascii="Times New Roman" w:hAnsi="Times New Roman" w:cs="Times New Roman"/>
          <w:iCs/>
          <w:color w:val="231F20"/>
          <w:sz w:val="24"/>
          <w:szCs w:val="24"/>
        </w:rPr>
        <w:t xml:space="preserve">uses schema to </w:t>
      </w:r>
      <w:r>
        <w:rPr>
          <w:rFonts w:ascii="Times New Roman" w:hAnsi="Times New Roman" w:cs="Times New Roman"/>
          <w:iCs/>
          <w:color w:val="231F20"/>
          <w:sz w:val="24"/>
          <w:szCs w:val="24"/>
        </w:rPr>
        <w:t xml:space="preserve">organize information. </w:t>
      </w:r>
      <w:r w:rsidR="00200A0A">
        <w:rPr>
          <w:rFonts w:ascii="Times New Roman" w:hAnsi="Times New Roman" w:cs="Times New Roman"/>
          <w:iCs/>
          <w:color w:val="231F20"/>
          <w:sz w:val="24"/>
          <w:szCs w:val="24"/>
        </w:rPr>
        <w:t xml:space="preserve">Another word for </w:t>
      </w:r>
      <w:r>
        <w:rPr>
          <w:rFonts w:ascii="Times New Roman" w:hAnsi="Times New Roman" w:cs="Times New Roman"/>
          <w:iCs/>
          <w:color w:val="231F20"/>
          <w:sz w:val="24"/>
          <w:szCs w:val="24"/>
        </w:rPr>
        <w:t xml:space="preserve">Schema </w:t>
      </w:r>
      <w:r w:rsidR="00200A0A">
        <w:rPr>
          <w:rFonts w:ascii="Times New Roman" w:hAnsi="Times New Roman" w:cs="Times New Roman"/>
          <w:iCs/>
          <w:color w:val="231F20"/>
          <w:sz w:val="24"/>
          <w:szCs w:val="24"/>
        </w:rPr>
        <w:t>is</w:t>
      </w:r>
      <w:r>
        <w:rPr>
          <w:rFonts w:ascii="Times New Roman" w:hAnsi="Times New Roman" w:cs="Times New Roman"/>
          <w:iCs/>
          <w:color w:val="231F20"/>
          <w:sz w:val="24"/>
          <w:szCs w:val="24"/>
        </w:rPr>
        <w:t xml:space="preserve"> </w:t>
      </w:r>
      <w:r w:rsidRPr="00CA7EC3">
        <w:rPr>
          <w:rFonts w:ascii="Times New Roman" w:hAnsi="Times New Roman" w:cs="Times New Roman"/>
          <w:b/>
          <w:bCs/>
          <w:i/>
          <w:color w:val="231F20"/>
          <w:sz w:val="24"/>
          <w:szCs w:val="24"/>
        </w:rPr>
        <w:t>concept</w:t>
      </w:r>
      <w:r>
        <w:rPr>
          <w:rFonts w:ascii="Times New Roman" w:hAnsi="Times New Roman" w:cs="Times New Roman"/>
          <w:b/>
          <w:bCs/>
          <w:i/>
          <w:color w:val="231F20"/>
          <w:sz w:val="24"/>
          <w:szCs w:val="24"/>
        </w:rPr>
        <w:t>s</w:t>
      </w:r>
      <w:r>
        <w:rPr>
          <w:rFonts w:ascii="Times New Roman" w:hAnsi="Times New Roman" w:cs="Times New Roman"/>
          <w:i/>
          <w:color w:val="231F20"/>
          <w:sz w:val="24"/>
          <w:szCs w:val="24"/>
        </w:rPr>
        <w:t xml:space="preserve">. </w:t>
      </w:r>
    </w:p>
    <w:p w14:paraId="0964014D" w14:textId="6ADAA362" w:rsidR="00E70E26" w:rsidRDefault="0080178F" w:rsidP="008105E5">
      <w:pPr>
        <w:tabs>
          <w:tab w:val="left" w:pos="720"/>
        </w:tabs>
        <w:spacing w:before="7" w:line="220" w:lineRule="auto"/>
        <w:ind w:right="-270"/>
        <w:rPr>
          <w:rFonts w:ascii="Times New Roman" w:hAnsi="Times New Roman" w:cs="Times New Roman"/>
          <w:iCs/>
          <w:color w:val="231F20"/>
          <w:sz w:val="24"/>
          <w:szCs w:val="24"/>
        </w:rPr>
      </w:pPr>
      <w:r>
        <w:rPr>
          <w:rFonts w:ascii="Times New Roman" w:hAnsi="Times New Roman" w:cs="Times New Roman"/>
          <w:iCs/>
          <w:color w:val="231F20"/>
          <w:sz w:val="24"/>
          <w:szCs w:val="24"/>
        </w:rPr>
        <w:tab/>
      </w:r>
      <w:r w:rsidR="003854F2">
        <w:rPr>
          <w:rFonts w:ascii="Times New Roman" w:hAnsi="Times New Roman" w:cs="Times New Roman"/>
          <w:iCs/>
          <w:color w:val="231F20"/>
          <w:sz w:val="24"/>
          <w:szCs w:val="24"/>
        </w:rPr>
        <w:t>If</w:t>
      </w:r>
      <w:r w:rsidR="00E70E26">
        <w:rPr>
          <w:rFonts w:ascii="Times New Roman" w:hAnsi="Times New Roman" w:cs="Times New Roman"/>
          <w:iCs/>
          <w:color w:val="231F20"/>
          <w:sz w:val="24"/>
          <w:szCs w:val="24"/>
        </w:rPr>
        <w:t xml:space="preserve"> you meet a new word in </w:t>
      </w:r>
      <w:r w:rsidR="00E70E26" w:rsidRPr="00CA7EC3">
        <w:rPr>
          <w:rFonts w:ascii="Times New Roman" w:hAnsi="Times New Roman" w:cs="Times New Roman"/>
          <w:b/>
          <w:bCs/>
          <w:i/>
          <w:color w:val="231F20"/>
          <w:sz w:val="24"/>
          <w:szCs w:val="24"/>
        </w:rPr>
        <w:t>context</w:t>
      </w:r>
      <w:r w:rsidR="00E70E26">
        <w:rPr>
          <w:rFonts w:ascii="Times New Roman" w:hAnsi="Times New Roman" w:cs="Times New Roman"/>
          <w:iCs/>
          <w:color w:val="231F20"/>
          <w:sz w:val="24"/>
          <w:szCs w:val="24"/>
        </w:rPr>
        <w:t xml:space="preserve">, </w:t>
      </w:r>
      <w:r w:rsidR="003854F2">
        <w:rPr>
          <w:rFonts w:ascii="Times New Roman" w:hAnsi="Times New Roman" w:cs="Times New Roman"/>
          <w:iCs/>
          <w:color w:val="231F20"/>
          <w:sz w:val="24"/>
          <w:szCs w:val="24"/>
        </w:rPr>
        <w:t>you can more</w:t>
      </w:r>
      <w:r w:rsidR="00E70E26">
        <w:rPr>
          <w:rFonts w:ascii="Times New Roman" w:hAnsi="Times New Roman" w:cs="Times New Roman"/>
          <w:iCs/>
          <w:color w:val="231F20"/>
          <w:sz w:val="24"/>
          <w:szCs w:val="24"/>
        </w:rPr>
        <w:t xml:space="preserve"> easi</w:t>
      </w:r>
      <w:r w:rsidR="003854F2">
        <w:rPr>
          <w:rFonts w:ascii="Times New Roman" w:hAnsi="Times New Roman" w:cs="Times New Roman"/>
          <w:iCs/>
          <w:color w:val="231F20"/>
          <w:sz w:val="24"/>
          <w:szCs w:val="24"/>
        </w:rPr>
        <w:t>ly</w:t>
      </w:r>
      <w:r w:rsidR="00E70E26">
        <w:rPr>
          <w:rFonts w:ascii="Times New Roman" w:hAnsi="Times New Roman" w:cs="Times New Roman"/>
          <w:iCs/>
          <w:color w:val="231F20"/>
          <w:sz w:val="24"/>
          <w:szCs w:val="24"/>
        </w:rPr>
        <w:t xml:space="preserve"> “get” its meaning and remember it. </w:t>
      </w:r>
      <w:r w:rsidR="00280E18">
        <w:rPr>
          <w:rFonts w:ascii="Times New Roman" w:hAnsi="Times New Roman" w:cs="Times New Roman"/>
          <w:iCs/>
          <w:color w:val="231F20"/>
          <w:sz w:val="24"/>
          <w:szCs w:val="24"/>
        </w:rPr>
        <w:t xml:space="preserve">Example: </w:t>
      </w:r>
      <w:r w:rsidR="00B436D7">
        <w:rPr>
          <w:rFonts w:ascii="Times New Roman" w:hAnsi="Times New Roman" w:cs="Times New Roman"/>
          <w:iCs/>
          <w:color w:val="231F20"/>
          <w:sz w:val="24"/>
          <w:szCs w:val="24"/>
        </w:rPr>
        <w:t>F</w:t>
      </w:r>
      <w:r w:rsidR="00E70E26">
        <w:rPr>
          <w:rFonts w:ascii="Times New Roman" w:hAnsi="Times New Roman" w:cs="Times New Roman"/>
          <w:iCs/>
          <w:color w:val="231F20"/>
          <w:sz w:val="24"/>
          <w:szCs w:val="24"/>
        </w:rPr>
        <w:t>igure out the meaning of the word “proliferate” from this example</w:t>
      </w:r>
      <w:r w:rsidR="00B436D7">
        <w:rPr>
          <w:rFonts w:ascii="Times New Roman" w:hAnsi="Times New Roman" w:cs="Times New Roman"/>
          <w:iCs/>
          <w:color w:val="231F20"/>
          <w:sz w:val="24"/>
          <w:szCs w:val="24"/>
        </w:rPr>
        <w:t xml:space="preserve"> which provides </w:t>
      </w:r>
      <w:r w:rsidR="00B436D7">
        <w:rPr>
          <w:rFonts w:ascii="Times New Roman" w:hAnsi="Times New Roman" w:cs="Times New Roman"/>
          <w:i/>
          <w:color w:val="231F20"/>
          <w:sz w:val="24"/>
          <w:szCs w:val="24"/>
        </w:rPr>
        <w:t xml:space="preserve">context </w:t>
      </w:r>
      <w:r w:rsidR="00B436D7">
        <w:rPr>
          <w:rFonts w:ascii="Times New Roman" w:hAnsi="Times New Roman" w:cs="Times New Roman"/>
          <w:iCs/>
          <w:color w:val="231F20"/>
          <w:sz w:val="24"/>
          <w:szCs w:val="24"/>
        </w:rPr>
        <w:t>for the word</w:t>
      </w:r>
      <w:r w:rsidR="00E70E26">
        <w:rPr>
          <w:rFonts w:ascii="Times New Roman" w:hAnsi="Times New Roman" w:cs="Times New Roman"/>
          <w:iCs/>
          <w:color w:val="231F20"/>
          <w:sz w:val="24"/>
          <w:szCs w:val="24"/>
        </w:rPr>
        <w:t>: After warm</w:t>
      </w:r>
      <w:r w:rsidR="003854F2">
        <w:rPr>
          <w:rFonts w:ascii="Times New Roman" w:hAnsi="Times New Roman" w:cs="Times New Roman"/>
          <w:iCs/>
          <w:color w:val="231F20"/>
          <w:sz w:val="24"/>
          <w:szCs w:val="24"/>
        </w:rPr>
        <w:t xml:space="preserve">, sunny </w:t>
      </w:r>
      <w:r w:rsidR="00E70E26">
        <w:rPr>
          <w:rFonts w:ascii="Times New Roman" w:hAnsi="Times New Roman" w:cs="Times New Roman"/>
          <w:iCs/>
          <w:color w:val="231F20"/>
          <w:sz w:val="24"/>
          <w:szCs w:val="24"/>
        </w:rPr>
        <w:t>spring days and long gentle rains, weeds proliferate.</w:t>
      </w:r>
    </w:p>
    <w:p w14:paraId="1CB76F1F" w14:textId="7D30213A" w:rsidR="00D42398" w:rsidRPr="008105E5" w:rsidRDefault="00D42398" w:rsidP="008105E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iCs/>
          <w:color w:val="231F20"/>
          <w:sz w:val="24"/>
          <w:szCs w:val="24"/>
        </w:rPr>
        <w:tab/>
        <w:t>Like analogies</w:t>
      </w:r>
      <w:r w:rsidR="008313DF">
        <w:rPr>
          <w:rFonts w:ascii="Times New Roman" w:hAnsi="Times New Roman" w:cs="Times New Roman"/>
          <w:iCs/>
          <w:color w:val="231F20"/>
          <w:sz w:val="24"/>
          <w:szCs w:val="24"/>
        </w:rPr>
        <w:t xml:space="preserve"> (Ch 2, pp.</w:t>
      </w:r>
      <w:r>
        <w:rPr>
          <w:rFonts w:ascii="Times New Roman" w:hAnsi="Times New Roman" w:cs="Times New Roman"/>
          <w:iCs/>
          <w:color w:val="231F20"/>
          <w:sz w:val="24"/>
          <w:szCs w:val="24"/>
        </w:rPr>
        <w:t xml:space="preserve"> </w:t>
      </w:r>
      <w:r w:rsidR="002F7991">
        <w:rPr>
          <w:rFonts w:ascii="Times New Roman" w:hAnsi="Times New Roman" w:cs="Times New Roman"/>
          <w:iCs/>
          <w:color w:val="231F20"/>
          <w:sz w:val="24"/>
          <w:szCs w:val="24"/>
        </w:rPr>
        <w:t>x-x</w:t>
      </w:r>
      <w:r w:rsidR="008313DF">
        <w:rPr>
          <w:rFonts w:ascii="Times New Roman" w:hAnsi="Times New Roman" w:cs="Times New Roman"/>
          <w:iCs/>
          <w:color w:val="231F20"/>
          <w:sz w:val="24"/>
          <w:szCs w:val="24"/>
        </w:rPr>
        <w:t>; pp.x-x in this chapter),</w:t>
      </w:r>
      <w:r>
        <w:rPr>
          <w:rFonts w:ascii="Times New Roman" w:hAnsi="Times New Roman" w:cs="Times New Roman"/>
          <w:iCs/>
          <w:color w:val="231F20"/>
          <w:sz w:val="24"/>
          <w:szCs w:val="24"/>
        </w:rPr>
        <w:t xml:space="preserve"> concepts and context are ways the brain makes sense of the world.</w:t>
      </w:r>
    </w:p>
    <w:p w14:paraId="4BC5615D" w14:textId="4ADDEE74" w:rsidR="007645DA" w:rsidRDefault="007645DA" w:rsidP="007645DA">
      <w:pPr>
        <w:tabs>
          <w:tab w:val="left" w:pos="720"/>
        </w:tabs>
        <w:spacing w:before="7" w:line="220" w:lineRule="auto"/>
        <w:ind w:right="-270"/>
        <w:rPr>
          <w:rFonts w:ascii="Times New Roman" w:hAnsi="Times New Roman" w:cs="Times New Roman"/>
          <w:sz w:val="24"/>
          <w:szCs w:val="24"/>
        </w:rPr>
      </w:pPr>
    </w:p>
    <w:p w14:paraId="3F11B175" w14:textId="22DE2281" w:rsidR="007645DA" w:rsidRPr="007645DA" w:rsidRDefault="007645DA" w:rsidP="007645DA">
      <w:pPr>
        <w:tabs>
          <w:tab w:val="left" w:pos="720"/>
        </w:tabs>
        <w:spacing w:before="7" w:line="220" w:lineRule="auto"/>
        <w:ind w:right="-270"/>
        <w:jc w:val="center"/>
        <w:rPr>
          <w:rFonts w:ascii="Times New Roman" w:hAnsi="Times New Roman" w:cs="Times New Roman"/>
          <w:b/>
          <w:bCs/>
          <w:sz w:val="24"/>
          <w:szCs w:val="24"/>
        </w:rPr>
      </w:pPr>
      <w:r>
        <w:rPr>
          <w:rFonts w:ascii="Times New Roman" w:hAnsi="Times New Roman" w:cs="Times New Roman"/>
          <w:b/>
          <w:bCs/>
          <w:sz w:val="24"/>
          <w:szCs w:val="24"/>
        </w:rPr>
        <w:t>Insert Figure 15.</w:t>
      </w:r>
      <w:r w:rsidR="00861995">
        <w:rPr>
          <w:rFonts w:ascii="Times New Roman" w:hAnsi="Times New Roman" w:cs="Times New Roman"/>
          <w:b/>
          <w:bCs/>
          <w:sz w:val="24"/>
          <w:szCs w:val="24"/>
        </w:rPr>
        <w:t>4</w:t>
      </w:r>
      <w:r w:rsidR="00A43EA6">
        <w:rPr>
          <w:rFonts w:ascii="Times New Roman" w:hAnsi="Times New Roman" w:cs="Times New Roman"/>
          <w:b/>
          <w:bCs/>
          <w:sz w:val="24"/>
          <w:szCs w:val="24"/>
        </w:rPr>
        <w:t>7</w:t>
      </w:r>
      <w:r w:rsidR="00430740">
        <w:rPr>
          <w:rFonts w:ascii="Times New Roman" w:hAnsi="Times New Roman" w:cs="Times New Roman"/>
          <w:b/>
          <w:bCs/>
          <w:sz w:val="24"/>
          <w:szCs w:val="24"/>
        </w:rPr>
        <w:t xml:space="preserve"> </w:t>
      </w:r>
      <w:r w:rsidR="00697DB5">
        <w:rPr>
          <w:rFonts w:ascii="Times New Roman" w:hAnsi="Times New Roman" w:cs="Times New Roman"/>
          <w:b/>
          <w:bCs/>
          <w:sz w:val="24"/>
          <w:szCs w:val="24"/>
        </w:rPr>
        <w:t xml:space="preserve">Here - </w:t>
      </w:r>
      <w:r>
        <w:rPr>
          <w:rFonts w:ascii="Times New Roman" w:hAnsi="Times New Roman" w:cs="Times New Roman"/>
          <w:b/>
          <w:bCs/>
          <w:sz w:val="24"/>
          <w:szCs w:val="24"/>
        </w:rPr>
        <w:t>Content, Concept, Context</w:t>
      </w:r>
    </w:p>
    <w:p w14:paraId="03F7EDDA" w14:textId="77777777" w:rsidR="007645DA" w:rsidRDefault="007645DA" w:rsidP="00047785">
      <w:pPr>
        <w:tabs>
          <w:tab w:val="left" w:pos="720"/>
        </w:tabs>
        <w:spacing w:before="7" w:line="220" w:lineRule="auto"/>
        <w:ind w:right="-270"/>
        <w:rPr>
          <w:rFonts w:ascii="Times New Roman" w:hAnsi="Times New Roman" w:cs="Times New Roman"/>
          <w:sz w:val="24"/>
          <w:szCs w:val="24"/>
        </w:rPr>
      </w:pPr>
    </w:p>
    <w:p w14:paraId="74D63A9F" w14:textId="757B65E7" w:rsidR="00C553B6" w:rsidRDefault="00C553B6" w:rsidP="00C553B6">
      <w:pPr>
        <w:tabs>
          <w:tab w:val="left" w:pos="720"/>
        </w:tabs>
        <w:spacing w:before="7" w:line="220"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Stories and Images</w:t>
      </w:r>
    </w:p>
    <w:p w14:paraId="1A01423C" w14:textId="3D56C041" w:rsidR="00C553B6" w:rsidRDefault="00C553B6" w:rsidP="00C553B6">
      <w:pPr>
        <w:tabs>
          <w:tab w:val="left" w:pos="720"/>
        </w:tabs>
        <w:spacing w:before="7" w:line="220" w:lineRule="auto"/>
        <w:ind w:right="-270"/>
        <w:jc w:val="center"/>
        <w:rPr>
          <w:rFonts w:ascii="Times New Roman" w:hAnsi="Times New Roman" w:cs="Times New Roman"/>
          <w:b/>
          <w:bCs/>
          <w:color w:val="231F20"/>
          <w:sz w:val="24"/>
          <w:szCs w:val="24"/>
        </w:rPr>
      </w:pPr>
    </w:p>
    <w:p w14:paraId="1DD41C2A" w14:textId="77777777" w:rsidR="00E463A8" w:rsidRDefault="00C553B6" w:rsidP="00C553B6">
      <w:pPr>
        <w:tabs>
          <w:tab w:val="left" w:pos="720"/>
        </w:tabs>
        <w:spacing w:before="7" w:line="220"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The best ways to engage children are through story-telling and images. We think of story-telling literally when we limit stories to fairy tales, classics like the </w:t>
      </w:r>
      <w:r>
        <w:rPr>
          <w:rFonts w:ascii="Times New Roman" w:hAnsi="Times New Roman" w:cs="Times New Roman"/>
          <w:i/>
          <w:iCs/>
          <w:color w:val="231F20"/>
          <w:sz w:val="24"/>
          <w:szCs w:val="24"/>
        </w:rPr>
        <w:t xml:space="preserve">Just So Stories </w:t>
      </w:r>
      <w:r>
        <w:rPr>
          <w:rFonts w:ascii="Times New Roman" w:hAnsi="Times New Roman" w:cs="Times New Roman"/>
          <w:color w:val="231F20"/>
          <w:sz w:val="24"/>
          <w:szCs w:val="24"/>
        </w:rPr>
        <w:t xml:space="preserve">and </w:t>
      </w:r>
      <w:r w:rsidR="00A135A8">
        <w:rPr>
          <w:rFonts w:ascii="Times New Roman" w:hAnsi="Times New Roman" w:cs="Times New Roman"/>
          <w:i/>
          <w:iCs/>
          <w:color w:val="231F20"/>
          <w:sz w:val="24"/>
          <w:szCs w:val="24"/>
        </w:rPr>
        <w:t xml:space="preserve">The Jungle Book  </w:t>
      </w:r>
      <w:r w:rsidR="00A135A8">
        <w:rPr>
          <w:rFonts w:ascii="Times New Roman" w:hAnsi="Times New Roman" w:cs="Times New Roman"/>
          <w:color w:val="231F20"/>
          <w:sz w:val="24"/>
          <w:szCs w:val="24"/>
        </w:rPr>
        <w:t>(Rudyard Kipling)</w:t>
      </w:r>
      <w:r w:rsidR="00C751F7">
        <w:rPr>
          <w:rFonts w:ascii="Times New Roman" w:hAnsi="Times New Roman" w:cs="Times New Roman"/>
          <w:color w:val="231F20"/>
          <w:sz w:val="24"/>
          <w:szCs w:val="24"/>
        </w:rPr>
        <w:t xml:space="preserve"> or </w:t>
      </w:r>
      <w:r w:rsidR="00C751F7">
        <w:rPr>
          <w:rFonts w:ascii="Times New Roman" w:hAnsi="Times New Roman" w:cs="Times New Roman"/>
          <w:i/>
          <w:iCs/>
          <w:color w:val="231F20"/>
          <w:sz w:val="24"/>
          <w:szCs w:val="24"/>
        </w:rPr>
        <w:t>Kidnapped</w:t>
      </w:r>
      <w:r w:rsidR="00C751F7">
        <w:rPr>
          <w:rFonts w:ascii="Times New Roman" w:hAnsi="Times New Roman" w:cs="Times New Roman"/>
          <w:color w:val="231F20"/>
          <w:sz w:val="24"/>
          <w:szCs w:val="24"/>
        </w:rPr>
        <w:t xml:space="preserve"> and </w:t>
      </w:r>
      <w:r w:rsidR="00C751F7">
        <w:rPr>
          <w:rFonts w:ascii="Times New Roman" w:hAnsi="Times New Roman" w:cs="Times New Roman"/>
          <w:i/>
          <w:iCs/>
          <w:color w:val="231F20"/>
          <w:sz w:val="24"/>
          <w:szCs w:val="24"/>
        </w:rPr>
        <w:t xml:space="preserve">Treasure Island </w:t>
      </w:r>
      <w:r w:rsidR="00C751F7">
        <w:rPr>
          <w:rFonts w:ascii="Times New Roman" w:hAnsi="Times New Roman" w:cs="Times New Roman"/>
          <w:color w:val="231F20"/>
          <w:sz w:val="24"/>
          <w:szCs w:val="24"/>
        </w:rPr>
        <w:t>(Robert Louis Stevenson) to name a handful from the 1000’s of great story books. But, stories also abound in the non-fiction experiences of scientists, many of whom are adventurers like the fossil hunters we met in this chapter!</w:t>
      </w:r>
      <w:r w:rsidR="00E463A8">
        <w:rPr>
          <w:rFonts w:ascii="Times New Roman" w:hAnsi="Times New Roman" w:cs="Times New Roman"/>
          <w:color w:val="231F20"/>
          <w:sz w:val="24"/>
          <w:szCs w:val="24"/>
        </w:rPr>
        <w:t xml:space="preserve"> </w:t>
      </w:r>
    </w:p>
    <w:p w14:paraId="2F086138" w14:textId="77777777" w:rsidR="00E463A8" w:rsidRDefault="00E463A8" w:rsidP="00C553B6">
      <w:pPr>
        <w:tabs>
          <w:tab w:val="left" w:pos="720"/>
        </w:tabs>
        <w:spacing w:before="7" w:line="220" w:lineRule="auto"/>
        <w:ind w:right="-270"/>
        <w:rPr>
          <w:rFonts w:ascii="Times New Roman" w:hAnsi="Times New Roman" w:cs="Times New Roman"/>
          <w:color w:val="231F20"/>
          <w:sz w:val="24"/>
          <w:szCs w:val="24"/>
        </w:rPr>
      </w:pPr>
    </w:p>
    <w:p w14:paraId="441A49E4" w14:textId="7849C156" w:rsidR="00C553B6" w:rsidRDefault="00E463A8" w:rsidP="00C553B6">
      <w:pPr>
        <w:tabs>
          <w:tab w:val="left" w:pos="720"/>
        </w:tabs>
        <w:spacing w:before="7" w:line="220"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 xml:space="preserve">Matthew and Honoree used stories of scientists’ experiences as children, their early interests, first experiments, and ultimate work. Stories were not just about famous scientists who win prizes, but scientists who work quietly and intently on questions they may have asked as children and pursued throughout their lives. The teachers found these scientists in reports online or in newspapers or magazines; some were teachers’ life-long friends, others were friends of friends. Whenever possible, they asked scientists </w:t>
      </w:r>
      <w:r w:rsidR="00D553F1">
        <w:rPr>
          <w:rFonts w:ascii="Times New Roman" w:hAnsi="Times New Roman" w:cs="Times New Roman"/>
          <w:color w:val="231F20"/>
          <w:sz w:val="24"/>
          <w:szCs w:val="24"/>
        </w:rPr>
        <w:t xml:space="preserve">who </w:t>
      </w:r>
      <w:r w:rsidR="000B4B43">
        <w:rPr>
          <w:rFonts w:ascii="Times New Roman" w:hAnsi="Times New Roman" w:cs="Times New Roman"/>
          <w:color w:val="231F20"/>
          <w:sz w:val="24"/>
          <w:szCs w:val="24"/>
        </w:rPr>
        <w:t>were evolutionary biologists to visit and</w:t>
      </w:r>
      <w:r>
        <w:rPr>
          <w:rFonts w:ascii="Times New Roman" w:hAnsi="Times New Roman" w:cs="Times New Roman"/>
          <w:color w:val="231F20"/>
          <w:sz w:val="24"/>
          <w:szCs w:val="24"/>
        </w:rPr>
        <w:t xml:space="preserve"> talk </w:t>
      </w:r>
      <w:r w:rsidR="00EA4FFA">
        <w:rPr>
          <w:rFonts w:ascii="Times New Roman" w:hAnsi="Times New Roman" w:cs="Times New Roman"/>
          <w:color w:val="231F20"/>
          <w:sz w:val="24"/>
          <w:szCs w:val="24"/>
        </w:rPr>
        <w:t>about their work</w:t>
      </w:r>
      <w:r>
        <w:rPr>
          <w:rFonts w:ascii="Times New Roman" w:hAnsi="Times New Roman" w:cs="Times New Roman"/>
          <w:color w:val="231F20"/>
          <w:sz w:val="24"/>
          <w:szCs w:val="24"/>
        </w:rPr>
        <w:t xml:space="preserve">. </w:t>
      </w:r>
      <w:r w:rsidR="00EA4FFA">
        <w:rPr>
          <w:rFonts w:ascii="Times New Roman" w:hAnsi="Times New Roman" w:cs="Times New Roman"/>
          <w:color w:val="231F20"/>
          <w:sz w:val="24"/>
          <w:szCs w:val="24"/>
        </w:rPr>
        <w:t xml:space="preserve">Such visits </w:t>
      </w:r>
      <w:r w:rsidR="00D37D51">
        <w:rPr>
          <w:rFonts w:ascii="Times New Roman" w:hAnsi="Times New Roman" w:cs="Times New Roman"/>
          <w:color w:val="231F20"/>
          <w:sz w:val="24"/>
          <w:szCs w:val="24"/>
        </w:rPr>
        <w:t xml:space="preserve">made </w:t>
      </w:r>
      <w:r w:rsidR="00EC38C4">
        <w:rPr>
          <w:rFonts w:ascii="Times New Roman" w:hAnsi="Times New Roman" w:cs="Times New Roman"/>
          <w:color w:val="231F20"/>
          <w:sz w:val="24"/>
          <w:szCs w:val="24"/>
        </w:rPr>
        <w:t xml:space="preserve">the </w:t>
      </w:r>
      <w:r w:rsidR="00D37D51">
        <w:rPr>
          <w:rFonts w:ascii="Times New Roman" w:hAnsi="Times New Roman" w:cs="Times New Roman"/>
          <w:color w:val="231F20"/>
          <w:sz w:val="24"/>
          <w:szCs w:val="24"/>
        </w:rPr>
        <w:t>scientists, the problems they work</w:t>
      </w:r>
      <w:r w:rsidR="00EC38C4">
        <w:rPr>
          <w:rFonts w:ascii="Times New Roman" w:hAnsi="Times New Roman" w:cs="Times New Roman"/>
          <w:color w:val="231F20"/>
          <w:sz w:val="24"/>
          <w:szCs w:val="24"/>
        </w:rPr>
        <w:t>ed</w:t>
      </w:r>
      <w:r w:rsidR="00D37D51">
        <w:rPr>
          <w:rFonts w:ascii="Times New Roman" w:hAnsi="Times New Roman" w:cs="Times New Roman"/>
          <w:color w:val="231F20"/>
          <w:sz w:val="24"/>
          <w:szCs w:val="24"/>
        </w:rPr>
        <w:t xml:space="preserve"> on, and their experiments real.</w:t>
      </w:r>
    </w:p>
    <w:p w14:paraId="4E8A0F28" w14:textId="77777777" w:rsidR="00C751F7" w:rsidRPr="00C751F7" w:rsidRDefault="00C751F7" w:rsidP="00C553B6">
      <w:pPr>
        <w:tabs>
          <w:tab w:val="left" w:pos="720"/>
        </w:tabs>
        <w:spacing w:before="7" w:line="220" w:lineRule="auto"/>
        <w:ind w:right="-270"/>
        <w:rPr>
          <w:rFonts w:ascii="Times New Roman" w:hAnsi="Times New Roman" w:cs="Times New Roman"/>
          <w:color w:val="231F20"/>
          <w:sz w:val="24"/>
          <w:szCs w:val="24"/>
        </w:rPr>
      </w:pPr>
    </w:p>
    <w:p w14:paraId="67F548F5" w14:textId="3A589EF0" w:rsidR="004F5AC7" w:rsidRPr="004F5AC7" w:rsidRDefault="004F5AC7" w:rsidP="00C553B6">
      <w:pPr>
        <w:tabs>
          <w:tab w:val="left" w:pos="720"/>
        </w:tabs>
        <w:spacing w:before="7" w:line="220"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At Year</w:t>
      </w:r>
      <w:r w:rsidR="00C553B6">
        <w:rPr>
          <w:rFonts w:ascii="Times New Roman" w:hAnsi="Times New Roman" w:cs="Times New Roman"/>
          <w:b/>
          <w:bCs/>
          <w:color w:val="231F20"/>
          <w:sz w:val="24"/>
          <w:szCs w:val="24"/>
        </w:rPr>
        <w:t>-</w:t>
      </w:r>
      <w:r>
        <w:rPr>
          <w:rFonts w:ascii="Times New Roman" w:hAnsi="Times New Roman" w:cs="Times New Roman"/>
          <w:b/>
          <w:bCs/>
          <w:color w:val="231F20"/>
          <w:sz w:val="24"/>
          <w:szCs w:val="24"/>
        </w:rPr>
        <w:t>End</w:t>
      </w:r>
    </w:p>
    <w:p w14:paraId="6DB7CB1D" w14:textId="77777777" w:rsidR="00FD4E2E" w:rsidRDefault="004F5AC7" w:rsidP="00047785">
      <w:pPr>
        <w:tabs>
          <w:tab w:val="left" w:pos="720"/>
        </w:tabs>
        <w:spacing w:before="7" w:line="220"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r>
    </w:p>
    <w:p w14:paraId="2119D1A0" w14:textId="2FCCAB42" w:rsidR="00BB71B7" w:rsidRPr="00047785" w:rsidRDefault="0030521C" w:rsidP="00047785">
      <w:pPr>
        <w:tabs>
          <w:tab w:val="left" w:pos="720"/>
        </w:tabs>
        <w:spacing w:before="7" w:line="220" w:lineRule="auto"/>
        <w:ind w:right="-270"/>
        <w:rPr>
          <w:rFonts w:ascii="Times New Roman" w:hAnsi="Times New Roman" w:cs="Times New Roman"/>
          <w:sz w:val="24"/>
          <w:szCs w:val="24"/>
        </w:rPr>
      </w:pPr>
      <w:r>
        <w:rPr>
          <w:rFonts w:ascii="Times New Roman" w:hAnsi="Times New Roman" w:cs="Times New Roman"/>
          <w:color w:val="231F20"/>
          <w:sz w:val="24"/>
          <w:szCs w:val="24"/>
        </w:rPr>
        <w:t xml:space="preserve">                     </w:t>
      </w:r>
      <w:r w:rsidR="0051499F" w:rsidRPr="00047785">
        <w:rPr>
          <w:rFonts w:ascii="Times New Roman" w:hAnsi="Times New Roman" w:cs="Times New Roman"/>
          <w:color w:val="231F20"/>
          <w:sz w:val="24"/>
          <w:szCs w:val="24"/>
        </w:rPr>
        <w:t>By June, all children had done some of the following</w:t>
      </w:r>
      <w:r w:rsidR="00125E2F">
        <w:rPr>
          <w:rFonts w:ascii="Times New Roman" w:hAnsi="Times New Roman" w:cs="Times New Roman"/>
          <w:color w:val="231F20"/>
          <w:sz w:val="24"/>
          <w:szCs w:val="24"/>
        </w:rPr>
        <w:t xml:space="preserve"> to learn about evolution:</w:t>
      </w:r>
    </w:p>
    <w:p w14:paraId="4EB2470F" w14:textId="39C2EA9C" w:rsidR="0051499F" w:rsidRPr="000F5393" w:rsidRDefault="0051499F" w:rsidP="00BB71B7">
      <w:pPr>
        <w:pStyle w:val="ListParagraph"/>
        <w:numPr>
          <w:ilvl w:val="0"/>
          <w:numId w:val="15"/>
        </w:numPr>
        <w:tabs>
          <w:tab w:val="left" w:pos="720"/>
          <w:tab w:val="left" w:pos="1719"/>
          <w:tab w:val="left" w:pos="1720"/>
        </w:tabs>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Browsed new books alo</w:t>
      </w:r>
      <w:r w:rsidRPr="007A1039">
        <w:rPr>
          <w:rFonts w:ascii="Times New Roman" w:hAnsi="Times New Roman" w:cs="Times New Roman"/>
          <w:color w:val="231F20"/>
          <w:sz w:val="24"/>
          <w:szCs w:val="24"/>
        </w:rPr>
        <w:t xml:space="preserve">ne, in small groups, </w:t>
      </w:r>
      <w:r w:rsidRPr="007A1039">
        <w:rPr>
          <w:rFonts w:ascii="Times New Roman" w:hAnsi="Times New Roman" w:cs="Times New Roman"/>
          <w:color w:val="231F20"/>
          <w:spacing w:val="-5"/>
          <w:sz w:val="24"/>
          <w:szCs w:val="24"/>
        </w:rPr>
        <w:t xml:space="preserve">and/or </w:t>
      </w:r>
      <w:r w:rsidRPr="007A1039">
        <w:rPr>
          <w:rFonts w:ascii="Times New Roman" w:hAnsi="Times New Roman" w:cs="Times New Roman"/>
          <w:color w:val="231F20"/>
          <w:sz w:val="24"/>
          <w:szCs w:val="24"/>
        </w:rPr>
        <w:t>with teachers</w:t>
      </w:r>
    </w:p>
    <w:p w14:paraId="285CE9E9" w14:textId="33EA881C" w:rsidR="0051499F" w:rsidRPr="005E4FF6" w:rsidRDefault="000F5393" w:rsidP="00BB71B7">
      <w:pPr>
        <w:pStyle w:val="ListParagraph"/>
        <w:numPr>
          <w:ilvl w:val="0"/>
          <w:numId w:val="15"/>
        </w:numPr>
        <w:tabs>
          <w:tab w:val="left" w:pos="720"/>
          <w:tab w:val="left" w:pos="1719"/>
          <w:tab w:val="left" w:pos="1720"/>
        </w:tabs>
        <w:spacing w:line="267" w:lineRule="exact"/>
        <w:ind w:left="900" w:right="-270"/>
        <w:rPr>
          <w:rFonts w:ascii="Times New Roman" w:hAnsi="Times New Roman" w:cs="Times New Roman"/>
          <w:sz w:val="24"/>
          <w:szCs w:val="24"/>
        </w:rPr>
      </w:pPr>
      <w:r w:rsidRPr="005E4FF6">
        <w:rPr>
          <w:rFonts w:ascii="Times New Roman" w:hAnsi="Times New Roman" w:cs="Times New Roman"/>
          <w:color w:val="231F20"/>
          <w:sz w:val="24"/>
          <w:szCs w:val="24"/>
        </w:rPr>
        <w:t>Worked in small groups of 3 or 4</w:t>
      </w:r>
      <w:r w:rsidR="005E4FF6" w:rsidRPr="005E4FF6">
        <w:rPr>
          <w:rFonts w:ascii="Times New Roman" w:hAnsi="Times New Roman" w:cs="Times New Roman"/>
          <w:color w:val="231F20"/>
          <w:sz w:val="24"/>
          <w:szCs w:val="24"/>
        </w:rPr>
        <w:t xml:space="preserve"> to </w:t>
      </w:r>
      <w:r w:rsidR="005E4FF6">
        <w:rPr>
          <w:rFonts w:ascii="Times New Roman" w:hAnsi="Times New Roman" w:cs="Times New Roman"/>
          <w:color w:val="231F20"/>
          <w:sz w:val="24"/>
          <w:szCs w:val="24"/>
        </w:rPr>
        <w:t>p</w:t>
      </w:r>
      <w:r w:rsidR="0051499F" w:rsidRPr="005E4FF6">
        <w:rPr>
          <w:rFonts w:ascii="Times New Roman" w:hAnsi="Times New Roman" w:cs="Times New Roman"/>
          <w:color w:val="231F20"/>
          <w:sz w:val="24"/>
          <w:szCs w:val="24"/>
        </w:rPr>
        <w:t xml:space="preserve">eruse </w:t>
      </w:r>
      <w:r w:rsidR="0051499F" w:rsidRPr="005E4FF6">
        <w:rPr>
          <w:rFonts w:ascii="Times New Roman" w:hAnsi="Times New Roman" w:cs="Times New Roman"/>
          <w:color w:val="231F20"/>
          <w:spacing w:val="-3"/>
          <w:sz w:val="24"/>
          <w:szCs w:val="24"/>
        </w:rPr>
        <w:t>web</w:t>
      </w:r>
      <w:r w:rsidR="0051499F" w:rsidRPr="005E4FF6">
        <w:rPr>
          <w:rFonts w:ascii="Times New Roman" w:hAnsi="Times New Roman" w:cs="Times New Roman"/>
          <w:color w:val="231F20"/>
          <w:spacing w:val="-1"/>
          <w:sz w:val="24"/>
          <w:szCs w:val="24"/>
        </w:rPr>
        <w:t xml:space="preserve"> </w:t>
      </w:r>
      <w:r w:rsidR="0051499F" w:rsidRPr="005E4FF6">
        <w:rPr>
          <w:rFonts w:ascii="Times New Roman" w:hAnsi="Times New Roman" w:cs="Times New Roman"/>
          <w:color w:val="231F20"/>
          <w:sz w:val="24"/>
          <w:szCs w:val="24"/>
        </w:rPr>
        <w:t>sites</w:t>
      </w:r>
    </w:p>
    <w:p w14:paraId="0F8652DC" w14:textId="458C9831" w:rsidR="0051499F" w:rsidRPr="00EC1FF2" w:rsidRDefault="0051499F"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sidRPr="00603672">
        <w:rPr>
          <w:rFonts w:ascii="Times New Roman" w:hAnsi="Times New Roman" w:cs="Times New Roman"/>
          <w:color w:val="231F20"/>
          <w:sz w:val="24"/>
          <w:szCs w:val="24"/>
        </w:rPr>
        <w:t xml:space="preserve">Learned to search, bookmark, </w:t>
      </w:r>
      <w:r w:rsidRPr="00603672">
        <w:rPr>
          <w:rFonts w:ascii="Times New Roman" w:hAnsi="Times New Roman" w:cs="Times New Roman"/>
          <w:color w:val="231F20"/>
          <w:spacing w:val="-3"/>
          <w:sz w:val="24"/>
          <w:szCs w:val="24"/>
        </w:rPr>
        <w:t xml:space="preserve">copy </w:t>
      </w:r>
      <w:r w:rsidRPr="00603672">
        <w:rPr>
          <w:rFonts w:ascii="Times New Roman" w:hAnsi="Times New Roman" w:cs="Times New Roman"/>
          <w:color w:val="231F20"/>
          <w:sz w:val="24"/>
          <w:szCs w:val="24"/>
        </w:rPr>
        <w:t xml:space="preserve">and paste, </w:t>
      </w:r>
      <w:r w:rsidRPr="00603672">
        <w:rPr>
          <w:rFonts w:ascii="Times New Roman" w:hAnsi="Times New Roman" w:cs="Times New Roman"/>
          <w:color w:val="231F20"/>
          <w:spacing w:val="-4"/>
          <w:sz w:val="24"/>
          <w:szCs w:val="24"/>
        </w:rPr>
        <w:t xml:space="preserve">save, </w:t>
      </w:r>
      <w:r w:rsidRPr="00603672">
        <w:rPr>
          <w:rFonts w:ascii="Times New Roman" w:hAnsi="Times New Roman" w:cs="Times New Roman"/>
          <w:color w:val="231F20"/>
          <w:sz w:val="24"/>
          <w:szCs w:val="24"/>
        </w:rPr>
        <w:t>and retrieve</w:t>
      </w:r>
      <w:r w:rsidRPr="00603672">
        <w:rPr>
          <w:rFonts w:ascii="Times New Roman" w:hAnsi="Times New Roman" w:cs="Times New Roman"/>
          <w:color w:val="231F20"/>
          <w:spacing w:val="-1"/>
          <w:sz w:val="24"/>
          <w:szCs w:val="24"/>
        </w:rPr>
        <w:t xml:space="preserve"> </w:t>
      </w:r>
      <w:r w:rsidRPr="00603672">
        <w:rPr>
          <w:rFonts w:ascii="Times New Roman" w:hAnsi="Times New Roman" w:cs="Times New Roman"/>
          <w:color w:val="231F20"/>
          <w:sz w:val="24"/>
          <w:szCs w:val="24"/>
        </w:rPr>
        <w:t>files</w:t>
      </w:r>
    </w:p>
    <w:p w14:paraId="3DB75EDA" w14:textId="13AA6BFD" w:rsidR="00EC1FF2" w:rsidRPr="00EC1FF2" w:rsidRDefault="00EC1FF2" w:rsidP="00BB71B7">
      <w:pPr>
        <w:pStyle w:val="ListParagraph"/>
        <w:numPr>
          <w:ilvl w:val="0"/>
          <w:numId w:val="15"/>
        </w:numPr>
        <w:tabs>
          <w:tab w:val="left" w:pos="720"/>
          <w:tab w:val="left" w:pos="1719"/>
          <w:tab w:val="left" w:pos="1720"/>
        </w:tabs>
        <w:spacing w:before="4" w:line="228" w:lineRule="auto"/>
        <w:ind w:left="900" w:right="-270"/>
        <w:rPr>
          <w:rFonts w:ascii="Times New Roman" w:hAnsi="Times New Roman" w:cs="Times New Roman"/>
          <w:sz w:val="24"/>
          <w:szCs w:val="24"/>
        </w:rPr>
      </w:pPr>
      <w:r>
        <w:rPr>
          <w:rFonts w:ascii="Times New Roman" w:hAnsi="Times New Roman" w:cs="Times New Roman"/>
          <w:color w:val="231F20"/>
          <w:sz w:val="24"/>
          <w:szCs w:val="24"/>
        </w:rPr>
        <w:t>Wondered together about how “those first people” lived:</w:t>
      </w:r>
    </w:p>
    <w:p w14:paraId="0BFD7319" w14:textId="52BC6901"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friends?</w:t>
      </w:r>
    </w:p>
    <w:p w14:paraId="21152B33" w14:textId="2D0939DA"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go to school? to stores? to movies?</w:t>
      </w:r>
      <w:r w:rsidR="00697DB5">
        <w:rPr>
          <w:rFonts w:ascii="Times New Roman" w:hAnsi="Times New Roman" w:cs="Times New Roman"/>
          <w:sz w:val="24"/>
          <w:szCs w:val="24"/>
        </w:rPr>
        <w:t xml:space="preserve"> </w:t>
      </w:r>
      <w:r w:rsidR="0079096B">
        <w:rPr>
          <w:rFonts w:ascii="Times New Roman" w:hAnsi="Times New Roman" w:cs="Times New Roman"/>
          <w:sz w:val="24"/>
          <w:szCs w:val="24"/>
        </w:rPr>
        <w:t>w</w:t>
      </w:r>
      <w:r w:rsidR="00697DB5">
        <w:rPr>
          <w:rFonts w:ascii="Times New Roman" w:hAnsi="Times New Roman" w:cs="Times New Roman"/>
          <w:sz w:val="24"/>
          <w:szCs w:val="24"/>
        </w:rPr>
        <w:t>atch TV?</w:t>
      </w:r>
    </w:p>
    <w:p w14:paraId="226DECE0" w14:textId="7ECC350F" w:rsidR="00EC1FF2" w:rsidRDefault="00EC1FF2"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cellphones and computers?</w:t>
      </w:r>
    </w:p>
    <w:p w14:paraId="7B1C82E5" w14:textId="689CF403" w:rsidR="00EC1FF2"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What did they eat and where did their food come from? Were there grocery stores?</w:t>
      </w:r>
    </w:p>
    <w:p w14:paraId="684A1258" w14:textId="49434749" w:rsidR="00697DB5" w:rsidRDefault="00697DB5" w:rsidP="009936DF">
      <w:pPr>
        <w:pStyle w:val="ListParagraph"/>
        <w:numPr>
          <w:ilvl w:val="0"/>
          <w:numId w:val="37"/>
        </w:numPr>
        <w:tabs>
          <w:tab w:val="left" w:pos="720"/>
          <w:tab w:val="left" w:pos="1440"/>
        </w:tabs>
        <w:spacing w:before="4" w:line="228" w:lineRule="auto"/>
        <w:ind w:left="1530" w:right="-270"/>
        <w:rPr>
          <w:rFonts w:ascii="Times New Roman" w:hAnsi="Times New Roman" w:cs="Times New Roman"/>
          <w:sz w:val="24"/>
          <w:szCs w:val="24"/>
        </w:rPr>
      </w:pPr>
      <w:r>
        <w:rPr>
          <w:rFonts w:ascii="Times New Roman" w:hAnsi="Times New Roman" w:cs="Times New Roman"/>
          <w:sz w:val="24"/>
          <w:szCs w:val="24"/>
        </w:rPr>
        <w:t>Did they have brothers? sisters? cousins?</w:t>
      </w:r>
    </w:p>
    <w:p w14:paraId="6AF1870E" w14:textId="08677815" w:rsidR="00EC1FF2" w:rsidRPr="00EC1FF2" w:rsidRDefault="00EC1FF2" w:rsidP="009936DF">
      <w:pPr>
        <w:pStyle w:val="ListParagraph"/>
        <w:numPr>
          <w:ilvl w:val="0"/>
          <w:numId w:val="38"/>
        </w:numPr>
        <w:tabs>
          <w:tab w:val="left" w:pos="720"/>
        </w:tabs>
        <w:spacing w:before="4" w:line="228" w:lineRule="auto"/>
        <w:ind w:left="810" w:right="-270" w:hanging="270"/>
        <w:rPr>
          <w:rFonts w:ascii="Times New Roman" w:hAnsi="Times New Roman" w:cs="Times New Roman"/>
          <w:sz w:val="24"/>
          <w:szCs w:val="24"/>
        </w:rPr>
      </w:pPr>
      <w:r>
        <w:rPr>
          <w:rFonts w:ascii="Times New Roman" w:hAnsi="Times New Roman" w:cs="Times New Roman"/>
          <w:sz w:val="24"/>
          <w:szCs w:val="24"/>
        </w:rPr>
        <w:t>Gradually learned how different our culture is from our ancient ancestors</w:t>
      </w:r>
      <w:r w:rsidR="00D05083">
        <w:rPr>
          <w:rFonts w:ascii="Times New Roman" w:hAnsi="Times New Roman" w:cs="Times New Roman"/>
          <w:sz w:val="24"/>
          <w:szCs w:val="24"/>
        </w:rPr>
        <w:t>’ ways of life</w:t>
      </w:r>
    </w:p>
    <w:p w14:paraId="2F2572C7" w14:textId="78972C74" w:rsidR="0051499F" w:rsidRPr="009936DF" w:rsidRDefault="0051499F" w:rsidP="006F22B6">
      <w:pPr>
        <w:pStyle w:val="ListParagraph"/>
        <w:numPr>
          <w:ilvl w:val="0"/>
          <w:numId w:val="38"/>
        </w:numPr>
        <w:tabs>
          <w:tab w:val="left" w:pos="720"/>
        </w:tabs>
        <w:spacing w:before="4" w:line="228" w:lineRule="auto"/>
        <w:ind w:left="900" w:right="-270"/>
        <w:rPr>
          <w:rFonts w:ascii="Times New Roman" w:hAnsi="Times New Roman" w:cs="Times New Roman"/>
          <w:sz w:val="24"/>
          <w:szCs w:val="24"/>
        </w:rPr>
      </w:pPr>
      <w:r w:rsidRPr="009936DF">
        <w:rPr>
          <w:rFonts w:ascii="Times New Roman" w:hAnsi="Times New Roman" w:cs="Times New Roman"/>
          <w:color w:val="231F20"/>
          <w:sz w:val="24"/>
          <w:szCs w:val="24"/>
        </w:rPr>
        <w:t>Explored rocks</w:t>
      </w:r>
      <w:r w:rsidR="009374DA">
        <w:rPr>
          <w:rFonts w:ascii="Times New Roman" w:hAnsi="Times New Roman" w:cs="Times New Roman"/>
          <w:color w:val="231F20"/>
          <w:sz w:val="24"/>
          <w:szCs w:val="24"/>
        </w:rPr>
        <w:t xml:space="preserve"> (Chapter 7)</w:t>
      </w:r>
      <w:r w:rsidRPr="009936DF">
        <w:rPr>
          <w:rFonts w:ascii="Times New Roman" w:hAnsi="Times New Roman" w:cs="Times New Roman"/>
          <w:color w:val="231F20"/>
          <w:sz w:val="24"/>
          <w:szCs w:val="24"/>
        </w:rPr>
        <w:t xml:space="preserve">, tested hardness, magnetism, and </w:t>
      </w:r>
      <w:r w:rsidRPr="009936DF">
        <w:rPr>
          <w:rFonts w:ascii="Times New Roman" w:hAnsi="Times New Roman" w:cs="Times New Roman"/>
          <w:color w:val="231F20"/>
          <w:spacing w:val="-3"/>
          <w:sz w:val="24"/>
          <w:szCs w:val="24"/>
        </w:rPr>
        <w:t xml:space="preserve">weight, </w:t>
      </w:r>
      <w:r w:rsidRPr="009936DF">
        <w:rPr>
          <w:rFonts w:ascii="Times New Roman" w:hAnsi="Times New Roman" w:cs="Times New Roman"/>
          <w:color w:val="231F20"/>
          <w:sz w:val="24"/>
          <w:szCs w:val="24"/>
        </w:rPr>
        <w:t xml:space="preserve">researched rocks’ </w:t>
      </w:r>
      <w:r w:rsidR="006F22B6">
        <w:rPr>
          <w:rFonts w:ascii="Times New Roman" w:hAnsi="Times New Roman" w:cs="Times New Roman"/>
          <w:color w:val="231F20"/>
          <w:sz w:val="24"/>
          <w:szCs w:val="24"/>
        </w:rPr>
        <w:t xml:space="preserve"> </w:t>
      </w:r>
      <w:r w:rsidRPr="009936DF">
        <w:rPr>
          <w:rFonts w:ascii="Times New Roman" w:hAnsi="Times New Roman" w:cs="Times New Roman"/>
          <w:color w:val="231F20"/>
          <w:sz w:val="24"/>
          <w:szCs w:val="24"/>
        </w:rPr>
        <w:t xml:space="preserve">names, heard stories of </w:t>
      </w:r>
      <w:r w:rsidRPr="009936DF">
        <w:rPr>
          <w:rFonts w:ascii="Times New Roman" w:hAnsi="Times New Roman" w:cs="Times New Roman"/>
          <w:color w:val="231F20"/>
          <w:spacing w:val="-3"/>
          <w:sz w:val="24"/>
          <w:szCs w:val="24"/>
        </w:rPr>
        <w:t xml:space="preserve">how </w:t>
      </w:r>
      <w:r w:rsidRPr="009936DF">
        <w:rPr>
          <w:rFonts w:ascii="Times New Roman" w:hAnsi="Times New Roman" w:cs="Times New Roman"/>
          <w:color w:val="231F20"/>
          <w:sz w:val="24"/>
          <w:szCs w:val="24"/>
        </w:rPr>
        <w:t>they originated</w:t>
      </w:r>
      <w:r w:rsidR="00F56C86" w:rsidRPr="009936DF">
        <w:rPr>
          <w:rFonts w:ascii="Times New Roman" w:hAnsi="Times New Roman" w:cs="Times New Roman"/>
          <w:color w:val="231F20"/>
          <w:sz w:val="24"/>
          <w:szCs w:val="24"/>
        </w:rPr>
        <w:t>:</w:t>
      </w:r>
    </w:p>
    <w:p w14:paraId="181AFFEE" w14:textId="77777777" w:rsidR="00F1241F" w:rsidRDefault="00F1241F" w:rsidP="006F22B6">
      <w:pPr>
        <w:pStyle w:val="BodyText"/>
        <w:tabs>
          <w:tab w:val="left" w:pos="720"/>
        </w:tabs>
        <w:spacing w:before="2" w:line="228" w:lineRule="auto"/>
        <w:ind w:left="900" w:right="-270" w:hanging="360"/>
        <w:rPr>
          <w:rFonts w:ascii="Times New Roman" w:hAnsi="Times New Roman" w:cs="Times New Roman"/>
          <w:sz w:val="24"/>
          <w:szCs w:val="24"/>
        </w:rPr>
      </w:pPr>
      <w:r>
        <w:rPr>
          <w:rFonts w:ascii="Times New Roman" w:hAnsi="Times New Roman" w:cs="Times New Roman"/>
          <w:color w:val="231F20"/>
          <w:sz w:val="24"/>
          <w:szCs w:val="24"/>
        </w:rPr>
        <w:tab/>
      </w:r>
      <w:r w:rsidR="0051499F" w:rsidRPr="007A1039">
        <w:rPr>
          <w:rFonts w:ascii="Times New Roman" w:hAnsi="Times New Roman" w:cs="Times New Roman"/>
          <w:color w:val="231F20"/>
          <w:sz w:val="24"/>
          <w:szCs w:val="24"/>
        </w:rPr>
        <w:t>Ricardo: “It hurled to earth in a firestorm. It looks like a hard ball rock.”</w:t>
      </w:r>
    </w:p>
    <w:p w14:paraId="4EBF66F4" w14:textId="77777777" w:rsidR="00F1241F" w:rsidRDefault="00F1241F" w:rsidP="00F1241F">
      <w:pPr>
        <w:pStyle w:val="BodyText"/>
        <w:tabs>
          <w:tab w:val="left" w:pos="720"/>
        </w:tabs>
        <w:spacing w:before="2" w:line="228" w:lineRule="auto"/>
        <w:ind w:right="-270"/>
        <w:rPr>
          <w:rFonts w:ascii="Times New Roman" w:hAnsi="Times New Roman" w:cs="Times New Roman"/>
          <w:sz w:val="24"/>
          <w:szCs w:val="24"/>
        </w:rPr>
      </w:pPr>
      <w:r>
        <w:rPr>
          <w:rFonts w:ascii="Times New Roman" w:hAnsi="Times New Roman" w:cs="Times New Roman"/>
          <w:sz w:val="24"/>
          <w:szCs w:val="24"/>
        </w:rPr>
        <w:tab/>
      </w:r>
      <w:r w:rsidR="0050335B">
        <w:rPr>
          <w:rFonts w:ascii="Times New Roman" w:hAnsi="Times New Roman" w:cs="Times New Roman"/>
          <w:color w:val="231F20"/>
          <w:sz w:val="24"/>
          <w:szCs w:val="24"/>
        </w:rPr>
        <w:t>Marie</w:t>
      </w:r>
      <w:r w:rsidR="0051499F" w:rsidRPr="007A1039">
        <w:rPr>
          <w:rFonts w:ascii="Times New Roman" w:hAnsi="Times New Roman" w:cs="Times New Roman"/>
          <w:color w:val="231F20"/>
          <w:sz w:val="24"/>
          <w:szCs w:val="24"/>
        </w:rPr>
        <w:t>, excited: “No! Remember? We cracked one open with that special hammer?</w:t>
      </w:r>
      <w:r w:rsidR="0050335B">
        <w:rPr>
          <w:rFonts w:ascii="Times New Roman" w:hAnsi="Times New Roman" w:cs="Times New Roman"/>
          <w:color w:val="231F20"/>
          <w:sz w:val="24"/>
          <w:szCs w:val="24"/>
        </w:rPr>
        <w:t>”</w:t>
      </w:r>
    </w:p>
    <w:p w14:paraId="50D899C8" w14:textId="77777777" w:rsidR="00F1241F" w:rsidRDefault="00F1241F" w:rsidP="00F1241F">
      <w:pPr>
        <w:pStyle w:val="BodyText"/>
        <w:tabs>
          <w:tab w:val="left" w:pos="720"/>
        </w:tabs>
        <w:spacing w:before="2" w:line="228" w:lineRule="auto"/>
        <w:ind w:right="-270"/>
        <w:rPr>
          <w:rFonts w:ascii="Times New Roman" w:hAnsi="Times New Roman" w:cs="Times New Roman"/>
          <w:color w:val="231F20"/>
          <w:sz w:val="24"/>
          <w:szCs w:val="24"/>
        </w:rPr>
      </w:pPr>
      <w:r>
        <w:rPr>
          <w:rFonts w:ascii="Times New Roman" w:hAnsi="Times New Roman" w:cs="Times New Roman"/>
          <w:sz w:val="24"/>
          <w:szCs w:val="24"/>
        </w:rPr>
        <w:tab/>
      </w:r>
      <w:r w:rsidR="00D26BEB">
        <w:rPr>
          <w:rFonts w:ascii="Times New Roman" w:hAnsi="Times New Roman" w:cs="Times New Roman"/>
          <w:color w:val="231F20"/>
          <w:sz w:val="24"/>
          <w:szCs w:val="24"/>
        </w:rPr>
        <w:t>Jamie</w:t>
      </w:r>
      <w:r w:rsidR="0050335B">
        <w:rPr>
          <w:rFonts w:ascii="Times New Roman" w:hAnsi="Times New Roman" w:cs="Times New Roman"/>
          <w:color w:val="231F20"/>
          <w:sz w:val="24"/>
          <w:szCs w:val="24"/>
        </w:rPr>
        <w:t>: “</w:t>
      </w:r>
      <w:r w:rsidR="0051499F" w:rsidRPr="007A1039">
        <w:rPr>
          <w:rFonts w:ascii="Times New Roman" w:hAnsi="Times New Roman" w:cs="Times New Roman"/>
          <w:color w:val="231F20"/>
          <w:sz w:val="24"/>
          <w:szCs w:val="24"/>
        </w:rPr>
        <w:t xml:space="preserve">There was crystals inside from drips. They look… like </w:t>
      </w:r>
      <w:r w:rsidR="0051499F" w:rsidRPr="007A1039">
        <w:rPr>
          <w:rFonts w:ascii="Times New Roman" w:hAnsi="Times New Roman" w:cs="Times New Roman"/>
          <w:i/>
          <w:color w:val="231F20"/>
          <w:sz w:val="24"/>
          <w:szCs w:val="24"/>
        </w:rPr>
        <w:t>diamonds</w:t>
      </w:r>
      <w:r w:rsidR="0051499F" w:rsidRPr="007A1039">
        <w:rPr>
          <w:rFonts w:ascii="Times New Roman" w:hAnsi="Times New Roman" w:cs="Times New Roman"/>
          <w:color w:val="231F20"/>
          <w:sz w:val="24"/>
          <w:szCs w:val="24"/>
        </w:rPr>
        <w:t>!”</w:t>
      </w:r>
    </w:p>
    <w:p w14:paraId="1D433F7F" w14:textId="00426B90" w:rsidR="0051499F" w:rsidRDefault="00F1241F"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ab/>
      </w:r>
      <w:r w:rsidR="007D794F">
        <w:rPr>
          <w:rFonts w:ascii="Times New Roman" w:hAnsi="Times New Roman" w:cs="Times New Roman"/>
          <w:color w:val="231F20"/>
          <w:sz w:val="24"/>
          <w:szCs w:val="24"/>
        </w:rPr>
        <w:t>Janine</w:t>
      </w:r>
      <w:r w:rsidR="0051499F" w:rsidRPr="007A1039">
        <w:rPr>
          <w:rFonts w:ascii="Times New Roman" w:hAnsi="Times New Roman" w:cs="Times New Roman"/>
          <w:color w:val="231F20"/>
          <w:sz w:val="24"/>
          <w:szCs w:val="24"/>
        </w:rPr>
        <w:t>, who had visited a rock show, handling a piece of sandstone: “</w:t>
      </w:r>
      <w:r w:rsidR="0051499F" w:rsidRPr="007A1039">
        <w:rPr>
          <w:rFonts w:ascii="Times New Roman" w:hAnsi="Times New Roman" w:cs="Times New Roman"/>
          <w:i/>
          <w:color w:val="231F20"/>
          <w:sz w:val="24"/>
          <w:szCs w:val="24"/>
        </w:rPr>
        <w:t xml:space="preserve">This </w:t>
      </w:r>
      <w:r w:rsidR="0051499F" w:rsidRPr="007A1039">
        <w:rPr>
          <w:rFonts w:ascii="Times New Roman" w:hAnsi="Times New Roman" w:cs="Times New Roman"/>
          <w:color w:val="231F20"/>
          <w:sz w:val="24"/>
          <w:szCs w:val="24"/>
        </w:rPr>
        <w:t xml:space="preserve">musta’ been on a </w:t>
      </w:r>
      <w:r>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beach. It feels </w:t>
      </w:r>
      <w:r w:rsidR="005D4BAD">
        <w:rPr>
          <w:rFonts w:ascii="Times New Roman" w:hAnsi="Times New Roman" w:cs="Times New Roman"/>
          <w:color w:val="231F20"/>
          <w:sz w:val="24"/>
          <w:szCs w:val="24"/>
        </w:rPr>
        <w:t>s</w:t>
      </w:r>
      <w:r w:rsidR="0051499F" w:rsidRPr="007A1039">
        <w:rPr>
          <w:rFonts w:ascii="Times New Roman" w:hAnsi="Times New Roman" w:cs="Times New Roman"/>
          <w:color w:val="231F20"/>
          <w:sz w:val="24"/>
          <w:szCs w:val="24"/>
        </w:rPr>
        <w:t>andy.”</w:t>
      </w:r>
    </w:p>
    <w:p w14:paraId="71DA91DA" w14:textId="42B7C14E" w:rsidR="00A523C3" w:rsidRDefault="00A523C3" w:rsidP="00A523C3">
      <w:pPr>
        <w:pStyle w:val="BodyText"/>
        <w:tabs>
          <w:tab w:val="left" w:pos="720"/>
        </w:tabs>
        <w:spacing w:before="2" w:line="228" w:lineRule="auto"/>
        <w:ind w:left="900" w:right="-270" w:hanging="27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  Shira: “This smells salty! I bet it comes from the </w:t>
      </w:r>
      <w:r w:rsidRPr="007A1039">
        <w:rPr>
          <w:rFonts w:ascii="Times New Roman" w:hAnsi="Times New Roman" w:cs="Times New Roman"/>
          <w:color w:val="231F20"/>
          <w:sz w:val="24"/>
          <w:szCs w:val="24"/>
        </w:rPr>
        <w:t>Devon [</w:t>
      </w:r>
      <w:r w:rsidRPr="002F7991">
        <w:rPr>
          <w:rFonts w:ascii="Times New Roman" w:hAnsi="Times New Roman" w:cs="Times New Roman"/>
          <w:iCs/>
          <w:color w:val="231F20"/>
          <w:sz w:val="24"/>
          <w:szCs w:val="24"/>
        </w:rPr>
        <w:t>sic</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Sea.”</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Devonian</w:t>
      </w:r>
      <w:r w:rsidRPr="007A1039">
        <w:rPr>
          <w:rFonts w:ascii="Times New Roman" w:hAnsi="Times New Roman" w:cs="Times New Roman"/>
          <w:color w:val="231F20"/>
          <w:spacing w:val="-3"/>
          <w:sz w:val="24"/>
          <w:szCs w:val="24"/>
        </w:rPr>
        <w:t>)</w:t>
      </w:r>
      <w:r>
        <w:rPr>
          <w:rFonts w:ascii="Times New Roman" w:hAnsi="Times New Roman" w:cs="Times New Roman"/>
          <w:color w:val="231F20"/>
          <w:spacing w:val="-3"/>
          <w:sz w:val="24"/>
          <w:szCs w:val="24"/>
        </w:rPr>
        <w:t xml:space="preserve"> (Chapter 11)</w:t>
      </w:r>
    </w:p>
    <w:p w14:paraId="11E7625A" w14:textId="77777777" w:rsidR="00B87EB9" w:rsidRDefault="00B87EB9" w:rsidP="00530531">
      <w:pPr>
        <w:pStyle w:val="BodyText"/>
        <w:numPr>
          <w:ilvl w:val="0"/>
          <w:numId w:val="48"/>
        </w:numPr>
        <w:tabs>
          <w:tab w:val="left" w:pos="810"/>
        </w:tabs>
        <w:spacing w:line="228" w:lineRule="auto"/>
        <w:ind w:left="810" w:right="-270" w:hanging="270"/>
        <w:rPr>
          <w:rFonts w:ascii="Times New Roman" w:hAnsi="Times New Roman" w:cs="Times New Roman"/>
          <w:color w:val="231F20"/>
          <w:sz w:val="24"/>
          <w:szCs w:val="24"/>
        </w:rPr>
      </w:pPr>
      <w:r>
        <w:rPr>
          <w:rFonts w:ascii="Times New Roman" w:hAnsi="Times New Roman" w:cs="Times New Roman"/>
          <w:color w:val="231F20"/>
          <w:sz w:val="24"/>
          <w:szCs w:val="24"/>
        </w:rPr>
        <w:t xml:space="preserve">Alonzo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9</w:t>
      </w:r>
      <w:r w:rsidRPr="007A1039">
        <w:rPr>
          <w:rFonts w:ascii="Times New Roman" w:hAnsi="Times New Roman" w:cs="Times New Roman"/>
          <w:color w:val="231F20"/>
          <w:sz w:val="24"/>
          <w:szCs w:val="24"/>
        </w:rPr>
        <w:t>), drawing with a bold marker: “Then them plates moved,” drawing a heavy line, “and here’s them mountains that EXPLODED” – making lines</w:t>
      </w:r>
      <w:r>
        <w:rPr>
          <w:rFonts w:ascii="Times New Roman" w:hAnsi="Times New Roman" w:cs="Times New Roman"/>
          <w:color w:val="231F20"/>
          <w:sz w:val="24"/>
          <w:szCs w:val="24"/>
        </w:rPr>
        <w:t xml:space="preserve"> like mountain peaks around a huge volcano</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(Chapter 6)</w:t>
      </w:r>
    </w:p>
    <w:p w14:paraId="1E7F927F" w14:textId="77777777" w:rsidR="00B87EB9" w:rsidRDefault="00B87EB9" w:rsidP="00B87EB9">
      <w:pPr>
        <w:pStyle w:val="BodyText"/>
        <w:tabs>
          <w:tab w:val="left" w:pos="720"/>
        </w:tabs>
        <w:spacing w:before="2" w:line="228" w:lineRule="auto"/>
        <w:ind w:left="1350" w:right="-270"/>
        <w:rPr>
          <w:rFonts w:ascii="Times New Roman" w:hAnsi="Times New Roman" w:cs="Times New Roman"/>
          <w:color w:val="231F20"/>
          <w:spacing w:val="-3"/>
          <w:sz w:val="24"/>
          <w:szCs w:val="24"/>
        </w:rPr>
      </w:pPr>
    </w:p>
    <w:p w14:paraId="354945E9" w14:textId="2FDC80F5" w:rsidR="00122019" w:rsidRDefault="00BC08D4" w:rsidP="00BC08D4">
      <w:pPr>
        <w:pStyle w:val="BodyText"/>
        <w:numPr>
          <w:ilvl w:val="0"/>
          <w:numId w:val="47"/>
        </w:numPr>
        <w:tabs>
          <w:tab w:val="left" w:pos="720"/>
        </w:tabs>
        <w:spacing w:before="2" w:line="228" w:lineRule="auto"/>
        <w:ind w:left="1080" w:right="-270" w:hanging="540"/>
        <w:jc w:val="both"/>
        <w:rPr>
          <w:rFonts w:ascii="Times New Roman" w:hAnsi="Times New Roman" w:cs="Times New Roman"/>
          <w:color w:val="231F20"/>
          <w:sz w:val="24"/>
          <w:szCs w:val="24"/>
        </w:rPr>
      </w:pPr>
      <w:r>
        <w:rPr>
          <w:rFonts w:ascii="Times New Roman" w:hAnsi="Times New Roman" w:cs="Times New Roman"/>
          <w:color w:val="231F20"/>
          <w:sz w:val="24"/>
          <w:szCs w:val="24"/>
        </w:rPr>
        <w:t xml:space="preserve">Stromatolites caught their interest, the varied forms and beautiful </w:t>
      </w:r>
      <w:r w:rsidR="00823C0E">
        <w:rPr>
          <w:rFonts w:ascii="Times New Roman" w:hAnsi="Times New Roman" w:cs="Times New Roman"/>
          <w:color w:val="231F20"/>
          <w:sz w:val="24"/>
          <w:szCs w:val="24"/>
        </w:rPr>
        <w:t>patterns. A</w:t>
      </w:r>
      <w:r w:rsidR="00A860BE">
        <w:rPr>
          <w:rFonts w:ascii="Times New Roman" w:hAnsi="Times New Roman" w:cs="Times New Roman"/>
          <w:color w:val="231F20"/>
          <w:sz w:val="24"/>
          <w:szCs w:val="24"/>
        </w:rPr>
        <w:t xml:space="preserve"> small group ma</w:t>
      </w:r>
      <w:r>
        <w:rPr>
          <w:rFonts w:ascii="Times New Roman" w:hAnsi="Times New Roman" w:cs="Times New Roman"/>
          <w:color w:val="231F20"/>
          <w:sz w:val="24"/>
          <w:szCs w:val="24"/>
        </w:rPr>
        <w:t xml:space="preserve">de </w:t>
      </w:r>
      <w:r w:rsidR="00A860BE">
        <w:rPr>
          <w:rFonts w:ascii="Times New Roman" w:hAnsi="Times New Roman" w:cs="Times New Roman"/>
          <w:color w:val="231F20"/>
          <w:sz w:val="24"/>
          <w:szCs w:val="24"/>
        </w:rPr>
        <w:t>models of stromatolites</w:t>
      </w:r>
      <w:r w:rsidR="00122019">
        <w:rPr>
          <w:rFonts w:ascii="Times New Roman" w:hAnsi="Times New Roman" w:cs="Times New Roman"/>
          <w:color w:val="231F20"/>
          <w:sz w:val="24"/>
          <w:szCs w:val="24"/>
        </w:rPr>
        <w:t xml:space="preserve">: “Those first life things. Stromalites [sic]. </w:t>
      </w:r>
      <w:r w:rsidR="00A860BE">
        <w:rPr>
          <w:rFonts w:ascii="Times New Roman" w:hAnsi="Times New Roman" w:cs="Times New Roman"/>
          <w:color w:val="231F20"/>
          <w:sz w:val="24"/>
          <w:szCs w:val="24"/>
        </w:rPr>
        <w:t>They was f</w:t>
      </w:r>
      <w:r w:rsidR="00122019">
        <w:rPr>
          <w:rFonts w:ascii="Times New Roman" w:hAnsi="Times New Roman" w:cs="Times New Roman"/>
          <w:color w:val="231F20"/>
          <w:sz w:val="24"/>
          <w:szCs w:val="24"/>
        </w:rPr>
        <w:t>ossil mats</w:t>
      </w:r>
      <w:r w:rsidR="00A860BE">
        <w:rPr>
          <w:rFonts w:ascii="Times New Roman" w:hAnsi="Times New Roman" w:cs="Times New Roman"/>
          <w:color w:val="231F20"/>
          <w:sz w:val="24"/>
          <w:szCs w:val="24"/>
        </w:rPr>
        <w:t>!</w:t>
      </w:r>
      <w:r w:rsidR="009374DA">
        <w:rPr>
          <w:rFonts w:ascii="Times New Roman" w:hAnsi="Times New Roman" w:cs="Times New Roman"/>
          <w:color w:val="231F20"/>
          <w:sz w:val="24"/>
          <w:szCs w:val="24"/>
        </w:rPr>
        <w:t>”</w:t>
      </w:r>
    </w:p>
    <w:p w14:paraId="7E69A1B9" w14:textId="3B085F78" w:rsidR="009374DA" w:rsidRDefault="00E03035" w:rsidP="00530531">
      <w:pPr>
        <w:pStyle w:val="BodyText"/>
        <w:numPr>
          <w:ilvl w:val="0"/>
          <w:numId w:val="47"/>
        </w:numPr>
        <w:tabs>
          <w:tab w:val="left" w:pos="720"/>
        </w:tabs>
        <w:spacing w:before="2" w:line="228" w:lineRule="auto"/>
        <w:ind w:left="990" w:right="-270" w:hanging="450"/>
        <w:rPr>
          <w:rFonts w:ascii="Times New Roman" w:hAnsi="Times New Roman" w:cs="Times New Roman"/>
          <w:color w:val="231F20"/>
          <w:sz w:val="24"/>
          <w:szCs w:val="24"/>
        </w:rPr>
      </w:pPr>
      <w:r>
        <w:rPr>
          <w:rFonts w:ascii="Times New Roman" w:hAnsi="Times New Roman" w:cs="Times New Roman"/>
          <w:color w:val="231F20"/>
          <w:spacing w:val="-3"/>
          <w:sz w:val="24"/>
          <w:szCs w:val="24"/>
        </w:rPr>
        <w:t>A small group</w:t>
      </w:r>
      <w:r w:rsidR="009374DA">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pretend</w:t>
      </w:r>
      <w:r w:rsidR="009374DA">
        <w:rPr>
          <w:rFonts w:ascii="Times New Roman" w:hAnsi="Times New Roman" w:cs="Times New Roman"/>
          <w:color w:val="231F20"/>
          <w:sz w:val="24"/>
          <w:szCs w:val="24"/>
        </w:rPr>
        <w:t>ed</w:t>
      </w:r>
      <w:r w:rsidR="009374DA" w:rsidRPr="00C37C65">
        <w:rPr>
          <w:rFonts w:ascii="Times New Roman" w:hAnsi="Times New Roman" w:cs="Times New Roman"/>
          <w:color w:val="231F20"/>
          <w:sz w:val="24"/>
          <w:szCs w:val="24"/>
        </w:rPr>
        <w:t xml:space="preserve"> to be early life-forms</w:t>
      </w:r>
      <w:r w:rsidR="00EC3723">
        <w:rPr>
          <w:rFonts w:ascii="Times New Roman" w:hAnsi="Times New Roman" w:cs="Times New Roman"/>
          <w:color w:val="231F20"/>
          <w:sz w:val="24"/>
          <w:szCs w:val="24"/>
        </w:rPr>
        <w:t>,</w:t>
      </w:r>
      <w:r w:rsidR="009374DA" w:rsidRPr="00C37C65">
        <w:rPr>
          <w:rFonts w:ascii="Times New Roman" w:hAnsi="Times New Roman" w:cs="Times New Roman"/>
          <w:color w:val="231F20"/>
          <w:sz w:val="24"/>
          <w:szCs w:val="24"/>
        </w:rPr>
        <w:t xml:space="preserve"> a drama! </w:t>
      </w:r>
      <w:r w:rsidR="009374DA">
        <w:rPr>
          <w:rFonts w:ascii="Times New Roman" w:hAnsi="Times New Roman" w:cs="Times New Roman"/>
          <w:color w:val="231F20"/>
          <w:sz w:val="24"/>
          <w:szCs w:val="24"/>
        </w:rPr>
        <w:t>The</w:t>
      </w:r>
      <w:r w:rsidR="009374DA" w:rsidRPr="00C37C65">
        <w:rPr>
          <w:rFonts w:ascii="Times New Roman" w:hAnsi="Times New Roman" w:cs="Times New Roman"/>
          <w:color w:val="231F20"/>
          <w:sz w:val="24"/>
          <w:szCs w:val="24"/>
        </w:rPr>
        <w:t xml:space="preserve"> group pressed </w:t>
      </w:r>
      <w:r w:rsidR="009374DA" w:rsidRPr="00C37C65">
        <w:rPr>
          <w:rFonts w:ascii="Times New Roman" w:hAnsi="Times New Roman" w:cs="Times New Roman"/>
          <w:color w:val="231F20"/>
          <w:spacing w:val="-3"/>
          <w:sz w:val="24"/>
          <w:szCs w:val="24"/>
        </w:rPr>
        <w:t xml:space="preserve">together, </w:t>
      </w:r>
      <w:r w:rsidR="009374DA" w:rsidRPr="00C37C65">
        <w:rPr>
          <w:rFonts w:ascii="Times New Roman" w:hAnsi="Times New Roman" w:cs="Times New Roman"/>
          <w:color w:val="231F20"/>
          <w:sz w:val="24"/>
          <w:szCs w:val="24"/>
        </w:rPr>
        <w:t xml:space="preserve">fell down, others circulated, two narrated: “The stromatolites are all together in a </w:t>
      </w:r>
      <w:r w:rsidR="009374DA" w:rsidRPr="00C37C65">
        <w:rPr>
          <w:rFonts w:ascii="Times New Roman" w:hAnsi="Times New Roman" w:cs="Times New Roman"/>
          <w:color w:val="231F20"/>
          <w:spacing w:val="-5"/>
          <w:sz w:val="24"/>
          <w:szCs w:val="24"/>
        </w:rPr>
        <w:t xml:space="preserve">mat.” </w:t>
      </w:r>
      <w:r w:rsidR="009374DA" w:rsidRPr="00C37C65">
        <w:rPr>
          <w:rFonts w:ascii="Times New Roman" w:hAnsi="Times New Roman" w:cs="Times New Roman"/>
          <w:color w:val="231F20"/>
          <w:sz w:val="24"/>
          <w:szCs w:val="24"/>
        </w:rPr>
        <w:t xml:space="preserve">Much louder: “The mat is growing up from the bottom of the ocean. </w:t>
      </w:r>
      <w:r w:rsidR="009374DA" w:rsidRPr="00C37C65">
        <w:rPr>
          <w:rFonts w:ascii="Times New Roman" w:hAnsi="Times New Roman" w:cs="Times New Roman"/>
          <w:i/>
          <w:color w:val="231F20"/>
          <w:sz w:val="24"/>
          <w:szCs w:val="24"/>
        </w:rPr>
        <w:t xml:space="preserve">Now </w:t>
      </w:r>
      <w:r w:rsidR="009374DA" w:rsidRPr="00C37C65">
        <w:rPr>
          <w:rFonts w:ascii="Times New Roman" w:hAnsi="Times New Roman" w:cs="Times New Roman"/>
          <w:color w:val="231F20"/>
          <w:spacing w:val="-3"/>
          <w:sz w:val="24"/>
          <w:szCs w:val="24"/>
        </w:rPr>
        <w:t xml:space="preserve">they’re </w:t>
      </w:r>
      <w:r w:rsidR="009374DA" w:rsidRPr="00C37C65">
        <w:rPr>
          <w:rFonts w:ascii="Times New Roman" w:hAnsi="Times New Roman" w:cs="Times New Roman"/>
          <w:color w:val="231F20"/>
          <w:sz w:val="24"/>
          <w:szCs w:val="24"/>
        </w:rPr>
        <w:t xml:space="preserve">floating around.  OOH!  </w:t>
      </w:r>
      <w:r w:rsidR="009374DA" w:rsidRPr="00C37C65">
        <w:rPr>
          <w:rFonts w:ascii="Times New Roman" w:hAnsi="Times New Roman" w:cs="Times New Roman"/>
          <w:i/>
          <w:iCs/>
          <w:color w:val="231F20"/>
          <w:sz w:val="24"/>
          <w:szCs w:val="24"/>
        </w:rPr>
        <w:t xml:space="preserve">They’re falling on each other!  </w:t>
      </w:r>
      <w:r w:rsidR="009374DA" w:rsidRPr="00C37C65">
        <w:rPr>
          <w:rFonts w:ascii="Times New Roman" w:hAnsi="Times New Roman" w:cs="Times New Roman"/>
          <w:color w:val="231F20"/>
          <w:sz w:val="24"/>
          <w:szCs w:val="24"/>
        </w:rPr>
        <w:t xml:space="preserve">Lots of organs </w:t>
      </w:r>
      <w:r w:rsidR="009374DA" w:rsidRPr="00C37C65">
        <w:rPr>
          <w:rFonts w:ascii="Times New Roman" w:hAnsi="Times New Roman" w:cs="Times New Roman"/>
          <w:color w:val="231F20"/>
          <w:spacing w:val="-3"/>
          <w:sz w:val="24"/>
          <w:szCs w:val="24"/>
        </w:rPr>
        <w:t>[</w:t>
      </w:r>
      <w:r w:rsidR="009374DA" w:rsidRPr="00EC284D">
        <w:rPr>
          <w:rFonts w:ascii="Times New Roman" w:hAnsi="Times New Roman" w:cs="Times New Roman"/>
          <w:iCs/>
          <w:color w:val="231F20"/>
          <w:spacing w:val="-3"/>
          <w:sz w:val="24"/>
          <w:szCs w:val="24"/>
        </w:rPr>
        <w:t>sic</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w:t>
      </w:r>
      <w:r w:rsidR="009374DA" w:rsidRPr="00C37C65">
        <w:rPr>
          <w:rFonts w:ascii="Times New Roman" w:hAnsi="Times New Roman" w:cs="Times New Roman"/>
          <w:i/>
          <w:color w:val="231F20"/>
          <w:sz w:val="24"/>
          <w:szCs w:val="24"/>
        </w:rPr>
        <w:t>organisms</w:t>
      </w:r>
      <w:r w:rsidR="009374DA" w:rsidRPr="00C37C65">
        <w:rPr>
          <w:rFonts w:ascii="Times New Roman" w:hAnsi="Times New Roman" w:cs="Times New Roman"/>
          <w:color w:val="231F20"/>
          <w:sz w:val="24"/>
          <w:szCs w:val="24"/>
        </w:rPr>
        <w:t>) are becoming</w:t>
      </w:r>
      <w:r w:rsidR="009374DA" w:rsidRPr="00C37C65">
        <w:rPr>
          <w:rFonts w:ascii="Times New Roman" w:hAnsi="Times New Roman" w:cs="Times New Roman"/>
          <w:color w:val="231F20"/>
          <w:spacing w:val="3"/>
          <w:sz w:val="24"/>
          <w:szCs w:val="24"/>
        </w:rPr>
        <w:t xml:space="preserve"> </w:t>
      </w:r>
      <w:r w:rsidR="009374DA" w:rsidRPr="00C37C65">
        <w:rPr>
          <w:rFonts w:ascii="Times New Roman" w:hAnsi="Times New Roman" w:cs="Times New Roman"/>
          <w:color w:val="231F20"/>
          <w:sz w:val="24"/>
          <w:szCs w:val="24"/>
        </w:rPr>
        <w:t>mats!”</w:t>
      </w:r>
      <w:r w:rsidR="009374DA">
        <w:rPr>
          <w:rFonts w:ascii="Times New Roman" w:hAnsi="Times New Roman" w:cs="Times New Roman"/>
          <w:color w:val="231F20"/>
          <w:sz w:val="24"/>
          <w:szCs w:val="24"/>
        </w:rPr>
        <w:t xml:space="preserve"> (Chapter 9)</w:t>
      </w:r>
    </w:p>
    <w:p w14:paraId="09951060" w14:textId="3756DA52" w:rsidR="00B87EB9" w:rsidRDefault="00B87EB9" w:rsidP="00B87EB9">
      <w:pPr>
        <w:pStyle w:val="BodyText"/>
        <w:numPr>
          <w:ilvl w:val="0"/>
          <w:numId w:val="47"/>
        </w:numPr>
        <w:tabs>
          <w:tab w:val="left" w:pos="720"/>
        </w:tabs>
        <w:spacing w:before="2" w:line="228" w:lineRule="auto"/>
        <w:ind w:left="810" w:right="-270" w:hanging="180"/>
        <w:rPr>
          <w:rFonts w:ascii="Times New Roman" w:hAnsi="Times New Roman" w:cs="Times New Roman"/>
          <w:sz w:val="24"/>
          <w:szCs w:val="24"/>
        </w:rPr>
      </w:pPr>
      <w:r>
        <w:rPr>
          <w:rFonts w:ascii="Times New Roman" w:hAnsi="Times New Roman" w:cs="Times New Roman"/>
          <w:sz w:val="24"/>
          <w:szCs w:val="24"/>
        </w:rPr>
        <w:t xml:space="preserve">Slowly the children came to understand the difference between rocks and fossils. </w:t>
      </w:r>
    </w:p>
    <w:p w14:paraId="1A024273" w14:textId="180EB759" w:rsidR="00B87EB9" w:rsidRDefault="00B87EB9" w:rsidP="00B87EB9">
      <w:pPr>
        <w:pStyle w:val="BodyText"/>
        <w:tabs>
          <w:tab w:val="left" w:pos="720"/>
        </w:tabs>
        <w:spacing w:before="2" w:line="228" w:lineRule="auto"/>
        <w:ind w:left="810" w:right="-270"/>
        <w:rPr>
          <w:rFonts w:ascii="Times New Roman" w:hAnsi="Times New Roman" w:cs="Times New Roman"/>
          <w:sz w:val="24"/>
          <w:szCs w:val="24"/>
        </w:rPr>
      </w:pPr>
      <w:r>
        <w:rPr>
          <w:rFonts w:ascii="Times New Roman" w:hAnsi="Times New Roman" w:cs="Times New Roman"/>
          <w:sz w:val="24"/>
          <w:szCs w:val="24"/>
        </w:rPr>
        <w:t xml:space="preserve">Todd: “Fossils is </w:t>
      </w:r>
      <w:r>
        <w:rPr>
          <w:rFonts w:ascii="Times New Roman" w:hAnsi="Times New Roman" w:cs="Times New Roman"/>
          <w:i/>
          <w:iCs/>
          <w:sz w:val="24"/>
          <w:szCs w:val="24"/>
        </w:rPr>
        <w:t xml:space="preserve">like </w:t>
      </w:r>
      <w:r>
        <w:rPr>
          <w:rFonts w:ascii="Times New Roman" w:hAnsi="Times New Roman" w:cs="Times New Roman"/>
          <w:sz w:val="24"/>
          <w:szCs w:val="24"/>
        </w:rPr>
        <w:t>rocks but they was once alive! They’re “body rocks” made of dead bodies.</w:t>
      </w:r>
    </w:p>
    <w:p w14:paraId="079C8928" w14:textId="530CCE1C" w:rsidR="00B87EB9" w:rsidRPr="00B87EB9" w:rsidRDefault="00B87EB9" w:rsidP="00B87EB9">
      <w:pPr>
        <w:pStyle w:val="BodyText"/>
        <w:tabs>
          <w:tab w:val="left" w:pos="810"/>
        </w:tabs>
        <w:spacing w:before="2" w:line="228" w:lineRule="auto"/>
        <w:ind w:left="810" w:right="-270"/>
        <w:rPr>
          <w:rFonts w:ascii="Times New Roman" w:hAnsi="Times New Roman" w:cs="Times New Roman"/>
          <w:sz w:val="24"/>
          <w:szCs w:val="24"/>
        </w:rPr>
      </w:pPr>
      <w:r>
        <w:rPr>
          <w:rFonts w:ascii="Times New Roman" w:hAnsi="Times New Roman" w:cs="Times New Roman"/>
          <w:sz w:val="24"/>
          <w:szCs w:val="24"/>
        </w:rPr>
        <w:t xml:space="preserve">Karen: “Bodies that have been dead </w:t>
      </w:r>
      <w:r>
        <w:rPr>
          <w:rFonts w:ascii="Times New Roman" w:hAnsi="Times New Roman" w:cs="Times New Roman"/>
          <w:i/>
          <w:iCs/>
          <w:sz w:val="24"/>
          <w:szCs w:val="24"/>
        </w:rPr>
        <w:t xml:space="preserve">really </w:t>
      </w:r>
      <w:r>
        <w:rPr>
          <w:rFonts w:ascii="Times New Roman" w:hAnsi="Times New Roman" w:cs="Times New Roman"/>
          <w:sz w:val="24"/>
          <w:szCs w:val="24"/>
        </w:rPr>
        <w:t>long times, so long they turned into rock!”</w:t>
      </w:r>
    </w:p>
    <w:p w14:paraId="2E53F900" w14:textId="77777777" w:rsidR="00122019" w:rsidRDefault="00122019" w:rsidP="00F1241F">
      <w:pPr>
        <w:pStyle w:val="BodyText"/>
        <w:tabs>
          <w:tab w:val="left" w:pos="720"/>
        </w:tabs>
        <w:spacing w:before="2" w:line="228" w:lineRule="auto"/>
        <w:ind w:left="900" w:right="-270" w:hanging="270"/>
        <w:rPr>
          <w:rFonts w:ascii="Times New Roman" w:hAnsi="Times New Roman" w:cs="Times New Roman"/>
          <w:color w:val="231F20"/>
          <w:sz w:val="24"/>
          <w:szCs w:val="24"/>
        </w:rPr>
      </w:pPr>
    </w:p>
    <w:p w14:paraId="6F639A4E" w14:textId="019540E6" w:rsidR="000A0C66" w:rsidRDefault="005D4BAD" w:rsidP="005D4BAD">
      <w:pPr>
        <w:pStyle w:val="BodyText"/>
        <w:tabs>
          <w:tab w:val="left" w:pos="720"/>
        </w:tabs>
        <w:spacing w:line="228" w:lineRule="auto"/>
        <w:ind w:right="-270"/>
        <w:rPr>
          <w:rFonts w:ascii="Times New Roman" w:hAnsi="Times New Roman" w:cs="Times New Roman"/>
          <w:color w:val="231F20"/>
          <w:sz w:val="24"/>
          <w:szCs w:val="24"/>
        </w:rPr>
      </w:pPr>
      <w:r>
        <w:rPr>
          <w:rFonts w:ascii="Times New Roman" w:hAnsi="Times New Roman" w:cs="Times New Roman"/>
          <w:color w:val="231F20"/>
          <w:sz w:val="24"/>
          <w:szCs w:val="24"/>
        </w:rPr>
        <w:tab/>
        <w:t>The children</w:t>
      </w:r>
    </w:p>
    <w:p w14:paraId="55E76B41" w14:textId="40225A6C" w:rsidR="00132735" w:rsidRPr="00132735" w:rsidRDefault="00132735" w:rsidP="00CD7468">
      <w:pPr>
        <w:pStyle w:val="ListParagraph"/>
        <w:numPr>
          <w:ilvl w:val="0"/>
          <w:numId w:val="16"/>
        </w:numPr>
        <w:tabs>
          <w:tab w:val="left" w:pos="720"/>
          <w:tab w:val="left" w:pos="135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3"/>
          <w:sz w:val="24"/>
          <w:szCs w:val="24"/>
        </w:rPr>
        <w:t xml:space="preserve"> </w:t>
      </w:r>
      <w:r w:rsidRPr="00132735">
        <w:rPr>
          <w:rFonts w:ascii="Times New Roman" w:hAnsi="Times New Roman" w:cs="Times New Roman"/>
          <w:color w:val="231F20"/>
          <w:spacing w:val="-3"/>
          <w:sz w:val="24"/>
          <w:szCs w:val="24"/>
        </w:rPr>
        <w:t>Searched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images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in</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books</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3"/>
          <w:sz w:val="24"/>
          <w:szCs w:val="24"/>
        </w:rPr>
        <w:t>and</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z w:val="24"/>
          <w:szCs w:val="24"/>
        </w:rPr>
        <w:t>online</w:t>
      </w:r>
      <w:r w:rsidR="00A41BD4">
        <w:rPr>
          <w:rFonts w:ascii="Times New Roman" w:hAnsi="Times New Roman" w:cs="Times New Roman"/>
          <w:color w:val="231F20"/>
          <w:sz w:val="24"/>
          <w:szCs w:val="24"/>
        </w:rPr>
        <w:t>:</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6"/>
          <w:sz w:val="24"/>
          <w:szCs w:val="24"/>
        </w:rPr>
        <w:t>“</w:t>
      </w:r>
      <w:r w:rsidRPr="00132735">
        <w:rPr>
          <w:rFonts w:ascii="Times New Roman" w:hAnsi="Times New Roman" w:cs="Times New Roman"/>
          <w:color w:val="231F20"/>
          <w:spacing w:val="-9"/>
          <w:sz w:val="24"/>
          <w:szCs w:val="24"/>
        </w:rPr>
        <w:t xml:space="preserve">fossils of </w:t>
      </w:r>
      <w:r w:rsidRPr="00132735">
        <w:rPr>
          <w:rFonts w:ascii="Times New Roman" w:hAnsi="Times New Roman" w:cs="Times New Roman"/>
          <w:color w:val="231F20"/>
          <w:spacing w:val="-3"/>
          <w:sz w:val="24"/>
          <w:szCs w:val="24"/>
        </w:rPr>
        <w:t>extinct</w:t>
      </w:r>
      <w:r w:rsidRPr="00132735">
        <w:rPr>
          <w:rFonts w:ascii="Times New Roman" w:hAnsi="Times New Roman" w:cs="Times New Roman"/>
          <w:color w:val="231F20"/>
          <w:spacing w:val="-9"/>
          <w:sz w:val="24"/>
          <w:szCs w:val="24"/>
        </w:rPr>
        <w:t xml:space="preserve"> </w:t>
      </w:r>
      <w:r w:rsidRPr="00132735">
        <w:rPr>
          <w:rFonts w:ascii="Times New Roman" w:hAnsi="Times New Roman" w:cs="Times New Roman"/>
          <w:color w:val="231F20"/>
          <w:spacing w:val="-4"/>
          <w:sz w:val="24"/>
          <w:szCs w:val="24"/>
        </w:rPr>
        <w:t>species</w:t>
      </w:r>
      <w:r w:rsidR="003159CF">
        <w:rPr>
          <w:rFonts w:ascii="Times New Roman" w:hAnsi="Times New Roman" w:cs="Times New Roman"/>
          <w:color w:val="231F20"/>
          <w:spacing w:val="-4"/>
          <w:sz w:val="24"/>
          <w:szCs w:val="24"/>
        </w:rPr>
        <w:t>”</w:t>
      </w:r>
    </w:p>
    <w:p w14:paraId="37E7BF0F" w14:textId="00F3C139" w:rsidR="0051499F" w:rsidRPr="008E7A9D" w:rsidRDefault="00863B84" w:rsidP="00F03F3D">
      <w:pPr>
        <w:pStyle w:val="ListParagraph"/>
        <w:numPr>
          <w:ilvl w:val="0"/>
          <w:numId w:val="16"/>
        </w:numPr>
        <w:tabs>
          <w:tab w:val="left" w:pos="810"/>
        </w:tabs>
        <w:spacing w:line="211" w:lineRule="auto"/>
        <w:ind w:left="90" w:right="-270" w:firstLine="450"/>
        <w:rPr>
          <w:rFonts w:ascii="Times New Roman" w:hAnsi="Times New Roman" w:cs="Times New Roman"/>
          <w:sz w:val="24"/>
          <w:szCs w:val="24"/>
        </w:rPr>
      </w:pPr>
      <w:r>
        <w:rPr>
          <w:rFonts w:ascii="Times New Roman" w:hAnsi="Times New Roman" w:cs="Times New Roman"/>
          <w:color w:val="231F20"/>
          <w:sz w:val="24"/>
          <w:szCs w:val="24"/>
        </w:rPr>
        <w:t>Illustrated their ideas with</w:t>
      </w:r>
      <w:r w:rsidR="0051499F" w:rsidRPr="008E7A9D">
        <w:rPr>
          <w:rFonts w:ascii="Times New Roman" w:hAnsi="Times New Roman" w:cs="Times New Roman"/>
          <w:color w:val="231F20"/>
          <w:sz w:val="24"/>
          <w:szCs w:val="24"/>
        </w:rPr>
        <w:t xml:space="preserve"> colored pencils and </w:t>
      </w:r>
      <w:r w:rsidR="0051499F" w:rsidRPr="008E7A9D">
        <w:rPr>
          <w:rFonts w:ascii="Times New Roman" w:hAnsi="Times New Roman" w:cs="Times New Roman"/>
          <w:color w:val="231F20"/>
          <w:spacing w:val="-6"/>
          <w:sz w:val="24"/>
          <w:szCs w:val="24"/>
        </w:rPr>
        <w:t>markers</w:t>
      </w:r>
    </w:p>
    <w:p w14:paraId="0D18A478" w14:textId="69198E8C" w:rsidR="0051499F" w:rsidRPr="008E7A9D" w:rsidRDefault="0051499F" w:rsidP="00D81A1C">
      <w:pPr>
        <w:pStyle w:val="ListParagraph"/>
        <w:numPr>
          <w:ilvl w:val="0"/>
          <w:numId w:val="16"/>
        </w:numPr>
        <w:tabs>
          <w:tab w:val="left" w:pos="900"/>
          <w:tab w:val="left" w:pos="1350"/>
        </w:tabs>
        <w:spacing w:line="273" w:lineRule="exact"/>
        <w:ind w:left="810" w:right="-274" w:hanging="270"/>
        <w:rPr>
          <w:rFonts w:ascii="Times New Roman" w:hAnsi="Times New Roman" w:cs="Times New Roman"/>
          <w:sz w:val="24"/>
          <w:szCs w:val="24"/>
        </w:rPr>
      </w:pPr>
      <w:r w:rsidRPr="008E7A9D">
        <w:rPr>
          <w:rFonts w:ascii="Times New Roman" w:hAnsi="Times New Roman" w:cs="Times New Roman"/>
          <w:color w:val="231F20"/>
          <w:sz w:val="24"/>
          <w:szCs w:val="24"/>
        </w:rPr>
        <w:t xml:space="preserve">Made 3-D models </w:t>
      </w:r>
      <w:r w:rsidR="0086143D">
        <w:rPr>
          <w:rFonts w:ascii="Times New Roman" w:hAnsi="Times New Roman" w:cs="Times New Roman"/>
          <w:color w:val="231F20"/>
          <w:sz w:val="24"/>
          <w:szCs w:val="24"/>
        </w:rPr>
        <w:t xml:space="preserve">of </w:t>
      </w:r>
      <w:r w:rsidR="009936DF">
        <w:rPr>
          <w:rFonts w:ascii="Times New Roman" w:hAnsi="Times New Roman" w:cs="Times New Roman"/>
          <w:color w:val="231F20"/>
          <w:sz w:val="24"/>
          <w:szCs w:val="24"/>
        </w:rPr>
        <w:t xml:space="preserve">early </w:t>
      </w:r>
      <w:r w:rsidR="00132735">
        <w:rPr>
          <w:rFonts w:ascii="Times New Roman" w:hAnsi="Times New Roman" w:cs="Times New Roman"/>
          <w:color w:val="231F20"/>
          <w:sz w:val="24"/>
          <w:szCs w:val="24"/>
        </w:rPr>
        <w:t>humans</w:t>
      </w:r>
      <w:r w:rsidRPr="008E7A9D">
        <w:rPr>
          <w:rFonts w:ascii="Times New Roman" w:hAnsi="Times New Roman" w:cs="Times New Roman"/>
          <w:color w:val="231F20"/>
          <w:sz w:val="24"/>
          <w:szCs w:val="24"/>
        </w:rPr>
        <w:t xml:space="preserve"> </w:t>
      </w:r>
      <w:r w:rsidR="00C37C65">
        <w:rPr>
          <w:rFonts w:ascii="Times New Roman" w:hAnsi="Times New Roman" w:cs="Times New Roman"/>
          <w:color w:val="231F20"/>
          <w:sz w:val="24"/>
          <w:szCs w:val="24"/>
        </w:rPr>
        <w:t xml:space="preserve">and their </w:t>
      </w:r>
      <w:r w:rsidR="00125E2F">
        <w:rPr>
          <w:rFonts w:ascii="Times New Roman" w:hAnsi="Times New Roman" w:cs="Times New Roman"/>
          <w:color w:val="231F20"/>
          <w:sz w:val="24"/>
          <w:szCs w:val="24"/>
        </w:rPr>
        <w:t>habitats</w:t>
      </w:r>
      <w:r w:rsidR="00C37C65">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 xml:space="preserve">from artists’ </w:t>
      </w:r>
      <w:r w:rsidRPr="008E7A9D">
        <w:rPr>
          <w:rFonts w:ascii="Times New Roman" w:hAnsi="Times New Roman" w:cs="Times New Roman"/>
          <w:color w:val="231F20"/>
          <w:spacing w:val="-5"/>
          <w:sz w:val="24"/>
          <w:szCs w:val="24"/>
        </w:rPr>
        <w:t xml:space="preserve">clay, </w:t>
      </w:r>
      <w:r w:rsidRPr="008E7A9D">
        <w:rPr>
          <w:rFonts w:ascii="Times New Roman" w:hAnsi="Times New Roman" w:cs="Times New Roman"/>
          <w:color w:val="231F20"/>
          <w:sz w:val="24"/>
          <w:szCs w:val="24"/>
        </w:rPr>
        <w:t>cardboard, blocks,</w:t>
      </w:r>
      <w:r w:rsidRPr="008E7A9D">
        <w:rPr>
          <w:rFonts w:ascii="Times New Roman" w:hAnsi="Times New Roman" w:cs="Times New Roman"/>
          <w:color w:val="231F20"/>
          <w:spacing w:val="6"/>
          <w:sz w:val="24"/>
          <w:szCs w:val="24"/>
        </w:rPr>
        <w:t xml:space="preserve"> </w:t>
      </w:r>
      <w:r w:rsidRPr="008E7A9D">
        <w:rPr>
          <w:rFonts w:ascii="Times New Roman" w:hAnsi="Times New Roman" w:cs="Times New Roman"/>
          <w:color w:val="231F20"/>
          <w:sz w:val="24"/>
          <w:szCs w:val="24"/>
        </w:rPr>
        <w:t>Lego,</w:t>
      </w:r>
      <w:r w:rsidR="008E7A9D" w:rsidRPr="008E7A9D">
        <w:rPr>
          <w:rFonts w:ascii="Times New Roman" w:hAnsi="Times New Roman" w:cs="Times New Roman"/>
          <w:color w:val="231F20"/>
          <w:sz w:val="24"/>
          <w:szCs w:val="24"/>
        </w:rPr>
        <w:t xml:space="preserve"> </w:t>
      </w:r>
      <w:r w:rsidRPr="008E7A9D">
        <w:rPr>
          <w:rFonts w:ascii="Times New Roman" w:hAnsi="Times New Roman" w:cs="Times New Roman"/>
          <w:color w:val="231F20"/>
          <w:sz w:val="24"/>
          <w:szCs w:val="24"/>
        </w:rPr>
        <w:t>wire, found objects, and natural materials</w:t>
      </w:r>
    </w:p>
    <w:p w14:paraId="360D3103" w14:textId="79C22B5F" w:rsidR="00554F21" w:rsidRPr="00BE6299" w:rsidRDefault="0051499F" w:rsidP="00D81A1C">
      <w:pPr>
        <w:pStyle w:val="ListParagraph"/>
        <w:numPr>
          <w:ilvl w:val="0"/>
          <w:numId w:val="16"/>
        </w:numPr>
        <w:tabs>
          <w:tab w:val="left" w:pos="900"/>
          <w:tab w:val="left" w:pos="1350"/>
        </w:tabs>
        <w:spacing w:line="277" w:lineRule="exact"/>
        <w:ind w:left="810" w:right="-274" w:hanging="270"/>
        <w:rPr>
          <w:rFonts w:ascii="Times New Roman" w:hAnsi="Times New Roman" w:cs="Times New Roman"/>
          <w:sz w:val="24"/>
          <w:szCs w:val="24"/>
        </w:rPr>
      </w:pPr>
      <w:r w:rsidRPr="00D3405B">
        <w:rPr>
          <w:rFonts w:ascii="Times New Roman" w:hAnsi="Times New Roman" w:cs="Times New Roman"/>
          <w:color w:val="231F20"/>
          <w:sz w:val="24"/>
          <w:szCs w:val="24"/>
        </w:rPr>
        <w:t>Interacted</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with</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projections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of</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diverse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images</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on</w:t>
      </w:r>
      <w:r w:rsidRPr="00D3405B">
        <w:rPr>
          <w:rFonts w:ascii="Times New Roman" w:hAnsi="Times New Roman" w:cs="Times New Roman"/>
          <w:color w:val="231F20"/>
          <w:spacing w:val="-8"/>
          <w:sz w:val="24"/>
          <w:szCs w:val="24"/>
        </w:rPr>
        <w:t xml:space="preserve"> </w:t>
      </w:r>
      <w:r w:rsidRPr="00D3405B">
        <w:rPr>
          <w:rFonts w:ascii="Times New Roman" w:hAnsi="Times New Roman" w:cs="Times New Roman"/>
          <w:color w:val="231F20"/>
          <w:sz w:val="24"/>
          <w:szCs w:val="24"/>
        </w:rPr>
        <w:t>the</w:t>
      </w:r>
      <w:r w:rsidRPr="00D3405B">
        <w:rPr>
          <w:rFonts w:ascii="Times New Roman" w:hAnsi="Times New Roman" w:cs="Times New Roman"/>
          <w:color w:val="231F20"/>
          <w:spacing w:val="-7"/>
          <w:sz w:val="24"/>
          <w:szCs w:val="24"/>
        </w:rPr>
        <w:t xml:space="preserve"> </w:t>
      </w:r>
      <w:r w:rsidRPr="00D3405B">
        <w:rPr>
          <w:rFonts w:ascii="Times New Roman" w:hAnsi="Times New Roman" w:cs="Times New Roman"/>
          <w:color w:val="231F20"/>
          <w:sz w:val="24"/>
          <w:szCs w:val="24"/>
        </w:rPr>
        <w:t>ceiling-to-floor screen</w:t>
      </w:r>
      <w:r w:rsidR="00132735">
        <w:rPr>
          <w:rFonts w:ascii="Times New Roman" w:hAnsi="Times New Roman" w:cs="Times New Roman"/>
          <w:color w:val="231F20"/>
          <w:sz w:val="24"/>
          <w:szCs w:val="24"/>
        </w:rPr>
        <w:t xml:space="preserve"> </w:t>
      </w:r>
      <w:r w:rsidRPr="00D3405B">
        <w:rPr>
          <w:rFonts w:ascii="Times New Roman" w:hAnsi="Times New Roman" w:cs="Times New Roman"/>
          <w:color w:val="231F20"/>
          <w:sz w:val="24"/>
          <w:szCs w:val="24"/>
        </w:rPr>
        <w:t>(</w:t>
      </w:r>
      <w:r w:rsidR="0003646A">
        <w:rPr>
          <w:rFonts w:ascii="Times New Roman" w:hAnsi="Times New Roman" w:cs="Times New Roman"/>
          <w:color w:val="231F20"/>
          <w:sz w:val="24"/>
          <w:szCs w:val="24"/>
        </w:rPr>
        <w:t xml:space="preserve">See </w:t>
      </w:r>
      <w:r w:rsidR="00F410E1">
        <w:rPr>
          <w:rFonts w:ascii="Times New Roman" w:hAnsi="Times New Roman" w:cs="Times New Roman"/>
          <w:color w:val="231F20"/>
          <w:sz w:val="24"/>
          <w:szCs w:val="24"/>
        </w:rPr>
        <w:t xml:space="preserve">Dancing in </w:t>
      </w:r>
      <w:r w:rsidR="006F0451">
        <w:rPr>
          <w:rFonts w:ascii="Times New Roman" w:hAnsi="Times New Roman" w:cs="Times New Roman"/>
          <w:color w:val="231F20"/>
          <w:sz w:val="24"/>
          <w:szCs w:val="24"/>
        </w:rPr>
        <w:t>Ancient</w:t>
      </w:r>
      <w:r w:rsidR="00F410E1">
        <w:rPr>
          <w:rFonts w:ascii="Times New Roman" w:hAnsi="Times New Roman" w:cs="Times New Roman"/>
          <w:color w:val="231F20"/>
          <w:sz w:val="24"/>
          <w:szCs w:val="24"/>
        </w:rPr>
        <w:t xml:space="preserve"> Seas</w:t>
      </w:r>
      <w:r w:rsidR="00132735">
        <w:rPr>
          <w:rFonts w:ascii="Times New Roman" w:hAnsi="Times New Roman" w:cs="Times New Roman"/>
          <w:color w:val="231F20"/>
          <w:sz w:val="24"/>
          <w:szCs w:val="24"/>
        </w:rPr>
        <w:t xml:space="preserve">, </w:t>
      </w:r>
      <w:r w:rsidR="006A6428">
        <w:rPr>
          <w:rFonts w:ascii="Times New Roman" w:hAnsi="Times New Roman" w:cs="Times New Roman"/>
          <w:color w:val="231F20"/>
          <w:sz w:val="24"/>
          <w:szCs w:val="24"/>
        </w:rPr>
        <w:t xml:space="preserve">Ch. </w:t>
      </w:r>
      <w:r w:rsidR="003D633B">
        <w:rPr>
          <w:rFonts w:ascii="Times New Roman" w:hAnsi="Times New Roman" w:cs="Times New Roman"/>
          <w:color w:val="231F20"/>
          <w:sz w:val="24"/>
          <w:szCs w:val="24"/>
        </w:rPr>
        <w:t>6, Fig.6.1 (</w:t>
      </w:r>
      <w:r w:rsidR="00EC3723">
        <w:rPr>
          <w:rFonts w:ascii="Times New Roman" w:hAnsi="Times New Roman" w:cs="Times New Roman"/>
          <w:color w:val="231F20"/>
          <w:sz w:val="24"/>
          <w:szCs w:val="24"/>
        </w:rPr>
        <w:t>pp.x-x</w:t>
      </w:r>
      <w:r w:rsidR="005D4BAD">
        <w:rPr>
          <w:rFonts w:ascii="Times New Roman" w:hAnsi="Times New Roman" w:cs="Times New Roman"/>
          <w:color w:val="231F20"/>
          <w:sz w:val="24"/>
          <w:szCs w:val="24"/>
        </w:rPr>
        <w:t>)</w:t>
      </w:r>
    </w:p>
    <w:p w14:paraId="5871A46A" w14:textId="0B080D47" w:rsidR="0051499F" w:rsidRPr="00554F21" w:rsidRDefault="009936DF" w:rsidP="00D81A1C">
      <w:pPr>
        <w:pStyle w:val="ListParagraph"/>
        <w:numPr>
          <w:ilvl w:val="0"/>
          <w:numId w:val="16"/>
        </w:numPr>
        <w:tabs>
          <w:tab w:val="left" w:pos="1350"/>
        </w:tabs>
        <w:spacing w:line="277" w:lineRule="exact"/>
        <w:ind w:left="810" w:right="-270" w:hanging="270"/>
        <w:rPr>
          <w:rFonts w:ascii="Times New Roman" w:hAnsi="Times New Roman" w:cs="Times New Roman"/>
          <w:sz w:val="24"/>
          <w:szCs w:val="24"/>
        </w:rPr>
      </w:pPr>
      <w:r>
        <w:rPr>
          <w:rFonts w:ascii="Times New Roman" w:hAnsi="Times New Roman" w:cs="Times New Roman"/>
          <w:color w:val="231F20"/>
          <w:sz w:val="24"/>
          <w:szCs w:val="24"/>
        </w:rPr>
        <w:t>C</w:t>
      </w:r>
      <w:r w:rsidR="0050335B">
        <w:rPr>
          <w:rFonts w:ascii="Times New Roman" w:hAnsi="Times New Roman" w:cs="Times New Roman"/>
          <w:color w:val="231F20"/>
          <w:sz w:val="24"/>
          <w:szCs w:val="24"/>
        </w:rPr>
        <w:t>ollaborated on p</w:t>
      </w:r>
      <w:r w:rsidR="0051499F" w:rsidRPr="00554F21">
        <w:rPr>
          <w:rFonts w:ascii="Times New Roman" w:hAnsi="Times New Roman" w:cs="Times New Roman"/>
          <w:color w:val="231F20"/>
          <w:sz w:val="24"/>
          <w:szCs w:val="24"/>
        </w:rPr>
        <w:t>aint</w:t>
      </w:r>
      <w:r w:rsidR="0050335B">
        <w:rPr>
          <w:rFonts w:ascii="Times New Roman" w:hAnsi="Times New Roman" w:cs="Times New Roman"/>
          <w:color w:val="231F20"/>
          <w:sz w:val="24"/>
          <w:szCs w:val="24"/>
        </w:rPr>
        <w:t>ing</w:t>
      </w:r>
      <w:r w:rsidR="0051499F" w:rsidRPr="00554F21">
        <w:rPr>
          <w:rFonts w:ascii="Times New Roman" w:hAnsi="Times New Roman" w:cs="Times New Roman"/>
          <w:color w:val="231F20"/>
          <w:sz w:val="24"/>
          <w:szCs w:val="24"/>
        </w:rPr>
        <w:t xml:space="preserve"> an exotic </w:t>
      </w:r>
      <w:r w:rsidR="0051499F" w:rsidRPr="00554F21">
        <w:rPr>
          <w:rFonts w:ascii="Times New Roman" w:hAnsi="Times New Roman" w:cs="Times New Roman"/>
          <w:color w:val="231F20"/>
          <w:spacing w:val="-3"/>
          <w:sz w:val="24"/>
          <w:szCs w:val="24"/>
        </w:rPr>
        <w:t>tableau</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w:t>
      </w:r>
      <w:r w:rsidR="00DA1B7D">
        <w:rPr>
          <w:rFonts w:ascii="Times New Roman" w:hAnsi="Times New Roman" w:cs="Times New Roman"/>
          <w:color w:val="231F20"/>
          <w:spacing w:val="-5"/>
          <w:sz w:val="24"/>
          <w:szCs w:val="24"/>
        </w:rPr>
        <w:t>4</w:t>
      </w:r>
      <w:r w:rsidR="0051499F" w:rsidRPr="00554F21">
        <w:rPr>
          <w:rFonts w:ascii="Times New Roman" w:hAnsi="Times New Roman" w:cs="Times New Roman"/>
          <w:color w:val="231F20"/>
          <w:spacing w:val="-5"/>
          <w:sz w:val="24"/>
          <w:szCs w:val="24"/>
        </w:rPr>
        <w:t xml:space="preserve">′ </w:t>
      </w:r>
      <w:r w:rsidR="0051499F" w:rsidRPr="00554F21">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pacing w:val="-3"/>
          <w:sz w:val="24"/>
          <w:szCs w:val="24"/>
        </w:rPr>
        <w:t>8′</w:t>
      </w:r>
      <w:r w:rsidR="00147BAE">
        <w:rPr>
          <w:rFonts w:ascii="Times New Roman" w:hAnsi="Times New Roman" w:cs="Times New Roman"/>
          <w:color w:val="231F20"/>
          <w:spacing w:val="-3"/>
          <w:sz w:val="24"/>
          <w:szCs w:val="24"/>
        </w:rPr>
        <w:t>,</w:t>
      </w:r>
      <w:r w:rsidR="0051499F" w:rsidRPr="00554F21">
        <w:rPr>
          <w:rFonts w:ascii="Times New Roman" w:hAnsi="Times New Roman" w:cs="Times New Roman"/>
          <w:color w:val="231F20"/>
          <w:sz w:val="24"/>
          <w:szCs w:val="24"/>
        </w:rPr>
        <w:t xml:space="preserve"> of early</w:t>
      </w:r>
      <w:r w:rsidR="00ED4C54">
        <w:rPr>
          <w:rFonts w:ascii="Times New Roman" w:hAnsi="Times New Roman" w:cs="Times New Roman"/>
          <w:color w:val="231F20"/>
          <w:sz w:val="24"/>
          <w:szCs w:val="24"/>
        </w:rPr>
        <w:t xml:space="preserve"> </w:t>
      </w:r>
      <w:r w:rsidR="0051499F" w:rsidRPr="00554F21">
        <w:rPr>
          <w:rFonts w:ascii="Times New Roman" w:hAnsi="Times New Roman" w:cs="Times New Roman"/>
          <w:color w:val="231F20"/>
          <w:sz w:val="24"/>
          <w:szCs w:val="24"/>
        </w:rPr>
        <w:t>Earth</w:t>
      </w:r>
      <w:r w:rsidR="00004527">
        <w:rPr>
          <w:rFonts w:ascii="Times New Roman" w:hAnsi="Times New Roman" w:cs="Times New Roman"/>
          <w:color w:val="231F20"/>
          <w:sz w:val="24"/>
          <w:szCs w:val="24"/>
        </w:rPr>
        <w:t xml:space="preserve"> with proto-humans</w:t>
      </w:r>
    </w:p>
    <w:p w14:paraId="6A8444DB" w14:textId="179DBD6F" w:rsidR="00004527" w:rsidRPr="00AA5978" w:rsidRDefault="00BD34F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 xml:space="preserve">Chipped slate </w:t>
      </w:r>
      <w:r w:rsidR="00004527">
        <w:rPr>
          <w:rFonts w:ascii="Times New Roman" w:hAnsi="Times New Roman" w:cs="Times New Roman"/>
          <w:color w:val="231F20"/>
          <w:spacing w:val="-4"/>
          <w:sz w:val="24"/>
          <w:szCs w:val="24"/>
        </w:rPr>
        <w:t xml:space="preserve">to replicate </w:t>
      </w:r>
      <w:r w:rsidR="00AA5978">
        <w:rPr>
          <w:rFonts w:ascii="Times New Roman" w:hAnsi="Times New Roman" w:cs="Times New Roman"/>
          <w:color w:val="231F20"/>
          <w:spacing w:val="-4"/>
          <w:sz w:val="24"/>
          <w:szCs w:val="24"/>
        </w:rPr>
        <w:t xml:space="preserve">adzes from </w:t>
      </w:r>
      <w:r>
        <w:rPr>
          <w:rFonts w:ascii="Times New Roman" w:hAnsi="Times New Roman" w:cs="Times New Roman"/>
          <w:color w:val="231F20"/>
          <w:spacing w:val="-4"/>
          <w:sz w:val="24"/>
          <w:szCs w:val="24"/>
        </w:rPr>
        <w:t>Stone Age</w:t>
      </w:r>
      <w:r w:rsidR="00AA5978">
        <w:rPr>
          <w:rFonts w:ascii="Times New Roman" w:hAnsi="Times New Roman" w:cs="Times New Roman"/>
          <w:color w:val="231F20"/>
          <w:spacing w:val="-4"/>
          <w:sz w:val="24"/>
          <w:szCs w:val="24"/>
        </w:rPr>
        <w:t xml:space="preserve"> </w:t>
      </w:r>
      <w:r w:rsidR="00132735">
        <w:rPr>
          <w:rFonts w:ascii="Times New Roman" w:hAnsi="Times New Roman" w:cs="Times New Roman"/>
          <w:color w:val="231F20"/>
          <w:spacing w:val="-4"/>
          <w:sz w:val="24"/>
          <w:szCs w:val="24"/>
        </w:rPr>
        <w:t>cultures</w:t>
      </w:r>
      <w:r w:rsidR="00AA5978">
        <w:rPr>
          <w:rFonts w:ascii="Times New Roman" w:hAnsi="Times New Roman" w:cs="Times New Roman"/>
          <w:color w:val="231F20"/>
          <w:spacing w:val="-4"/>
          <w:sz w:val="24"/>
          <w:szCs w:val="24"/>
        </w:rPr>
        <w:t xml:space="preserve"> </w:t>
      </w:r>
      <w:r w:rsidR="00D57F2E">
        <w:rPr>
          <w:rFonts w:ascii="Times New Roman" w:hAnsi="Times New Roman" w:cs="Times New Roman"/>
          <w:color w:val="231F20"/>
          <w:spacing w:val="-4"/>
          <w:sz w:val="24"/>
          <w:szCs w:val="24"/>
        </w:rPr>
        <w:t>(2.6 MYA to ca. 3,300 BC)</w:t>
      </w:r>
    </w:p>
    <w:p w14:paraId="2C214B4A" w14:textId="7CC8A13F" w:rsidR="00AA5978" w:rsidRPr="00A56E38" w:rsidRDefault="00132735"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sz w:val="24"/>
          <w:szCs w:val="24"/>
        </w:rPr>
        <w:t>Used clay to model</w:t>
      </w:r>
      <w:r w:rsidR="00BD34F8">
        <w:rPr>
          <w:rFonts w:ascii="Times New Roman" w:hAnsi="Times New Roman" w:cs="Times New Roman"/>
          <w:sz w:val="24"/>
          <w:szCs w:val="24"/>
        </w:rPr>
        <w:t xml:space="preserve"> bone implements made by European early modern humans</w:t>
      </w:r>
      <w:r w:rsidR="00CF6BF3">
        <w:rPr>
          <w:rFonts w:ascii="Times New Roman" w:hAnsi="Times New Roman" w:cs="Times New Roman"/>
          <w:sz w:val="24"/>
          <w:szCs w:val="24"/>
        </w:rPr>
        <w:t xml:space="preserve"> (formerly called </w:t>
      </w:r>
      <w:r w:rsidR="00EC284D">
        <w:rPr>
          <w:rFonts w:ascii="Times New Roman" w:hAnsi="Times New Roman" w:cs="Times New Roman"/>
          <w:sz w:val="24"/>
          <w:szCs w:val="24"/>
        </w:rPr>
        <w:t>C</w:t>
      </w:r>
      <w:r w:rsidR="00CF6BF3">
        <w:rPr>
          <w:rFonts w:ascii="Times New Roman" w:hAnsi="Times New Roman" w:cs="Times New Roman"/>
          <w:sz w:val="24"/>
          <w:szCs w:val="24"/>
        </w:rPr>
        <w:t>ro</w:t>
      </w:r>
      <w:r w:rsidR="00EC284D">
        <w:rPr>
          <w:rFonts w:ascii="Times New Roman" w:hAnsi="Times New Roman" w:cs="Times New Roman"/>
          <w:sz w:val="24"/>
          <w:szCs w:val="24"/>
        </w:rPr>
        <w:t>-M</w:t>
      </w:r>
      <w:r w:rsidR="00CF6BF3">
        <w:rPr>
          <w:rFonts w:ascii="Times New Roman" w:hAnsi="Times New Roman" w:cs="Times New Roman"/>
          <w:sz w:val="24"/>
          <w:szCs w:val="24"/>
        </w:rPr>
        <w:t xml:space="preserve">agnon man) </w:t>
      </w:r>
      <w:r w:rsidR="00D57F2E">
        <w:rPr>
          <w:rFonts w:ascii="Times New Roman" w:hAnsi="Times New Roman" w:cs="Times New Roman"/>
          <w:sz w:val="24"/>
          <w:szCs w:val="24"/>
        </w:rPr>
        <w:t>Maybe 200,000 years ago</w:t>
      </w:r>
    </w:p>
    <w:p w14:paraId="6BE74D1C" w14:textId="692972D3" w:rsidR="00A56E38" w:rsidRPr="00530F13" w:rsidRDefault="00A56E38"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Studied clades</w:t>
      </w:r>
      <w:r w:rsidR="005363C2">
        <w:rPr>
          <w:rFonts w:ascii="Times New Roman" w:hAnsi="Times New Roman" w:cs="Times New Roman"/>
          <w:color w:val="231F20"/>
          <w:spacing w:val="-4"/>
          <w:sz w:val="24"/>
          <w:szCs w:val="24"/>
        </w:rPr>
        <w:t xml:space="preserve"> of extinct species</w:t>
      </w:r>
      <w:r w:rsidR="00BD34F8">
        <w:rPr>
          <w:rFonts w:ascii="Times New Roman" w:hAnsi="Times New Roman" w:cs="Times New Roman"/>
          <w:color w:val="231F20"/>
          <w:spacing w:val="-4"/>
          <w:sz w:val="24"/>
          <w:szCs w:val="24"/>
        </w:rPr>
        <w:t>’</w:t>
      </w:r>
      <w:r w:rsidR="005363C2">
        <w:rPr>
          <w:rFonts w:ascii="Times New Roman" w:hAnsi="Times New Roman" w:cs="Times New Roman"/>
          <w:color w:val="231F20"/>
          <w:spacing w:val="-4"/>
          <w:sz w:val="24"/>
          <w:szCs w:val="24"/>
        </w:rPr>
        <w:t xml:space="preserve"> relationships</w:t>
      </w:r>
      <w:r>
        <w:rPr>
          <w:rFonts w:ascii="Times New Roman" w:hAnsi="Times New Roman" w:cs="Times New Roman"/>
          <w:color w:val="231F20"/>
          <w:spacing w:val="-4"/>
          <w:sz w:val="24"/>
          <w:szCs w:val="24"/>
        </w:rPr>
        <w:t xml:space="preserve"> (Figs. 11.1</w:t>
      </w:r>
      <w:r w:rsidR="00547CF4">
        <w:rPr>
          <w:rFonts w:ascii="Times New Roman" w:hAnsi="Times New Roman" w:cs="Times New Roman"/>
          <w:color w:val="231F20"/>
          <w:spacing w:val="-4"/>
          <w:sz w:val="24"/>
          <w:szCs w:val="24"/>
        </w:rPr>
        <w:t>0</w:t>
      </w:r>
      <w:r>
        <w:rPr>
          <w:rFonts w:ascii="Times New Roman" w:hAnsi="Times New Roman" w:cs="Times New Roman"/>
          <w:color w:val="231F20"/>
          <w:spacing w:val="-4"/>
          <w:sz w:val="24"/>
          <w:szCs w:val="24"/>
        </w:rPr>
        <w:t xml:space="preserve"> and 17.</w:t>
      </w:r>
      <w:r w:rsidR="004968C7">
        <w:rPr>
          <w:rFonts w:ascii="Times New Roman" w:hAnsi="Times New Roman" w:cs="Times New Roman"/>
          <w:color w:val="231F20"/>
          <w:spacing w:val="-4"/>
          <w:sz w:val="24"/>
          <w:szCs w:val="24"/>
        </w:rPr>
        <w:t>1</w:t>
      </w:r>
      <w:r w:rsidR="008046BB">
        <w:rPr>
          <w:rFonts w:ascii="Times New Roman" w:hAnsi="Times New Roman" w:cs="Times New Roman"/>
          <w:color w:val="231F20"/>
          <w:spacing w:val="-4"/>
          <w:sz w:val="24"/>
          <w:szCs w:val="24"/>
        </w:rPr>
        <w:t>7</w:t>
      </w:r>
      <w:r>
        <w:rPr>
          <w:rFonts w:ascii="Times New Roman" w:hAnsi="Times New Roman" w:cs="Times New Roman"/>
          <w:color w:val="231F20"/>
          <w:spacing w:val="-4"/>
          <w:sz w:val="24"/>
          <w:szCs w:val="24"/>
        </w:rPr>
        <w:t>)</w:t>
      </w:r>
    </w:p>
    <w:p w14:paraId="7B6AC5B3" w14:textId="0BBC161A" w:rsidR="00530F13" w:rsidRPr="00587E70" w:rsidRDefault="00D723CE"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Inside small boxes, created</w:t>
      </w:r>
      <w:r w:rsidR="00530F13">
        <w:rPr>
          <w:rFonts w:ascii="Times New Roman" w:hAnsi="Times New Roman" w:cs="Times New Roman"/>
          <w:color w:val="231F20"/>
          <w:spacing w:val="-4"/>
          <w:sz w:val="24"/>
          <w:szCs w:val="24"/>
        </w:rPr>
        <w:t xml:space="preserve"> </w:t>
      </w:r>
      <w:r w:rsidR="00511C95">
        <w:rPr>
          <w:rFonts w:ascii="Times New Roman" w:hAnsi="Times New Roman" w:cs="Times New Roman"/>
          <w:color w:val="231F20"/>
          <w:spacing w:val="-4"/>
          <w:sz w:val="24"/>
          <w:szCs w:val="24"/>
        </w:rPr>
        <w:t>ancient landscapes</w:t>
      </w:r>
      <w:r w:rsidR="00DA5C58">
        <w:rPr>
          <w:rFonts w:ascii="Times New Roman" w:hAnsi="Times New Roman" w:cs="Times New Roman"/>
          <w:color w:val="231F20"/>
          <w:spacing w:val="-4"/>
          <w:sz w:val="24"/>
          <w:szCs w:val="24"/>
        </w:rPr>
        <w:t>, some with</w:t>
      </w:r>
      <w:r w:rsidR="00A007F3">
        <w:rPr>
          <w:rFonts w:ascii="Times New Roman" w:hAnsi="Times New Roman" w:cs="Times New Roman"/>
          <w:color w:val="231F20"/>
          <w:spacing w:val="-4"/>
          <w:sz w:val="24"/>
          <w:szCs w:val="24"/>
        </w:rPr>
        <w:t xml:space="preserve"> </w:t>
      </w:r>
      <w:r w:rsidR="00530F13">
        <w:rPr>
          <w:rFonts w:ascii="Times New Roman" w:hAnsi="Times New Roman" w:cs="Times New Roman"/>
          <w:color w:val="231F20"/>
          <w:spacing w:val="-4"/>
          <w:sz w:val="24"/>
          <w:szCs w:val="24"/>
        </w:rPr>
        <w:t>life-forms</w:t>
      </w:r>
    </w:p>
    <w:p w14:paraId="3A50E362" w14:textId="46B21DEB" w:rsidR="00587E70" w:rsidRPr="008C0ED6" w:rsidRDefault="00587E70" w:rsidP="00D81A1C">
      <w:pPr>
        <w:pStyle w:val="ListParagraph"/>
        <w:numPr>
          <w:ilvl w:val="0"/>
          <w:numId w:val="16"/>
        </w:numPr>
        <w:tabs>
          <w:tab w:val="left" w:pos="1350"/>
        </w:tabs>
        <w:spacing w:line="270" w:lineRule="exact"/>
        <w:ind w:left="810" w:hanging="270"/>
        <w:rPr>
          <w:rFonts w:ascii="Times New Roman" w:hAnsi="Times New Roman" w:cs="Times New Roman"/>
          <w:sz w:val="24"/>
          <w:szCs w:val="24"/>
        </w:rPr>
      </w:pPr>
      <w:r>
        <w:rPr>
          <w:rFonts w:ascii="Times New Roman" w:hAnsi="Times New Roman" w:cs="Times New Roman"/>
          <w:color w:val="231F20"/>
          <w:spacing w:val="-4"/>
          <w:sz w:val="24"/>
          <w:szCs w:val="24"/>
        </w:rPr>
        <w:t>Play</w:t>
      </w:r>
      <w:r w:rsidR="00A2518C">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acted exchanges among </w:t>
      </w:r>
      <w:r w:rsidR="00BD34F8">
        <w:rPr>
          <w:rFonts w:ascii="Times New Roman" w:hAnsi="Times New Roman" w:cs="Times New Roman"/>
          <w:color w:val="231F20"/>
          <w:spacing w:val="-4"/>
          <w:sz w:val="24"/>
          <w:szCs w:val="24"/>
        </w:rPr>
        <w:t>different</w:t>
      </w:r>
      <w:r>
        <w:rPr>
          <w:rFonts w:ascii="Times New Roman" w:hAnsi="Times New Roman" w:cs="Times New Roman"/>
          <w:color w:val="231F20"/>
          <w:spacing w:val="-4"/>
          <w:sz w:val="24"/>
          <w:szCs w:val="24"/>
        </w:rPr>
        <w:t xml:space="preserve"> social species</w:t>
      </w:r>
    </w:p>
    <w:p w14:paraId="273C4C89" w14:textId="0D52EA1B" w:rsidR="00BD34F8" w:rsidRDefault="00BD34F8" w:rsidP="00BD34F8">
      <w:pPr>
        <w:pStyle w:val="ListParagraph"/>
        <w:numPr>
          <w:ilvl w:val="0"/>
          <w:numId w:val="16"/>
        </w:numPr>
        <w:tabs>
          <w:tab w:val="left" w:pos="900"/>
        </w:tabs>
        <w:spacing w:line="228" w:lineRule="auto"/>
        <w:ind w:left="810" w:right="180" w:hanging="270"/>
        <w:rPr>
          <w:rFonts w:ascii="Times New Roman" w:hAnsi="Times New Roman" w:cs="Times New Roman"/>
          <w:sz w:val="24"/>
          <w:szCs w:val="24"/>
        </w:rPr>
      </w:pPr>
      <w:r w:rsidRPr="00BD34F8">
        <w:rPr>
          <w:rFonts w:ascii="Times New Roman" w:hAnsi="Times New Roman" w:cs="Times New Roman"/>
          <w:sz w:val="24"/>
          <w:szCs w:val="24"/>
        </w:rPr>
        <w:t>C</w:t>
      </w:r>
      <w:r w:rsidR="00AE0447" w:rsidRPr="00BD34F8">
        <w:rPr>
          <w:rFonts w:ascii="Times New Roman" w:hAnsi="Times New Roman" w:cs="Times New Roman"/>
          <w:sz w:val="24"/>
          <w:szCs w:val="24"/>
        </w:rPr>
        <w:t>ommunicat</w:t>
      </w:r>
      <w:r w:rsidRPr="00BD34F8">
        <w:rPr>
          <w:rFonts w:ascii="Times New Roman" w:hAnsi="Times New Roman" w:cs="Times New Roman"/>
          <w:sz w:val="24"/>
          <w:szCs w:val="24"/>
        </w:rPr>
        <w:t xml:space="preserve">ed </w:t>
      </w:r>
      <w:r w:rsidR="00FD4137">
        <w:rPr>
          <w:rFonts w:ascii="Times New Roman" w:hAnsi="Times New Roman" w:cs="Times New Roman"/>
          <w:sz w:val="24"/>
          <w:szCs w:val="24"/>
        </w:rPr>
        <w:t xml:space="preserve">without words </w:t>
      </w:r>
      <w:r w:rsidRPr="00BD34F8">
        <w:rPr>
          <w:rFonts w:ascii="Times New Roman" w:hAnsi="Times New Roman" w:cs="Times New Roman"/>
          <w:sz w:val="24"/>
          <w:szCs w:val="24"/>
        </w:rPr>
        <w:t>for a day</w:t>
      </w:r>
      <w:r w:rsidR="00FD4137">
        <w:rPr>
          <w:rFonts w:ascii="Times New Roman" w:hAnsi="Times New Roman" w:cs="Times New Roman"/>
          <w:sz w:val="24"/>
          <w:szCs w:val="24"/>
        </w:rPr>
        <w:t>, using</w:t>
      </w:r>
      <w:r w:rsidR="00AE0447" w:rsidRPr="00BD34F8">
        <w:rPr>
          <w:rFonts w:ascii="Times New Roman" w:hAnsi="Times New Roman" w:cs="Times New Roman"/>
          <w:sz w:val="24"/>
          <w:szCs w:val="24"/>
        </w:rPr>
        <w:t xml:space="preserve"> </w:t>
      </w:r>
      <w:r w:rsidR="00C32C62">
        <w:rPr>
          <w:rFonts w:ascii="Times New Roman" w:hAnsi="Times New Roman" w:cs="Times New Roman"/>
          <w:sz w:val="24"/>
          <w:szCs w:val="24"/>
        </w:rPr>
        <w:t xml:space="preserve">only </w:t>
      </w:r>
      <w:r w:rsidR="00AE0447" w:rsidRPr="00BD34F8">
        <w:rPr>
          <w:rFonts w:ascii="Times New Roman" w:hAnsi="Times New Roman" w:cs="Times New Roman"/>
          <w:sz w:val="24"/>
          <w:szCs w:val="24"/>
        </w:rPr>
        <w:t>hand signals and another</w:t>
      </w:r>
      <w:r w:rsidRPr="00BD34F8">
        <w:rPr>
          <w:rFonts w:ascii="Times New Roman" w:hAnsi="Times New Roman" w:cs="Times New Roman"/>
          <w:sz w:val="24"/>
          <w:szCs w:val="24"/>
        </w:rPr>
        <w:t xml:space="preserve"> day</w:t>
      </w:r>
      <w:r w:rsidR="00AE0447" w:rsidRPr="00BD34F8">
        <w:rPr>
          <w:rFonts w:ascii="Times New Roman" w:hAnsi="Times New Roman" w:cs="Times New Roman"/>
          <w:sz w:val="24"/>
          <w:szCs w:val="24"/>
        </w:rPr>
        <w:t xml:space="preserve"> </w:t>
      </w:r>
      <w:r w:rsidR="00FD4137">
        <w:rPr>
          <w:rFonts w:ascii="Times New Roman" w:hAnsi="Times New Roman" w:cs="Times New Roman"/>
          <w:sz w:val="24"/>
          <w:szCs w:val="24"/>
        </w:rPr>
        <w:t xml:space="preserve">using </w:t>
      </w:r>
      <w:r w:rsidR="0084154D">
        <w:rPr>
          <w:rFonts w:ascii="Times New Roman" w:hAnsi="Times New Roman" w:cs="Times New Roman"/>
          <w:sz w:val="24"/>
          <w:szCs w:val="24"/>
        </w:rPr>
        <w:t xml:space="preserve">only </w:t>
      </w:r>
      <w:r>
        <w:rPr>
          <w:rFonts w:ascii="Times New Roman" w:hAnsi="Times New Roman" w:cs="Times New Roman"/>
          <w:sz w:val="24"/>
          <w:szCs w:val="24"/>
        </w:rPr>
        <w:t>sounds</w:t>
      </w:r>
    </w:p>
    <w:p w14:paraId="0BE4DBD2" w14:textId="7142CCB0" w:rsidR="0051499F" w:rsidRPr="00BD34F8" w:rsidRDefault="00BD34F8" w:rsidP="00BD34F8">
      <w:pPr>
        <w:pStyle w:val="ListParagraph"/>
        <w:numPr>
          <w:ilvl w:val="0"/>
          <w:numId w:val="16"/>
        </w:numPr>
        <w:tabs>
          <w:tab w:val="left" w:pos="900"/>
        </w:tabs>
        <w:spacing w:line="228" w:lineRule="auto"/>
        <w:ind w:left="810" w:hanging="270"/>
        <w:rPr>
          <w:rFonts w:ascii="Times New Roman" w:hAnsi="Times New Roman" w:cs="Times New Roman"/>
          <w:sz w:val="24"/>
          <w:szCs w:val="24"/>
        </w:rPr>
      </w:pPr>
      <w:r>
        <w:rPr>
          <w:rFonts w:ascii="Times New Roman" w:hAnsi="Times New Roman" w:cs="Times New Roman"/>
          <w:color w:val="231F20"/>
          <w:spacing w:val="-5"/>
          <w:sz w:val="24"/>
          <w:szCs w:val="24"/>
        </w:rPr>
        <w:t>C</w:t>
      </w:r>
      <w:r w:rsidR="0051499F" w:rsidRPr="00BD34F8">
        <w:rPr>
          <w:rFonts w:ascii="Times New Roman" w:hAnsi="Times New Roman" w:cs="Times New Roman"/>
          <w:color w:val="231F20"/>
          <w:spacing w:val="-6"/>
          <w:sz w:val="24"/>
          <w:szCs w:val="24"/>
        </w:rPr>
        <w:t>onvers</w:t>
      </w:r>
      <w:r>
        <w:rPr>
          <w:rFonts w:ascii="Times New Roman" w:hAnsi="Times New Roman" w:cs="Times New Roman"/>
          <w:color w:val="231F20"/>
          <w:spacing w:val="-6"/>
          <w:sz w:val="24"/>
          <w:szCs w:val="24"/>
        </w:rPr>
        <w:t>ed</w:t>
      </w:r>
      <w:r w:rsidR="0051499F" w:rsidRPr="00BD34F8">
        <w:rPr>
          <w:rFonts w:ascii="Times New Roman" w:hAnsi="Times New Roman" w:cs="Times New Roman"/>
          <w:color w:val="231F20"/>
          <w:spacing w:val="-6"/>
          <w:sz w:val="24"/>
          <w:szCs w:val="24"/>
        </w:rPr>
        <w:t xml:space="preserve"> about </w:t>
      </w:r>
      <w:r w:rsidR="0051499F" w:rsidRPr="00BD34F8">
        <w:rPr>
          <w:rFonts w:ascii="Times New Roman" w:hAnsi="Times New Roman" w:cs="Times New Roman"/>
          <w:color w:val="231F20"/>
          <w:spacing w:val="-4"/>
          <w:sz w:val="24"/>
          <w:szCs w:val="24"/>
        </w:rPr>
        <w:t xml:space="preserve">different </w:t>
      </w:r>
      <w:r w:rsidR="0051499F" w:rsidRPr="00BD34F8">
        <w:rPr>
          <w:rFonts w:ascii="Times New Roman" w:hAnsi="Times New Roman" w:cs="Times New Roman"/>
          <w:color w:val="231F20"/>
          <w:spacing w:val="-5"/>
          <w:sz w:val="24"/>
          <w:szCs w:val="24"/>
        </w:rPr>
        <w:t>species’ common ancestor</w:t>
      </w:r>
      <w:r w:rsidR="00150B80" w:rsidRPr="00BD34F8">
        <w:rPr>
          <w:rFonts w:ascii="Times New Roman" w:hAnsi="Times New Roman" w:cs="Times New Roman"/>
          <w:color w:val="231F20"/>
          <w:spacing w:val="-5"/>
          <w:sz w:val="24"/>
          <w:szCs w:val="24"/>
        </w:rPr>
        <w:t>(s)</w:t>
      </w:r>
      <w:r w:rsidR="002C40B5" w:rsidRPr="00BD34F8">
        <w:rPr>
          <w:rFonts w:ascii="Times New Roman" w:hAnsi="Times New Roman" w:cs="Times New Roman"/>
          <w:color w:val="231F20"/>
          <w:spacing w:val="-5"/>
          <w:sz w:val="24"/>
          <w:szCs w:val="24"/>
        </w:rPr>
        <w:t xml:space="preserve"> </w:t>
      </w:r>
    </w:p>
    <w:p w14:paraId="17CAD1CB" w14:textId="0AA1CDA0" w:rsidR="009936DF" w:rsidRPr="00C3738C" w:rsidRDefault="009936DF" w:rsidP="00BD34F8">
      <w:pPr>
        <w:pStyle w:val="ListParagraph"/>
        <w:numPr>
          <w:ilvl w:val="0"/>
          <w:numId w:val="16"/>
        </w:numPr>
        <w:tabs>
          <w:tab w:val="left" w:pos="90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5"/>
          <w:sz w:val="24"/>
          <w:szCs w:val="24"/>
        </w:rPr>
        <w:t>Imagined dialogues among proto-humans, wondered how they talked and if they sp</w:t>
      </w:r>
      <w:r w:rsidR="00BD34F8">
        <w:rPr>
          <w:rFonts w:ascii="Times New Roman" w:hAnsi="Times New Roman" w:cs="Times New Roman"/>
          <w:color w:val="231F20"/>
          <w:spacing w:val="-5"/>
          <w:sz w:val="24"/>
          <w:szCs w:val="24"/>
        </w:rPr>
        <w:t>o</w:t>
      </w:r>
      <w:r>
        <w:rPr>
          <w:rFonts w:ascii="Times New Roman" w:hAnsi="Times New Roman" w:cs="Times New Roman"/>
          <w:color w:val="231F20"/>
          <w:spacing w:val="-5"/>
          <w:sz w:val="24"/>
          <w:szCs w:val="24"/>
        </w:rPr>
        <w:t>k</w:t>
      </w:r>
      <w:r w:rsidR="00BD34F8">
        <w:rPr>
          <w:rFonts w:ascii="Times New Roman" w:hAnsi="Times New Roman" w:cs="Times New Roman"/>
          <w:color w:val="231F20"/>
          <w:spacing w:val="-5"/>
          <w:sz w:val="24"/>
          <w:szCs w:val="24"/>
        </w:rPr>
        <w:t>e</w:t>
      </w:r>
      <w:r>
        <w:rPr>
          <w:rFonts w:ascii="Times New Roman" w:hAnsi="Times New Roman" w:cs="Times New Roman"/>
          <w:color w:val="231F20"/>
          <w:spacing w:val="-5"/>
          <w:sz w:val="24"/>
          <w:szCs w:val="24"/>
        </w:rPr>
        <w:t xml:space="preserve"> English</w:t>
      </w:r>
    </w:p>
    <w:p w14:paraId="7C5A2D7E" w14:textId="45DC3FCB" w:rsidR="00C3738C" w:rsidRPr="008C0ED6" w:rsidRDefault="00C3738C" w:rsidP="00BD34F8">
      <w:pPr>
        <w:pStyle w:val="ListParagraph"/>
        <w:numPr>
          <w:ilvl w:val="0"/>
          <w:numId w:val="16"/>
        </w:numPr>
        <w:tabs>
          <w:tab w:val="left" w:pos="900"/>
        </w:tabs>
        <w:spacing w:line="228" w:lineRule="auto"/>
        <w:ind w:left="810" w:right="-270" w:hanging="270"/>
        <w:rPr>
          <w:rFonts w:ascii="Times New Roman" w:hAnsi="Times New Roman" w:cs="Times New Roman"/>
          <w:sz w:val="24"/>
          <w:szCs w:val="24"/>
        </w:rPr>
      </w:pPr>
      <w:r>
        <w:rPr>
          <w:rFonts w:ascii="Times New Roman" w:hAnsi="Times New Roman" w:cs="Times New Roman"/>
          <w:color w:val="231F20"/>
          <w:spacing w:val="-5"/>
          <w:sz w:val="24"/>
          <w:szCs w:val="24"/>
        </w:rPr>
        <w:t>Learned every time they saw a fossil (Matthew and Honoree kept adding fossils to the collection) to use world maps to locate where the fossil was from</w:t>
      </w:r>
    </w:p>
    <w:p w14:paraId="7BAF3899" w14:textId="77777777" w:rsidR="00A2518C" w:rsidRDefault="00A2518C" w:rsidP="00A2518C">
      <w:pPr>
        <w:tabs>
          <w:tab w:val="left" w:pos="1350"/>
        </w:tabs>
        <w:spacing w:line="228" w:lineRule="auto"/>
        <w:ind w:right="-270"/>
        <w:rPr>
          <w:rFonts w:ascii="Times New Roman" w:hAnsi="Times New Roman" w:cs="Times New Roman"/>
          <w:color w:val="231F20"/>
          <w:spacing w:val="-6"/>
          <w:sz w:val="24"/>
          <w:szCs w:val="24"/>
        </w:rPr>
      </w:pPr>
    </w:p>
    <w:p w14:paraId="72F70172" w14:textId="09DC7990" w:rsidR="0051499F" w:rsidRDefault="001C7CEF" w:rsidP="004D728E">
      <w:pPr>
        <w:tabs>
          <w:tab w:val="left" w:pos="720"/>
        </w:tabs>
        <w:spacing w:line="228" w:lineRule="auto"/>
        <w:ind w:right="-270" w:firstLine="720"/>
        <w:rPr>
          <w:rFonts w:ascii="Times New Roman" w:hAnsi="Times New Roman" w:cs="Times New Roman"/>
          <w:color w:val="231F20"/>
          <w:sz w:val="24"/>
          <w:szCs w:val="24"/>
        </w:rPr>
      </w:pPr>
      <w:r>
        <w:rPr>
          <w:rFonts w:ascii="Times New Roman" w:hAnsi="Times New Roman" w:cs="Times New Roman"/>
          <w:color w:val="231F20"/>
          <w:spacing w:val="-6"/>
          <w:sz w:val="24"/>
          <w:szCs w:val="24"/>
        </w:rPr>
        <w:t>By yearend, t</w:t>
      </w:r>
      <w:r w:rsidR="00A2518C">
        <w:rPr>
          <w:rFonts w:ascii="Times New Roman" w:hAnsi="Times New Roman" w:cs="Times New Roman"/>
          <w:color w:val="231F20"/>
          <w:spacing w:val="-6"/>
          <w:sz w:val="24"/>
          <w:szCs w:val="24"/>
        </w:rPr>
        <w:t xml:space="preserve">he children </w:t>
      </w:r>
      <w:r>
        <w:rPr>
          <w:rFonts w:ascii="Times New Roman" w:hAnsi="Times New Roman" w:cs="Times New Roman"/>
          <w:color w:val="231F20"/>
          <w:spacing w:val="-6"/>
          <w:sz w:val="24"/>
          <w:szCs w:val="24"/>
        </w:rPr>
        <w:t xml:space="preserve">had </w:t>
      </w:r>
      <w:r w:rsidR="00A2518C">
        <w:rPr>
          <w:rFonts w:ascii="Times New Roman" w:hAnsi="Times New Roman" w:cs="Times New Roman"/>
          <w:color w:val="231F20"/>
          <w:spacing w:val="-6"/>
          <w:sz w:val="24"/>
          <w:szCs w:val="24"/>
        </w:rPr>
        <w:t>m</w:t>
      </w:r>
      <w:r w:rsidR="0051499F" w:rsidRPr="00A2518C">
        <w:rPr>
          <w:rFonts w:ascii="Times New Roman" w:hAnsi="Times New Roman" w:cs="Times New Roman"/>
          <w:color w:val="231F20"/>
          <w:spacing w:val="-6"/>
          <w:sz w:val="24"/>
          <w:szCs w:val="24"/>
        </w:rPr>
        <w:t xml:space="preserve">ade William’s </w:t>
      </w:r>
      <w:r w:rsidR="0051499F" w:rsidRPr="00A2518C">
        <w:rPr>
          <w:rFonts w:ascii="Times New Roman" w:hAnsi="Times New Roman" w:cs="Times New Roman"/>
          <w:color w:val="231F20"/>
          <w:spacing w:val="-5"/>
          <w:sz w:val="24"/>
          <w:szCs w:val="24"/>
        </w:rPr>
        <w:t xml:space="preserve">father </w:t>
      </w:r>
      <w:r w:rsidR="0051499F" w:rsidRPr="00A2518C">
        <w:rPr>
          <w:rFonts w:ascii="Times New Roman" w:hAnsi="Times New Roman" w:cs="Times New Roman"/>
          <w:color w:val="231F20"/>
          <w:sz w:val="24"/>
          <w:szCs w:val="24"/>
        </w:rPr>
        <w:t xml:space="preserve">a </w:t>
      </w:r>
      <w:r w:rsidR="0051499F" w:rsidRPr="00A2518C">
        <w:rPr>
          <w:rFonts w:ascii="Times New Roman" w:hAnsi="Times New Roman" w:cs="Times New Roman"/>
          <w:color w:val="231F20"/>
          <w:spacing w:val="-4"/>
          <w:sz w:val="24"/>
          <w:szCs w:val="24"/>
        </w:rPr>
        <w:t xml:space="preserve">friend: He </w:t>
      </w:r>
      <w:r w:rsidR="0051499F" w:rsidRPr="00A2518C">
        <w:rPr>
          <w:rFonts w:ascii="Times New Roman" w:hAnsi="Times New Roman" w:cs="Times New Roman"/>
          <w:color w:val="231F20"/>
          <w:spacing w:val="-3"/>
          <w:sz w:val="24"/>
          <w:szCs w:val="24"/>
        </w:rPr>
        <w:t>recognized the</w:t>
      </w:r>
      <w:r w:rsidR="00BD34F8" w:rsidRPr="00A2518C">
        <w:rPr>
          <w:rFonts w:ascii="Times New Roman" w:hAnsi="Times New Roman" w:cs="Times New Roman"/>
          <w:color w:val="231F20"/>
          <w:spacing w:val="-3"/>
          <w:sz w:val="24"/>
          <w:szCs w:val="24"/>
        </w:rPr>
        <w:t>ir</w:t>
      </w:r>
      <w:r w:rsidR="008C0ED6" w:rsidRPr="00A2518C">
        <w:rPr>
          <w:rFonts w:ascii="Times New Roman" w:hAnsi="Times New Roman" w:cs="Times New Roman"/>
          <w:color w:val="231F20"/>
          <w:spacing w:val="-4"/>
          <w:sz w:val="24"/>
          <w:szCs w:val="24"/>
        </w:rPr>
        <w:t xml:space="preserve"> </w:t>
      </w:r>
      <w:r w:rsidR="0051499F" w:rsidRPr="00A2518C">
        <w:rPr>
          <w:rFonts w:ascii="Times New Roman" w:hAnsi="Times New Roman" w:cs="Times New Roman"/>
          <w:color w:val="231F20"/>
          <w:spacing w:val="-6"/>
          <w:sz w:val="24"/>
          <w:szCs w:val="24"/>
        </w:rPr>
        <w:t xml:space="preserve">creative </w:t>
      </w:r>
      <w:r w:rsidR="0051499F" w:rsidRPr="00A2518C">
        <w:rPr>
          <w:rFonts w:ascii="Times New Roman" w:hAnsi="Times New Roman" w:cs="Times New Roman"/>
          <w:color w:val="231F20"/>
          <w:spacing w:val="-8"/>
          <w:sz w:val="24"/>
          <w:szCs w:val="24"/>
        </w:rPr>
        <w:t xml:space="preserve">work </w:t>
      </w:r>
      <w:r w:rsidR="0051499F" w:rsidRPr="00A2518C">
        <w:rPr>
          <w:rFonts w:ascii="Times New Roman" w:hAnsi="Times New Roman" w:cs="Times New Roman"/>
          <w:color w:val="231F20"/>
          <w:spacing w:val="-3"/>
          <w:sz w:val="24"/>
          <w:szCs w:val="24"/>
        </w:rPr>
        <w:t xml:space="preserve">and </w:t>
      </w:r>
      <w:r w:rsidR="0051499F" w:rsidRPr="00A2518C">
        <w:rPr>
          <w:rFonts w:ascii="Times New Roman" w:hAnsi="Times New Roman" w:cs="Times New Roman"/>
          <w:color w:val="231F20"/>
          <w:spacing w:val="-4"/>
          <w:sz w:val="24"/>
          <w:szCs w:val="24"/>
        </w:rPr>
        <w:t xml:space="preserve">assisted </w:t>
      </w:r>
      <w:r w:rsidR="0051499F" w:rsidRPr="00A2518C">
        <w:rPr>
          <w:rFonts w:ascii="Times New Roman" w:hAnsi="Times New Roman" w:cs="Times New Roman"/>
          <w:color w:val="231F20"/>
          <w:spacing w:val="-3"/>
          <w:sz w:val="24"/>
          <w:szCs w:val="24"/>
        </w:rPr>
        <w:t>on two</w:t>
      </w:r>
      <w:r w:rsidR="00BD34F8" w:rsidRPr="00A2518C">
        <w:rPr>
          <w:rFonts w:ascii="Times New Roman" w:hAnsi="Times New Roman" w:cs="Times New Roman"/>
          <w:color w:val="231F20"/>
          <w:spacing w:val="-3"/>
          <w:sz w:val="24"/>
          <w:szCs w:val="24"/>
        </w:rPr>
        <w:t xml:space="preserve"> </w:t>
      </w:r>
      <w:r w:rsidR="0051499F" w:rsidRPr="00A2518C">
        <w:rPr>
          <w:rFonts w:ascii="Times New Roman" w:hAnsi="Times New Roman" w:cs="Times New Roman"/>
          <w:color w:val="231F20"/>
          <w:spacing w:val="-5"/>
          <w:sz w:val="24"/>
          <w:szCs w:val="24"/>
        </w:rPr>
        <w:t>projects.</w:t>
      </w:r>
      <w:r>
        <w:rPr>
          <w:rFonts w:ascii="Times New Roman" w:hAnsi="Times New Roman" w:cs="Times New Roman"/>
          <w:color w:val="231F20"/>
          <w:spacing w:val="-5"/>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w:t>
      </w:r>
      <w:r w:rsidR="00423225">
        <w:rPr>
          <w:rFonts w:ascii="Times New Roman" w:hAnsi="Times New Roman" w:cs="Times New Roman"/>
          <w:color w:val="231F20"/>
          <w:sz w:val="24"/>
          <w:szCs w:val="24"/>
        </w:rPr>
        <w:t>Principal</w:t>
      </w:r>
      <w:r w:rsidRPr="007A1039">
        <w:rPr>
          <w:rFonts w:ascii="Times New Roman" w:hAnsi="Times New Roman" w:cs="Times New Roman"/>
          <w:color w:val="231F20"/>
          <w:sz w:val="24"/>
          <w:szCs w:val="24"/>
        </w:rPr>
        <w:t xml:space="preserve"> was thrilled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teachers were eager to see </w:t>
      </w:r>
      <w:r>
        <w:rPr>
          <w:rFonts w:ascii="Times New Roman" w:hAnsi="Times New Roman" w:cs="Times New Roman"/>
          <w:color w:val="231F20"/>
          <w:sz w:val="24"/>
          <w:szCs w:val="24"/>
        </w:rPr>
        <w:t>how</w:t>
      </w:r>
      <w:r w:rsidRPr="007A1039">
        <w:rPr>
          <w:rFonts w:ascii="Times New Roman" w:hAnsi="Times New Roman" w:cs="Times New Roman"/>
          <w:color w:val="231F20"/>
          <w:sz w:val="24"/>
          <w:szCs w:val="24"/>
        </w:rPr>
        <w:t xml:space="preserve"> children</w:t>
      </w:r>
      <w:r>
        <w:rPr>
          <w:rFonts w:ascii="Times New Roman" w:hAnsi="Times New Roman" w:cs="Times New Roman"/>
          <w:color w:val="231F20"/>
          <w:sz w:val="24"/>
          <w:szCs w:val="24"/>
        </w:rPr>
        <w:t xml:space="preserve"> in other age groups</w:t>
      </w:r>
      <w:r w:rsidRPr="007A1039">
        <w:rPr>
          <w:rFonts w:ascii="Times New Roman" w:hAnsi="Times New Roman" w:cs="Times New Roman"/>
          <w:color w:val="231F20"/>
          <w:sz w:val="24"/>
          <w:szCs w:val="24"/>
        </w:rPr>
        <w:t xml:space="preserve"> would learn about evolution.</w:t>
      </w:r>
      <w:r>
        <w:rPr>
          <w:rFonts w:ascii="Times New Roman" w:hAnsi="Times New Roman" w:cs="Times New Roman"/>
          <w:color w:val="231F20"/>
          <w:sz w:val="24"/>
          <w:szCs w:val="24"/>
        </w:rPr>
        <w:t xml:space="preserve"> </w:t>
      </w:r>
      <w:r>
        <w:rPr>
          <w:rFonts w:ascii="Times New Roman" w:hAnsi="Times New Roman" w:cs="Times New Roman"/>
          <w:color w:val="231F20"/>
          <w:spacing w:val="-5"/>
          <w:sz w:val="24"/>
          <w:szCs w:val="24"/>
        </w:rPr>
        <w:t>Together, teachers and children had informed</w:t>
      </w:r>
      <w:r w:rsidR="0051499F" w:rsidRPr="008C0ED6">
        <w:rPr>
          <w:rFonts w:ascii="Times New Roman" w:hAnsi="Times New Roman" w:cs="Times New Roman"/>
          <w:color w:val="231F20"/>
          <w:sz w:val="24"/>
          <w:szCs w:val="24"/>
        </w:rPr>
        <w:t xml:space="preserve"> parents</w:t>
      </w:r>
      <w:r>
        <w:rPr>
          <w:rFonts w:ascii="Times New Roman" w:hAnsi="Times New Roman" w:cs="Times New Roman"/>
          <w:color w:val="231F20"/>
          <w:sz w:val="24"/>
          <w:szCs w:val="24"/>
        </w:rPr>
        <w:t xml:space="preserve">. Some </w:t>
      </w:r>
      <w:r w:rsidR="00EA4F18">
        <w:rPr>
          <w:rFonts w:ascii="Times New Roman" w:hAnsi="Times New Roman" w:cs="Times New Roman"/>
          <w:color w:val="231F20"/>
          <w:sz w:val="24"/>
          <w:szCs w:val="24"/>
        </w:rPr>
        <w:t xml:space="preserve">families </w:t>
      </w:r>
      <w:r w:rsidR="004D728E">
        <w:rPr>
          <w:rFonts w:ascii="Times New Roman" w:hAnsi="Times New Roman" w:cs="Times New Roman"/>
          <w:color w:val="231F20"/>
          <w:sz w:val="24"/>
          <w:szCs w:val="24"/>
        </w:rPr>
        <w:t>were as stimulated by the projects</w:t>
      </w:r>
      <w:r w:rsidR="0051499F" w:rsidRPr="008C0ED6">
        <w:rPr>
          <w:rFonts w:ascii="Times New Roman" w:hAnsi="Times New Roman" w:cs="Times New Roman"/>
          <w:color w:val="231F20"/>
          <w:sz w:val="24"/>
          <w:szCs w:val="24"/>
        </w:rPr>
        <w:t xml:space="preserve"> as </w:t>
      </w:r>
      <w:r>
        <w:rPr>
          <w:rFonts w:ascii="Times New Roman" w:hAnsi="Times New Roman" w:cs="Times New Roman"/>
          <w:color w:val="231F20"/>
          <w:sz w:val="24"/>
          <w:szCs w:val="24"/>
        </w:rPr>
        <w:t>the</w:t>
      </w:r>
      <w:r w:rsidR="0051499F" w:rsidRPr="008C0ED6">
        <w:rPr>
          <w:rFonts w:ascii="Times New Roman" w:hAnsi="Times New Roman" w:cs="Times New Roman"/>
          <w:color w:val="231F20"/>
          <w:sz w:val="24"/>
          <w:szCs w:val="24"/>
        </w:rPr>
        <w:t xml:space="preserve"> children</w:t>
      </w:r>
      <w:r w:rsidR="00EA4F18">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EA4F18">
        <w:rPr>
          <w:rFonts w:ascii="Times New Roman" w:hAnsi="Times New Roman" w:cs="Times New Roman"/>
          <w:color w:val="231F20"/>
          <w:sz w:val="24"/>
          <w:szCs w:val="24"/>
        </w:rPr>
        <w:t>Others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had mixed reactions</w:t>
      </w:r>
      <w:r w:rsidR="00EC3723">
        <w:rPr>
          <w:rFonts w:ascii="Times New Roman" w:hAnsi="Times New Roman" w:cs="Times New Roman"/>
          <w:color w:val="231F20"/>
          <w:sz w:val="24"/>
          <w:szCs w:val="24"/>
        </w:rPr>
        <w:t>,</w:t>
      </w:r>
      <w:r>
        <w:rPr>
          <w:rFonts w:ascii="Times New Roman" w:hAnsi="Times New Roman" w:cs="Times New Roman"/>
          <w:color w:val="231F20"/>
          <w:sz w:val="24"/>
          <w:szCs w:val="24"/>
        </w:rPr>
        <w:t xml:space="preserve"> some</w:t>
      </w:r>
      <w:r w:rsidRPr="007A1039">
        <w:rPr>
          <w:rFonts w:ascii="Times New Roman" w:hAnsi="Times New Roman" w:cs="Times New Roman"/>
          <w:color w:val="231F20"/>
          <w:sz w:val="24"/>
          <w:szCs w:val="24"/>
        </w:rPr>
        <w:t xml:space="preserve"> delighted, </w:t>
      </w:r>
      <w:r>
        <w:rPr>
          <w:rFonts w:ascii="Times New Roman" w:hAnsi="Times New Roman" w:cs="Times New Roman"/>
          <w:color w:val="231F20"/>
          <w:sz w:val="24"/>
          <w:szCs w:val="24"/>
        </w:rPr>
        <w:t>some cautious</w:t>
      </w:r>
      <w:r w:rsidRPr="007A1039">
        <w:rPr>
          <w:rFonts w:ascii="Times New Roman" w:hAnsi="Times New Roman" w:cs="Times New Roman"/>
          <w:color w:val="231F20"/>
          <w:sz w:val="24"/>
          <w:szCs w:val="24"/>
        </w:rPr>
        <w:t>, and</w:t>
      </w:r>
      <w:r>
        <w:rPr>
          <w:rFonts w:ascii="Times New Roman" w:hAnsi="Times New Roman" w:cs="Times New Roman"/>
          <w:color w:val="231F20"/>
          <w:sz w:val="24"/>
          <w:szCs w:val="24"/>
        </w:rPr>
        <w:t xml:space="preserve"> one v</w:t>
      </w:r>
      <w:r w:rsidRPr="007A1039">
        <w:rPr>
          <w:rFonts w:ascii="Times New Roman" w:hAnsi="Times New Roman" w:cs="Times New Roman"/>
          <w:color w:val="231F20"/>
          <w:sz w:val="24"/>
          <w:szCs w:val="24"/>
        </w:rPr>
        <w:t>irulentl</w:t>
      </w:r>
      <w:r>
        <w:rPr>
          <w:rFonts w:ascii="Times New Roman" w:hAnsi="Times New Roman" w:cs="Times New Roman"/>
          <w:color w:val="231F20"/>
          <w:sz w:val="24"/>
          <w:szCs w:val="24"/>
        </w:rPr>
        <w:t>y</w:t>
      </w:r>
      <w:r w:rsidRPr="007A1039">
        <w:rPr>
          <w:rFonts w:ascii="Times New Roman" w:hAnsi="Times New Roman" w:cs="Times New Roman"/>
          <w:color w:val="231F20"/>
          <w:sz w:val="24"/>
          <w:szCs w:val="24"/>
        </w:rPr>
        <w:t xml:space="preserve"> against evolution</w:t>
      </w:r>
      <w:r>
        <w:rPr>
          <w:rFonts w:ascii="Times New Roman" w:hAnsi="Times New Roman" w:cs="Times New Roman"/>
          <w:color w:val="231F20"/>
          <w:sz w:val="24"/>
          <w:szCs w:val="24"/>
        </w:rPr>
        <w:t>:</w:t>
      </w:r>
      <w:r w:rsidR="001F6DD0" w:rsidRPr="007A1039">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Diane's parents called Darwin </w:t>
      </w:r>
      <w:r w:rsidR="0010356A" w:rsidRPr="007A1039">
        <w:rPr>
          <w:rFonts w:ascii="Times New Roman" w:hAnsi="Times New Roman" w:cs="Times New Roman"/>
          <w:color w:val="231F20"/>
          <w:sz w:val="24"/>
          <w:szCs w:val="24"/>
        </w:rPr>
        <w:t>a “devil</w:t>
      </w:r>
      <w:r w:rsidR="00763A9C">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 xml:space="preserve"> refused to talk with the teachers, and </w:t>
      </w:r>
      <w:r w:rsidR="00CA72BF">
        <w:rPr>
          <w:rFonts w:ascii="Times New Roman" w:hAnsi="Times New Roman" w:cs="Times New Roman"/>
          <w:color w:val="231F20"/>
          <w:sz w:val="24"/>
          <w:szCs w:val="24"/>
        </w:rPr>
        <w:t>had</w:t>
      </w:r>
      <w:r w:rsidR="0051499F" w:rsidRPr="007A1039">
        <w:rPr>
          <w:rFonts w:ascii="Times New Roman" w:hAnsi="Times New Roman" w:cs="Times New Roman"/>
          <w:color w:val="231F20"/>
          <w:sz w:val="24"/>
          <w:szCs w:val="24"/>
        </w:rPr>
        <w:t xml:space="preserve"> Diane</w:t>
      </w:r>
      <w:r w:rsidR="00CA72BF">
        <w:rPr>
          <w:rFonts w:ascii="Times New Roman" w:hAnsi="Times New Roman" w:cs="Times New Roman"/>
          <w:color w:val="231F20"/>
          <w:sz w:val="24"/>
          <w:szCs w:val="24"/>
        </w:rPr>
        <w:t xml:space="preserve"> moved to another class.</w:t>
      </w:r>
    </w:p>
    <w:p w14:paraId="7E5F8BA6" w14:textId="5A6B8AAA" w:rsidR="00EB3AE9" w:rsidRDefault="0030521C" w:rsidP="004D728E">
      <w:pPr>
        <w:tabs>
          <w:tab w:val="left" w:pos="720"/>
        </w:tabs>
        <w:spacing w:line="228" w:lineRule="auto"/>
        <w:ind w:right="-27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Most gratifying to the teachers was </w:t>
      </w:r>
      <w:r w:rsidR="00A52485">
        <w:rPr>
          <w:rFonts w:ascii="Times New Roman" w:hAnsi="Times New Roman" w:cs="Times New Roman"/>
          <w:color w:val="231F20"/>
          <w:sz w:val="24"/>
          <w:szCs w:val="24"/>
        </w:rPr>
        <w:t>a</w:t>
      </w:r>
      <w:r>
        <w:rPr>
          <w:rFonts w:ascii="Times New Roman" w:hAnsi="Times New Roman" w:cs="Times New Roman"/>
          <w:color w:val="231F20"/>
          <w:sz w:val="24"/>
          <w:szCs w:val="24"/>
        </w:rPr>
        <w:t xml:space="preserve"> game the children made up: They were fossil diggers! Three boys carefully mound</w:t>
      </w:r>
      <w:r w:rsidR="00A52485">
        <w:rPr>
          <w:rFonts w:ascii="Times New Roman" w:hAnsi="Times New Roman" w:cs="Times New Roman"/>
          <w:color w:val="231F20"/>
          <w:sz w:val="24"/>
          <w:szCs w:val="24"/>
        </w:rPr>
        <w:t>ed</w:t>
      </w:r>
      <w:r>
        <w:rPr>
          <w:rFonts w:ascii="Times New Roman" w:hAnsi="Times New Roman" w:cs="Times New Roman"/>
          <w:color w:val="231F20"/>
          <w:sz w:val="24"/>
          <w:szCs w:val="24"/>
        </w:rPr>
        <w:t xml:space="preserve"> dirt and rocks named </w:t>
      </w:r>
      <w:r w:rsidR="00305F0A">
        <w:rPr>
          <w:rFonts w:ascii="Times New Roman" w:hAnsi="Times New Roman" w:cs="Times New Roman"/>
          <w:color w:val="231F20"/>
          <w:sz w:val="24"/>
          <w:szCs w:val="24"/>
        </w:rPr>
        <w:t xml:space="preserve">it </w:t>
      </w:r>
      <w:r>
        <w:rPr>
          <w:rFonts w:ascii="Times New Roman" w:hAnsi="Times New Roman" w:cs="Times New Roman"/>
          <w:color w:val="231F20"/>
          <w:sz w:val="24"/>
          <w:szCs w:val="24"/>
        </w:rPr>
        <w:t xml:space="preserve">Harder Mountain. Two joined with shovels to fossil hunt in Harder Mountain. Todd just shook his head: “What’re you digging for! There aren’t no fossils in that mountain!” </w:t>
      </w:r>
    </w:p>
    <w:p w14:paraId="083D5D4F" w14:textId="35C9A134" w:rsidR="0030521C" w:rsidRDefault="0030521C" w:rsidP="004D728E">
      <w:pPr>
        <w:tabs>
          <w:tab w:val="left" w:pos="720"/>
        </w:tabs>
        <w:spacing w:line="228" w:lineRule="auto"/>
        <w:ind w:right="-270" w:firstLine="720"/>
        <w:rPr>
          <w:rFonts w:ascii="Times New Roman" w:hAnsi="Times New Roman" w:cs="Times New Roman"/>
          <w:sz w:val="24"/>
          <w:szCs w:val="24"/>
        </w:rPr>
      </w:pPr>
      <w:r>
        <w:rPr>
          <w:rFonts w:ascii="Times New Roman" w:hAnsi="Times New Roman" w:cs="Times New Roman"/>
          <w:color w:val="231F20"/>
          <w:sz w:val="24"/>
          <w:szCs w:val="24"/>
        </w:rPr>
        <w:t>The illogic did not bother the children: Two bystanders</w:t>
      </w:r>
      <w:r w:rsidR="00305F0A">
        <w:rPr>
          <w:rFonts w:ascii="Times New Roman" w:hAnsi="Times New Roman" w:cs="Times New Roman"/>
          <w:color w:val="231F20"/>
          <w:sz w:val="24"/>
          <w:szCs w:val="24"/>
        </w:rPr>
        <w:t>,</w:t>
      </w:r>
      <w:r>
        <w:rPr>
          <w:rFonts w:ascii="Times New Roman" w:hAnsi="Times New Roman" w:cs="Times New Roman"/>
          <w:color w:val="231F20"/>
          <w:sz w:val="24"/>
          <w:szCs w:val="24"/>
        </w:rPr>
        <w:t xml:space="preserve"> emphatically</w:t>
      </w:r>
      <w:r w:rsidR="00305F0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“WAIT!” and organized a</w:t>
      </w:r>
      <w:r w:rsidR="00305F0A">
        <w:rPr>
          <w:rFonts w:ascii="Times New Roman" w:hAnsi="Times New Roman" w:cs="Times New Roman"/>
          <w:color w:val="231F20"/>
          <w:sz w:val="24"/>
          <w:szCs w:val="24"/>
        </w:rPr>
        <w:t xml:space="preserve"> fossil</w:t>
      </w:r>
      <w:r>
        <w:rPr>
          <w:rFonts w:ascii="Times New Roman" w:hAnsi="Times New Roman" w:cs="Times New Roman"/>
          <w:color w:val="231F20"/>
          <w:sz w:val="24"/>
          <w:szCs w:val="24"/>
        </w:rPr>
        <w:t xml:space="preserve"> hunt all over the school grounds! It yielded an assortment of rocks, mulch, </w:t>
      </w:r>
      <w:r w:rsidR="006E565C">
        <w:rPr>
          <w:rFonts w:ascii="Times New Roman" w:hAnsi="Times New Roman" w:cs="Times New Roman"/>
          <w:color w:val="231F20"/>
          <w:sz w:val="24"/>
          <w:szCs w:val="24"/>
        </w:rPr>
        <w:t>tiny</w:t>
      </w:r>
      <w:r>
        <w:rPr>
          <w:rFonts w:ascii="Times New Roman" w:hAnsi="Times New Roman" w:cs="Times New Roman"/>
          <w:color w:val="231F20"/>
          <w:sz w:val="24"/>
          <w:szCs w:val="24"/>
        </w:rPr>
        <w:t xml:space="preserve"> stones that they called “molars,” stick</w:t>
      </w:r>
      <w:r w:rsidR="00EB3AE9">
        <w:rPr>
          <w:rFonts w:ascii="Times New Roman" w:hAnsi="Times New Roman" w:cs="Times New Roman"/>
          <w:color w:val="231F20"/>
          <w:sz w:val="24"/>
          <w:szCs w:val="24"/>
        </w:rPr>
        <w:t>s</w:t>
      </w:r>
      <w:r>
        <w:rPr>
          <w:rFonts w:ascii="Times New Roman" w:hAnsi="Times New Roman" w:cs="Times New Roman"/>
          <w:color w:val="231F20"/>
          <w:sz w:val="24"/>
          <w:szCs w:val="24"/>
        </w:rPr>
        <w:t xml:space="preserve"> that their imagination invested with fossil-like properties–</w:t>
      </w:r>
      <w:r w:rsidR="006E565C">
        <w:rPr>
          <w:rFonts w:ascii="Times New Roman" w:hAnsi="Times New Roman" w:cs="Times New Roman"/>
          <w:color w:val="231F20"/>
          <w:sz w:val="24"/>
          <w:szCs w:val="24"/>
        </w:rPr>
        <w:t>fingers,</w:t>
      </w:r>
      <w:r>
        <w:rPr>
          <w:rFonts w:ascii="Times New Roman" w:hAnsi="Times New Roman" w:cs="Times New Roman"/>
          <w:color w:val="231F20"/>
          <w:sz w:val="24"/>
          <w:szCs w:val="24"/>
        </w:rPr>
        <w:t xml:space="preserve"> arm and leg bones, and even a skull. They buried the </w:t>
      </w:r>
      <w:r w:rsidR="00EB3AE9">
        <w:rPr>
          <w:rFonts w:ascii="Times New Roman" w:hAnsi="Times New Roman" w:cs="Times New Roman"/>
          <w:color w:val="231F20"/>
          <w:sz w:val="24"/>
          <w:szCs w:val="24"/>
        </w:rPr>
        <w:t>“</w:t>
      </w:r>
      <w:r>
        <w:rPr>
          <w:rFonts w:ascii="Times New Roman" w:hAnsi="Times New Roman" w:cs="Times New Roman"/>
          <w:color w:val="231F20"/>
          <w:sz w:val="24"/>
          <w:szCs w:val="24"/>
        </w:rPr>
        <w:t>fossils,</w:t>
      </w:r>
      <w:r w:rsidR="00EB3AE9">
        <w:rPr>
          <w:rFonts w:ascii="Times New Roman" w:hAnsi="Times New Roman" w:cs="Times New Roman"/>
          <w:color w:val="231F20"/>
          <w:sz w:val="24"/>
          <w:szCs w:val="24"/>
        </w:rPr>
        <w:t>”</w:t>
      </w:r>
      <w:r>
        <w:rPr>
          <w:rFonts w:ascii="Times New Roman" w:hAnsi="Times New Roman" w:cs="Times New Roman"/>
          <w:color w:val="231F20"/>
          <w:sz w:val="24"/>
          <w:szCs w:val="24"/>
        </w:rPr>
        <w:t xml:space="preserve"> dug them up, </w:t>
      </w:r>
      <w:r w:rsidR="006E565C">
        <w:rPr>
          <w:rFonts w:ascii="Times New Roman" w:hAnsi="Times New Roman" w:cs="Times New Roman"/>
          <w:color w:val="231F20"/>
          <w:sz w:val="24"/>
          <w:szCs w:val="24"/>
        </w:rPr>
        <w:t>photographed and drew them,</w:t>
      </w:r>
      <w:r>
        <w:rPr>
          <w:rFonts w:ascii="Times New Roman" w:hAnsi="Times New Roman" w:cs="Times New Roman"/>
          <w:color w:val="231F20"/>
          <w:sz w:val="24"/>
          <w:szCs w:val="24"/>
        </w:rPr>
        <w:t xml:space="preserve"> named, then buried them again. They organized themselves into mountain makers, fossil getters, fossil buriers, </w:t>
      </w:r>
      <w:r w:rsidR="00EB3AE9">
        <w:rPr>
          <w:rFonts w:ascii="Times New Roman" w:hAnsi="Times New Roman" w:cs="Times New Roman"/>
          <w:color w:val="231F20"/>
          <w:sz w:val="24"/>
          <w:szCs w:val="24"/>
        </w:rPr>
        <w:t>and diggers. Again and again, they re-enacted what they had heard in the stories told by Matthew and Honoree</w:t>
      </w:r>
      <w:r w:rsidR="0029621B">
        <w:rPr>
          <w:rFonts w:ascii="Times New Roman" w:hAnsi="Times New Roman" w:cs="Times New Roman"/>
          <w:color w:val="231F20"/>
          <w:sz w:val="24"/>
          <w:szCs w:val="24"/>
        </w:rPr>
        <w:t>.</w:t>
      </w:r>
      <w:r w:rsidR="00A27F94">
        <w:rPr>
          <w:rFonts w:ascii="Times New Roman" w:hAnsi="Times New Roman" w:cs="Times New Roman"/>
          <w:color w:val="231F20"/>
          <w:sz w:val="24"/>
          <w:szCs w:val="24"/>
        </w:rPr>
        <w:t xml:space="preserve"> </w:t>
      </w:r>
      <w:r w:rsidR="0029621B">
        <w:rPr>
          <w:rFonts w:ascii="Times New Roman" w:hAnsi="Times New Roman" w:cs="Times New Roman"/>
          <w:color w:val="231F20"/>
          <w:sz w:val="24"/>
          <w:szCs w:val="24"/>
        </w:rPr>
        <w:t>D</w:t>
      </w:r>
      <w:r w:rsidR="00EB3AE9">
        <w:rPr>
          <w:rFonts w:ascii="Times New Roman" w:hAnsi="Times New Roman" w:cs="Times New Roman"/>
          <w:color w:val="231F20"/>
          <w:sz w:val="24"/>
          <w:szCs w:val="24"/>
        </w:rPr>
        <w:t>etails of Donald Johanson’s and Tim White’s expeditions crept into the</w:t>
      </w:r>
      <w:r w:rsidR="00A27F94">
        <w:rPr>
          <w:rFonts w:ascii="Times New Roman" w:hAnsi="Times New Roman" w:cs="Times New Roman"/>
          <w:color w:val="231F20"/>
          <w:sz w:val="24"/>
          <w:szCs w:val="24"/>
        </w:rPr>
        <w:t>i</w:t>
      </w:r>
      <w:r w:rsidR="006E565C">
        <w:rPr>
          <w:rFonts w:ascii="Times New Roman" w:hAnsi="Times New Roman" w:cs="Times New Roman"/>
          <w:color w:val="231F20"/>
          <w:sz w:val="24"/>
          <w:szCs w:val="24"/>
        </w:rPr>
        <w:t>r</w:t>
      </w:r>
      <w:r w:rsidR="00EB3AE9">
        <w:rPr>
          <w:rFonts w:ascii="Times New Roman" w:hAnsi="Times New Roman" w:cs="Times New Roman"/>
          <w:color w:val="231F20"/>
          <w:sz w:val="24"/>
          <w:szCs w:val="24"/>
        </w:rPr>
        <w:t xml:space="preserve"> play.</w:t>
      </w:r>
    </w:p>
    <w:p w14:paraId="5AF7AA25" w14:textId="6A473D4F" w:rsidR="0083735C" w:rsidRDefault="0083735C" w:rsidP="0083735C">
      <w:pPr>
        <w:pStyle w:val="BodyText"/>
        <w:tabs>
          <w:tab w:val="left" w:pos="900"/>
        </w:tabs>
        <w:spacing w:line="228" w:lineRule="auto"/>
        <w:rPr>
          <w:rFonts w:ascii="Times New Roman" w:hAnsi="Times New Roman" w:cs="Times New Roman"/>
          <w:sz w:val="24"/>
          <w:szCs w:val="24"/>
        </w:rPr>
      </w:pPr>
    </w:p>
    <w:p w14:paraId="2290A48E" w14:textId="31E72C9F" w:rsidR="00D00362" w:rsidRPr="00D00362" w:rsidRDefault="00D00362" w:rsidP="00921826">
      <w:pPr>
        <w:pStyle w:val="BodyText"/>
        <w:tabs>
          <w:tab w:val="left" w:pos="900"/>
        </w:tabs>
        <w:spacing w:before="1"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Take Aways</w:t>
      </w:r>
    </w:p>
    <w:p w14:paraId="4DF18095" w14:textId="77777777" w:rsidR="00D00362" w:rsidRDefault="00D00362" w:rsidP="003E40C4">
      <w:pPr>
        <w:pStyle w:val="BodyText"/>
        <w:tabs>
          <w:tab w:val="left" w:pos="900"/>
        </w:tabs>
        <w:spacing w:before="1" w:line="228" w:lineRule="auto"/>
        <w:ind w:right="-180" w:firstLine="720"/>
        <w:rPr>
          <w:rFonts w:ascii="Times New Roman" w:hAnsi="Times New Roman" w:cs="Times New Roman"/>
          <w:color w:val="231F20"/>
          <w:sz w:val="24"/>
          <w:szCs w:val="24"/>
        </w:rPr>
      </w:pPr>
    </w:p>
    <w:p w14:paraId="38421A5E" w14:textId="73AE4DE8" w:rsidR="00F11CC2" w:rsidRDefault="00D91C0F" w:rsidP="0084154D">
      <w:pPr>
        <w:pStyle w:val="BodyText"/>
        <w:tabs>
          <w:tab w:val="left" w:pos="900"/>
        </w:tabs>
        <w:spacing w:before="1"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As you c</w:t>
      </w:r>
      <w:r w:rsidR="0051499F" w:rsidRPr="007A1039">
        <w:rPr>
          <w:rFonts w:ascii="Times New Roman" w:hAnsi="Times New Roman" w:cs="Times New Roman"/>
          <w:color w:val="231F20"/>
          <w:sz w:val="24"/>
          <w:szCs w:val="24"/>
        </w:rPr>
        <w:t>onvers</w:t>
      </w:r>
      <w:r>
        <w:rPr>
          <w:rFonts w:ascii="Times New Roman" w:hAnsi="Times New Roman" w:cs="Times New Roman"/>
          <w:color w:val="231F20"/>
          <w:sz w:val="24"/>
          <w:szCs w:val="24"/>
        </w:rPr>
        <w:t>e</w:t>
      </w:r>
      <w:r w:rsidR="0051499F" w:rsidRPr="007A1039">
        <w:rPr>
          <w:rFonts w:ascii="Times New Roman" w:hAnsi="Times New Roman" w:cs="Times New Roman"/>
          <w:color w:val="231F20"/>
          <w:sz w:val="24"/>
          <w:szCs w:val="24"/>
        </w:rPr>
        <w:t xml:space="preserve"> with children about topics in this book</w:t>
      </w:r>
      <w:r>
        <w:rPr>
          <w:rFonts w:ascii="Times New Roman" w:hAnsi="Times New Roman" w:cs="Times New Roman"/>
          <w:color w:val="231F20"/>
          <w:sz w:val="24"/>
          <w:szCs w:val="24"/>
        </w:rPr>
        <w:t xml:space="preserve">, </w:t>
      </w:r>
      <w:r w:rsidR="00A946DB">
        <w:rPr>
          <w:rFonts w:ascii="Times New Roman" w:hAnsi="Times New Roman" w:cs="Times New Roman"/>
          <w:color w:val="231F20"/>
          <w:sz w:val="24"/>
          <w:szCs w:val="24"/>
        </w:rPr>
        <w:t>your c</w:t>
      </w:r>
      <w:r>
        <w:rPr>
          <w:rFonts w:ascii="Times New Roman" w:hAnsi="Times New Roman" w:cs="Times New Roman"/>
          <w:color w:val="231F20"/>
          <w:sz w:val="24"/>
          <w:szCs w:val="24"/>
        </w:rPr>
        <w:t>h</w:t>
      </w:r>
      <w:r w:rsidR="00A946DB">
        <w:rPr>
          <w:rFonts w:ascii="Times New Roman" w:hAnsi="Times New Roman" w:cs="Times New Roman"/>
          <w:color w:val="231F20"/>
          <w:sz w:val="24"/>
          <w:szCs w:val="24"/>
        </w:rPr>
        <w:t>ildr</w:t>
      </w:r>
      <w:r>
        <w:rPr>
          <w:rFonts w:ascii="Times New Roman" w:hAnsi="Times New Roman" w:cs="Times New Roman"/>
          <w:color w:val="231F20"/>
          <w:sz w:val="24"/>
          <w:szCs w:val="24"/>
        </w:rPr>
        <w:t>e</w:t>
      </w:r>
      <w:r w:rsidR="00A946DB">
        <w:rPr>
          <w:rFonts w:ascii="Times New Roman" w:hAnsi="Times New Roman" w:cs="Times New Roman"/>
          <w:color w:val="231F20"/>
          <w:sz w:val="24"/>
          <w:szCs w:val="24"/>
        </w:rPr>
        <w:t>n</w:t>
      </w:r>
      <w:r>
        <w:rPr>
          <w:rFonts w:ascii="Times New Roman" w:hAnsi="Times New Roman" w:cs="Times New Roman"/>
          <w:color w:val="231F20"/>
          <w:sz w:val="24"/>
          <w:szCs w:val="24"/>
        </w:rPr>
        <w:t xml:space="preserve"> will</w:t>
      </w:r>
      <w:r w:rsidR="0051499F" w:rsidRPr="007A1039">
        <w:rPr>
          <w:rFonts w:ascii="Times New Roman" w:hAnsi="Times New Roman" w:cs="Times New Roman"/>
          <w:color w:val="231F20"/>
          <w:sz w:val="24"/>
          <w:szCs w:val="24"/>
        </w:rPr>
        <w:t xml:space="preserve"> show you what interests them. Topics are sufficiently complex to stimulate </w:t>
      </w:r>
      <w:r w:rsidR="00F033B6">
        <w:rPr>
          <w:rFonts w:ascii="Times New Roman" w:hAnsi="Times New Roman" w:cs="Times New Roman"/>
          <w:color w:val="231F20"/>
          <w:sz w:val="24"/>
          <w:szCs w:val="24"/>
        </w:rPr>
        <w:t>curiosity</w:t>
      </w:r>
      <w:r w:rsidR="0051499F" w:rsidRPr="007A1039">
        <w:rPr>
          <w:rFonts w:ascii="Times New Roman" w:hAnsi="Times New Roman" w:cs="Times New Roman"/>
          <w:color w:val="231F20"/>
          <w:sz w:val="24"/>
          <w:szCs w:val="24"/>
        </w:rPr>
        <w:t xml:space="preserve">; </w:t>
      </w:r>
      <w:r w:rsidR="00564EE2">
        <w:rPr>
          <w:rFonts w:ascii="Times New Roman" w:hAnsi="Times New Roman" w:cs="Times New Roman"/>
          <w:color w:val="231F20"/>
          <w:sz w:val="24"/>
          <w:szCs w:val="24"/>
        </w:rPr>
        <w:t>some</w:t>
      </w:r>
      <w:r w:rsidR="0051499F" w:rsidRPr="007A1039">
        <w:rPr>
          <w:rFonts w:ascii="Times New Roman" w:hAnsi="Times New Roman" w:cs="Times New Roman"/>
          <w:color w:val="231F20"/>
          <w:sz w:val="24"/>
          <w:szCs w:val="24"/>
        </w:rPr>
        <w:t xml:space="preserve"> are at the forefront of</w:t>
      </w:r>
      <w:r w:rsidR="00EE1A69">
        <w:rPr>
          <w:rFonts w:ascii="Times New Roman" w:hAnsi="Times New Roman" w:cs="Times New Roman"/>
          <w:color w:val="231F20"/>
          <w:sz w:val="24"/>
          <w:szCs w:val="24"/>
        </w:rPr>
        <w:t xml:space="preserve"> how we</w:t>
      </w:r>
      <w:r w:rsidR="0051499F" w:rsidRPr="007A1039">
        <w:rPr>
          <w:rFonts w:ascii="Times New Roman" w:hAnsi="Times New Roman" w:cs="Times New Roman"/>
          <w:color w:val="231F20"/>
          <w:sz w:val="24"/>
          <w:szCs w:val="24"/>
        </w:rPr>
        <w:t xml:space="preserve"> understand ourselves and life on Earth. </w:t>
      </w:r>
      <w:r w:rsidR="008766F9">
        <w:rPr>
          <w:rFonts w:ascii="Times New Roman" w:hAnsi="Times New Roman" w:cs="Times New Roman"/>
          <w:color w:val="231F20"/>
          <w:sz w:val="24"/>
          <w:szCs w:val="24"/>
        </w:rPr>
        <w:t>O</w:t>
      </w:r>
      <w:r w:rsidR="0051499F" w:rsidRPr="007A1039">
        <w:rPr>
          <w:rFonts w:ascii="Times New Roman" w:hAnsi="Times New Roman" w:cs="Times New Roman"/>
          <w:color w:val="231F20"/>
          <w:sz w:val="24"/>
          <w:szCs w:val="24"/>
        </w:rPr>
        <w:t>ne</w:t>
      </w:r>
      <w:r w:rsidR="00EA25EF">
        <w:rPr>
          <w:rFonts w:ascii="Times New Roman" w:hAnsi="Times New Roman" w:cs="Times New Roman"/>
          <w:color w:val="231F20"/>
          <w:sz w:val="24"/>
          <w:szCs w:val="24"/>
        </w:rPr>
        <w:t xml:space="preserve"> single</w:t>
      </w:r>
      <w:r w:rsidR="0051499F" w:rsidRPr="007A1039">
        <w:rPr>
          <w:rFonts w:ascii="Times New Roman" w:hAnsi="Times New Roman" w:cs="Times New Roman"/>
          <w:color w:val="231F20"/>
          <w:sz w:val="24"/>
          <w:szCs w:val="24"/>
        </w:rPr>
        <w:t xml:space="preserve"> idea </w:t>
      </w:r>
      <w:r w:rsidR="008766F9">
        <w:rPr>
          <w:rFonts w:ascii="Times New Roman" w:hAnsi="Times New Roman" w:cs="Times New Roman"/>
          <w:color w:val="231F20"/>
          <w:sz w:val="24"/>
          <w:szCs w:val="24"/>
        </w:rPr>
        <w:t xml:space="preserve">that </w:t>
      </w:r>
      <w:r w:rsidR="0051499F" w:rsidRPr="007A1039">
        <w:rPr>
          <w:rFonts w:ascii="Times New Roman" w:hAnsi="Times New Roman" w:cs="Times New Roman"/>
          <w:color w:val="231F20"/>
          <w:sz w:val="24"/>
          <w:szCs w:val="24"/>
        </w:rPr>
        <w:t>s</w:t>
      </w:r>
      <w:r w:rsidR="00CF1B23">
        <w:rPr>
          <w:rFonts w:ascii="Times New Roman" w:hAnsi="Times New Roman" w:cs="Times New Roman"/>
          <w:color w:val="231F20"/>
          <w:sz w:val="24"/>
          <w:szCs w:val="24"/>
        </w:rPr>
        <w:t>parks</w:t>
      </w:r>
      <w:r w:rsidR="0051499F" w:rsidRPr="007A1039">
        <w:rPr>
          <w:rFonts w:ascii="Times New Roman" w:hAnsi="Times New Roman" w:cs="Times New Roman"/>
          <w:color w:val="231F20"/>
          <w:sz w:val="24"/>
          <w:szCs w:val="24"/>
        </w:rPr>
        <w:t xml:space="preserve"> a quest</w:t>
      </w:r>
      <w:r w:rsidR="00CF1B23">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to</w:t>
      </w:r>
      <w:r w:rsidR="00CF1B23">
        <w:rPr>
          <w:rFonts w:ascii="Times New Roman" w:hAnsi="Times New Roman" w:cs="Times New Roman"/>
          <w:color w:val="231F20"/>
          <w:sz w:val="24"/>
          <w:szCs w:val="24"/>
        </w:rPr>
        <w:t>-</w:t>
      </w:r>
      <w:r w:rsidR="0051499F" w:rsidRPr="007A1039">
        <w:rPr>
          <w:rFonts w:ascii="Times New Roman" w:hAnsi="Times New Roman" w:cs="Times New Roman"/>
          <w:color w:val="231F20"/>
          <w:sz w:val="24"/>
          <w:szCs w:val="24"/>
        </w:rPr>
        <w:t>understand</w:t>
      </w:r>
      <w:r w:rsidR="00EA25EF">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 xml:space="preserve">may establish a </w:t>
      </w:r>
      <w:r w:rsidR="00CF1B23">
        <w:rPr>
          <w:rFonts w:ascii="Times New Roman" w:hAnsi="Times New Roman" w:cs="Times New Roman"/>
          <w:color w:val="231F20"/>
          <w:sz w:val="24"/>
          <w:szCs w:val="24"/>
        </w:rPr>
        <w:t xml:space="preserve">child’s </w:t>
      </w:r>
      <w:r w:rsidR="0051499F" w:rsidRPr="007A1039">
        <w:rPr>
          <w:rFonts w:ascii="Times New Roman" w:hAnsi="Times New Roman" w:cs="Times New Roman"/>
          <w:color w:val="231F20"/>
          <w:sz w:val="24"/>
          <w:szCs w:val="24"/>
        </w:rPr>
        <w:t>lifelong interest.</w:t>
      </w:r>
      <w:r w:rsidR="0010356A">
        <w:rPr>
          <w:rFonts w:ascii="Times New Roman" w:hAnsi="Times New Roman" w:cs="Times New Roman"/>
          <w:color w:val="231F20"/>
          <w:sz w:val="24"/>
          <w:szCs w:val="24"/>
        </w:rPr>
        <w:t xml:space="preserve">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rouse those interests when </w:t>
      </w:r>
      <w:r w:rsidR="00CC31BE">
        <w:rPr>
          <w:rFonts w:ascii="Times New Roman" w:hAnsi="Times New Roman" w:cs="Times New Roman"/>
          <w:color w:val="231F20"/>
          <w:sz w:val="24"/>
          <w:szCs w:val="24"/>
        </w:rPr>
        <w:t>you</w:t>
      </w:r>
      <w:r w:rsidR="0051499F" w:rsidRPr="007A1039">
        <w:rPr>
          <w:rFonts w:ascii="Times New Roman" w:hAnsi="Times New Roman" w:cs="Times New Roman"/>
          <w:color w:val="231F20"/>
          <w:sz w:val="24"/>
          <w:szCs w:val="24"/>
        </w:rPr>
        <w:t xml:space="preserve"> share </w:t>
      </w:r>
      <w:r w:rsidR="00CC31BE">
        <w:rPr>
          <w:rFonts w:ascii="Times New Roman" w:hAnsi="Times New Roman" w:cs="Times New Roman"/>
          <w:color w:val="231F20"/>
          <w:sz w:val="24"/>
          <w:szCs w:val="24"/>
        </w:rPr>
        <w:t>y</w:t>
      </w:r>
      <w:r w:rsidR="0051499F" w:rsidRPr="007A1039">
        <w:rPr>
          <w:rFonts w:ascii="Times New Roman" w:hAnsi="Times New Roman" w:cs="Times New Roman"/>
          <w:color w:val="231F20"/>
          <w:sz w:val="24"/>
          <w:szCs w:val="24"/>
        </w:rPr>
        <w:t>our own discoveries of big</w:t>
      </w:r>
      <w:r w:rsidR="0051499F" w:rsidRPr="007A1039">
        <w:rPr>
          <w:rFonts w:ascii="Times New Roman" w:hAnsi="Times New Roman" w:cs="Times New Roman"/>
          <w:color w:val="231F20"/>
          <w:spacing w:val="-2"/>
          <w:sz w:val="24"/>
          <w:szCs w:val="24"/>
        </w:rPr>
        <w:t xml:space="preserve"> </w:t>
      </w:r>
      <w:r w:rsidR="0051499F" w:rsidRPr="007A1039">
        <w:rPr>
          <w:rFonts w:ascii="Times New Roman" w:hAnsi="Times New Roman" w:cs="Times New Roman"/>
          <w:color w:val="231F20"/>
          <w:sz w:val="24"/>
          <w:szCs w:val="24"/>
        </w:rPr>
        <w:t>ideas</w:t>
      </w:r>
      <w:r w:rsidR="00505AD4">
        <w:rPr>
          <w:rFonts w:ascii="Times New Roman" w:hAnsi="Times New Roman" w:cs="Times New Roman"/>
          <w:color w:val="231F20"/>
          <w:sz w:val="24"/>
          <w:szCs w:val="24"/>
        </w:rPr>
        <w:t>–from books, documentaries, the community</w:t>
      </w:r>
      <w:r w:rsidR="009D3596">
        <w:rPr>
          <w:rFonts w:ascii="Times New Roman" w:hAnsi="Times New Roman" w:cs="Times New Roman"/>
          <w:color w:val="231F20"/>
          <w:sz w:val="24"/>
          <w:szCs w:val="24"/>
        </w:rPr>
        <w:t xml:space="preserve">, </w:t>
      </w:r>
      <w:r w:rsidR="00D26769">
        <w:rPr>
          <w:rFonts w:ascii="Times New Roman" w:hAnsi="Times New Roman" w:cs="Times New Roman"/>
          <w:color w:val="231F20"/>
          <w:sz w:val="24"/>
          <w:szCs w:val="24"/>
        </w:rPr>
        <w:t>from</w:t>
      </w:r>
      <w:r w:rsidR="009D3596">
        <w:rPr>
          <w:rFonts w:ascii="Times New Roman" w:hAnsi="Times New Roman" w:cs="Times New Roman"/>
          <w:color w:val="231F20"/>
          <w:sz w:val="24"/>
          <w:szCs w:val="24"/>
        </w:rPr>
        <w:t xml:space="preserve"> questions you may have had all your life</w:t>
      </w:r>
      <w:r w:rsidR="001024AF">
        <w:rPr>
          <w:rFonts w:ascii="Times New Roman" w:hAnsi="Times New Roman" w:cs="Times New Roman"/>
          <w:color w:val="231F20"/>
          <w:sz w:val="24"/>
          <w:szCs w:val="24"/>
        </w:rPr>
        <w:t xml:space="preserve">, </w:t>
      </w:r>
      <w:r w:rsidR="009D3596">
        <w:rPr>
          <w:rFonts w:ascii="Times New Roman" w:hAnsi="Times New Roman" w:cs="Times New Roman"/>
          <w:color w:val="231F20"/>
          <w:sz w:val="24"/>
          <w:szCs w:val="24"/>
        </w:rPr>
        <w:t xml:space="preserve">or </w:t>
      </w:r>
      <w:r w:rsidR="00D26769">
        <w:rPr>
          <w:rFonts w:ascii="Times New Roman" w:hAnsi="Times New Roman" w:cs="Times New Roman"/>
          <w:color w:val="231F20"/>
          <w:sz w:val="24"/>
          <w:szCs w:val="24"/>
        </w:rPr>
        <w:t>questions raised in yesterday’s</w:t>
      </w:r>
      <w:r w:rsidR="009D3596">
        <w:rPr>
          <w:rFonts w:ascii="Times New Roman" w:hAnsi="Times New Roman" w:cs="Times New Roman"/>
          <w:color w:val="231F20"/>
          <w:sz w:val="24"/>
          <w:szCs w:val="24"/>
        </w:rPr>
        <w:t xml:space="preserve"> news.</w:t>
      </w:r>
    </w:p>
    <w:p w14:paraId="4AE2A8E3" w14:textId="652E1C17" w:rsidR="0051499F" w:rsidRPr="007A1039" w:rsidRDefault="001F1836" w:rsidP="003E40C4">
      <w:pPr>
        <w:pStyle w:val="BodyText"/>
        <w:tabs>
          <w:tab w:val="left" w:pos="900"/>
        </w:tabs>
        <w:spacing w:before="94" w:line="228" w:lineRule="auto"/>
        <w:ind w:right="-180" w:firstLine="720"/>
        <w:rPr>
          <w:rFonts w:ascii="Times New Roman" w:hAnsi="Times New Roman" w:cs="Times New Roman"/>
          <w:sz w:val="24"/>
          <w:szCs w:val="24"/>
        </w:rPr>
      </w:pPr>
      <w:r>
        <w:rPr>
          <w:rFonts w:ascii="Times New Roman" w:hAnsi="Times New Roman" w:cs="Times New Roman"/>
          <w:iCs/>
          <w:color w:val="231F20"/>
          <w:sz w:val="24"/>
          <w:szCs w:val="24"/>
        </w:rPr>
        <w:t xml:space="preserve">Donald Johanson’s book, </w:t>
      </w:r>
      <w:r>
        <w:rPr>
          <w:rFonts w:ascii="Times New Roman" w:hAnsi="Times New Roman" w:cs="Times New Roman"/>
          <w:i/>
          <w:color w:val="231F20"/>
          <w:sz w:val="24"/>
          <w:szCs w:val="24"/>
        </w:rPr>
        <w:t xml:space="preserve">Lucy: The Beginnings of Humankind, </w:t>
      </w:r>
      <w:r w:rsidR="00327786">
        <w:rPr>
          <w:rFonts w:ascii="Times New Roman" w:hAnsi="Times New Roman" w:cs="Times New Roman"/>
          <w:iCs/>
          <w:color w:val="231F20"/>
          <w:sz w:val="24"/>
          <w:szCs w:val="24"/>
        </w:rPr>
        <w:t xml:space="preserve">Kermit Pattison’s book </w:t>
      </w:r>
      <w:r w:rsidR="00327786">
        <w:rPr>
          <w:rFonts w:ascii="Times New Roman" w:hAnsi="Times New Roman" w:cs="Times New Roman"/>
          <w:i/>
          <w:color w:val="231F20"/>
          <w:sz w:val="24"/>
          <w:szCs w:val="24"/>
        </w:rPr>
        <w:t xml:space="preserve">Fossil </w:t>
      </w:r>
      <w:r w:rsidR="007A79BB">
        <w:rPr>
          <w:rFonts w:ascii="Times New Roman" w:hAnsi="Times New Roman" w:cs="Times New Roman"/>
          <w:i/>
          <w:color w:val="231F20"/>
          <w:sz w:val="24"/>
          <w:szCs w:val="24"/>
        </w:rPr>
        <w:t xml:space="preserve">Men: The Quest for the Oldest Skeleton and the Origins of Humankind, </w:t>
      </w:r>
      <w:r>
        <w:rPr>
          <w:rFonts w:ascii="Times New Roman" w:hAnsi="Times New Roman" w:cs="Times New Roman"/>
          <w:iCs/>
          <w:color w:val="231F20"/>
          <w:sz w:val="24"/>
          <w:szCs w:val="24"/>
        </w:rPr>
        <w:t xml:space="preserve">and </w:t>
      </w:r>
      <w:r w:rsidRPr="007A1039">
        <w:rPr>
          <w:rFonts w:ascii="Times New Roman" w:hAnsi="Times New Roman" w:cs="Times New Roman"/>
          <w:color w:val="231F20"/>
          <w:sz w:val="24"/>
          <w:szCs w:val="24"/>
        </w:rPr>
        <w:t xml:space="preserve">Jonathan Weiner's Pulitzer Prize winning book, </w:t>
      </w:r>
      <w:r w:rsidRPr="007A1039">
        <w:rPr>
          <w:rFonts w:ascii="Times New Roman" w:hAnsi="Times New Roman" w:cs="Times New Roman"/>
          <w:i/>
          <w:color w:val="231F20"/>
          <w:sz w:val="24"/>
          <w:szCs w:val="24"/>
        </w:rPr>
        <w:t xml:space="preserve">The Beak of the Finch, </w:t>
      </w:r>
      <w:r>
        <w:rPr>
          <w:rFonts w:ascii="Times New Roman" w:hAnsi="Times New Roman" w:cs="Times New Roman"/>
          <w:iCs/>
          <w:color w:val="231F20"/>
          <w:sz w:val="24"/>
          <w:szCs w:val="24"/>
        </w:rPr>
        <w:t>are</w:t>
      </w:r>
      <w:r w:rsidR="0051499F" w:rsidRPr="007A1039">
        <w:rPr>
          <w:rFonts w:ascii="Times New Roman" w:hAnsi="Times New Roman" w:cs="Times New Roman"/>
          <w:color w:val="231F20"/>
          <w:sz w:val="24"/>
          <w:szCs w:val="24"/>
        </w:rPr>
        <w:t xml:space="preserve"> as good as </w:t>
      </w:r>
      <w:r w:rsidR="00FC2138">
        <w:rPr>
          <w:rFonts w:ascii="Times New Roman" w:hAnsi="Times New Roman" w:cs="Times New Roman"/>
          <w:color w:val="231F20"/>
          <w:sz w:val="24"/>
          <w:szCs w:val="24"/>
        </w:rPr>
        <w:t>real-life stories</w:t>
      </w:r>
      <w:r w:rsidR="0051499F" w:rsidRPr="007A1039">
        <w:rPr>
          <w:rFonts w:ascii="Times New Roman" w:hAnsi="Times New Roman" w:cs="Times New Roman"/>
          <w:color w:val="231F20"/>
          <w:sz w:val="24"/>
          <w:szCs w:val="24"/>
        </w:rPr>
        <w:t xml:space="preserve"> </w:t>
      </w:r>
      <w:r w:rsidR="006503FA">
        <w:rPr>
          <w:rFonts w:ascii="Times New Roman" w:hAnsi="Times New Roman" w:cs="Times New Roman"/>
          <w:color w:val="231F20"/>
          <w:sz w:val="24"/>
          <w:szCs w:val="24"/>
        </w:rPr>
        <w:t>can be</w:t>
      </w:r>
      <w:r w:rsidR="0051499F" w:rsidRPr="007A1039">
        <w:rPr>
          <w:rFonts w:ascii="Times New Roman" w:hAnsi="Times New Roman" w:cs="Times New Roman"/>
          <w:color w:val="231F20"/>
          <w:sz w:val="24"/>
          <w:szCs w:val="24"/>
        </w:rPr>
        <w:t xml:space="preserve">. </w:t>
      </w:r>
      <w:r w:rsidR="00FD7C3C">
        <w:rPr>
          <w:rFonts w:ascii="Times New Roman" w:hAnsi="Times New Roman" w:cs="Times New Roman"/>
          <w:color w:val="231F20"/>
          <w:sz w:val="24"/>
          <w:szCs w:val="24"/>
        </w:rPr>
        <w:t>A</w:t>
      </w:r>
      <w:r w:rsidR="0051499F" w:rsidRPr="007A1039">
        <w:rPr>
          <w:rFonts w:ascii="Times New Roman" w:hAnsi="Times New Roman" w:cs="Times New Roman"/>
          <w:color w:val="231F20"/>
          <w:sz w:val="24"/>
          <w:szCs w:val="24"/>
        </w:rPr>
        <w:t xml:space="preserve">s you'll see </w:t>
      </w:r>
      <w:r w:rsidR="001B00D0">
        <w:rPr>
          <w:rFonts w:ascii="Times New Roman" w:hAnsi="Times New Roman" w:cs="Times New Roman"/>
          <w:color w:val="231F20"/>
          <w:sz w:val="24"/>
          <w:szCs w:val="24"/>
        </w:rPr>
        <w:t>when you read</w:t>
      </w:r>
      <w:r w:rsidR="001C1E69">
        <w:rPr>
          <w:rFonts w:ascii="Times New Roman" w:hAnsi="Times New Roman" w:cs="Times New Roman"/>
          <w:color w:val="231F20"/>
          <w:sz w:val="24"/>
          <w:szCs w:val="24"/>
        </w:rPr>
        <w:t xml:space="preserve"> about a population of </w:t>
      </w:r>
      <w:r w:rsidR="003A261C">
        <w:rPr>
          <w:rFonts w:ascii="Times New Roman" w:hAnsi="Times New Roman" w:cs="Times New Roman"/>
          <w:color w:val="231F20"/>
          <w:sz w:val="24"/>
          <w:szCs w:val="24"/>
        </w:rPr>
        <w:t>finches</w:t>
      </w:r>
      <w:r w:rsidR="001B00D0">
        <w:rPr>
          <w:rFonts w:ascii="Times New Roman" w:hAnsi="Times New Roman" w:cs="Times New Roman"/>
          <w:color w:val="231F20"/>
          <w:sz w:val="24"/>
          <w:szCs w:val="24"/>
        </w:rPr>
        <w:t xml:space="preserve"> (Chapter 18)</w:t>
      </w:r>
      <w:r w:rsidR="001C1E69">
        <w:rPr>
          <w:rFonts w:ascii="Times New Roman" w:hAnsi="Times New Roman" w:cs="Times New Roman"/>
          <w:color w:val="231F20"/>
          <w:sz w:val="24"/>
          <w:szCs w:val="24"/>
        </w:rPr>
        <w:t>, “variations too small to see with the naked eye</w:t>
      </w:r>
      <w:r w:rsidR="00ED7865">
        <w:rPr>
          <w:rFonts w:ascii="Times New Roman" w:hAnsi="Times New Roman" w:cs="Times New Roman"/>
          <w:color w:val="231F20"/>
          <w:sz w:val="24"/>
          <w:szCs w:val="24"/>
        </w:rPr>
        <w:t xml:space="preserve"> </w:t>
      </w:r>
      <w:r w:rsidR="0051499F" w:rsidRPr="007A1039">
        <w:rPr>
          <w:rFonts w:ascii="Times New Roman" w:hAnsi="Times New Roman" w:cs="Times New Roman"/>
          <w:color w:val="231F20"/>
          <w:sz w:val="24"/>
          <w:szCs w:val="24"/>
        </w:rPr>
        <w:t>made all the difference between life and death</w:t>
      </w:r>
      <w:r w:rsidR="001C1E69">
        <w:rPr>
          <w:rFonts w:ascii="Times New Roman" w:hAnsi="Times New Roman" w:cs="Times New Roman"/>
          <w:color w:val="231F20"/>
          <w:sz w:val="24"/>
          <w:szCs w:val="24"/>
        </w:rPr>
        <w:t>” [</w:t>
      </w:r>
      <w:r w:rsidR="009D17B4">
        <w:rPr>
          <w:rFonts w:ascii="Times New Roman" w:hAnsi="Times New Roman" w:cs="Times New Roman"/>
          <w:color w:val="231F20"/>
          <w:sz w:val="24"/>
          <w:szCs w:val="24"/>
        </w:rPr>
        <w:t>40</w:t>
      </w:r>
      <w:r w:rsidR="001C1E69">
        <w:rPr>
          <w:rFonts w:ascii="Times New Roman" w:hAnsi="Times New Roman" w:cs="Times New Roman"/>
          <w:color w:val="231F20"/>
          <w:sz w:val="24"/>
          <w:szCs w:val="24"/>
        </w:rPr>
        <w:t xml:space="preserve">, </w:t>
      </w:r>
      <w:r w:rsidR="00BC3CCE">
        <w:rPr>
          <w:rFonts w:ascii="Times New Roman" w:hAnsi="Times New Roman" w:cs="Times New Roman"/>
          <w:color w:val="231F20"/>
          <w:sz w:val="24"/>
          <w:szCs w:val="24"/>
        </w:rPr>
        <w:t>p.78]</w:t>
      </w:r>
      <w:r w:rsidR="00CF1B23">
        <w:rPr>
          <w:rFonts w:ascii="Times New Roman" w:hAnsi="Times New Roman" w:cs="Times New Roman"/>
          <w:color w:val="231F20"/>
          <w:sz w:val="24"/>
          <w:szCs w:val="24"/>
        </w:rPr>
        <w:t>,</w:t>
      </w:r>
      <w:r w:rsidR="001C1E69">
        <w:rPr>
          <w:rFonts w:ascii="Times New Roman" w:hAnsi="Times New Roman" w:cs="Times New Roman"/>
          <w:color w:val="231F20"/>
          <w:sz w:val="24"/>
          <w:szCs w:val="24"/>
        </w:rPr>
        <w:t xml:space="preserve"> a big idea that children grasped. “Variation is both universal and mysterious, one of the deepest </w:t>
      </w:r>
      <w:r w:rsidR="0038210B">
        <w:rPr>
          <w:rFonts w:ascii="Times New Roman" w:hAnsi="Times New Roman" w:cs="Times New Roman"/>
          <w:color w:val="231F20"/>
          <w:sz w:val="24"/>
          <w:szCs w:val="24"/>
        </w:rPr>
        <w:t>aspects of</w:t>
      </w:r>
      <w:r w:rsidR="001C1E69">
        <w:rPr>
          <w:rFonts w:ascii="Times New Roman" w:hAnsi="Times New Roman" w:cs="Times New Roman"/>
          <w:color w:val="231F20"/>
          <w:sz w:val="24"/>
          <w:szCs w:val="24"/>
        </w:rPr>
        <w:t xml:space="preserve"> nature.”</w:t>
      </w:r>
      <w:r w:rsidR="0051499F" w:rsidRPr="007A1039">
        <w:rPr>
          <w:rFonts w:ascii="Times New Roman" w:hAnsi="Times New Roman" w:cs="Times New Roman"/>
          <w:color w:val="231F20"/>
          <w:sz w:val="24"/>
          <w:szCs w:val="24"/>
        </w:rPr>
        <w:t xml:space="preserve"> </w:t>
      </w:r>
      <w:r w:rsidR="00212D56">
        <w:rPr>
          <w:rFonts w:ascii="Times New Roman" w:hAnsi="Times New Roman" w:cs="Times New Roman"/>
          <w:color w:val="231F20"/>
          <w:sz w:val="24"/>
          <w:szCs w:val="24"/>
        </w:rPr>
        <w:t>[</w:t>
      </w:r>
      <w:r w:rsidR="008712B0">
        <w:rPr>
          <w:rFonts w:ascii="Times New Roman" w:hAnsi="Times New Roman" w:cs="Times New Roman"/>
          <w:color w:val="231F20"/>
          <w:sz w:val="24"/>
          <w:szCs w:val="24"/>
        </w:rPr>
        <w:t>3</w:t>
      </w:r>
      <w:r w:rsidR="002F4CFB">
        <w:rPr>
          <w:rFonts w:ascii="Times New Roman" w:hAnsi="Times New Roman" w:cs="Times New Roman"/>
          <w:color w:val="231F20"/>
          <w:sz w:val="24"/>
          <w:szCs w:val="24"/>
        </w:rPr>
        <w:t>8</w:t>
      </w:r>
      <w:r w:rsidR="001C1E69">
        <w:rPr>
          <w:rFonts w:ascii="Times New Roman" w:hAnsi="Times New Roman" w:cs="Times New Roman"/>
          <w:color w:val="231F20"/>
          <w:sz w:val="24"/>
          <w:szCs w:val="24"/>
        </w:rPr>
        <w:t>, p.39</w:t>
      </w:r>
      <w:r w:rsidR="00212D56">
        <w:rPr>
          <w:rFonts w:ascii="Times New Roman" w:hAnsi="Times New Roman" w:cs="Times New Roman"/>
          <w:color w:val="231F20"/>
          <w:sz w:val="24"/>
          <w:szCs w:val="24"/>
        </w:rPr>
        <w:t>]</w:t>
      </w:r>
      <w:r w:rsidR="00505AD4">
        <w:rPr>
          <w:rFonts w:ascii="Times New Roman" w:hAnsi="Times New Roman" w:cs="Times New Roman"/>
          <w:color w:val="231F20"/>
          <w:sz w:val="24"/>
          <w:szCs w:val="24"/>
        </w:rPr>
        <w:t xml:space="preserve"> </w:t>
      </w:r>
      <w:r w:rsidR="00E95F6B">
        <w:rPr>
          <w:rFonts w:ascii="Times New Roman" w:hAnsi="Times New Roman" w:cs="Times New Roman"/>
          <w:color w:val="231F20"/>
          <w:sz w:val="24"/>
          <w:szCs w:val="24"/>
        </w:rPr>
        <w:t xml:space="preserve">In </w:t>
      </w:r>
      <w:r w:rsidR="00DA4B21">
        <w:rPr>
          <w:rFonts w:ascii="Times New Roman" w:hAnsi="Times New Roman" w:cs="Times New Roman"/>
          <w:color w:val="231F20"/>
          <w:sz w:val="24"/>
          <w:szCs w:val="24"/>
        </w:rPr>
        <w:t xml:space="preserve">the </w:t>
      </w:r>
      <w:r w:rsidR="00C32C62">
        <w:rPr>
          <w:rFonts w:ascii="Times New Roman" w:hAnsi="Times New Roman" w:cs="Times New Roman"/>
          <w:color w:val="231F20"/>
          <w:sz w:val="24"/>
          <w:szCs w:val="24"/>
        </w:rPr>
        <w:t xml:space="preserve">work of </w:t>
      </w:r>
      <w:r w:rsidR="007A79BB">
        <w:rPr>
          <w:rFonts w:ascii="Times New Roman" w:hAnsi="Times New Roman" w:cs="Times New Roman"/>
          <w:color w:val="231F20"/>
          <w:sz w:val="24"/>
          <w:szCs w:val="24"/>
        </w:rPr>
        <w:t xml:space="preserve">fossil hunters and of </w:t>
      </w:r>
      <w:r w:rsidR="00C32C62">
        <w:rPr>
          <w:rFonts w:ascii="Times New Roman" w:hAnsi="Times New Roman" w:cs="Times New Roman"/>
          <w:color w:val="231F20"/>
          <w:sz w:val="24"/>
          <w:szCs w:val="24"/>
        </w:rPr>
        <w:t xml:space="preserve">evolutionary biologists Peter and Rosemary </w:t>
      </w:r>
      <w:r w:rsidR="00DA4B21">
        <w:rPr>
          <w:rFonts w:ascii="Times New Roman" w:hAnsi="Times New Roman" w:cs="Times New Roman"/>
          <w:color w:val="231F20"/>
          <w:sz w:val="24"/>
          <w:szCs w:val="24"/>
        </w:rPr>
        <w:t xml:space="preserve">Grant, </w:t>
      </w:r>
      <w:r w:rsidR="00BD4325">
        <w:rPr>
          <w:rFonts w:ascii="Times New Roman" w:hAnsi="Times New Roman" w:cs="Times New Roman"/>
          <w:color w:val="231F20"/>
          <w:sz w:val="24"/>
          <w:szCs w:val="24"/>
        </w:rPr>
        <w:t xml:space="preserve">the </w:t>
      </w:r>
      <w:r w:rsidR="00FD7C3C" w:rsidRPr="007A1039">
        <w:rPr>
          <w:rFonts w:ascii="Times New Roman" w:hAnsi="Times New Roman" w:cs="Times New Roman"/>
          <w:color w:val="231F20"/>
          <w:sz w:val="24"/>
          <w:szCs w:val="24"/>
        </w:rPr>
        <w:t>search for the line between species and not-a-species</w:t>
      </w:r>
      <w:r w:rsidR="00877B10">
        <w:rPr>
          <w:rFonts w:ascii="Times New Roman" w:hAnsi="Times New Roman" w:cs="Times New Roman"/>
          <w:color w:val="231F20"/>
          <w:sz w:val="24"/>
          <w:szCs w:val="24"/>
        </w:rPr>
        <w:t>, as in</w:t>
      </w:r>
      <w:r w:rsidR="00877B10" w:rsidRPr="007A1039">
        <w:rPr>
          <w:rFonts w:ascii="Times New Roman" w:hAnsi="Times New Roman" w:cs="Times New Roman"/>
          <w:color w:val="231F20"/>
          <w:sz w:val="24"/>
          <w:szCs w:val="24"/>
        </w:rPr>
        <w:t xml:space="preserve"> a detective novel,</w:t>
      </w:r>
      <w:r w:rsidR="00877B10">
        <w:rPr>
          <w:rFonts w:ascii="Times New Roman" w:hAnsi="Times New Roman" w:cs="Times New Roman"/>
          <w:color w:val="231F20"/>
          <w:sz w:val="24"/>
          <w:szCs w:val="24"/>
        </w:rPr>
        <w:t xml:space="preserve"> </w:t>
      </w:r>
      <w:r w:rsidR="00FD7C3C" w:rsidRPr="007A1039">
        <w:rPr>
          <w:rFonts w:ascii="Times New Roman" w:hAnsi="Times New Roman" w:cs="Times New Roman"/>
          <w:color w:val="231F20"/>
          <w:sz w:val="24"/>
          <w:szCs w:val="24"/>
        </w:rPr>
        <w:t xml:space="preserve">has unexpected twists with </w:t>
      </w:r>
      <w:r w:rsidR="00CF1B23">
        <w:rPr>
          <w:rFonts w:ascii="Times New Roman" w:hAnsi="Times New Roman" w:cs="Times New Roman"/>
          <w:color w:val="231F20"/>
          <w:sz w:val="24"/>
          <w:szCs w:val="24"/>
        </w:rPr>
        <w:t xml:space="preserve">some </w:t>
      </w:r>
      <w:r w:rsidR="00FD7C3C" w:rsidRPr="007A1039">
        <w:rPr>
          <w:rFonts w:ascii="Times New Roman" w:hAnsi="Times New Roman" w:cs="Times New Roman"/>
          <w:color w:val="231F20"/>
          <w:sz w:val="24"/>
          <w:szCs w:val="24"/>
        </w:rPr>
        <w:t xml:space="preserve">clues hiding in plain </w:t>
      </w:r>
      <w:r w:rsidR="00FD7C3C">
        <w:rPr>
          <w:rFonts w:ascii="Times New Roman" w:hAnsi="Times New Roman" w:cs="Times New Roman"/>
          <w:color w:val="231F20"/>
          <w:sz w:val="24"/>
          <w:szCs w:val="24"/>
        </w:rPr>
        <w:t>s</w:t>
      </w:r>
      <w:r w:rsidR="00FD7C3C" w:rsidRPr="007A1039">
        <w:rPr>
          <w:rFonts w:ascii="Times New Roman" w:hAnsi="Times New Roman" w:cs="Times New Roman"/>
          <w:color w:val="231F20"/>
          <w:sz w:val="24"/>
          <w:szCs w:val="24"/>
        </w:rPr>
        <w:t>ight</w:t>
      </w:r>
      <w:r w:rsidR="00CC2433">
        <w:rPr>
          <w:rFonts w:ascii="Times New Roman" w:hAnsi="Times New Roman" w:cs="Times New Roman"/>
          <w:color w:val="231F20"/>
          <w:sz w:val="24"/>
          <w:szCs w:val="24"/>
        </w:rPr>
        <w:t xml:space="preserve"> and others requiring long years of research to understand</w:t>
      </w:r>
      <w:r w:rsidR="0038210B">
        <w:rPr>
          <w:rFonts w:ascii="Times New Roman" w:hAnsi="Times New Roman" w:cs="Times New Roman"/>
          <w:color w:val="231F20"/>
          <w:sz w:val="24"/>
          <w:szCs w:val="24"/>
        </w:rPr>
        <w:t>.</w:t>
      </w:r>
      <w:r w:rsidR="00C32C62">
        <w:rPr>
          <w:rFonts w:ascii="Times New Roman" w:hAnsi="Times New Roman" w:cs="Times New Roman"/>
          <w:color w:val="231F20"/>
          <w:sz w:val="24"/>
          <w:szCs w:val="24"/>
        </w:rPr>
        <w:t xml:space="preserve"> </w:t>
      </w:r>
      <w:r w:rsidR="006503FA">
        <w:rPr>
          <w:rFonts w:ascii="Times New Roman" w:hAnsi="Times New Roman" w:cs="Times New Roman"/>
          <w:color w:val="231F20"/>
          <w:sz w:val="24"/>
          <w:szCs w:val="24"/>
        </w:rPr>
        <w:t xml:space="preserve">Fossil hunters piece together clues from bones that can be more than 4 million or 5 million years old, puzzles that require decades of analysis by many different experts. </w:t>
      </w:r>
      <w:r w:rsidR="00C32C62">
        <w:rPr>
          <w:rFonts w:ascii="Times New Roman" w:hAnsi="Times New Roman" w:cs="Times New Roman"/>
          <w:color w:val="231F20"/>
          <w:sz w:val="24"/>
          <w:szCs w:val="24"/>
        </w:rPr>
        <w:t>In over 40 years of field research, the Grants saw</w:t>
      </w:r>
      <w:r w:rsidR="00DA4B21">
        <w:rPr>
          <w:rFonts w:ascii="Times New Roman" w:hAnsi="Times New Roman" w:cs="Times New Roman"/>
          <w:color w:val="231F20"/>
          <w:sz w:val="24"/>
          <w:szCs w:val="24"/>
        </w:rPr>
        <w:t xml:space="preserve"> evolution tak</w:t>
      </w:r>
      <w:r w:rsidR="00C32C62">
        <w:rPr>
          <w:rFonts w:ascii="Times New Roman" w:hAnsi="Times New Roman" w:cs="Times New Roman"/>
          <w:color w:val="231F20"/>
          <w:sz w:val="24"/>
          <w:szCs w:val="24"/>
        </w:rPr>
        <w:t>e</w:t>
      </w:r>
      <w:r w:rsidR="00DA4B21">
        <w:rPr>
          <w:rFonts w:ascii="Times New Roman" w:hAnsi="Times New Roman" w:cs="Times New Roman"/>
          <w:color w:val="231F20"/>
          <w:sz w:val="24"/>
          <w:szCs w:val="24"/>
        </w:rPr>
        <w:t xml:space="preserve"> place before the</w:t>
      </w:r>
      <w:r w:rsidR="00C32C62">
        <w:rPr>
          <w:rFonts w:ascii="Times New Roman" w:hAnsi="Times New Roman" w:cs="Times New Roman"/>
          <w:color w:val="231F20"/>
          <w:sz w:val="24"/>
          <w:szCs w:val="24"/>
        </w:rPr>
        <w:t>ir</w:t>
      </w:r>
      <w:r w:rsidR="00DA4B21">
        <w:rPr>
          <w:rFonts w:ascii="Times New Roman" w:hAnsi="Times New Roman" w:cs="Times New Roman"/>
          <w:color w:val="231F20"/>
          <w:sz w:val="24"/>
          <w:szCs w:val="24"/>
        </w:rPr>
        <w:t xml:space="preserve"> eyes</w:t>
      </w:r>
      <w:r w:rsidR="0038210B">
        <w:rPr>
          <w:rFonts w:ascii="Times New Roman" w:hAnsi="Times New Roman" w:cs="Times New Roman"/>
          <w:color w:val="231F20"/>
          <w:sz w:val="24"/>
          <w:szCs w:val="24"/>
        </w:rPr>
        <w:t xml:space="preserve">, </w:t>
      </w:r>
      <w:r w:rsidR="007A79BB">
        <w:rPr>
          <w:rFonts w:ascii="Times New Roman" w:hAnsi="Times New Roman" w:cs="Times New Roman"/>
          <w:color w:val="231F20"/>
          <w:sz w:val="24"/>
          <w:szCs w:val="24"/>
        </w:rPr>
        <w:t xml:space="preserve">a </w:t>
      </w:r>
      <w:r w:rsidR="0038210B">
        <w:rPr>
          <w:rFonts w:ascii="Times New Roman" w:hAnsi="Times New Roman" w:cs="Times New Roman"/>
          <w:color w:val="231F20"/>
          <w:sz w:val="24"/>
          <w:szCs w:val="24"/>
        </w:rPr>
        <w:t xml:space="preserve">drama as great as </w:t>
      </w:r>
      <w:ins w:id="262" w:author="Ann Lewin-Benham" w:date="2021-12-07T14:49:00Z">
        <w:r w:rsidR="008D4A76">
          <w:rPr>
            <w:rFonts w:ascii="Times New Roman" w:hAnsi="Times New Roman" w:cs="Times New Roman"/>
            <w:color w:val="231F20"/>
            <w:sz w:val="24"/>
            <w:szCs w:val="24"/>
          </w:rPr>
          <w:t>Donald Johanson’s and Tim Whit</w:t>
        </w:r>
      </w:ins>
      <w:ins w:id="263" w:author="Ann Lewin-Benham" w:date="2021-12-07T14:50:00Z">
        <w:r w:rsidR="008D4A76">
          <w:rPr>
            <w:rFonts w:ascii="Times New Roman" w:hAnsi="Times New Roman" w:cs="Times New Roman"/>
            <w:color w:val="231F20"/>
            <w:sz w:val="24"/>
            <w:szCs w:val="24"/>
          </w:rPr>
          <w:t xml:space="preserve">e’s </w:t>
        </w:r>
      </w:ins>
      <w:r w:rsidR="0038210B">
        <w:rPr>
          <w:rFonts w:ascii="Times New Roman" w:hAnsi="Times New Roman" w:cs="Times New Roman"/>
          <w:color w:val="231F20"/>
          <w:sz w:val="24"/>
          <w:szCs w:val="24"/>
        </w:rPr>
        <w:t>fossil hunts.</w:t>
      </w:r>
    </w:p>
    <w:p w14:paraId="69CEF2FB" w14:textId="77777777" w:rsidR="0051499F" w:rsidRPr="007A1039" w:rsidRDefault="0051499F" w:rsidP="00E37E0F">
      <w:pPr>
        <w:pStyle w:val="BodyText"/>
        <w:tabs>
          <w:tab w:val="left" w:pos="900"/>
        </w:tabs>
        <w:ind w:left="900" w:right="-180"/>
        <w:rPr>
          <w:rFonts w:ascii="Times New Roman" w:hAnsi="Times New Roman" w:cs="Times New Roman"/>
          <w:sz w:val="24"/>
          <w:szCs w:val="24"/>
        </w:rPr>
      </w:pPr>
    </w:p>
    <w:bookmarkEnd w:id="260"/>
    <w:p w14:paraId="72863822" w14:textId="5A8074AE" w:rsidR="0051499F" w:rsidRDefault="00DE4D0D" w:rsidP="00C80F01">
      <w:pPr>
        <w:pStyle w:val="BodyText"/>
        <w:tabs>
          <w:tab w:val="left" w:pos="900"/>
        </w:tabs>
        <w:spacing w:line="213" w:lineRule="auto"/>
        <w:ind w:left="-180" w:right="-180"/>
        <w:rPr>
          <w:rFonts w:ascii="Times New Roman" w:hAnsi="Times New Roman" w:cs="Times New Roman"/>
          <w:b/>
          <w:sz w:val="24"/>
          <w:szCs w:val="24"/>
        </w:rPr>
      </w:pPr>
      <w:r>
        <w:rPr>
          <w:rFonts w:ascii="Times New Roman" w:hAnsi="Times New Roman" w:cs="Times New Roman"/>
          <w:b/>
          <w:sz w:val="24"/>
          <w:szCs w:val="24"/>
        </w:rPr>
        <w:t xml:space="preserve">   </w:t>
      </w:r>
      <w:bookmarkStart w:id="264" w:name="_Hlk89151513"/>
      <w:r w:rsidR="00816829">
        <w:rPr>
          <w:rFonts w:ascii="Times New Roman" w:hAnsi="Times New Roman" w:cs="Times New Roman"/>
          <w:b/>
          <w:sz w:val="24"/>
          <w:szCs w:val="24"/>
        </w:rPr>
        <w:t>References</w:t>
      </w:r>
    </w:p>
    <w:p w14:paraId="0A45DA2A" w14:textId="77777777" w:rsidR="003A4FA6" w:rsidRPr="0062018E" w:rsidRDefault="003A4FA6" w:rsidP="003A4FA6">
      <w:pPr>
        <w:tabs>
          <w:tab w:val="left" w:pos="720"/>
        </w:tabs>
        <w:spacing w:before="53" w:line="218" w:lineRule="auto"/>
        <w:ind w:left="720" w:right="-45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1. Ghose, T. (2015) Mesozoic era: Age of the dinosaurs. </w:t>
      </w:r>
      <w:r>
        <w:rPr>
          <w:rFonts w:ascii="Times New Roman" w:hAnsi="Times New Roman" w:cs="Times New Roman"/>
          <w:i/>
          <w:iCs/>
          <w:color w:val="231F20"/>
          <w:sz w:val="24"/>
          <w:szCs w:val="24"/>
        </w:rPr>
        <w:t xml:space="preserve">LIVESCIENCE. </w:t>
      </w:r>
      <w:r>
        <w:rPr>
          <w:rFonts w:ascii="Times New Roman" w:hAnsi="Times New Roman" w:cs="Times New Roman"/>
          <w:color w:val="231F20"/>
          <w:sz w:val="24"/>
          <w:szCs w:val="24"/>
        </w:rPr>
        <w:t xml:space="preserve">Retrieved March, 2020: </w:t>
      </w:r>
      <w:r w:rsidRPr="0062018E">
        <w:rPr>
          <w:rFonts w:ascii="Times New Roman" w:hAnsi="Times New Roman" w:cs="Times New Roman"/>
          <w:color w:val="231F20"/>
          <w:sz w:val="24"/>
          <w:szCs w:val="24"/>
        </w:rPr>
        <w:t>livescience.com/38596-mesozoic-era.html</w:t>
      </w:r>
      <w:r>
        <w:rPr>
          <w:rFonts w:ascii="Times New Roman" w:hAnsi="Times New Roman" w:cs="Times New Roman"/>
          <w:color w:val="231F20"/>
          <w:sz w:val="24"/>
          <w:szCs w:val="24"/>
        </w:rPr>
        <w:t>.</w:t>
      </w:r>
    </w:p>
    <w:p w14:paraId="34CF3B26" w14:textId="77777777" w:rsidR="003A4FA6" w:rsidRPr="003C2ABB" w:rsidRDefault="003A4FA6" w:rsidP="003A4FA6">
      <w:pPr>
        <w:tabs>
          <w:tab w:val="left" w:pos="720"/>
        </w:tabs>
        <w:spacing w:before="53"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 xml:space="preserve">2. </w:t>
      </w:r>
      <w:r w:rsidRPr="003C2ABB">
        <w:rPr>
          <w:rFonts w:ascii="Times New Roman" w:hAnsi="Times New Roman" w:cs="Times New Roman"/>
          <w:color w:val="231F20"/>
          <w:sz w:val="24"/>
          <w:szCs w:val="24"/>
        </w:rPr>
        <w:t xml:space="preserve">Stott, R. (2012). Darwin’s ghosts: The secret history of evolution. New York, NY:  Spiegel &amp; </w:t>
      </w:r>
      <w:r w:rsidRPr="003C2ABB">
        <w:rPr>
          <w:rFonts w:ascii="Times New Roman" w:hAnsi="Times New Roman" w:cs="Times New Roman"/>
          <w:color w:val="231F20"/>
          <w:sz w:val="24"/>
          <w:szCs w:val="24"/>
        </w:rPr>
        <w:tab/>
        <w:t>Grau, p.189.</w:t>
      </w:r>
    </w:p>
    <w:p w14:paraId="0D1CFBFF" w14:textId="77777777" w:rsidR="003A4FA6" w:rsidRDefault="003A4FA6" w:rsidP="003A4FA6">
      <w:pPr>
        <w:pStyle w:val="BodyText"/>
        <w:tabs>
          <w:tab w:val="left" w:pos="180"/>
          <w:tab w:val="left" w:pos="6300"/>
          <w:tab w:val="left" w:pos="657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3. Dehaene, S. (2020). </w:t>
      </w:r>
      <w:r>
        <w:rPr>
          <w:rFonts w:ascii="Times New Roman" w:hAnsi="Times New Roman" w:cs="Times New Roman"/>
          <w:i/>
          <w:iCs/>
          <w:color w:val="231F20"/>
          <w:sz w:val="24"/>
          <w:szCs w:val="24"/>
        </w:rPr>
        <w:t xml:space="preserve">How we learn: Why brains learn better than any machine . . .for now. </w:t>
      </w:r>
      <w:r>
        <w:rPr>
          <w:rFonts w:ascii="Times New Roman" w:hAnsi="Times New Roman" w:cs="Times New Roman"/>
          <w:color w:val="231F20"/>
          <w:sz w:val="24"/>
          <w:szCs w:val="24"/>
        </w:rPr>
        <w:t xml:space="preserve">New York: Penguin. </w:t>
      </w:r>
    </w:p>
    <w:p w14:paraId="2BFC1B49" w14:textId="180DF5B1" w:rsidR="003A4FA6" w:rsidRPr="00CD218D"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Pr="00CD218D">
        <w:rPr>
          <w:rFonts w:ascii="Times New Roman" w:hAnsi="Times New Roman" w:cs="Times New Roman"/>
          <w:color w:val="333333"/>
          <w:sz w:val="24"/>
          <w:szCs w:val="24"/>
          <w:shd w:val="clear" w:color="auto" w:fill="FFFFFF"/>
        </w:rPr>
        <w:t>Mora,</w:t>
      </w:r>
      <w:r w:rsidR="00652687">
        <w:rPr>
          <w:rFonts w:ascii="Times New Roman" w:hAnsi="Times New Roman" w:cs="Times New Roman"/>
          <w:color w:val="333333"/>
          <w:sz w:val="24"/>
          <w:szCs w:val="24"/>
          <w:shd w:val="clear" w:color="auto" w:fill="FFFFFF"/>
        </w:rPr>
        <w:t xml:space="preserve"> C., Worm, B.,</w:t>
      </w:r>
      <w:r w:rsidRPr="00CD218D">
        <w:rPr>
          <w:rFonts w:ascii="Times New Roman" w:hAnsi="Times New Roman" w:cs="Times New Roman"/>
          <w:color w:val="333333"/>
          <w:sz w:val="24"/>
          <w:szCs w:val="24"/>
          <w:shd w:val="clear" w:color="auto" w:fill="FFFFFF"/>
        </w:rPr>
        <w:t xml:space="preserve"> Derek</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Tittensor,</w:t>
      </w:r>
      <w:r w:rsidR="00652687">
        <w:rPr>
          <w:rFonts w:ascii="Times New Roman" w:hAnsi="Times New Roman" w:cs="Times New Roman"/>
          <w:color w:val="333333"/>
          <w:sz w:val="24"/>
          <w:szCs w:val="24"/>
          <w:shd w:val="clear" w:color="auto" w:fill="FFFFFF"/>
        </w:rPr>
        <w:t xml:space="preserve"> P. Adl, </w:t>
      </w:r>
      <w:r w:rsidRPr="00CD218D">
        <w:rPr>
          <w:rFonts w:ascii="Times New Roman" w:hAnsi="Times New Roman" w:cs="Times New Roman"/>
          <w:color w:val="333333"/>
          <w:sz w:val="24"/>
          <w:szCs w:val="24"/>
          <w:shd w:val="clear" w:color="auto" w:fill="FFFFFF"/>
        </w:rPr>
        <w:t>S</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Alastair</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G.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xml:space="preserve"> Simpson, B</w:t>
      </w:r>
      <w:r w:rsidR="00652687">
        <w:rPr>
          <w:rFonts w:ascii="Times New Roman" w:hAnsi="Times New Roman" w:cs="Times New Roman"/>
          <w:color w:val="333333"/>
          <w:sz w:val="24"/>
          <w:szCs w:val="24"/>
          <w:shd w:val="clear" w:color="auto" w:fill="FFFFFF"/>
        </w:rPr>
        <w:t>.</w:t>
      </w:r>
      <w:r w:rsidRPr="00CD218D">
        <w:rPr>
          <w:rFonts w:ascii="Times New Roman" w:hAnsi="Times New Roman" w:cs="Times New Roman"/>
          <w:color w:val="333333"/>
          <w:sz w:val="24"/>
          <w:szCs w:val="24"/>
          <w:shd w:val="clear" w:color="auto" w:fill="FFFFFF"/>
        </w:rPr>
        <w:t> </w:t>
      </w:r>
      <w:r>
        <w:rPr>
          <w:rFonts w:ascii="Times New Roman" w:hAnsi="Times New Roman" w:cs="Times New Roman"/>
          <w:color w:val="333333"/>
          <w:sz w:val="24"/>
          <w:szCs w:val="24"/>
          <w:shd w:val="clear" w:color="auto" w:fill="FFFFFF"/>
        </w:rPr>
        <w:t xml:space="preserve">(2011). </w:t>
      </w:r>
      <w:r w:rsidRPr="00CD218D">
        <w:rPr>
          <w:rStyle w:val="Strong"/>
          <w:rFonts w:ascii="Times New Roman" w:hAnsi="Times New Roman" w:cs="Times New Roman"/>
          <w:b w:val="0"/>
          <w:bCs w:val="0"/>
          <w:color w:val="333333"/>
          <w:sz w:val="24"/>
          <w:szCs w:val="24"/>
          <w:shd w:val="clear" w:color="auto" w:fill="FFFFFF"/>
        </w:rPr>
        <w:t xml:space="preserve">How </w:t>
      </w:r>
      <w:r w:rsidR="00CA1FE7">
        <w:rPr>
          <w:rStyle w:val="Strong"/>
          <w:rFonts w:ascii="Times New Roman" w:hAnsi="Times New Roman" w:cs="Times New Roman"/>
          <w:b w:val="0"/>
          <w:bCs w:val="0"/>
          <w:color w:val="333333"/>
          <w:sz w:val="24"/>
          <w:szCs w:val="24"/>
          <w:shd w:val="clear" w:color="auto" w:fill="FFFFFF"/>
        </w:rPr>
        <w:t>m</w:t>
      </w:r>
      <w:r w:rsidRPr="00CD218D">
        <w:rPr>
          <w:rStyle w:val="Strong"/>
          <w:rFonts w:ascii="Times New Roman" w:hAnsi="Times New Roman" w:cs="Times New Roman"/>
          <w:b w:val="0"/>
          <w:bCs w:val="0"/>
          <w:color w:val="333333"/>
          <w:sz w:val="24"/>
          <w:szCs w:val="24"/>
          <w:shd w:val="clear" w:color="auto" w:fill="FFFFFF"/>
        </w:rPr>
        <w:t xml:space="preserve">any </w:t>
      </w:r>
      <w:r>
        <w:rPr>
          <w:rStyle w:val="Strong"/>
          <w:rFonts w:ascii="Times New Roman" w:hAnsi="Times New Roman" w:cs="Times New Roman"/>
          <w:b w:val="0"/>
          <w:bCs w:val="0"/>
          <w:color w:val="333333"/>
          <w:sz w:val="24"/>
          <w:szCs w:val="24"/>
          <w:shd w:val="clear" w:color="auto" w:fill="FFFFFF"/>
        </w:rPr>
        <w:t>s</w:t>
      </w:r>
      <w:r w:rsidRPr="00CD218D">
        <w:rPr>
          <w:rStyle w:val="Strong"/>
          <w:rFonts w:ascii="Times New Roman" w:hAnsi="Times New Roman" w:cs="Times New Roman"/>
          <w:b w:val="0"/>
          <w:bCs w:val="0"/>
          <w:color w:val="333333"/>
          <w:sz w:val="24"/>
          <w:szCs w:val="24"/>
          <w:shd w:val="clear" w:color="auto" w:fill="FFFFFF"/>
        </w:rPr>
        <w:t>pecies</w:t>
      </w:r>
      <w:r>
        <w:rPr>
          <w:rStyle w:val="Strong"/>
          <w:rFonts w:ascii="Times New Roman" w:hAnsi="Times New Roman" w:cs="Times New Roman"/>
          <w:b w:val="0"/>
          <w:bCs w:val="0"/>
          <w:color w:val="333333"/>
          <w:sz w:val="24"/>
          <w:szCs w:val="24"/>
          <w:shd w:val="clear" w:color="auto" w:fill="FFFFFF"/>
        </w:rPr>
        <w:t xml:space="preserve"> a</w:t>
      </w:r>
      <w:r w:rsidRPr="00CD218D">
        <w:rPr>
          <w:rStyle w:val="Strong"/>
          <w:rFonts w:ascii="Times New Roman" w:hAnsi="Times New Roman" w:cs="Times New Roman"/>
          <w:b w:val="0"/>
          <w:bCs w:val="0"/>
          <w:color w:val="333333"/>
          <w:sz w:val="24"/>
          <w:szCs w:val="24"/>
          <w:shd w:val="clear" w:color="auto" w:fill="FFFFFF"/>
        </w:rPr>
        <w:t xml:space="preserve">re </w:t>
      </w:r>
      <w:r>
        <w:rPr>
          <w:rStyle w:val="Strong"/>
          <w:rFonts w:ascii="Times New Roman" w:hAnsi="Times New Roman" w:cs="Times New Roman"/>
          <w:b w:val="0"/>
          <w:bCs w:val="0"/>
          <w:color w:val="333333"/>
          <w:sz w:val="24"/>
          <w:szCs w:val="24"/>
          <w:shd w:val="clear" w:color="auto" w:fill="FFFFFF"/>
        </w:rPr>
        <w:t>t</w:t>
      </w:r>
      <w:r w:rsidRPr="00CD218D">
        <w:rPr>
          <w:rStyle w:val="Strong"/>
          <w:rFonts w:ascii="Times New Roman" w:hAnsi="Times New Roman" w:cs="Times New Roman"/>
          <w:b w:val="0"/>
          <w:bCs w:val="0"/>
          <w:color w:val="333333"/>
          <w:sz w:val="24"/>
          <w:szCs w:val="24"/>
          <w:shd w:val="clear" w:color="auto" w:fill="FFFFFF"/>
        </w:rPr>
        <w:t xml:space="preserve">here on Earth and in the </w:t>
      </w:r>
      <w:r>
        <w:rPr>
          <w:rStyle w:val="Strong"/>
          <w:rFonts w:ascii="Times New Roman" w:hAnsi="Times New Roman" w:cs="Times New Roman"/>
          <w:b w:val="0"/>
          <w:bCs w:val="0"/>
          <w:color w:val="333333"/>
          <w:sz w:val="24"/>
          <w:szCs w:val="24"/>
          <w:shd w:val="clear" w:color="auto" w:fill="FFFFFF"/>
        </w:rPr>
        <w:t>o</w:t>
      </w:r>
      <w:r w:rsidRPr="00CD218D">
        <w:rPr>
          <w:rStyle w:val="Strong"/>
          <w:rFonts w:ascii="Times New Roman" w:hAnsi="Times New Roman" w:cs="Times New Roman"/>
          <w:b w:val="0"/>
          <w:bCs w:val="0"/>
          <w:color w:val="333333"/>
          <w:sz w:val="24"/>
          <w:szCs w:val="24"/>
          <w:shd w:val="clear" w:color="auto" w:fill="FFFFFF"/>
        </w:rPr>
        <w:t>cean?</w:t>
      </w:r>
      <w:r w:rsidRPr="00CD218D">
        <w:rPr>
          <w:rFonts w:ascii="Times New Roman" w:hAnsi="Times New Roman" w:cs="Times New Roman"/>
          <w:color w:val="333333"/>
          <w:sz w:val="24"/>
          <w:szCs w:val="24"/>
          <w:shd w:val="clear" w:color="auto" w:fill="FFFFFF"/>
        </w:rPr>
        <w:t> </w:t>
      </w:r>
      <w:r w:rsidRPr="00CD218D">
        <w:rPr>
          <w:rStyle w:val="Emphasis"/>
          <w:rFonts w:ascii="Times New Roman" w:hAnsi="Times New Roman" w:cs="Times New Roman"/>
          <w:color w:val="333333"/>
          <w:sz w:val="24"/>
          <w:szCs w:val="24"/>
          <w:shd w:val="clear" w:color="auto" w:fill="FFFFFF"/>
        </w:rPr>
        <w:t>PLoS Biology</w:t>
      </w:r>
      <w:r w:rsidRPr="00CD218D">
        <w:rPr>
          <w:rFonts w:ascii="Times New Roman" w:hAnsi="Times New Roman" w:cs="Times New Roman"/>
          <w:color w:val="333333"/>
          <w:sz w:val="24"/>
          <w:szCs w:val="24"/>
          <w:shd w:val="clear" w:color="auto" w:fill="FFFFFF"/>
        </w:rPr>
        <w:t xml:space="preserve">, </w:t>
      </w:r>
      <w:r w:rsidRPr="00652687">
        <w:rPr>
          <w:rFonts w:ascii="Times New Roman" w:hAnsi="Times New Roman" w:cs="Times New Roman"/>
          <w:i/>
          <w:iCs/>
          <w:color w:val="333333"/>
          <w:sz w:val="24"/>
          <w:szCs w:val="24"/>
          <w:shd w:val="clear" w:color="auto" w:fill="FFFFFF"/>
        </w:rPr>
        <w:t>2011</w:t>
      </w:r>
      <w:r w:rsidR="00652687">
        <w:rPr>
          <w:rFonts w:ascii="Times New Roman" w:hAnsi="Times New Roman" w:cs="Times New Roman"/>
          <w:color w:val="333333"/>
          <w:sz w:val="24"/>
          <w:szCs w:val="24"/>
          <w:shd w:val="clear" w:color="auto" w:fill="FFFFFF"/>
        </w:rPr>
        <w:t xml:space="preserve"> </w:t>
      </w:r>
      <w:r w:rsidRPr="00CD218D">
        <w:rPr>
          <w:rFonts w:ascii="Times New Roman" w:hAnsi="Times New Roman" w:cs="Times New Roman"/>
          <w:color w:val="333333"/>
          <w:sz w:val="24"/>
          <w:szCs w:val="24"/>
          <w:shd w:val="clear" w:color="auto" w:fill="FFFFFF"/>
        </w:rPr>
        <w:t>9 (8)</w:t>
      </w:r>
      <w:r>
        <w:rPr>
          <w:rFonts w:ascii="Times New Roman" w:hAnsi="Times New Roman" w:cs="Times New Roman"/>
          <w:color w:val="333333"/>
          <w:sz w:val="24"/>
          <w:szCs w:val="24"/>
          <w:shd w:val="clear" w:color="auto" w:fill="FFFFFF"/>
        </w:rPr>
        <w:t>. Retrieved Mar</w:t>
      </w:r>
      <w:r w:rsidR="00652687">
        <w:rPr>
          <w:rFonts w:ascii="Times New Roman" w:hAnsi="Times New Roman" w:cs="Times New Roman"/>
          <w:color w:val="333333"/>
          <w:sz w:val="24"/>
          <w:szCs w:val="24"/>
          <w:shd w:val="clear" w:color="auto" w:fill="FFFFFF"/>
        </w:rPr>
        <w:t>c</w:t>
      </w:r>
      <w:r>
        <w:rPr>
          <w:rFonts w:ascii="Times New Roman" w:hAnsi="Times New Roman" w:cs="Times New Roman"/>
          <w:color w:val="333333"/>
          <w:sz w:val="24"/>
          <w:szCs w:val="24"/>
          <w:shd w:val="clear" w:color="auto" w:fill="FFFFFF"/>
        </w:rPr>
        <w:t xml:space="preserve">h 2020: </w:t>
      </w:r>
      <w:r w:rsidRPr="00CD218D">
        <w:rPr>
          <w:rFonts w:ascii="Times New Roman" w:hAnsi="Times New Roman" w:cs="Times New Roman"/>
          <w:color w:val="333333"/>
          <w:sz w:val="24"/>
          <w:szCs w:val="24"/>
          <w:shd w:val="clear" w:color="auto" w:fill="FFFFFF"/>
        </w:rPr>
        <w:t>sciencedaily.com/releases/2011/08/110823180459.htm</w:t>
      </w:r>
      <w:r w:rsidR="00652687">
        <w:rPr>
          <w:rFonts w:ascii="Times New Roman" w:hAnsi="Times New Roman" w:cs="Times New Roman"/>
          <w:color w:val="333333"/>
          <w:sz w:val="24"/>
          <w:szCs w:val="24"/>
          <w:shd w:val="clear" w:color="auto" w:fill="FFFFFF"/>
        </w:rPr>
        <w:t>.</w:t>
      </w:r>
    </w:p>
    <w:p w14:paraId="01AF9B76" w14:textId="77777777" w:rsidR="003A4FA6" w:rsidRPr="00843502" w:rsidRDefault="003A4FA6" w:rsidP="003A4FA6">
      <w:pPr>
        <w:tabs>
          <w:tab w:val="left" w:pos="720"/>
        </w:tabs>
        <w:spacing w:before="3" w:line="216" w:lineRule="auto"/>
        <w:ind w:right="-90"/>
        <w:rPr>
          <w:rFonts w:ascii="Times New Roman" w:hAnsi="Times New Roman" w:cs="Times New Roman"/>
          <w:color w:val="231F20"/>
          <w:sz w:val="24"/>
          <w:szCs w:val="24"/>
        </w:rPr>
      </w:pPr>
      <w:r>
        <w:rPr>
          <w:rFonts w:ascii="Times New Roman" w:hAnsi="Times New Roman" w:cs="Times New Roman"/>
          <w:color w:val="231F20"/>
          <w:sz w:val="24"/>
          <w:szCs w:val="24"/>
        </w:rPr>
        <w:t xml:space="preserve">5. De Kruif, P. (1940). </w:t>
      </w:r>
      <w:r>
        <w:rPr>
          <w:rFonts w:ascii="Times New Roman" w:hAnsi="Times New Roman" w:cs="Times New Roman"/>
          <w:i/>
          <w:iCs/>
          <w:color w:val="231F20"/>
          <w:sz w:val="24"/>
          <w:szCs w:val="24"/>
        </w:rPr>
        <w:t xml:space="preserve">Microbe hunters. </w:t>
      </w:r>
      <w:r>
        <w:rPr>
          <w:rFonts w:ascii="Times New Roman" w:hAnsi="Times New Roman" w:cs="Times New Roman"/>
          <w:color w:val="231F20"/>
          <w:sz w:val="24"/>
          <w:szCs w:val="24"/>
        </w:rPr>
        <w:t>New York: Harcourt, Brace. Pp. 1-22.</w:t>
      </w:r>
    </w:p>
    <w:p w14:paraId="1889CE96" w14:textId="6F279D69" w:rsidR="006F5F4D" w:rsidRPr="006F5F4D" w:rsidRDefault="006F5F4D"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6. Geggel, L. (2020). </w:t>
      </w:r>
      <w:r>
        <w:rPr>
          <w:rFonts w:ascii="Times New Roman" w:hAnsi="Times New Roman" w:cs="Times New Roman"/>
          <w:i/>
          <w:iCs/>
          <w:color w:val="231F20"/>
          <w:sz w:val="24"/>
          <w:szCs w:val="24"/>
        </w:rPr>
        <w:t xml:space="preserve">RIP, smooth handfish: You were weird, and now you’re extinct. </w:t>
      </w:r>
      <w:r>
        <w:rPr>
          <w:rFonts w:ascii="Times New Roman" w:hAnsi="Times New Roman" w:cs="Times New Roman"/>
          <w:color w:val="231F20"/>
          <w:sz w:val="24"/>
          <w:szCs w:val="24"/>
        </w:rPr>
        <w:t xml:space="preserve">Retrieved March 2021: </w:t>
      </w:r>
      <w:r w:rsidRPr="006F5F4D">
        <w:rPr>
          <w:rFonts w:ascii="Times New Roman" w:hAnsi="Times New Roman" w:cs="Times New Roman"/>
          <w:color w:val="231F20"/>
          <w:sz w:val="24"/>
          <w:szCs w:val="24"/>
        </w:rPr>
        <w:t>livescience.com/handfish-extinct.html</w:t>
      </w:r>
    </w:p>
    <w:p w14:paraId="1444770D" w14:textId="77777777" w:rsidR="003A4FA6" w:rsidRDefault="003A4FA6" w:rsidP="003A4FA6">
      <w:pPr>
        <w:pStyle w:val="BodyText"/>
        <w:tabs>
          <w:tab w:val="left" w:pos="0"/>
        </w:tabs>
        <w:spacing w:line="228" w:lineRule="auto"/>
        <w:ind w:left="720" w:right="-18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7. Curry, A. (2010). </w:t>
      </w:r>
      <w:r>
        <w:rPr>
          <w:rFonts w:ascii="Times New Roman" w:hAnsi="Times New Roman" w:cs="Times New Roman"/>
          <w:i/>
          <w:iCs/>
          <w:color w:val="231F20"/>
          <w:sz w:val="24"/>
          <w:szCs w:val="24"/>
        </w:rPr>
        <w:t xml:space="preserve">Global warming didn’t kill the Golden Toad. Science Magazine. </w:t>
      </w:r>
      <w:r>
        <w:rPr>
          <w:rFonts w:ascii="Times New Roman" w:hAnsi="Times New Roman" w:cs="Times New Roman"/>
          <w:color w:val="231F20"/>
          <w:sz w:val="24"/>
          <w:szCs w:val="24"/>
        </w:rPr>
        <w:t xml:space="preserve">Retrieved May 2020: </w:t>
      </w:r>
      <w:r w:rsidRPr="00C9723E">
        <w:rPr>
          <w:rFonts w:ascii="Times New Roman" w:hAnsi="Times New Roman" w:cs="Times New Roman"/>
          <w:color w:val="231F20"/>
          <w:sz w:val="24"/>
          <w:szCs w:val="24"/>
        </w:rPr>
        <w:t>sciencemag.org/news/2010/03/global-warming-didnt-kill-golden-toad#</w:t>
      </w:r>
    </w:p>
    <w:p w14:paraId="2197F714" w14:textId="7FF32E15" w:rsidR="003A4FA6" w:rsidRDefault="003A4FA6" w:rsidP="003A4FA6">
      <w:pPr>
        <w:tabs>
          <w:tab w:val="left" w:pos="720"/>
        </w:tabs>
        <w:spacing w:before="3" w:line="216"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8. </w:t>
      </w:r>
      <w:r w:rsidRPr="00E22103">
        <w:rPr>
          <w:rFonts w:ascii="Times New Roman" w:hAnsi="Times New Roman" w:cs="Times New Roman"/>
          <w:color w:val="231F20"/>
          <w:sz w:val="24"/>
          <w:szCs w:val="24"/>
        </w:rPr>
        <w:t xml:space="preserve">Fandom (ND). Fandom (ND). </w:t>
      </w:r>
      <w:r w:rsidRPr="00E22103">
        <w:rPr>
          <w:rFonts w:ascii="Times New Roman" w:hAnsi="Times New Roman" w:cs="Times New Roman"/>
          <w:i/>
          <w:iCs/>
          <w:color w:val="231F20"/>
          <w:sz w:val="24"/>
          <w:szCs w:val="24"/>
        </w:rPr>
        <w:t xml:space="preserve">Reptiles, lizards, extinct animals. </w:t>
      </w:r>
      <w:r w:rsidRPr="00E22103">
        <w:rPr>
          <w:rFonts w:ascii="Times New Roman" w:hAnsi="Times New Roman" w:cs="Times New Roman"/>
          <w:color w:val="231F20"/>
          <w:sz w:val="24"/>
          <w:szCs w:val="24"/>
        </w:rPr>
        <w:t>Retrieved May 2020: parody.fandom.com/wiki/Martinique_Giant_Ameiva</w:t>
      </w:r>
    </w:p>
    <w:p w14:paraId="5DEE8D6F" w14:textId="650B0DD9" w:rsidR="003A4FA6" w:rsidRPr="00E22103" w:rsidRDefault="003A4FA6" w:rsidP="003A4FA6">
      <w:pPr>
        <w:pStyle w:val="BodyText"/>
        <w:tabs>
          <w:tab w:val="left" w:pos="0"/>
        </w:tabs>
        <w:spacing w:line="228" w:lineRule="auto"/>
        <w:ind w:left="720" w:right="-180" w:hanging="720"/>
        <w:rPr>
          <w:rFonts w:ascii="Times New Roman" w:hAnsi="Times New Roman" w:cs="Times New Roman"/>
          <w:i/>
          <w:iCs/>
          <w:color w:val="231F20"/>
          <w:sz w:val="24"/>
          <w:szCs w:val="24"/>
        </w:rPr>
      </w:pPr>
      <w:r>
        <w:rPr>
          <w:rFonts w:ascii="Times New Roman" w:hAnsi="Times New Roman" w:cs="Times New Roman"/>
          <w:color w:val="231F20"/>
          <w:sz w:val="24"/>
          <w:szCs w:val="24"/>
        </w:rPr>
        <w:t>9. Wikipedia (202</w:t>
      </w:r>
      <w:r w:rsidR="0004677F">
        <w:rPr>
          <w:rFonts w:ascii="Times New Roman" w:hAnsi="Times New Roman" w:cs="Times New Roman"/>
          <w:color w:val="231F20"/>
          <w:sz w:val="24"/>
          <w:szCs w:val="24"/>
        </w:rPr>
        <w:t>1</w:t>
      </w:r>
      <w:r>
        <w:rPr>
          <w:rFonts w:ascii="Times New Roman" w:hAnsi="Times New Roman" w:cs="Times New Roman"/>
          <w:color w:val="231F20"/>
          <w:sz w:val="24"/>
          <w:szCs w:val="24"/>
        </w:rPr>
        <w:t>).</w:t>
      </w:r>
      <w:r w:rsidR="00B30D81">
        <w:rPr>
          <w:rFonts w:ascii="Times New Roman" w:hAnsi="Times New Roman" w:cs="Times New Roman"/>
          <w:color w:val="231F20"/>
          <w:sz w:val="24"/>
          <w:szCs w:val="24"/>
        </w:rPr>
        <w:t xml:space="preserve"> </w:t>
      </w:r>
      <w:r w:rsidR="0004677F" w:rsidRPr="0004677F">
        <w:rPr>
          <w:rFonts w:ascii="Times New Roman" w:hAnsi="Times New Roman" w:cs="Times New Roman"/>
          <w:i/>
          <w:iCs/>
          <w:color w:val="231F20"/>
          <w:sz w:val="24"/>
          <w:szCs w:val="24"/>
        </w:rPr>
        <w:t>Eudyptes warhami</w:t>
      </w:r>
      <w:r w:rsidR="0004677F">
        <w:rPr>
          <w:rFonts w:ascii="Times New Roman" w:hAnsi="Times New Roman" w:cs="Times New Roman"/>
          <w:color w:val="231F20"/>
          <w:sz w:val="24"/>
          <w:szCs w:val="24"/>
        </w:rPr>
        <w:t xml:space="preserve">. Retrieved March 2021: </w:t>
      </w:r>
      <w:r w:rsidR="0004677F" w:rsidRPr="0004677F">
        <w:rPr>
          <w:rFonts w:ascii="Times New Roman" w:hAnsi="Times New Roman" w:cs="Times New Roman"/>
          <w:color w:val="231F20"/>
          <w:sz w:val="24"/>
          <w:szCs w:val="24"/>
        </w:rPr>
        <w:t>wikipedia.org/wiki/Eudyptes_warhami</w:t>
      </w:r>
    </w:p>
    <w:p w14:paraId="23B4CCFE" w14:textId="77777777" w:rsidR="003A4FA6"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10. Wikipedia (2020). </w:t>
      </w:r>
      <w:r w:rsidRPr="00E22103">
        <w:rPr>
          <w:rFonts w:ascii="Times New Roman" w:hAnsi="Times New Roman" w:cs="Times New Roman"/>
          <w:i/>
          <w:iCs/>
          <w:color w:val="231F20"/>
          <w:sz w:val="24"/>
          <w:szCs w:val="24"/>
        </w:rPr>
        <w:t>Smilodon</w:t>
      </w:r>
      <w:r>
        <w:rPr>
          <w:rFonts w:ascii="Times New Roman" w:hAnsi="Times New Roman" w:cs="Times New Roman"/>
          <w:color w:val="231F20"/>
          <w:sz w:val="24"/>
          <w:szCs w:val="24"/>
        </w:rPr>
        <w:t>. Retrieved May 2020:</w:t>
      </w:r>
      <w:r w:rsidRPr="00D51473">
        <w:rPr>
          <w:rFonts w:ascii="Times New Roman" w:hAnsi="Times New Roman" w:cs="Times New Roman"/>
          <w:color w:val="231F20"/>
          <w:sz w:val="24"/>
          <w:szCs w:val="24"/>
        </w:rPr>
        <w:t>en.wikipedia.org/wiki/Smilodon</w:t>
      </w:r>
    </w:p>
    <w:p w14:paraId="6A28F4CD" w14:textId="77777777" w:rsidR="003A4FA6" w:rsidRPr="00890DA7" w:rsidRDefault="003A4FA6" w:rsidP="003A4FA6">
      <w:pPr>
        <w:tabs>
          <w:tab w:val="left" w:pos="720"/>
        </w:tabs>
        <w:spacing w:before="3" w:line="216"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11. De Marco, S. (2019). </w:t>
      </w:r>
      <w:r>
        <w:rPr>
          <w:rFonts w:ascii="Times New Roman" w:hAnsi="Times New Roman" w:cs="Times New Roman"/>
          <w:i/>
          <w:iCs/>
          <w:color w:val="231F20"/>
          <w:sz w:val="24"/>
          <w:szCs w:val="24"/>
        </w:rPr>
        <w:t xml:space="preserve">Bones pulled from the La Brea Tar Pits. </w:t>
      </w:r>
      <w:r>
        <w:rPr>
          <w:rFonts w:ascii="Times New Roman" w:hAnsi="Times New Roman" w:cs="Times New Roman"/>
          <w:color w:val="231F20"/>
          <w:sz w:val="24"/>
          <w:szCs w:val="24"/>
        </w:rPr>
        <w:t xml:space="preserve">Retrieved March 2020: </w:t>
      </w:r>
      <w:r w:rsidRPr="00890DA7">
        <w:rPr>
          <w:rFonts w:ascii="Times New Roman" w:hAnsi="Times New Roman" w:cs="Times New Roman"/>
          <w:color w:val="231F20"/>
          <w:sz w:val="24"/>
          <w:szCs w:val="24"/>
        </w:rPr>
        <w:t>phys.org/news/2019-08-bones-la-brea-tar-pits.html</w:t>
      </w:r>
    </w:p>
    <w:p w14:paraId="40445615" w14:textId="77777777" w:rsidR="003A4FA6" w:rsidRPr="009532F3" w:rsidRDefault="003A4FA6" w:rsidP="003A4FA6">
      <w:pPr>
        <w:tabs>
          <w:tab w:val="left" w:pos="720"/>
        </w:tabs>
        <w:spacing w:before="3" w:line="216" w:lineRule="auto"/>
        <w:ind w:right="-90" w:hanging="90"/>
        <w:rPr>
          <w:rFonts w:ascii="Times New Roman" w:hAnsi="Times New Roman" w:cs="Times New Roman"/>
          <w:color w:val="231F20"/>
          <w:sz w:val="24"/>
          <w:szCs w:val="24"/>
        </w:rPr>
      </w:pPr>
      <w:r>
        <w:rPr>
          <w:rFonts w:ascii="Times New Roman" w:hAnsi="Times New Roman" w:cs="Times New Roman"/>
          <w:color w:val="231F20"/>
          <w:sz w:val="24"/>
          <w:szCs w:val="24"/>
        </w:rPr>
        <w:t>12</w:t>
      </w:r>
      <w:r w:rsidRPr="009532F3">
        <w:rPr>
          <w:rFonts w:ascii="Times New Roman" w:hAnsi="Times New Roman" w:cs="Times New Roman"/>
          <w:color w:val="231F20"/>
          <w:sz w:val="24"/>
          <w:szCs w:val="24"/>
        </w:rPr>
        <w:t xml:space="preserve">. Wilson, E. O. (1999).  </w:t>
      </w:r>
      <w:r w:rsidRPr="009532F3">
        <w:rPr>
          <w:rFonts w:ascii="Times New Roman" w:hAnsi="Times New Roman" w:cs="Times New Roman"/>
          <w:i/>
          <w:color w:val="231F20"/>
          <w:sz w:val="24"/>
          <w:szCs w:val="24"/>
        </w:rPr>
        <w:t xml:space="preserve">The diversity of life. </w:t>
      </w:r>
      <w:r w:rsidRPr="009532F3">
        <w:rPr>
          <w:rFonts w:ascii="Times New Roman" w:hAnsi="Times New Roman" w:cs="Times New Roman"/>
          <w:color w:val="231F20"/>
          <w:sz w:val="24"/>
          <w:szCs w:val="24"/>
        </w:rPr>
        <w:t>New York: Liveright.</w:t>
      </w:r>
    </w:p>
    <w:p w14:paraId="18A735E7" w14:textId="77777777" w:rsidR="003A4FA6" w:rsidRPr="00E42AE2" w:rsidRDefault="003A4FA6" w:rsidP="003A4FA6">
      <w:pPr>
        <w:tabs>
          <w:tab w:val="left" w:pos="720"/>
        </w:tabs>
        <w:spacing w:before="3" w:line="216" w:lineRule="auto"/>
        <w:ind w:left="54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   13.  </w:t>
      </w:r>
      <w:r w:rsidRPr="00E42AE2">
        <w:rPr>
          <w:rFonts w:ascii="Times New Roman" w:hAnsi="Times New Roman" w:cs="Times New Roman"/>
          <w:color w:val="231F20"/>
          <w:sz w:val="24"/>
          <w:szCs w:val="24"/>
        </w:rPr>
        <w:t xml:space="preserve">BBC. </w:t>
      </w:r>
      <w:r w:rsidRPr="00E42AE2">
        <w:rPr>
          <w:rFonts w:ascii="Times New Roman" w:hAnsi="Times New Roman" w:cs="Times New Roman"/>
          <w:i/>
          <w:color w:val="231F20"/>
          <w:sz w:val="24"/>
          <w:szCs w:val="24"/>
        </w:rPr>
        <w:t>History of life on Earth</w:t>
      </w:r>
      <w:r w:rsidRPr="00E42AE2">
        <w:rPr>
          <w:rFonts w:ascii="Times New Roman" w:hAnsi="Times New Roman" w:cs="Times New Roman"/>
          <w:color w:val="231F20"/>
          <w:sz w:val="24"/>
          <w:szCs w:val="24"/>
        </w:rPr>
        <w:t xml:space="preserve">. Retrieved </w:t>
      </w:r>
      <w:r w:rsidRPr="00E42AE2">
        <w:rPr>
          <w:rFonts w:ascii="Times New Roman" w:hAnsi="Times New Roman" w:cs="Times New Roman"/>
          <w:color w:val="231F20"/>
          <w:spacing w:val="-8"/>
          <w:sz w:val="24"/>
          <w:szCs w:val="24"/>
        </w:rPr>
        <w:t xml:space="preserve">14 </w:t>
      </w:r>
      <w:r w:rsidRPr="00E42AE2">
        <w:rPr>
          <w:rFonts w:ascii="Times New Roman" w:hAnsi="Times New Roman" w:cs="Times New Roman"/>
          <w:color w:val="231F20"/>
          <w:sz w:val="24"/>
          <w:szCs w:val="24"/>
        </w:rPr>
        <w:t xml:space="preserve">March </w:t>
      </w:r>
      <w:r w:rsidRPr="00E42AE2">
        <w:rPr>
          <w:rFonts w:ascii="Times New Roman" w:hAnsi="Times New Roman" w:cs="Times New Roman"/>
          <w:color w:val="231F20"/>
          <w:spacing w:val="-3"/>
          <w:sz w:val="24"/>
          <w:szCs w:val="24"/>
        </w:rPr>
        <w:t xml:space="preserve">2017: </w:t>
      </w:r>
      <w:r w:rsidRPr="00E42AE2">
        <w:rPr>
          <w:rFonts w:ascii="Times New Roman" w:hAnsi="Times New Roman" w:cs="Times New Roman"/>
          <w:color w:val="231F20"/>
          <w:sz w:val="24"/>
          <w:szCs w:val="24"/>
        </w:rPr>
        <w:t>www.bbc.co.uk/nature/history of the earth</w:t>
      </w:r>
    </w:p>
    <w:p w14:paraId="61CBA353" w14:textId="77777777" w:rsidR="003A4FA6" w:rsidRPr="00942A52" w:rsidRDefault="003A4FA6" w:rsidP="003A4FA6">
      <w:pPr>
        <w:tabs>
          <w:tab w:val="left" w:pos="270"/>
        </w:tabs>
        <w:spacing w:line="225" w:lineRule="auto"/>
        <w:ind w:left="720" w:right="-90" w:hanging="810"/>
        <w:rPr>
          <w:rFonts w:ascii="Times New Roman" w:hAnsi="Times New Roman" w:cs="Times New Roman"/>
          <w:color w:val="231F20"/>
          <w:sz w:val="24"/>
          <w:szCs w:val="24"/>
        </w:rPr>
      </w:pPr>
      <w:r>
        <w:rPr>
          <w:rFonts w:ascii="Times New Roman" w:hAnsi="Times New Roman" w:cs="Times New Roman"/>
          <w:color w:val="231F20"/>
          <w:sz w:val="24"/>
          <w:szCs w:val="24"/>
        </w:rPr>
        <w:t xml:space="preserve">14. </w:t>
      </w:r>
      <w:r w:rsidRPr="00942A52">
        <w:rPr>
          <w:rFonts w:ascii="Times New Roman" w:hAnsi="Times New Roman" w:cs="Times New Roman"/>
          <w:color w:val="231F20"/>
          <w:sz w:val="24"/>
          <w:szCs w:val="24"/>
        </w:rPr>
        <w:t xml:space="preserve">Gould, S. J. </w:t>
      </w:r>
      <w:r w:rsidRPr="00942A52">
        <w:rPr>
          <w:rFonts w:ascii="Times New Roman" w:hAnsi="Times New Roman" w:cs="Times New Roman"/>
          <w:i/>
          <w:color w:val="231F20"/>
          <w:sz w:val="24"/>
          <w:szCs w:val="24"/>
        </w:rPr>
        <w:t>The meaning of life</w:t>
      </w:r>
      <w:r w:rsidRPr="00942A52">
        <w:rPr>
          <w:rFonts w:ascii="Times New Roman" w:hAnsi="Times New Roman" w:cs="Times New Roman"/>
          <w:color w:val="231F20"/>
          <w:sz w:val="24"/>
          <w:szCs w:val="24"/>
        </w:rPr>
        <w:t xml:space="preserve">. Retrieved 10 March 2017: </w:t>
      </w:r>
      <w:r w:rsidRPr="00942A52">
        <w:rPr>
          <w:rFonts w:ascii="Times New Roman" w:hAnsi="Times New Roman" w:cs="Times New Roman"/>
          <w:color w:val="231F20"/>
          <w:spacing w:val="-5"/>
          <w:sz w:val="24"/>
          <w:szCs w:val="24"/>
        </w:rPr>
        <w:t xml:space="preserve">https:// </w:t>
      </w:r>
      <w:r w:rsidRPr="00942A52">
        <w:rPr>
          <w:rFonts w:ascii="Times New Roman" w:hAnsi="Times New Roman" w:cs="Times New Roman"/>
          <w:color w:val="231F20"/>
          <w:spacing w:val="-3"/>
          <w:sz w:val="24"/>
          <w:szCs w:val="24"/>
        </w:rPr>
        <w:t>genius.com/Stephen-jay-gould-the-meaning-of-life-annotated</w:t>
      </w:r>
    </w:p>
    <w:p w14:paraId="5C45A122" w14:textId="77777777" w:rsidR="003A4FA6" w:rsidRPr="003573A3" w:rsidRDefault="003A4FA6" w:rsidP="003A4FA6">
      <w:pPr>
        <w:tabs>
          <w:tab w:val="left" w:pos="270"/>
        </w:tabs>
        <w:spacing w:line="225" w:lineRule="auto"/>
        <w:ind w:left="720" w:right="-90" w:hanging="810"/>
        <w:rPr>
          <w:rStyle w:val="Hyperlink"/>
          <w:rFonts w:ascii="Times New Roman" w:hAnsi="Times New Roman" w:cs="Times New Roman"/>
          <w:color w:val="231F20"/>
          <w:sz w:val="24"/>
          <w:szCs w:val="24"/>
        </w:rPr>
      </w:pPr>
      <w:r>
        <w:rPr>
          <w:rFonts w:ascii="Times New Roman" w:hAnsi="Times New Roman" w:cs="Times New Roman"/>
          <w:color w:val="231F20"/>
          <w:spacing w:val="-3"/>
          <w:sz w:val="24"/>
          <w:szCs w:val="24"/>
        </w:rPr>
        <w:t xml:space="preserve">15. </w:t>
      </w:r>
      <w:r w:rsidRPr="003573A3">
        <w:rPr>
          <w:rFonts w:ascii="Times New Roman" w:hAnsi="Times New Roman" w:cs="Times New Roman"/>
          <w:color w:val="231F20"/>
          <w:spacing w:val="-3"/>
          <w:sz w:val="24"/>
          <w:szCs w:val="24"/>
        </w:rPr>
        <w:t xml:space="preserve">Sagan, C., Druyan, A., Soter, S. (1980). </w:t>
      </w:r>
      <w:r w:rsidRPr="003573A3">
        <w:rPr>
          <w:rFonts w:ascii="Times New Roman" w:hAnsi="Times New Roman" w:cs="Times New Roman"/>
          <w:i/>
          <w:iCs/>
          <w:color w:val="231F20"/>
          <w:spacing w:val="-3"/>
          <w:sz w:val="24"/>
          <w:szCs w:val="24"/>
        </w:rPr>
        <w:t>Cosmos: A personal history.</w:t>
      </w:r>
      <w:r w:rsidRPr="003573A3">
        <w:rPr>
          <w:rFonts w:ascii="Times New Roman" w:hAnsi="Times New Roman" w:cs="Times New Roman"/>
          <w:color w:val="231F20"/>
          <w:spacing w:val="-3"/>
          <w:sz w:val="24"/>
          <w:szCs w:val="24"/>
        </w:rPr>
        <w:t xml:space="preserve"> Retrieved March 2017: Sagan Cosmos Series or </w:t>
      </w:r>
      <w:hyperlink r:id="rId14" w:history="1">
        <w:r>
          <w:rPr>
            <w:rStyle w:val="Hyperlink"/>
          </w:rPr>
          <w:t>imdb.com/title/tt0081846/</w:t>
        </w:r>
      </w:hyperlink>
    </w:p>
    <w:p w14:paraId="76438A76" w14:textId="77777777" w:rsidR="003A4FA6" w:rsidRPr="00F07EBC" w:rsidRDefault="003A4FA6" w:rsidP="003A4FA6">
      <w:pPr>
        <w:tabs>
          <w:tab w:val="left" w:pos="270"/>
        </w:tabs>
        <w:spacing w:line="225" w:lineRule="auto"/>
        <w:ind w:left="720" w:right="-90" w:hanging="810"/>
        <w:rPr>
          <w:rStyle w:val="NoneA"/>
          <w:rFonts w:ascii="Times New Roman" w:hAnsi="Times New Roman" w:cs="Times New Roman"/>
          <w:color w:val="231F20"/>
          <w:sz w:val="24"/>
          <w:szCs w:val="24"/>
        </w:rPr>
      </w:pPr>
      <w:r w:rsidRPr="00F07EBC">
        <w:rPr>
          <w:rStyle w:val="NoneA"/>
          <w:rFonts w:ascii="Times New Roman" w:hAnsi="Times New Roman"/>
          <w:sz w:val="24"/>
          <w:szCs w:val="24"/>
        </w:rPr>
        <w:t xml:space="preserve">16. Hawkins, </w:t>
      </w:r>
      <w:r w:rsidRPr="00F07EBC">
        <w:rPr>
          <w:rStyle w:val="NoneA"/>
          <w:rFonts w:ascii="Times New Roman" w:hAnsi="Times New Roman"/>
          <w:spacing w:val="-6"/>
          <w:sz w:val="24"/>
          <w:szCs w:val="24"/>
        </w:rPr>
        <w:t xml:space="preserve">D. (1974). </w:t>
      </w:r>
      <w:r w:rsidRPr="00F07EBC">
        <w:rPr>
          <w:rStyle w:val="NoneA"/>
          <w:rFonts w:ascii="Times New Roman" w:hAnsi="Times New Roman"/>
          <w:i/>
          <w:iCs/>
          <w:sz w:val="24"/>
          <w:szCs w:val="24"/>
        </w:rPr>
        <w:t xml:space="preserve">The informed vision: Essays on learning and human </w:t>
      </w:r>
      <w:r w:rsidRPr="00F07EBC">
        <w:rPr>
          <w:rStyle w:val="NoneA"/>
          <w:rFonts w:ascii="Times New Roman" w:hAnsi="Times New Roman"/>
          <w:i/>
          <w:iCs/>
          <w:spacing w:val="-3"/>
          <w:sz w:val="24"/>
          <w:szCs w:val="24"/>
        </w:rPr>
        <w:t>nature</w:t>
      </w:r>
      <w:r w:rsidRPr="00F07EBC">
        <w:rPr>
          <w:rStyle w:val="NoneA"/>
          <w:rFonts w:ascii="Times New Roman" w:hAnsi="Times New Roman"/>
          <w:spacing w:val="-3"/>
          <w:sz w:val="24"/>
          <w:szCs w:val="24"/>
        </w:rPr>
        <w:t xml:space="preserve">. </w:t>
      </w:r>
      <w:r w:rsidRPr="00F07EBC">
        <w:rPr>
          <w:rStyle w:val="NoneA"/>
          <w:rFonts w:ascii="Times New Roman" w:hAnsi="Times New Roman"/>
          <w:spacing w:val="-2"/>
          <w:sz w:val="24"/>
          <w:szCs w:val="24"/>
        </w:rPr>
        <w:t xml:space="preserve">New </w:t>
      </w:r>
      <w:r w:rsidRPr="00F07EBC">
        <w:rPr>
          <w:rStyle w:val="NoneA"/>
          <w:rFonts w:ascii="Times New Roman" w:hAnsi="Times New Roman"/>
          <w:spacing w:val="-6"/>
          <w:sz w:val="24"/>
          <w:szCs w:val="24"/>
        </w:rPr>
        <w:t xml:space="preserve">York, </w:t>
      </w:r>
      <w:r w:rsidRPr="00F07EBC">
        <w:rPr>
          <w:rStyle w:val="NoneA"/>
          <w:rFonts w:ascii="Times New Roman" w:hAnsi="Times New Roman"/>
          <w:spacing w:val="-4"/>
          <w:sz w:val="24"/>
          <w:szCs w:val="24"/>
        </w:rPr>
        <w:t xml:space="preserve">NY: </w:t>
      </w:r>
      <w:r w:rsidRPr="00F07EBC">
        <w:rPr>
          <w:rStyle w:val="NoneA"/>
          <w:rFonts w:ascii="Times New Roman" w:hAnsi="Times New Roman"/>
          <w:sz w:val="24"/>
          <w:szCs w:val="24"/>
        </w:rPr>
        <w:t xml:space="preserve">Agathon Press. </w:t>
      </w:r>
      <w:r w:rsidRPr="00F07EBC">
        <w:rPr>
          <w:rStyle w:val="NoneA"/>
          <w:rFonts w:ascii="Times New Roman" w:hAnsi="Times New Roman"/>
          <w:spacing w:val="-6"/>
          <w:sz w:val="24"/>
          <w:szCs w:val="24"/>
        </w:rPr>
        <w:t>p.</w:t>
      </w:r>
      <w:r w:rsidRPr="00F07EBC">
        <w:rPr>
          <w:rStyle w:val="NoneA"/>
          <w:rFonts w:ascii="Times New Roman" w:hAnsi="Times New Roman"/>
          <w:spacing w:val="14"/>
          <w:sz w:val="24"/>
          <w:szCs w:val="24"/>
        </w:rPr>
        <w:t xml:space="preserve"> </w:t>
      </w:r>
      <w:r w:rsidRPr="00F07EBC">
        <w:rPr>
          <w:rStyle w:val="NoneA"/>
          <w:rFonts w:ascii="Times New Roman" w:hAnsi="Times New Roman"/>
          <w:spacing w:val="-5"/>
          <w:sz w:val="24"/>
          <w:szCs w:val="24"/>
        </w:rPr>
        <w:t>100.</w:t>
      </w:r>
    </w:p>
    <w:p w14:paraId="1823CD67" w14:textId="5DB4599A" w:rsidR="003A4FA6" w:rsidRPr="00F07EBC" w:rsidRDefault="00B93D6E" w:rsidP="009E0160">
      <w:pPr>
        <w:tabs>
          <w:tab w:val="left" w:pos="270"/>
        </w:tabs>
        <w:spacing w:line="225" w:lineRule="auto"/>
        <w:ind w:left="720" w:right="-90" w:hanging="900"/>
        <w:rPr>
          <w:rFonts w:ascii="Times New Roman" w:hAnsi="Times New Roman" w:cs="Times New Roman"/>
          <w:color w:val="231F20"/>
          <w:sz w:val="24"/>
          <w:szCs w:val="24"/>
        </w:rPr>
      </w:pPr>
      <w:r>
        <w:rPr>
          <w:rStyle w:val="NoneA"/>
          <w:rFonts w:ascii="Times New Roman" w:hAnsi="Times New Roman"/>
          <w:spacing w:val="-5"/>
          <w:sz w:val="24"/>
          <w:szCs w:val="24"/>
        </w:rPr>
        <w:t xml:space="preserve">  </w:t>
      </w:r>
      <w:r w:rsidR="003A4FA6" w:rsidRPr="00F07EBC">
        <w:rPr>
          <w:rStyle w:val="NoneA"/>
          <w:rFonts w:ascii="Times New Roman" w:hAnsi="Times New Roman"/>
          <w:spacing w:val="-5"/>
          <w:sz w:val="24"/>
          <w:szCs w:val="24"/>
        </w:rPr>
        <w:t xml:space="preserve">17. Pew Foundation (2019). </w:t>
      </w:r>
      <w:r w:rsidR="003A4FA6" w:rsidRPr="00F07EBC">
        <w:rPr>
          <w:rFonts w:ascii="Times New Roman" w:hAnsi="Times New Roman" w:cs="Times New Roman"/>
          <w:bCs/>
          <w:color w:val="231F20"/>
          <w:sz w:val="24"/>
          <w:szCs w:val="24"/>
        </w:rPr>
        <w:t xml:space="preserve">Survey questions about the origins and development of life on Earth. Retrieved April 2020: </w:t>
      </w:r>
      <w:hyperlink r:id="rId15" w:history="1">
        <w:r w:rsidR="003A4FA6" w:rsidRPr="008D0BC5">
          <w:rPr>
            <w:rStyle w:val="Hyperlink"/>
          </w:rPr>
          <w:t>www.pewforum.org/2019/02/06/the-evolution-of-pew-research-centers-survey-questions-about-the-origins-and-development-of-life-on-earth/</w:t>
        </w:r>
      </w:hyperlink>
    </w:p>
    <w:p w14:paraId="57F8674D" w14:textId="77777777" w:rsidR="008C25E2" w:rsidRDefault="00337FBF" w:rsidP="008C25E2">
      <w:pPr>
        <w:pStyle w:val="NormalWeb"/>
        <w:shd w:val="clear" w:color="auto" w:fill="FFFFFF"/>
        <w:tabs>
          <w:tab w:val="left" w:pos="270"/>
        </w:tabs>
        <w:spacing w:before="0" w:beforeAutospacing="0" w:after="0" w:afterAutospacing="0"/>
        <w:ind w:left="720" w:hanging="900"/>
        <w:rPr>
          <w:color w:val="231F20"/>
        </w:rPr>
      </w:pPr>
      <w:r>
        <w:rPr>
          <w:color w:val="231F20"/>
        </w:rPr>
        <w:t xml:space="preserve"> </w:t>
      </w:r>
      <w:r w:rsidR="00B93D6E">
        <w:rPr>
          <w:color w:val="231F20"/>
        </w:rPr>
        <w:t xml:space="preserve">18. </w:t>
      </w:r>
      <w:r w:rsidR="00B93D6E" w:rsidRPr="00676F7A">
        <w:rPr>
          <w:color w:val="231F20"/>
        </w:rPr>
        <w:t>Johanson, D. &amp; E</w:t>
      </w:r>
      <w:r w:rsidR="00B93D6E">
        <w:rPr>
          <w:color w:val="231F20"/>
        </w:rPr>
        <w:t xml:space="preserve">dey, M. (1990). </w:t>
      </w:r>
      <w:r w:rsidR="00B93D6E">
        <w:rPr>
          <w:i/>
          <w:iCs/>
          <w:color w:val="231F20"/>
        </w:rPr>
        <w:t xml:space="preserve">Lucy: The beginnings of humankind. </w:t>
      </w:r>
      <w:r w:rsidR="00B93D6E">
        <w:rPr>
          <w:color w:val="231F20"/>
        </w:rPr>
        <w:t xml:space="preserve">New York: Simon &amp; Schuster.  </w:t>
      </w:r>
    </w:p>
    <w:p w14:paraId="308B97B3" w14:textId="6F9FDA93" w:rsidR="003A4FA6" w:rsidRPr="00F07EBC" w:rsidRDefault="003A4FA6" w:rsidP="008C25E2">
      <w:pPr>
        <w:pStyle w:val="NormalWeb"/>
        <w:shd w:val="clear" w:color="auto" w:fill="FFFFFF"/>
        <w:tabs>
          <w:tab w:val="left" w:pos="270"/>
        </w:tabs>
        <w:spacing w:before="0" w:beforeAutospacing="0" w:after="0" w:afterAutospacing="0"/>
        <w:ind w:left="720" w:hanging="900"/>
        <w:rPr>
          <w:color w:val="231F20"/>
        </w:rPr>
      </w:pPr>
      <w:r w:rsidRPr="00F07EBC">
        <w:rPr>
          <w:color w:val="231F20"/>
        </w:rPr>
        <w:t>1</w:t>
      </w:r>
      <w:r w:rsidR="00B93D6E">
        <w:rPr>
          <w:color w:val="231F20"/>
        </w:rPr>
        <w:t>9</w:t>
      </w:r>
      <w:r w:rsidRPr="00F07EBC">
        <w:rPr>
          <w:color w:val="231F20"/>
        </w:rPr>
        <w:t xml:space="preserve">. Lewin-Benham, A. (2008).  </w:t>
      </w:r>
      <w:r w:rsidRPr="00F07EBC">
        <w:rPr>
          <w:i/>
          <w:color w:val="231F20"/>
        </w:rPr>
        <w:t xml:space="preserve">Powerful Children: Understanding how to teach and learn using </w:t>
      </w:r>
      <w:r>
        <w:rPr>
          <w:i/>
          <w:color w:val="231F20"/>
        </w:rPr>
        <w:t xml:space="preserve"> </w:t>
      </w:r>
      <w:r w:rsidRPr="00F07EBC">
        <w:rPr>
          <w:i/>
          <w:color w:val="231F20"/>
        </w:rPr>
        <w:t xml:space="preserve">the Reggio Approach. </w:t>
      </w:r>
      <w:r w:rsidRPr="00F07EBC">
        <w:rPr>
          <w:color w:val="231F20"/>
        </w:rPr>
        <w:t xml:space="preserve">New </w:t>
      </w:r>
      <w:r w:rsidRPr="00F07EBC">
        <w:rPr>
          <w:color w:val="231F20"/>
          <w:spacing w:val="-4"/>
        </w:rPr>
        <w:t xml:space="preserve">York, </w:t>
      </w:r>
      <w:r w:rsidRPr="00F07EBC">
        <w:rPr>
          <w:color w:val="231F20"/>
        </w:rPr>
        <w:t xml:space="preserve">NY: </w:t>
      </w:r>
      <w:r w:rsidRPr="00F07EBC">
        <w:rPr>
          <w:color w:val="231F20"/>
          <w:spacing w:val="-3"/>
        </w:rPr>
        <w:t xml:space="preserve">Teachers </w:t>
      </w:r>
      <w:r w:rsidRPr="00F07EBC">
        <w:rPr>
          <w:color w:val="231F20"/>
        </w:rPr>
        <w:t xml:space="preserve">College Press, pp. 33–34, </w:t>
      </w:r>
      <w:r w:rsidRPr="00F07EBC">
        <w:rPr>
          <w:color w:val="231F20"/>
          <w:spacing w:val="-4"/>
        </w:rPr>
        <w:t>66–69,</w:t>
      </w:r>
      <w:r w:rsidRPr="00F07EBC">
        <w:rPr>
          <w:color w:val="231F20"/>
        </w:rPr>
        <w:t xml:space="preserve"> 115.</w:t>
      </w:r>
    </w:p>
    <w:p w14:paraId="2EFDDACD" w14:textId="03FB30A8" w:rsidR="003A4FA6" w:rsidRDefault="00B93D6E" w:rsidP="009E0160">
      <w:pPr>
        <w:tabs>
          <w:tab w:val="left" w:pos="270"/>
        </w:tabs>
        <w:spacing w:line="237" w:lineRule="exact"/>
        <w:ind w:left="720" w:right="-90" w:hanging="900"/>
        <w:rPr>
          <w:rFonts w:ascii="Times New Roman" w:hAnsi="Times New Roman" w:cs="Times New Roman"/>
          <w:color w:val="231F20"/>
          <w:sz w:val="24"/>
          <w:szCs w:val="24"/>
        </w:rPr>
      </w:pPr>
      <w:r>
        <w:rPr>
          <w:rFonts w:ascii="Times New Roman" w:hAnsi="Times New Roman" w:cs="Times New Roman"/>
          <w:color w:val="231F20"/>
          <w:sz w:val="24"/>
          <w:szCs w:val="24"/>
        </w:rPr>
        <w:t>20</w:t>
      </w:r>
      <w:r w:rsidR="003A4FA6">
        <w:rPr>
          <w:rFonts w:ascii="Times New Roman" w:hAnsi="Times New Roman" w:cs="Times New Roman"/>
          <w:color w:val="231F20"/>
          <w:sz w:val="24"/>
          <w:szCs w:val="24"/>
        </w:rPr>
        <w:t xml:space="preserve">. </w:t>
      </w:r>
      <w:r w:rsidR="003A4FA6" w:rsidRPr="00F07EBC">
        <w:rPr>
          <w:rFonts w:ascii="Times New Roman" w:hAnsi="Times New Roman" w:cs="Times New Roman"/>
          <w:color w:val="231F20"/>
          <w:sz w:val="24"/>
          <w:szCs w:val="24"/>
        </w:rPr>
        <w:t xml:space="preserve">Lewin-Benham, A. (2006). </w:t>
      </w:r>
      <w:r w:rsidR="003A4FA6" w:rsidRPr="00F07EBC">
        <w:rPr>
          <w:rFonts w:ascii="Times New Roman" w:hAnsi="Times New Roman" w:cs="Times New Roman"/>
          <w:i/>
          <w:color w:val="231F20"/>
          <w:sz w:val="24"/>
          <w:szCs w:val="24"/>
        </w:rPr>
        <w:t>Possible Schools: The Reggio Approach</w:t>
      </w:r>
      <w:r w:rsidR="003A4FA6" w:rsidRPr="00F07EBC">
        <w:rPr>
          <w:rFonts w:ascii="Times New Roman" w:hAnsi="Times New Roman" w:cs="Times New Roman"/>
          <w:i/>
          <w:color w:val="231F20"/>
          <w:spacing w:val="2"/>
          <w:sz w:val="24"/>
          <w:szCs w:val="24"/>
        </w:rPr>
        <w:t xml:space="preserve"> </w:t>
      </w:r>
      <w:r w:rsidR="003A4FA6" w:rsidRPr="00F07EBC">
        <w:rPr>
          <w:rFonts w:ascii="Times New Roman" w:hAnsi="Times New Roman" w:cs="Times New Roman"/>
          <w:i/>
          <w:color w:val="231F20"/>
          <w:sz w:val="24"/>
          <w:szCs w:val="24"/>
        </w:rPr>
        <w:t>to</w:t>
      </w:r>
      <w:r w:rsidR="0094721E">
        <w:rPr>
          <w:rFonts w:ascii="Times New Roman" w:hAnsi="Times New Roman" w:cs="Times New Roman"/>
          <w:i/>
          <w:color w:val="231F20"/>
          <w:sz w:val="24"/>
          <w:szCs w:val="24"/>
        </w:rPr>
        <w:t xml:space="preserve"> </w:t>
      </w:r>
      <w:r w:rsidR="003A4FA6" w:rsidRPr="007A1039">
        <w:rPr>
          <w:rFonts w:ascii="Times New Roman" w:hAnsi="Times New Roman" w:cs="Times New Roman"/>
          <w:i/>
          <w:color w:val="231F20"/>
          <w:sz w:val="24"/>
          <w:szCs w:val="24"/>
        </w:rPr>
        <w:t>urban education</w:t>
      </w:r>
      <w:r w:rsidR="003A4FA6" w:rsidRPr="007A1039">
        <w:rPr>
          <w:rFonts w:ascii="Times New Roman" w:hAnsi="Times New Roman" w:cs="Times New Roman"/>
          <w:color w:val="231F20"/>
          <w:sz w:val="24"/>
          <w:szCs w:val="24"/>
        </w:rPr>
        <w:t>. New York, NY: Teachers College Press</w:t>
      </w:r>
      <w:r w:rsidR="003A4FA6">
        <w:rPr>
          <w:rFonts w:ascii="Times New Roman" w:hAnsi="Times New Roman" w:cs="Times New Roman"/>
          <w:color w:val="231F20"/>
          <w:sz w:val="24"/>
          <w:szCs w:val="24"/>
        </w:rPr>
        <w:t>.</w:t>
      </w:r>
    </w:p>
    <w:p w14:paraId="5BBFA3CB" w14:textId="44B5B3BB" w:rsidR="003A4FA6" w:rsidRPr="005D1140" w:rsidRDefault="003A4FA6" w:rsidP="009E0160">
      <w:pPr>
        <w:tabs>
          <w:tab w:val="left" w:pos="360"/>
          <w:tab w:val="left" w:pos="720"/>
        </w:tabs>
        <w:spacing w:line="247" w:lineRule="exact"/>
        <w:ind w:left="720" w:right="-90" w:hanging="900"/>
        <w:rPr>
          <w:rFonts w:ascii="Times New Roman" w:hAnsi="Times New Roman" w:cs="Times New Roman"/>
          <w:iCs/>
          <w:color w:val="231F20"/>
          <w:sz w:val="24"/>
          <w:szCs w:val="24"/>
        </w:rPr>
      </w:pPr>
      <w:bookmarkStart w:id="265" w:name="_Hlk63332226"/>
      <w:r>
        <w:rPr>
          <w:rFonts w:ascii="Times New Roman" w:hAnsi="Times New Roman" w:cs="Times New Roman"/>
          <w:iCs/>
          <w:color w:val="231F20"/>
          <w:sz w:val="24"/>
          <w:szCs w:val="24"/>
        </w:rPr>
        <w:t>2</w:t>
      </w:r>
      <w:r w:rsidR="00B93D6E">
        <w:rPr>
          <w:rFonts w:ascii="Times New Roman" w:hAnsi="Times New Roman" w:cs="Times New Roman"/>
          <w:iCs/>
          <w:color w:val="231F20"/>
          <w:sz w:val="24"/>
          <w:szCs w:val="24"/>
        </w:rPr>
        <w:t>1</w:t>
      </w:r>
      <w:r>
        <w:rPr>
          <w:rFonts w:ascii="Times New Roman" w:hAnsi="Times New Roman" w:cs="Times New Roman"/>
          <w:iCs/>
          <w:color w:val="231F20"/>
          <w:sz w:val="24"/>
          <w:szCs w:val="24"/>
        </w:rPr>
        <w:t xml:space="preserve">. </w:t>
      </w:r>
      <w:r w:rsidRPr="00F07EBC">
        <w:rPr>
          <w:rFonts w:ascii="Times New Roman" w:hAnsi="Times New Roman" w:cs="Times New Roman"/>
          <w:iCs/>
          <w:color w:val="231F20"/>
          <w:sz w:val="24"/>
          <w:szCs w:val="24"/>
        </w:rPr>
        <w:t xml:space="preserve">Georges Cuvier (ND). Georges Cuvier. Retrieved March 2017: </w:t>
      </w:r>
      <w:hyperlink r:id="rId16" w:history="1">
        <w:r w:rsidRPr="005D1140">
          <w:rPr>
            <w:rStyle w:val="Hyperlink"/>
            <w:rFonts w:ascii="Times New Roman" w:hAnsi="Times New Roman" w:cs="Times New Roman"/>
            <w:sz w:val="24"/>
            <w:szCs w:val="24"/>
            <w:u w:val="none"/>
          </w:rPr>
          <w:t>https://ucmp.berkeley.edu/history/cuvier.html</w:t>
        </w:r>
      </w:hyperlink>
    </w:p>
    <w:p w14:paraId="61FB7ADC" w14:textId="1C0C7CA4" w:rsidR="003A4FA6" w:rsidRDefault="003A4FA6" w:rsidP="009E0160">
      <w:pPr>
        <w:pStyle w:val="NormalWeb"/>
        <w:shd w:val="clear" w:color="auto" w:fill="FFFFFF"/>
        <w:tabs>
          <w:tab w:val="left" w:pos="270"/>
        </w:tabs>
        <w:spacing w:before="0" w:beforeAutospacing="0" w:after="0" w:afterAutospacing="0"/>
        <w:ind w:left="720" w:hanging="900"/>
        <w:rPr>
          <w:color w:val="212438"/>
        </w:rPr>
      </w:pPr>
      <w:r>
        <w:rPr>
          <w:color w:val="212438"/>
        </w:rPr>
        <w:t>2</w:t>
      </w:r>
      <w:r w:rsidR="00B93D6E">
        <w:rPr>
          <w:color w:val="212438"/>
        </w:rPr>
        <w:t>2</w:t>
      </w:r>
      <w:r>
        <w:rPr>
          <w:color w:val="212438"/>
        </w:rPr>
        <w:t xml:space="preserve">. Wilson, F. (1998). </w:t>
      </w:r>
      <w:r>
        <w:rPr>
          <w:i/>
          <w:iCs/>
          <w:color w:val="212438"/>
        </w:rPr>
        <w:t xml:space="preserve">The hand: How its use shapes the brain, language, and human </w:t>
      </w:r>
      <w:r w:rsidR="00A26827">
        <w:rPr>
          <w:i/>
          <w:iCs/>
          <w:color w:val="212438"/>
        </w:rPr>
        <w:t>culture.</w:t>
      </w:r>
      <w:r w:rsidR="00A26827">
        <w:rPr>
          <w:color w:val="212438"/>
        </w:rPr>
        <w:t xml:space="preserve"> New</w:t>
      </w:r>
      <w:r>
        <w:rPr>
          <w:color w:val="212438"/>
        </w:rPr>
        <w:t xml:space="preserve"> York: Vintage.</w:t>
      </w:r>
      <w:r>
        <w:rPr>
          <w:i/>
          <w:iCs/>
          <w:color w:val="212438"/>
        </w:rPr>
        <w:t xml:space="preserve">        </w:t>
      </w:r>
    </w:p>
    <w:p w14:paraId="07A53B24" w14:textId="42BF0346"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B93D6E">
        <w:rPr>
          <w:color w:val="212438"/>
        </w:rPr>
        <w:t>3</w:t>
      </w:r>
      <w:r>
        <w:rPr>
          <w:color w:val="212438"/>
        </w:rPr>
        <w:t xml:space="preserve">. </w:t>
      </w:r>
      <w:r>
        <w:rPr>
          <w:rFonts w:ascii="Times New Roman" w:hAnsi="Times New Roman" w:cs="Times New Roman"/>
          <w:color w:val="231F20"/>
          <w:sz w:val="24"/>
          <w:szCs w:val="24"/>
        </w:rPr>
        <w:t xml:space="preserve">Riley, S. (2019). </w:t>
      </w:r>
      <w:r w:rsidRPr="00DD3AD3">
        <w:rPr>
          <w:rFonts w:ascii="Times New Roman" w:hAnsi="Times New Roman" w:cs="Times New Roman"/>
          <w:i/>
          <w:iCs/>
          <w:color w:val="231F20"/>
          <w:sz w:val="24"/>
          <w:szCs w:val="24"/>
        </w:rPr>
        <w:t>Anatomy professor uses 500-year-old drawings to guide cadaver dissection.</w:t>
      </w:r>
      <w:r>
        <w:rPr>
          <w:rFonts w:ascii="Times New Roman" w:hAnsi="Times New Roman" w:cs="Times New Roman"/>
          <w:color w:val="231F20"/>
          <w:sz w:val="24"/>
          <w:szCs w:val="24"/>
        </w:rPr>
        <w:t xml:space="preserve"> Retrieved December, 2020: p</w:t>
      </w:r>
      <w:r w:rsidRPr="009F7187">
        <w:rPr>
          <w:rFonts w:ascii="Times New Roman" w:hAnsi="Times New Roman" w:cs="Times New Roman"/>
          <w:color w:val="231F20"/>
          <w:sz w:val="24"/>
          <w:szCs w:val="24"/>
        </w:rPr>
        <w:t>bs.org/wgbh/nova/article/leonardo-da-vinci-anatomy-dissection/</w:t>
      </w:r>
      <w:r>
        <w:rPr>
          <w:rFonts w:ascii="Times New Roman" w:hAnsi="Times New Roman" w:cs="Times New Roman"/>
          <w:color w:val="231F20"/>
          <w:sz w:val="24"/>
          <w:szCs w:val="24"/>
        </w:rPr>
        <w:t>]</w:t>
      </w:r>
    </w:p>
    <w:p w14:paraId="68DA9929" w14:textId="136CE196" w:rsidR="003A4FA6"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B93D6E">
        <w:rPr>
          <w:color w:val="212438"/>
        </w:rPr>
        <w:t>4</w:t>
      </w:r>
      <w:r>
        <w:rPr>
          <w:color w:val="212438"/>
        </w:rPr>
        <w:t xml:space="preserve">. </w:t>
      </w:r>
      <w:r>
        <w:rPr>
          <w:rFonts w:ascii="Times New Roman" w:hAnsi="Times New Roman" w:cs="Times New Roman"/>
          <w:color w:val="231F20"/>
          <w:sz w:val="24"/>
          <w:szCs w:val="24"/>
        </w:rPr>
        <w:t xml:space="preserve">Wikipedia (2020). </w:t>
      </w:r>
      <w:r w:rsidRPr="00F14479">
        <w:rPr>
          <w:rFonts w:ascii="Times New Roman" w:hAnsi="Times New Roman" w:cs="Times New Roman"/>
          <w:i/>
          <w:iCs/>
          <w:color w:val="231F20"/>
          <w:sz w:val="24"/>
          <w:szCs w:val="24"/>
        </w:rPr>
        <w:t>De humani corporis fabrica</w:t>
      </w:r>
      <w:r>
        <w:rPr>
          <w:rFonts w:ascii="Times New Roman" w:hAnsi="Times New Roman" w:cs="Times New Roman"/>
          <w:color w:val="231F20"/>
          <w:sz w:val="24"/>
          <w:szCs w:val="24"/>
        </w:rPr>
        <w:t xml:space="preserve"> Retrieved May, 2020: </w:t>
      </w:r>
      <w:hyperlink r:id="rId17" w:history="1">
        <w:r w:rsidRPr="00827631">
          <w:rPr>
            <w:rStyle w:val="Hyperlink"/>
            <w:rFonts w:ascii="Times New Roman" w:hAnsi="Times New Roman" w:cs="Times New Roman"/>
            <w:sz w:val="24"/>
            <w:szCs w:val="24"/>
          </w:rPr>
          <w:t>https://en.wikipedia.org/wiki/De_humani_corporis_fabrica</w:t>
        </w:r>
      </w:hyperlink>
    </w:p>
    <w:p w14:paraId="2532A5DE" w14:textId="1DF7C299" w:rsidR="003A4FA6" w:rsidRPr="00241CA0" w:rsidRDefault="003A4FA6" w:rsidP="009E0160">
      <w:pPr>
        <w:pStyle w:val="BodyText"/>
        <w:tabs>
          <w:tab w:val="left" w:pos="720"/>
        </w:tabs>
        <w:spacing w:line="225" w:lineRule="auto"/>
        <w:ind w:left="720" w:right="-270" w:hanging="900"/>
        <w:rPr>
          <w:rFonts w:ascii="Times New Roman" w:hAnsi="Times New Roman" w:cs="Times New Roman"/>
          <w:color w:val="231F20"/>
          <w:sz w:val="24"/>
          <w:szCs w:val="24"/>
        </w:rPr>
      </w:pPr>
      <w:r>
        <w:rPr>
          <w:color w:val="212438"/>
        </w:rPr>
        <w:t>2</w:t>
      </w:r>
      <w:r w:rsidR="004705CB">
        <w:rPr>
          <w:color w:val="212438"/>
        </w:rPr>
        <w:t>5</w:t>
      </w:r>
      <w:r>
        <w:rPr>
          <w:color w:val="212438"/>
        </w:rPr>
        <w:t>.</w:t>
      </w:r>
      <w:r>
        <w:rPr>
          <w:rFonts w:ascii="Times New Roman" w:hAnsi="Times New Roman" w:cs="Times New Roman"/>
          <w:color w:val="231F20"/>
          <w:sz w:val="24"/>
          <w:szCs w:val="24"/>
        </w:rPr>
        <w:t xml:space="preserve"> Galen (2020). </w:t>
      </w:r>
      <w:r>
        <w:rPr>
          <w:rFonts w:ascii="Times New Roman" w:hAnsi="Times New Roman" w:cs="Times New Roman"/>
          <w:i/>
          <w:iCs/>
          <w:color w:val="231F20"/>
          <w:sz w:val="24"/>
          <w:szCs w:val="24"/>
        </w:rPr>
        <w:t>Galen.</w:t>
      </w:r>
      <w:r>
        <w:rPr>
          <w:rFonts w:ascii="Times New Roman" w:hAnsi="Times New Roman" w:cs="Times New Roman"/>
          <w:color w:val="231F20"/>
          <w:sz w:val="24"/>
          <w:szCs w:val="24"/>
        </w:rPr>
        <w:t xml:space="preserve"> Retrieved May 2020: </w:t>
      </w:r>
      <w:hyperlink r:id="rId18" w:history="1">
        <w:r w:rsidRPr="00827631">
          <w:rPr>
            <w:rStyle w:val="Hyperlink"/>
            <w:rFonts w:ascii="Times New Roman" w:hAnsi="Times New Roman" w:cs="Times New Roman"/>
            <w:sz w:val="24"/>
            <w:szCs w:val="24"/>
          </w:rPr>
          <w:t>https://en.wikipedia.org/wiki/Galen</w:t>
        </w:r>
      </w:hyperlink>
      <w:r>
        <w:rPr>
          <w:rFonts w:ascii="Times New Roman" w:hAnsi="Times New Roman" w:cs="Times New Roman"/>
          <w:color w:val="231F20"/>
          <w:sz w:val="24"/>
          <w:szCs w:val="24"/>
        </w:rPr>
        <w:t>. [28]</w:t>
      </w:r>
    </w:p>
    <w:p w14:paraId="231205AD" w14:textId="7062E339" w:rsidR="003A4FA6" w:rsidRDefault="003A4FA6" w:rsidP="009E0160">
      <w:pPr>
        <w:pStyle w:val="NormalWeb"/>
        <w:shd w:val="clear" w:color="auto" w:fill="FFFFFF"/>
        <w:tabs>
          <w:tab w:val="left" w:pos="270"/>
        </w:tabs>
        <w:spacing w:before="0" w:beforeAutospacing="0" w:after="0" w:afterAutospacing="0"/>
        <w:ind w:left="720" w:hanging="900"/>
        <w:rPr>
          <w:rStyle w:val="Hyperlink"/>
        </w:rPr>
      </w:pPr>
      <w:bookmarkStart w:id="266" w:name="_Hlk64200971"/>
      <w:r>
        <w:rPr>
          <w:color w:val="212438"/>
        </w:rPr>
        <w:t>2</w:t>
      </w:r>
      <w:r w:rsidR="004705CB">
        <w:rPr>
          <w:color w:val="212438"/>
        </w:rPr>
        <w:t>6</w:t>
      </w:r>
      <w:r>
        <w:rPr>
          <w:color w:val="212438"/>
        </w:rPr>
        <w:t xml:space="preserve">. Scott, M. (ND). </w:t>
      </w:r>
      <w:r>
        <w:rPr>
          <w:i/>
          <w:iCs/>
          <w:color w:val="212438"/>
        </w:rPr>
        <w:t xml:space="preserve">William Smith’s geological map of England. </w:t>
      </w:r>
      <w:r>
        <w:rPr>
          <w:color w:val="212438"/>
        </w:rPr>
        <w:t xml:space="preserve">Retrieved July 2020: </w:t>
      </w:r>
      <w:hyperlink r:id="rId19" w:history="1">
        <w:r w:rsidR="001C1E69" w:rsidRPr="00784B28">
          <w:rPr>
            <w:rStyle w:val="Hyperlink"/>
          </w:rPr>
          <w:t>https://earthobservatory.nasa.gov/images/8733/william-smiths-geological-map-of-england</w:t>
        </w:r>
      </w:hyperlink>
    </w:p>
    <w:p w14:paraId="32BAF2EE" w14:textId="77777777" w:rsidR="0021320F" w:rsidRDefault="009E0160" w:rsidP="0021320F">
      <w:pPr>
        <w:tabs>
          <w:tab w:val="left" w:pos="3240"/>
        </w:tabs>
        <w:ind w:left="720" w:hanging="900"/>
        <w:rPr>
          <w:rFonts w:ascii="Times New Roman" w:hAnsi="Times New Roman" w:cs="Times New Roman"/>
          <w:sz w:val="24"/>
          <w:szCs w:val="24"/>
        </w:rPr>
      </w:pPr>
      <w:bookmarkStart w:id="267" w:name="_Hlk19227926"/>
      <w:bookmarkEnd w:id="265"/>
      <w:bookmarkEnd w:id="266"/>
      <w:r>
        <w:rPr>
          <w:color w:val="212438"/>
        </w:rPr>
        <w:t>2</w:t>
      </w:r>
      <w:r w:rsidR="004705CB">
        <w:rPr>
          <w:color w:val="212438"/>
        </w:rPr>
        <w:t>7</w:t>
      </w:r>
      <w:r>
        <w:rPr>
          <w:color w:val="212438"/>
        </w:rPr>
        <w:t xml:space="preserve">. </w:t>
      </w:r>
      <w:r w:rsidRPr="00644030">
        <w:rPr>
          <w:rFonts w:ascii="Times New Roman" w:hAnsi="Times New Roman" w:cs="Times New Roman"/>
          <w:color w:val="000000"/>
          <w:sz w:val="24"/>
          <w:szCs w:val="24"/>
          <w:shd w:val="clear" w:color="auto" w:fill="FFFFFF"/>
        </w:rPr>
        <w:t xml:space="preserve">Saunders, F. (2013). Surviving a perfect storm . </w:t>
      </w:r>
      <w:r w:rsidRPr="00644030">
        <w:rPr>
          <w:rFonts w:ascii="Times New Roman" w:hAnsi="Times New Roman" w:cs="Times New Roman"/>
          <w:i/>
          <w:iCs/>
          <w:color w:val="000000"/>
          <w:sz w:val="24"/>
          <w:szCs w:val="24"/>
          <w:shd w:val="clear" w:color="auto" w:fill="FFFFFF"/>
        </w:rPr>
        <w:t>American Scientist</w:t>
      </w:r>
      <w:r w:rsidRPr="00644030">
        <w:rPr>
          <w:rFonts w:ascii="Times New Roman" w:hAnsi="Times New Roman" w:cs="Times New Roman"/>
          <w:color w:val="000000"/>
          <w:sz w:val="24"/>
          <w:szCs w:val="24"/>
          <w:shd w:val="clear" w:color="auto" w:fill="FFFFFF"/>
        </w:rPr>
        <w:t xml:space="preserve"> </w:t>
      </w:r>
      <w:r w:rsidRPr="00644030">
        <w:rPr>
          <w:rFonts w:ascii="Times New Roman" w:hAnsi="Times New Roman" w:cs="Times New Roman"/>
          <w:i/>
          <w:iCs/>
          <w:color w:val="000000"/>
          <w:sz w:val="24"/>
          <w:szCs w:val="24"/>
          <w:shd w:val="clear" w:color="auto" w:fill="FFFFFF"/>
        </w:rPr>
        <w:t>102,</w:t>
      </w:r>
      <w:r w:rsidRPr="00644030">
        <w:rPr>
          <w:rFonts w:ascii="Times New Roman" w:hAnsi="Times New Roman" w:cs="Times New Roman"/>
          <w:color w:val="000000"/>
          <w:sz w:val="24"/>
          <w:szCs w:val="24"/>
          <w:shd w:val="clear" w:color="auto" w:fill="FFFFFF"/>
        </w:rPr>
        <w:t xml:space="preserve">2 151. Retrieved May 2017: </w:t>
      </w:r>
      <w:r w:rsidRPr="00644030">
        <w:rPr>
          <w:rFonts w:ascii="Times New Roman" w:hAnsi="Times New Roman" w:cs="Times New Roman"/>
          <w:caps/>
          <w:color w:val="000000"/>
          <w:sz w:val="24"/>
          <w:szCs w:val="24"/>
          <w:shd w:val="clear" w:color="auto" w:fill="ECECEC"/>
        </w:rPr>
        <w:t>DOI: </w:t>
      </w:r>
      <w:hyperlink r:id="rId20" w:history="1">
        <w:r w:rsidRPr="00644030">
          <w:rPr>
            <w:rStyle w:val="Hyperlink"/>
            <w:rFonts w:ascii="Times New Roman" w:hAnsi="Times New Roman" w:cs="Times New Roman"/>
            <w:b/>
            <w:bCs/>
            <w:caps/>
            <w:color w:val="3076C5"/>
            <w:spacing w:val="15"/>
            <w:sz w:val="24"/>
            <w:szCs w:val="24"/>
            <w:shd w:val="clear" w:color="auto" w:fill="ECECEC"/>
          </w:rPr>
          <w:t>10.1511/2014.107.151</w:t>
        </w:r>
      </w:hyperlink>
      <w:r w:rsidRPr="00644030">
        <w:rPr>
          <w:rFonts w:ascii="Times New Roman" w:hAnsi="Times New Roman" w:cs="Times New Roman"/>
          <w:sz w:val="24"/>
          <w:szCs w:val="24"/>
        </w:rPr>
        <w:t xml:space="preserve"> Based on MacLeod, N. (2013) </w:t>
      </w:r>
      <w:r w:rsidRPr="00644030">
        <w:rPr>
          <w:rFonts w:ascii="Times New Roman" w:hAnsi="Times New Roman" w:cs="Times New Roman"/>
          <w:i/>
          <w:iCs/>
          <w:sz w:val="24"/>
          <w:szCs w:val="24"/>
        </w:rPr>
        <w:t xml:space="preserve">The Great Extinctions: What causes them and how they shape life. </w:t>
      </w:r>
      <w:r w:rsidRPr="00644030">
        <w:rPr>
          <w:rFonts w:ascii="Times New Roman" w:hAnsi="Times New Roman" w:cs="Times New Roman"/>
          <w:sz w:val="24"/>
          <w:szCs w:val="24"/>
        </w:rPr>
        <w:t>Ontario, CA: Richmond Hill.</w:t>
      </w:r>
    </w:p>
    <w:p w14:paraId="60613903" w14:textId="4906507A" w:rsidR="0021320F" w:rsidRPr="0021320F" w:rsidRDefault="0021320F" w:rsidP="0021320F">
      <w:pPr>
        <w:tabs>
          <w:tab w:val="left" w:pos="3240"/>
        </w:tabs>
        <w:ind w:left="720" w:hanging="900"/>
        <w:rPr>
          <w:rFonts w:ascii="Times New Roman" w:hAnsi="Times New Roman" w:cs="Times New Roman"/>
          <w:sz w:val="24"/>
          <w:szCs w:val="24"/>
        </w:rPr>
      </w:pPr>
      <w:r>
        <w:rPr>
          <w:color w:val="212438"/>
        </w:rPr>
        <w:t xml:space="preserve">28. </w:t>
      </w:r>
      <w:r w:rsidRPr="00B10510">
        <w:rPr>
          <w:rFonts w:ascii="Times New Roman" w:hAnsi="Times New Roman" w:cs="Times New Roman"/>
          <w:color w:val="1C1D1E"/>
          <w:sz w:val="24"/>
          <w:szCs w:val="24"/>
          <w:shd w:val="clear" w:color="auto" w:fill="FFFFFF"/>
        </w:rPr>
        <w:t xml:space="preserve">Fuentes, A. (2010). </w:t>
      </w:r>
      <w:r w:rsidRPr="00B10510">
        <w:rPr>
          <w:rFonts w:ascii="Times New Roman" w:hAnsi="Times New Roman" w:cs="Times New Roman"/>
          <w:i/>
          <w:iCs/>
          <w:color w:val="1C1D1E"/>
          <w:sz w:val="24"/>
          <w:szCs w:val="24"/>
        </w:rPr>
        <w:t>The new biological anthropology: Bringing Washburn's new physical anthropology into 2010 and beyond</w:t>
      </w:r>
      <w:r>
        <w:rPr>
          <w:rFonts w:ascii="Times New Roman" w:hAnsi="Times New Roman" w:cs="Times New Roman"/>
          <w:b/>
          <w:bCs/>
          <w:i/>
          <w:iCs/>
          <w:color w:val="1C1D1E"/>
          <w:sz w:val="24"/>
          <w:szCs w:val="24"/>
        </w:rPr>
        <w:t xml:space="preserve">. </w:t>
      </w:r>
      <w:r w:rsidRPr="00B10510">
        <w:rPr>
          <w:rFonts w:ascii="Times New Roman" w:hAnsi="Times New Roman" w:cs="Times New Roman"/>
          <w:color w:val="1C1D1E"/>
          <w:sz w:val="24"/>
          <w:szCs w:val="24"/>
        </w:rPr>
        <w:t xml:space="preserve">American Journal of Physical Anthropology. </w:t>
      </w:r>
      <w:hyperlink r:id="rId21" w:history="1">
        <w:r w:rsidRPr="00B10510">
          <w:rPr>
            <w:rStyle w:val="Hyperlink"/>
            <w:rFonts w:ascii="Times New Roman" w:hAnsi="Times New Roman" w:cs="Times New Roman"/>
            <w:color w:val="005274"/>
            <w:sz w:val="24"/>
            <w:szCs w:val="24"/>
            <w:u w:val="none"/>
          </w:rPr>
          <w:t>doi.org/10.1002/ajpa.21438</w:t>
        </w:r>
      </w:hyperlink>
      <w:r w:rsidRPr="00B10510">
        <w:rPr>
          <w:rFonts w:ascii="Times New Roman" w:hAnsi="Times New Roman" w:cs="Times New Roman"/>
          <w:color w:val="767676"/>
          <w:sz w:val="24"/>
          <w:szCs w:val="24"/>
        </w:rPr>
        <w:t>. Retrieved April 2021: onlinelibrary.wiley.com/doi/full/10.1002/ajpa.21438</w:t>
      </w:r>
      <w:r>
        <w:rPr>
          <w:rFonts w:ascii="Times New Roman" w:hAnsi="Times New Roman" w:cs="Times New Roman"/>
          <w:color w:val="767676"/>
          <w:sz w:val="24"/>
          <w:szCs w:val="24"/>
        </w:rPr>
        <w:t>. [Emphasis added]</w:t>
      </w:r>
    </w:p>
    <w:p w14:paraId="658F8CDD" w14:textId="77777777"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29. Trinkhaus, E. (ND). Professor Emeritus of Physical Anthropology &amp; Mary Tileston, Hemenway Professor of Arts &amp; Sciences. Retrieved May 2020: </w:t>
      </w:r>
      <w:r w:rsidRPr="000C5A36">
        <w:rPr>
          <w:color w:val="212438"/>
        </w:rPr>
        <w:t>artsci.wustl.edu/faculty-staff/erik-trinkaus</w:t>
      </w:r>
      <w:r>
        <w:rPr>
          <w:color w:val="212438"/>
        </w:rPr>
        <w:t>.</w:t>
      </w:r>
    </w:p>
    <w:p w14:paraId="4F1BDED7" w14:textId="77777777" w:rsidR="009E0160" w:rsidRDefault="009E0160" w:rsidP="009E0160">
      <w:pPr>
        <w:pStyle w:val="NormalWeb"/>
        <w:shd w:val="clear" w:color="auto" w:fill="FFFFFF"/>
        <w:tabs>
          <w:tab w:val="left" w:pos="270"/>
        </w:tabs>
        <w:spacing w:before="0" w:beforeAutospacing="0" w:after="0" w:afterAutospacing="0"/>
        <w:ind w:left="720" w:hanging="900"/>
        <w:rPr>
          <w:color w:val="212438"/>
        </w:rPr>
      </w:pPr>
      <w:r>
        <w:rPr>
          <w:color w:val="212438"/>
        </w:rPr>
        <w:t xml:space="preserve">30. Bernhard, B. (2009). New technology helps scientists understand ancient fossils. Phys.org. Retrieved April 2017: </w:t>
      </w:r>
      <w:hyperlink r:id="rId22" w:history="1">
        <w:r>
          <w:rPr>
            <w:rStyle w:val="Hyperlink"/>
            <w:rFonts w:eastAsia="Calibri"/>
          </w:rPr>
          <w:t>https://phys.org/news/2009-12-technology-scientists-ancient-fossils.html</w:t>
        </w:r>
      </w:hyperlink>
      <w:r>
        <w:rPr>
          <w:color w:val="212438"/>
        </w:rPr>
        <w:t xml:space="preserve">  </w:t>
      </w:r>
    </w:p>
    <w:p w14:paraId="7B40AECD" w14:textId="77777777" w:rsidR="009E0160" w:rsidRDefault="009E0160" w:rsidP="009E0160">
      <w:pPr>
        <w:tabs>
          <w:tab w:val="left" w:pos="270"/>
          <w:tab w:val="left" w:pos="720"/>
        </w:tabs>
        <w:spacing w:line="247" w:lineRule="exact"/>
        <w:ind w:left="720" w:right="-90" w:hanging="900"/>
        <w:rPr>
          <w:rStyle w:val="Hyperlink"/>
        </w:rPr>
      </w:pPr>
      <w:r>
        <w:rPr>
          <w:rFonts w:ascii="Times New Roman" w:hAnsi="Times New Roman" w:cs="Times New Roman"/>
          <w:color w:val="444444"/>
          <w:sz w:val="24"/>
          <w:szCs w:val="24"/>
          <w:shd w:val="clear" w:color="auto" w:fill="FFFFFF"/>
        </w:rPr>
        <w:t>31</w:t>
      </w:r>
      <w:r w:rsidRPr="0077619B">
        <w:rPr>
          <w:rFonts w:ascii="Times New Roman" w:hAnsi="Times New Roman" w:cs="Times New Roman"/>
          <w:color w:val="444444"/>
          <w:sz w:val="24"/>
          <w:szCs w:val="24"/>
          <w:shd w:val="clear" w:color="auto" w:fill="FFFFFF"/>
        </w:rPr>
        <w:t>.</w:t>
      </w:r>
      <w:r>
        <w:rPr>
          <w:color w:val="444444"/>
          <w:shd w:val="clear" w:color="auto" w:fill="FFFFFF"/>
        </w:rPr>
        <w:t xml:space="preserve"> </w:t>
      </w:r>
      <w:r w:rsidRPr="00034E02">
        <w:rPr>
          <w:rFonts w:ascii="Times New Roman" w:hAnsi="Times New Roman" w:cs="Times New Roman"/>
          <w:color w:val="000000" w:themeColor="text1"/>
          <w:sz w:val="24"/>
          <w:szCs w:val="24"/>
          <w:shd w:val="clear" w:color="auto" w:fill="FFFFFF"/>
        </w:rPr>
        <w:t xml:space="preserve">Czepliewicz, J. (2019). Fossil DNA reveals new twists in modern human origins.  Retrieved December 2019: </w:t>
      </w:r>
      <w:hyperlink r:id="rId23" w:history="1">
        <w:r w:rsidRPr="00034E02">
          <w:rPr>
            <w:rStyle w:val="Hyperlink"/>
            <w:rFonts w:ascii="Times New Roman" w:eastAsia="Calibri" w:hAnsi="Times New Roman" w:cs="Times New Roman"/>
            <w:color w:val="000000" w:themeColor="text1"/>
            <w:sz w:val="24"/>
            <w:szCs w:val="24"/>
            <w:u w:val="none"/>
          </w:rPr>
          <w:t>https://www.quantamagazine.org/fossil-dna-reveals-new-twists-in-modern-human-origins-20190829/</w:t>
        </w:r>
      </w:hyperlink>
    </w:p>
    <w:p w14:paraId="7B7EE05C" w14:textId="77777777" w:rsidR="009E0160" w:rsidRPr="000150D9" w:rsidRDefault="009E0160" w:rsidP="009E0160">
      <w:pPr>
        <w:tabs>
          <w:tab w:val="left" w:pos="270"/>
          <w:tab w:val="left" w:pos="720"/>
        </w:tabs>
        <w:spacing w:line="247" w:lineRule="exact"/>
        <w:ind w:left="72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32. Blaxland, B. &amp; Dorey, F. (2020). </w:t>
      </w:r>
      <w:r>
        <w:rPr>
          <w:rFonts w:ascii="Times New Roman" w:hAnsi="Times New Roman" w:cs="Times New Roman"/>
          <w:i/>
          <w:color w:val="231F20"/>
          <w:sz w:val="24"/>
          <w:szCs w:val="24"/>
        </w:rPr>
        <w:t xml:space="preserve">The first migrations out of Africa. </w:t>
      </w:r>
      <w:r>
        <w:rPr>
          <w:rFonts w:ascii="Times New Roman" w:hAnsi="Times New Roman" w:cs="Times New Roman"/>
          <w:iCs/>
          <w:color w:val="231F20"/>
          <w:sz w:val="24"/>
          <w:szCs w:val="24"/>
        </w:rPr>
        <w:t xml:space="preserve">Retrieved July, 2020: </w:t>
      </w:r>
      <w:r w:rsidRPr="000150D9">
        <w:rPr>
          <w:rFonts w:ascii="Times New Roman" w:hAnsi="Times New Roman" w:cs="Times New Roman"/>
          <w:iCs/>
          <w:color w:val="231F20"/>
          <w:sz w:val="24"/>
          <w:szCs w:val="24"/>
        </w:rPr>
        <w:t>australian.museum/learn/science/human-evolution/the-first-migrations-out-of-africa</w:t>
      </w:r>
    </w:p>
    <w:p w14:paraId="5FABCD76" w14:textId="5AE8F848" w:rsidR="00327786" w:rsidRDefault="00327786" w:rsidP="00327786">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33. Pattison, K. (2020) </w:t>
      </w:r>
      <w:r>
        <w:rPr>
          <w:rFonts w:ascii="Times New Roman" w:hAnsi="Times New Roman" w:cs="Times New Roman"/>
          <w:i/>
          <w:color w:val="231F20"/>
          <w:sz w:val="24"/>
          <w:szCs w:val="24"/>
        </w:rPr>
        <w:t xml:space="preserve">Fossil Men: The quest for the oldest skeleton and the origins of humankind. </w:t>
      </w:r>
      <w:r>
        <w:rPr>
          <w:rFonts w:ascii="Times New Roman" w:hAnsi="Times New Roman" w:cs="Times New Roman"/>
          <w:iCs/>
          <w:color w:val="231F20"/>
          <w:sz w:val="24"/>
          <w:szCs w:val="24"/>
        </w:rPr>
        <w:t>New York: William Morrow</w:t>
      </w:r>
    </w:p>
    <w:p w14:paraId="3689DB04" w14:textId="4DB179E5" w:rsidR="007F5EF0" w:rsidRPr="007F5EF0" w:rsidRDefault="007F5EF0" w:rsidP="00327786">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34. Ward, C. &amp; Hammond, D. (2016). </w:t>
      </w:r>
      <w:r>
        <w:rPr>
          <w:rFonts w:ascii="Times New Roman" w:hAnsi="Times New Roman" w:cs="Times New Roman"/>
          <w:i/>
          <w:color w:val="231F20"/>
          <w:sz w:val="24"/>
          <w:szCs w:val="24"/>
        </w:rPr>
        <w:t xml:space="preserve">Australopitheus </w:t>
      </w:r>
      <w:r>
        <w:rPr>
          <w:rFonts w:ascii="Times New Roman" w:hAnsi="Times New Roman" w:cs="Times New Roman"/>
          <w:iCs/>
          <w:color w:val="231F20"/>
          <w:sz w:val="24"/>
          <w:szCs w:val="24"/>
        </w:rPr>
        <w:t xml:space="preserve">and Kin. The Nature Education Knowledge Project.  Retrieved from: </w:t>
      </w:r>
      <w:r w:rsidRPr="007F5EF0">
        <w:rPr>
          <w:rFonts w:ascii="Times New Roman" w:hAnsi="Times New Roman" w:cs="Times New Roman"/>
          <w:iCs/>
          <w:color w:val="231F20"/>
          <w:sz w:val="24"/>
          <w:szCs w:val="24"/>
        </w:rPr>
        <w:t>nature.com/scitable/knowledge/library/australopithecus-and-kin-145077614/</w:t>
      </w:r>
    </w:p>
    <w:p w14:paraId="220B3F81" w14:textId="4CCBFBB6" w:rsidR="00327786" w:rsidRDefault="00327786" w:rsidP="00327786">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3</w:t>
      </w:r>
      <w:r w:rsidR="007F5EF0">
        <w:rPr>
          <w:rFonts w:ascii="Times New Roman" w:hAnsi="Times New Roman" w:cs="Times New Roman"/>
          <w:iCs/>
          <w:color w:val="231F20"/>
          <w:sz w:val="24"/>
          <w:szCs w:val="24"/>
        </w:rPr>
        <w:t>5</w:t>
      </w:r>
      <w:r>
        <w:rPr>
          <w:rFonts w:ascii="Times New Roman" w:hAnsi="Times New Roman" w:cs="Times New Roman"/>
          <w:iCs/>
          <w:color w:val="231F20"/>
          <w:sz w:val="24"/>
          <w:szCs w:val="24"/>
        </w:rPr>
        <w:t xml:space="preserve">. NASA Afar Depression. Source: Afar Depression – ASTER Image Gallery – NASA Retrieved from: </w:t>
      </w:r>
      <w:r w:rsidRPr="001F78E0">
        <w:rPr>
          <w:rFonts w:ascii="Times New Roman" w:hAnsi="Times New Roman" w:cs="Times New Roman"/>
          <w:iCs/>
          <w:color w:val="231F20"/>
          <w:sz w:val="24"/>
          <w:szCs w:val="24"/>
        </w:rPr>
        <w:t xml:space="preserve">asterweb.jpl.nasa.gov/gallery/images/afar.jpg </w:t>
      </w:r>
    </w:p>
    <w:p w14:paraId="101EFD67" w14:textId="77777777" w:rsidR="0087082E" w:rsidRDefault="0087082E" w:rsidP="0087082E">
      <w:pPr>
        <w:tabs>
          <w:tab w:val="left" w:pos="0"/>
        </w:tabs>
        <w:spacing w:line="247" w:lineRule="exact"/>
        <w:ind w:left="630" w:right="-90" w:hanging="900"/>
        <w:rPr>
          <w:rFonts w:ascii="Times New Roman" w:hAnsi="Times New Roman" w:cs="Times New Roman"/>
          <w:color w:val="333333"/>
          <w:sz w:val="24"/>
          <w:szCs w:val="24"/>
          <w:shd w:val="clear" w:color="auto" w:fill="FFFFFF"/>
        </w:rPr>
      </w:pPr>
      <w:r>
        <w:rPr>
          <w:rFonts w:ascii="Times New Roman" w:hAnsi="Times New Roman" w:cs="Times New Roman"/>
          <w:iCs/>
          <w:color w:val="231F20"/>
          <w:sz w:val="24"/>
          <w:szCs w:val="24"/>
        </w:rPr>
        <w:t xml:space="preserve">36. </w:t>
      </w:r>
      <w:r w:rsidRPr="00F003B8">
        <w:rPr>
          <w:rFonts w:ascii="Times New Roman" w:hAnsi="Times New Roman" w:cs="Times New Roman"/>
          <w:sz w:val="24"/>
          <w:szCs w:val="24"/>
        </w:rPr>
        <w:t xml:space="preserve">Kent State University (2009). </w:t>
      </w:r>
      <w:r w:rsidRPr="00F003B8">
        <w:rPr>
          <w:rFonts w:ascii="Times New Roman" w:hAnsi="Times New Roman" w:cs="Times New Roman"/>
          <w:i/>
          <w:iCs/>
          <w:color w:val="2B2B2B"/>
          <w:spacing w:val="-5"/>
          <w:sz w:val="24"/>
          <w:szCs w:val="24"/>
        </w:rPr>
        <w:t>Kent State University Professor C. Owen Lovejoy helps unveil oldest hominid skeleton</w:t>
      </w:r>
      <w:r>
        <w:rPr>
          <w:rFonts w:ascii="Times New Roman" w:hAnsi="Times New Roman" w:cs="Times New Roman"/>
          <w:color w:val="2B2B2B"/>
          <w:spacing w:val="-5"/>
          <w:sz w:val="24"/>
          <w:szCs w:val="24"/>
        </w:rPr>
        <w:t xml:space="preserve">. </w:t>
      </w:r>
      <w:r w:rsidRPr="00F003B8">
        <w:rPr>
          <w:rFonts w:ascii="Times New Roman" w:hAnsi="Times New Roman" w:cs="Times New Roman"/>
          <w:sz w:val="24"/>
          <w:szCs w:val="24"/>
        </w:rPr>
        <w:t xml:space="preserve"> Retrieved </w:t>
      </w:r>
      <w:r w:rsidRPr="00F003B8">
        <w:rPr>
          <w:rFonts w:ascii="Times New Roman" w:hAnsi="Times New Roman" w:cs="Times New Roman"/>
          <w:color w:val="333333"/>
          <w:sz w:val="24"/>
          <w:szCs w:val="24"/>
          <w:shd w:val="clear" w:color="auto" w:fill="FFFFFF"/>
        </w:rPr>
        <w:t>from:</w:t>
      </w:r>
      <w:r>
        <w:rPr>
          <w:rFonts w:ascii="Times New Roman" w:hAnsi="Times New Roman" w:cs="Times New Roman"/>
          <w:color w:val="333333"/>
          <w:sz w:val="24"/>
          <w:szCs w:val="24"/>
          <w:shd w:val="clear" w:color="auto" w:fill="FFFFFF"/>
        </w:rPr>
        <w:t xml:space="preserve"> </w:t>
      </w:r>
      <w:r w:rsidRPr="00F003B8">
        <w:rPr>
          <w:rFonts w:ascii="Times New Roman" w:hAnsi="Times New Roman" w:cs="Times New Roman"/>
          <w:color w:val="333333"/>
          <w:sz w:val="24"/>
          <w:szCs w:val="24"/>
          <w:shd w:val="clear" w:color="auto" w:fill="FFFFFF"/>
        </w:rPr>
        <w:t>eurekalert.org/news-releases/872890</w:t>
      </w:r>
      <w:r>
        <w:rPr>
          <w:rFonts w:ascii="Times New Roman" w:hAnsi="Times New Roman" w:cs="Times New Roman"/>
          <w:color w:val="333333"/>
          <w:sz w:val="24"/>
          <w:szCs w:val="24"/>
          <w:shd w:val="clear" w:color="auto" w:fill="FFFFFF"/>
        </w:rPr>
        <w:t>]</w:t>
      </w:r>
    </w:p>
    <w:p w14:paraId="0FEC194F" w14:textId="77777777" w:rsidR="0087082E" w:rsidRDefault="0087082E" w:rsidP="0087082E">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37. </w:t>
      </w:r>
      <w:r w:rsidRPr="00AD77DB">
        <w:rPr>
          <w:rFonts w:ascii="Times New Roman" w:hAnsi="Times New Roman" w:cs="Times New Roman"/>
          <w:color w:val="111111"/>
          <w:sz w:val="24"/>
          <w:szCs w:val="24"/>
          <w:shd w:val="clear" w:color="auto" w:fill="FFFFFF"/>
        </w:rPr>
        <w:t>American Anthro</w:t>
      </w:r>
      <w:r>
        <w:rPr>
          <w:rFonts w:ascii="Times New Roman" w:hAnsi="Times New Roman" w:cs="Times New Roman"/>
          <w:color w:val="111111"/>
          <w:sz w:val="24"/>
          <w:szCs w:val="24"/>
          <w:shd w:val="clear" w:color="auto" w:fill="FFFFFF"/>
        </w:rPr>
        <w:t>po</w:t>
      </w:r>
      <w:r w:rsidRPr="00AD77DB">
        <w:rPr>
          <w:rFonts w:ascii="Times New Roman" w:hAnsi="Times New Roman" w:cs="Times New Roman"/>
          <w:color w:val="111111"/>
          <w:sz w:val="24"/>
          <w:szCs w:val="24"/>
          <w:shd w:val="clear" w:color="auto" w:fill="FFFFFF"/>
        </w:rPr>
        <w:t xml:space="preserve">logical Association (2021). </w:t>
      </w:r>
      <w:r w:rsidRPr="00AD77DB">
        <w:rPr>
          <w:rFonts w:ascii="Times New Roman" w:hAnsi="Times New Roman" w:cs="Times New Roman"/>
          <w:i/>
          <w:iCs/>
          <w:color w:val="111111"/>
          <w:sz w:val="24"/>
          <w:szCs w:val="24"/>
          <w:shd w:val="clear" w:color="auto" w:fill="FFFFFF"/>
        </w:rPr>
        <w:t>Scott Simpson</w:t>
      </w:r>
      <w:r w:rsidRPr="00AD77DB">
        <w:rPr>
          <w:rFonts w:ascii="Times New Roman" w:hAnsi="Times New Roman" w:cs="Times New Roman"/>
          <w:color w:val="111111"/>
          <w:sz w:val="24"/>
          <w:szCs w:val="24"/>
          <w:shd w:val="clear" w:color="auto" w:fill="FFFFFF"/>
        </w:rPr>
        <w:t>. Retrieved from</w:t>
      </w:r>
      <w:r>
        <w:rPr>
          <w:rFonts w:ascii="Times New Roman" w:hAnsi="Times New Roman" w:cs="Times New Roman"/>
          <w:color w:val="111111"/>
          <w:sz w:val="24"/>
          <w:szCs w:val="24"/>
          <w:shd w:val="clear" w:color="auto" w:fill="FFFFFF"/>
        </w:rPr>
        <w:t xml:space="preserve">: </w:t>
      </w:r>
      <w:r w:rsidRPr="00AD77DB">
        <w:rPr>
          <w:rFonts w:ascii="Times New Roman" w:hAnsi="Times New Roman" w:cs="Times New Roman"/>
          <w:color w:val="111111"/>
          <w:sz w:val="24"/>
          <w:szCs w:val="24"/>
          <w:shd w:val="clear" w:color="auto" w:fill="FFFFFF"/>
        </w:rPr>
        <w:t>guide.americananthro.org/6357/Scott-Simpson</w:t>
      </w:r>
    </w:p>
    <w:p w14:paraId="6F93AAB6" w14:textId="77777777" w:rsidR="0087082E" w:rsidRDefault="0087082E" w:rsidP="0087082E">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38. Ethiopian National Museum (2016). </w:t>
      </w:r>
      <w:r>
        <w:rPr>
          <w:rFonts w:ascii="Times New Roman" w:hAnsi="Times New Roman" w:cs="Times New Roman"/>
          <w:i/>
          <w:color w:val="231F20"/>
          <w:sz w:val="24"/>
          <w:szCs w:val="24"/>
        </w:rPr>
        <w:t xml:space="preserve">Meet 3-million-year-old-Lucy. </w:t>
      </w:r>
      <w:r>
        <w:rPr>
          <w:rFonts w:ascii="Times New Roman" w:hAnsi="Times New Roman" w:cs="Times New Roman"/>
          <w:iCs/>
          <w:color w:val="231F20"/>
          <w:sz w:val="24"/>
          <w:szCs w:val="24"/>
        </w:rPr>
        <w:t xml:space="preserve">Source: Ethiopian National Museum. Retrieved from: </w:t>
      </w:r>
      <w:r w:rsidRPr="00D57A2E">
        <w:rPr>
          <w:rFonts w:ascii="Times New Roman" w:hAnsi="Times New Roman" w:cs="Times New Roman"/>
          <w:iCs/>
          <w:color w:val="231F20"/>
          <w:sz w:val="24"/>
          <w:szCs w:val="24"/>
        </w:rPr>
        <w:t>theconversation.com/meet-3-million-year-old-lucy-shell-tell-you-a-lot-about-modern-african-heritage-61312#</w:t>
      </w:r>
      <w:r>
        <w:rPr>
          <w:rFonts w:ascii="Times New Roman" w:hAnsi="Times New Roman" w:cs="Times New Roman"/>
          <w:iCs/>
          <w:color w:val="231F20"/>
          <w:sz w:val="24"/>
          <w:szCs w:val="24"/>
        </w:rPr>
        <w:t xml:space="preserve"> </w:t>
      </w:r>
    </w:p>
    <w:p w14:paraId="0F08FF1B" w14:textId="77777777" w:rsidR="0087082E" w:rsidRDefault="0087082E" w:rsidP="0087082E">
      <w:pPr>
        <w:tabs>
          <w:tab w:val="left" w:pos="0"/>
        </w:tabs>
        <w:spacing w:line="247" w:lineRule="exact"/>
        <w:ind w:left="630" w:right="-90" w:hanging="900"/>
        <w:rPr>
          <w:rFonts w:ascii="Times New Roman" w:hAnsi="Times New Roman" w:cs="Times New Roman"/>
          <w:iCs/>
          <w:color w:val="231F20"/>
          <w:sz w:val="24"/>
          <w:szCs w:val="24"/>
        </w:rPr>
      </w:pPr>
      <w:r>
        <w:rPr>
          <w:rFonts w:ascii="Times New Roman" w:hAnsi="Times New Roman" w:cs="Times New Roman"/>
          <w:iCs/>
          <w:color w:val="231F20"/>
          <w:sz w:val="24"/>
          <w:szCs w:val="24"/>
        </w:rPr>
        <w:t xml:space="preserve"> 39. Loxton, D. (2010). </w:t>
      </w:r>
      <w:r>
        <w:rPr>
          <w:rFonts w:ascii="Times New Roman" w:hAnsi="Times New Roman" w:cs="Times New Roman"/>
          <w:i/>
          <w:color w:val="231F20"/>
          <w:sz w:val="24"/>
          <w:szCs w:val="24"/>
        </w:rPr>
        <w:t xml:space="preserve">Evolution: How we and all living things came to be. </w:t>
      </w:r>
      <w:r>
        <w:rPr>
          <w:rFonts w:ascii="Times New Roman" w:hAnsi="Times New Roman" w:cs="Times New Roman"/>
          <w:iCs/>
          <w:color w:val="231F20"/>
          <w:sz w:val="24"/>
          <w:szCs w:val="24"/>
        </w:rPr>
        <w:t>Toronto, ON: Kids Can Press Ltd.</w:t>
      </w:r>
    </w:p>
    <w:p w14:paraId="672F735E" w14:textId="77777777" w:rsidR="0087082E" w:rsidRPr="00061358" w:rsidRDefault="0087082E" w:rsidP="0087082E">
      <w:pPr>
        <w:tabs>
          <w:tab w:val="left" w:pos="0"/>
        </w:tabs>
        <w:spacing w:line="247" w:lineRule="exact"/>
        <w:ind w:left="630" w:right="-90" w:hanging="900"/>
        <w:rPr>
          <w:rFonts w:ascii="Times New Roman" w:hAnsi="Times New Roman" w:cs="Times New Roman"/>
          <w:color w:val="231F20"/>
          <w:sz w:val="24"/>
          <w:szCs w:val="24"/>
        </w:rPr>
      </w:pPr>
      <w:r>
        <w:rPr>
          <w:rFonts w:ascii="Times New Roman" w:hAnsi="Times New Roman" w:cs="Times New Roman"/>
          <w:color w:val="231F20"/>
          <w:sz w:val="24"/>
          <w:szCs w:val="24"/>
        </w:rPr>
        <w:t xml:space="preserve"> 40. Weiner, J. (1994). </w:t>
      </w:r>
      <w:r>
        <w:rPr>
          <w:rFonts w:ascii="Times New Roman" w:hAnsi="Times New Roman" w:cs="Times New Roman"/>
          <w:i/>
          <w:color w:val="231F20"/>
          <w:sz w:val="24"/>
          <w:szCs w:val="24"/>
        </w:rPr>
        <w:t xml:space="preserve">The beak of the Finch. </w:t>
      </w:r>
      <w:r>
        <w:rPr>
          <w:rFonts w:ascii="Times New Roman" w:hAnsi="Times New Roman" w:cs="Times New Roman"/>
          <w:color w:val="231F20"/>
          <w:sz w:val="24"/>
          <w:szCs w:val="24"/>
        </w:rPr>
        <w:t xml:space="preserve">New York, Vintage. </w:t>
      </w:r>
    </w:p>
    <w:p w14:paraId="5FEC87B4" w14:textId="77777777" w:rsidR="0087082E" w:rsidRDefault="0087082E" w:rsidP="009E0160">
      <w:pPr>
        <w:tabs>
          <w:tab w:val="left" w:pos="0"/>
        </w:tabs>
        <w:spacing w:line="247" w:lineRule="exact"/>
        <w:ind w:left="630" w:right="-90" w:hanging="900"/>
        <w:rPr>
          <w:rFonts w:ascii="Times New Roman" w:hAnsi="Times New Roman" w:cs="Times New Roman"/>
          <w:iCs/>
          <w:color w:val="231F20"/>
          <w:sz w:val="24"/>
          <w:szCs w:val="24"/>
        </w:rPr>
      </w:pPr>
    </w:p>
    <w:bookmarkEnd w:id="264"/>
    <w:p w14:paraId="65627F59" w14:textId="77777777" w:rsidR="009E0160" w:rsidRDefault="009E0160" w:rsidP="009E0160">
      <w:pPr>
        <w:pStyle w:val="NormalWeb"/>
        <w:shd w:val="clear" w:color="auto" w:fill="FFFFFF"/>
        <w:tabs>
          <w:tab w:val="left" w:pos="270"/>
        </w:tabs>
        <w:spacing w:before="0" w:beforeAutospacing="0" w:after="0" w:afterAutospacing="0"/>
        <w:ind w:left="720" w:hanging="810"/>
        <w:rPr>
          <w:color w:val="212438"/>
        </w:rPr>
      </w:pPr>
    </w:p>
    <w:p w14:paraId="04B6FD5D" w14:textId="6B917B5C" w:rsidR="00002847" w:rsidRDefault="00002847" w:rsidP="00002847">
      <w:pPr>
        <w:rPr>
          <w:rFonts w:ascii="Times New Roman" w:hAnsi="Times New Roman" w:cs="Times New Roman"/>
          <w:b/>
          <w:sz w:val="24"/>
          <w:szCs w:val="24"/>
        </w:rPr>
      </w:pPr>
      <w:r w:rsidRPr="00D02D44">
        <w:rPr>
          <w:rFonts w:ascii="Times New Roman" w:hAnsi="Times New Roman" w:cs="Times New Roman"/>
          <w:b/>
          <w:sz w:val="24"/>
          <w:szCs w:val="24"/>
        </w:rPr>
        <w:t>Captions</w:t>
      </w:r>
    </w:p>
    <w:p w14:paraId="23E98D35" w14:textId="75818431" w:rsidR="00B00730" w:rsidRPr="00894ECD" w:rsidRDefault="00B00730" w:rsidP="00B00730">
      <w:pPr>
        <w:tabs>
          <w:tab w:val="left" w:pos="900"/>
        </w:tabs>
        <w:spacing w:before="116" w:line="218" w:lineRule="auto"/>
        <w:ind w:right="-450"/>
        <w:rPr>
          <w:rFonts w:ascii="Times New Roman" w:hAnsi="Times New Roman" w:cs="Times New Roman"/>
          <w:i/>
          <w:iCs/>
          <w:color w:val="231F20"/>
          <w:sz w:val="24"/>
          <w:szCs w:val="24"/>
        </w:rPr>
      </w:pPr>
      <w:bookmarkStart w:id="268" w:name="_Hlk48261240"/>
      <w:bookmarkEnd w:id="267"/>
      <w:r>
        <w:rPr>
          <w:rFonts w:ascii="Times New Roman" w:hAnsi="Times New Roman" w:cs="Times New Roman"/>
          <w:i/>
          <w:color w:val="231F20"/>
          <w:spacing w:val="-10"/>
          <w:sz w:val="24"/>
          <w:szCs w:val="24"/>
        </w:rPr>
        <w:t>Figure 15</w:t>
      </w:r>
      <w:r w:rsidRPr="007A1039">
        <w:rPr>
          <w:rFonts w:ascii="Times New Roman" w:hAnsi="Times New Roman" w:cs="Times New Roman"/>
          <w:i/>
          <w:color w:val="231F20"/>
          <w:spacing w:val="-8"/>
          <w:sz w:val="24"/>
          <w:szCs w:val="24"/>
        </w:rPr>
        <w:t>.</w:t>
      </w:r>
      <w:r w:rsidR="00E31934">
        <w:rPr>
          <w:rFonts w:ascii="Times New Roman" w:hAnsi="Times New Roman" w:cs="Times New Roman"/>
          <w:i/>
          <w:color w:val="231F20"/>
          <w:spacing w:val="-8"/>
          <w:sz w:val="24"/>
          <w:szCs w:val="24"/>
        </w:rPr>
        <w:t>0</w:t>
      </w:r>
      <w:r>
        <w:rPr>
          <w:rFonts w:ascii="Times New Roman" w:hAnsi="Times New Roman" w:cs="Times New Roman"/>
          <w:i/>
          <w:color w:val="231F20"/>
          <w:spacing w:val="-8"/>
          <w:sz w:val="24"/>
          <w:szCs w:val="24"/>
        </w:rPr>
        <w:t xml:space="preserve"> </w:t>
      </w:r>
      <w:r w:rsidRPr="007A1039">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 xml:space="preserve">long </w:t>
      </w:r>
      <w:r w:rsidRPr="007A1039">
        <w:rPr>
          <w:rFonts w:ascii="Times New Roman" w:hAnsi="Times New Roman" w:cs="Times New Roman"/>
          <w:color w:val="231F20"/>
          <w:sz w:val="24"/>
          <w:szCs w:val="24"/>
        </w:rPr>
        <w:t>eons of Earth’s existence are hard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to comprehend</w:t>
      </w:r>
      <w:r>
        <w:rPr>
          <w:rFonts w:ascii="Times New Roman" w:hAnsi="Times New Roman" w:cs="Times New Roman"/>
          <w:color w:val="231F20"/>
          <w:sz w:val="24"/>
          <w:szCs w:val="24"/>
        </w:rPr>
        <w:t xml:space="preserve"> as is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w:t>
      </w:r>
      <w:r>
        <w:rPr>
          <w:rFonts w:ascii="Times New Roman" w:hAnsi="Times New Roman" w:cs="Times New Roman"/>
          <w:i/>
          <w:iCs/>
          <w:color w:val="231F20"/>
          <w:sz w:val="24"/>
          <w:szCs w:val="24"/>
        </w:rPr>
        <w:t>short</w:t>
      </w:r>
      <w:r>
        <w:rPr>
          <w:rFonts w:ascii="Times New Roman" w:hAnsi="Times New Roman" w:cs="Times New Roman"/>
          <w:color w:val="231F20"/>
          <w:sz w:val="24"/>
          <w:szCs w:val="24"/>
        </w:rPr>
        <w:t xml:space="preserve"> time</w:t>
      </w:r>
      <w:r w:rsidRPr="007A1039">
        <w:rPr>
          <w:rFonts w:ascii="Times New Roman" w:hAnsi="Times New Roman" w:cs="Times New Roman"/>
          <w:color w:val="231F20"/>
          <w:sz w:val="24"/>
          <w:szCs w:val="24"/>
        </w:rPr>
        <w:t xml:space="preserve"> humans</w:t>
      </w:r>
      <w:r>
        <w:rPr>
          <w:rFonts w:ascii="Times New Roman" w:hAnsi="Times New Roman" w:cs="Times New Roman"/>
          <w:color w:val="231F20"/>
          <w:sz w:val="24"/>
          <w:szCs w:val="24"/>
        </w:rPr>
        <w:t xml:space="preserve"> have been</w:t>
      </w:r>
      <w:r w:rsidRPr="007A1039">
        <w:rPr>
          <w:rFonts w:ascii="Times New Roman" w:hAnsi="Times New Roman" w:cs="Times New Roman"/>
          <w:color w:val="231F20"/>
          <w:sz w:val="24"/>
          <w:szCs w:val="24"/>
        </w:rPr>
        <w:t xml:space="preserve"> on Earth</w:t>
      </w:r>
      <w:r>
        <w:rPr>
          <w:rFonts w:ascii="Times New Roman" w:hAnsi="Times New Roman" w:cs="Times New Roman"/>
          <w:color w:val="231F20"/>
          <w:sz w:val="24"/>
          <w:szCs w:val="24"/>
        </w:rPr>
        <w:t xml:space="preserve"> (Fig. 6.3).</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It</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impossible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know</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alive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today</w:t>
      </w:r>
      <w:r>
        <w:rPr>
          <w:rFonts w:ascii="Times New Roman" w:hAnsi="Times New Roman" w:cs="Times New Roman"/>
          <w:color w:val="231F20"/>
          <w:sz w:val="24"/>
          <w:szCs w:val="24"/>
        </w:rPr>
        <w:t xml:space="preserve"> and unlikely we will ever</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know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how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many</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species</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there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been</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since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life</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began.</w:t>
      </w:r>
      <w:r>
        <w:rPr>
          <w:rFonts w:ascii="Times New Roman" w:hAnsi="Times New Roman" w:cs="Times New Roman"/>
          <w:color w:val="231F20"/>
          <w:sz w:val="24"/>
          <w:szCs w:val="24"/>
        </w:rPr>
        <w:t xml:space="preserve"> </w:t>
      </w:r>
      <w:r w:rsidR="006E20A2">
        <w:rPr>
          <w:rFonts w:ascii="Times New Roman" w:hAnsi="Times New Roman" w:cs="Times New Roman"/>
          <w:color w:val="231F20"/>
          <w:sz w:val="24"/>
          <w:szCs w:val="24"/>
        </w:rPr>
        <w:t xml:space="preserve">The Dodo was declared extinct in 1690. </w:t>
      </w:r>
      <w:r w:rsidR="00894ECD">
        <w:rPr>
          <w:rFonts w:ascii="Times New Roman" w:hAnsi="Times New Roman" w:cs="Times New Roman"/>
          <w:color w:val="231F20"/>
          <w:sz w:val="24"/>
          <w:szCs w:val="24"/>
        </w:rPr>
        <w:t xml:space="preserve">The Famous </w:t>
      </w:r>
      <w:r w:rsidR="00894ECD">
        <w:rPr>
          <w:rFonts w:ascii="Times New Roman" w:hAnsi="Times New Roman" w:cs="Times New Roman"/>
          <w:i/>
          <w:iCs/>
          <w:color w:val="231F20"/>
          <w:sz w:val="24"/>
          <w:szCs w:val="24"/>
        </w:rPr>
        <w:t xml:space="preserve">Edward’s Dodo, </w:t>
      </w:r>
      <w:r w:rsidR="00894ECD" w:rsidRPr="00894ECD">
        <w:rPr>
          <w:rFonts w:ascii="Times New Roman" w:hAnsi="Times New Roman" w:cs="Times New Roman"/>
          <w:color w:val="231F20"/>
          <w:sz w:val="24"/>
          <w:szCs w:val="24"/>
        </w:rPr>
        <w:t>painted by Roelant Savery c. 1626 Public Domain</w:t>
      </w:r>
      <w:r w:rsidR="00847F33">
        <w:rPr>
          <w:rFonts w:ascii="Times New Roman" w:hAnsi="Times New Roman" w:cs="Times New Roman"/>
          <w:color w:val="231F20"/>
          <w:sz w:val="24"/>
          <w:szCs w:val="24"/>
        </w:rPr>
        <w:t xml:space="preserve">. </w:t>
      </w:r>
      <w:r w:rsidR="006B5E5C">
        <w:rPr>
          <w:rFonts w:ascii="Times New Roman" w:hAnsi="Times New Roman" w:cs="Times New Roman"/>
          <w:color w:val="231F20"/>
          <w:sz w:val="24"/>
          <w:szCs w:val="24"/>
        </w:rPr>
        <w:t xml:space="preserve">Source: </w:t>
      </w:r>
      <w:r w:rsidR="006B5E5C" w:rsidRPr="006B5E5C">
        <w:rPr>
          <w:rFonts w:ascii="Times New Roman" w:hAnsi="Times New Roman" w:cs="Times New Roman"/>
          <w:color w:val="231F20"/>
          <w:sz w:val="24"/>
          <w:szCs w:val="24"/>
        </w:rPr>
        <w:t>julianhume.co.uk/wp-content/uploads/2010/07/History-of-the-dodo-Hume.pdf</w:t>
      </w:r>
      <w:r w:rsidR="006B5E5C">
        <w:rPr>
          <w:rFonts w:ascii="Times New Roman" w:hAnsi="Times New Roman" w:cs="Times New Roman"/>
          <w:color w:val="231F20"/>
          <w:sz w:val="24"/>
          <w:szCs w:val="24"/>
        </w:rPr>
        <w:t>.</w:t>
      </w:r>
      <w:r w:rsidR="006B5E5C" w:rsidRPr="006B5E5C">
        <w:rPr>
          <w:rFonts w:ascii="Times New Roman" w:hAnsi="Times New Roman" w:cs="Times New Roman"/>
          <w:color w:val="231F20"/>
          <w:sz w:val="24"/>
          <w:szCs w:val="24"/>
        </w:rPr>
        <w:t xml:space="preserve"> </w:t>
      </w:r>
      <w:r w:rsidR="00847F33">
        <w:rPr>
          <w:rFonts w:ascii="Times New Roman" w:hAnsi="Times New Roman" w:cs="Times New Roman"/>
          <w:color w:val="231F20"/>
          <w:sz w:val="24"/>
          <w:szCs w:val="24"/>
        </w:rPr>
        <w:t>Retrieved from:</w:t>
      </w:r>
      <w:r w:rsidR="006B5E5C">
        <w:rPr>
          <w:rFonts w:ascii="Times New Roman" w:hAnsi="Times New Roman" w:cs="Times New Roman"/>
          <w:color w:val="231F20"/>
          <w:sz w:val="24"/>
          <w:szCs w:val="24"/>
        </w:rPr>
        <w:t xml:space="preserve"> </w:t>
      </w:r>
      <w:r w:rsidR="006B5E5C" w:rsidRPr="006B5E5C">
        <w:rPr>
          <w:rFonts w:ascii="Times New Roman" w:hAnsi="Times New Roman" w:cs="Times New Roman"/>
          <w:color w:val="231F20"/>
          <w:sz w:val="24"/>
          <w:szCs w:val="24"/>
        </w:rPr>
        <w:t>commons.wikimedia.org/wiki/File:Edwards%27_Dodo.jpg</w:t>
      </w:r>
    </w:p>
    <w:p w14:paraId="5AC4C6C6" w14:textId="523DB595" w:rsidR="00EA2459" w:rsidRDefault="00B00730" w:rsidP="00EA2459">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15.1 </w:t>
      </w:r>
      <w:r>
        <w:rPr>
          <w:rFonts w:ascii="Times New Roman" w:hAnsi="Times New Roman" w:cs="Times New Roman"/>
          <w:color w:val="231F20"/>
          <w:sz w:val="24"/>
          <w:szCs w:val="24"/>
        </w:rPr>
        <w:t>Five extinct Chordates – fish, amphibian, reptile, bird, mammal. Read about them on the chart on page X and find them on the web.</w:t>
      </w:r>
      <w:r w:rsidR="00EA2459">
        <w:rPr>
          <w:rFonts w:ascii="Times New Roman" w:hAnsi="Times New Roman" w:cs="Times New Roman"/>
          <w:color w:val="231F20"/>
          <w:sz w:val="24"/>
          <w:szCs w:val="24"/>
        </w:rPr>
        <w:t xml:space="preserve"> InfoGraphic </w:t>
      </w:r>
      <w:r w:rsidR="00847F33">
        <w:rPr>
          <w:rFonts w:ascii="Times New Roman" w:hAnsi="Times New Roman" w:cs="Times New Roman"/>
          <w:color w:val="231F20"/>
          <w:sz w:val="24"/>
          <w:szCs w:val="24"/>
        </w:rPr>
        <w:t xml:space="preserve">© </w:t>
      </w:r>
      <w:r w:rsidR="00EA2459">
        <w:rPr>
          <w:rFonts w:ascii="Times New Roman" w:hAnsi="Times New Roman" w:cs="Times New Roman"/>
          <w:color w:val="231F20"/>
          <w:sz w:val="24"/>
          <w:szCs w:val="24"/>
        </w:rPr>
        <w:t>Alex Morgan</w:t>
      </w:r>
    </w:p>
    <w:p w14:paraId="6779EEE1" w14:textId="37F5140A" w:rsidR="00EE3BA5" w:rsidRDefault="00600283" w:rsidP="00B00730">
      <w:pPr>
        <w:tabs>
          <w:tab w:val="left" w:pos="900"/>
        </w:tabs>
        <w:spacing w:before="116" w:line="218" w:lineRule="auto"/>
        <w:ind w:right="-450"/>
        <w:rPr>
          <w:rStyle w:val="mw-mmv-source"/>
          <w:rFonts w:ascii="Times New Roman" w:hAnsi="Times New Roman" w:cs="Times New Roman"/>
          <w:color w:val="54595D"/>
          <w:sz w:val="24"/>
          <w:szCs w:val="24"/>
          <w:shd w:val="clear" w:color="auto" w:fill="F8F9FA"/>
        </w:rPr>
      </w:pPr>
      <w:bookmarkStart w:id="269" w:name="_Hlk81582702"/>
      <w:r>
        <w:rPr>
          <w:rFonts w:ascii="Times New Roman" w:hAnsi="Times New Roman" w:cs="Times New Roman"/>
          <w:color w:val="231F20"/>
          <w:sz w:val="24"/>
          <w:szCs w:val="24"/>
        </w:rPr>
        <w:t>a.</w:t>
      </w:r>
      <w:r w:rsidR="00890064">
        <w:rPr>
          <w:rFonts w:ascii="Times New Roman" w:hAnsi="Times New Roman" w:cs="Times New Roman"/>
          <w:color w:val="231F20"/>
          <w:sz w:val="24"/>
          <w:szCs w:val="24"/>
        </w:rPr>
        <w:t xml:space="preserve"> </w:t>
      </w:r>
      <w:r w:rsidR="00EE3BA5">
        <w:rPr>
          <w:rFonts w:ascii="Times New Roman" w:hAnsi="Times New Roman" w:cs="Times New Roman"/>
          <w:color w:val="231F20"/>
          <w:sz w:val="24"/>
          <w:szCs w:val="24"/>
        </w:rPr>
        <w:t xml:space="preserve">Smooth handfish. Source: </w:t>
      </w:r>
      <w:r w:rsidR="00EE3BA5" w:rsidRPr="00EE3BA5">
        <w:rPr>
          <w:rStyle w:val="mw-mmv-author"/>
          <w:rFonts w:ascii="Times New Roman" w:hAnsi="Times New Roman" w:cs="Times New Roman"/>
          <w:color w:val="54595D"/>
          <w:sz w:val="24"/>
          <w:szCs w:val="24"/>
          <w:shd w:val="clear" w:color="auto" w:fill="F8F9FA"/>
        </w:rPr>
        <w:t>Rick Stuart-Smith/Reef Life Survey</w:t>
      </w:r>
      <w:r w:rsidR="00EE3BA5" w:rsidRPr="00EE3BA5">
        <w:rPr>
          <w:rFonts w:ascii="Times New Roman" w:hAnsi="Times New Roman" w:cs="Times New Roman"/>
          <w:color w:val="54595D"/>
          <w:sz w:val="24"/>
          <w:szCs w:val="24"/>
          <w:shd w:val="clear" w:color="auto" w:fill="F8F9FA"/>
        </w:rPr>
        <w:t>-</w:t>
      </w:r>
      <w:hyperlink r:id="rId24" w:history="1">
        <w:r w:rsidR="00EE3BA5" w:rsidRPr="00EE3BA5">
          <w:rPr>
            <w:rStyle w:val="Hyperlink"/>
            <w:rFonts w:ascii="Times New Roman" w:hAnsi="Times New Roman" w:cs="Times New Roman"/>
            <w:color w:val="0645AD"/>
            <w:sz w:val="24"/>
            <w:szCs w:val="24"/>
            <w:shd w:val="clear" w:color="auto" w:fill="F8F9FA"/>
          </w:rPr>
          <w:t>fishesofaustralia.net.au/home/species/</w:t>
        </w:r>
        <w:r w:rsidR="00EE3BA5" w:rsidRPr="005F1346">
          <w:rPr>
            <w:rStyle w:val="Hyperlink"/>
            <w:rFonts w:ascii="Times New Roman" w:hAnsi="Times New Roman" w:cs="Times New Roman"/>
            <w:color w:val="0645AD"/>
            <w:sz w:val="24"/>
            <w:szCs w:val="24"/>
            <w:shd w:val="clear" w:color="auto" w:fill="F8F9FA"/>
          </w:rPr>
          <w:t>2842</w:t>
        </w:r>
      </w:hyperlink>
      <w:r w:rsidR="005F1346">
        <w:rPr>
          <w:rStyle w:val="mw-mmv-source"/>
          <w:rFonts w:ascii="Times New Roman" w:hAnsi="Times New Roman" w:cs="Times New Roman"/>
          <w:color w:val="54595D"/>
          <w:sz w:val="24"/>
          <w:szCs w:val="24"/>
          <w:u w:val="single"/>
          <w:shd w:val="clear" w:color="auto" w:fill="F8F9FA"/>
        </w:rPr>
        <w:t>.</w:t>
      </w:r>
      <w:r w:rsidR="005F1346" w:rsidRPr="005F1346">
        <w:rPr>
          <w:rStyle w:val="mw-mmv-source"/>
          <w:rFonts w:ascii="Times New Roman" w:hAnsi="Times New Roman" w:cs="Times New Roman"/>
          <w:color w:val="54595D"/>
          <w:sz w:val="24"/>
          <w:szCs w:val="24"/>
          <w:shd w:val="clear" w:color="auto" w:fill="F8F9FA"/>
        </w:rPr>
        <w:t xml:space="preserve"> </w:t>
      </w:r>
      <w:r w:rsidR="00A1525E">
        <w:rPr>
          <w:rStyle w:val="mw-mmv-source"/>
          <w:rFonts w:ascii="Times New Roman" w:hAnsi="Times New Roman" w:cs="Times New Roman"/>
          <w:color w:val="54595D"/>
          <w:sz w:val="24"/>
          <w:szCs w:val="24"/>
          <w:shd w:val="clear" w:color="auto" w:fill="F8F9FA"/>
        </w:rPr>
        <w:t xml:space="preserve">CC-BY-3.0 </w:t>
      </w:r>
      <w:r w:rsidR="00847F33">
        <w:rPr>
          <w:rStyle w:val="mw-mmv-source"/>
          <w:rFonts w:ascii="Times New Roman" w:hAnsi="Times New Roman" w:cs="Times New Roman"/>
          <w:color w:val="54595D"/>
          <w:sz w:val="24"/>
          <w:szCs w:val="24"/>
          <w:shd w:val="clear" w:color="auto" w:fill="F8F9FA"/>
        </w:rPr>
        <w:t xml:space="preserve">Public Domain. </w:t>
      </w:r>
      <w:r w:rsidR="005F1346" w:rsidRPr="005F1346">
        <w:rPr>
          <w:rStyle w:val="mw-mmv-source"/>
          <w:rFonts w:ascii="Times New Roman" w:hAnsi="Times New Roman" w:cs="Times New Roman"/>
          <w:color w:val="54595D"/>
          <w:sz w:val="24"/>
          <w:szCs w:val="24"/>
          <w:shd w:val="clear" w:color="auto" w:fill="F8F9FA"/>
        </w:rPr>
        <w:t>R</w:t>
      </w:r>
      <w:r w:rsidR="00EE3BA5" w:rsidRPr="005F1346">
        <w:rPr>
          <w:rStyle w:val="mw-mmv-source"/>
          <w:rFonts w:ascii="Times New Roman" w:hAnsi="Times New Roman" w:cs="Times New Roman"/>
          <w:color w:val="54595D"/>
          <w:sz w:val="24"/>
          <w:szCs w:val="24"/>
          <w:shd w:val="clear" w:color="auto" w:fill="F8F9FA"/>
        </w:rPr>
        <w:t>etrieved</w:t>
      </w:r>
      <w:r w:rsidR="00EE3BA5" w:rsidRPr="00EE3BA5">
        <w:rPr>
          <w:rStyle w:val="mw-mmv-source"/>
          <w:rFonts w:ascii="Times New Roman" w:hAnsi="Times New Roman" w:cs="Times New Roman"/>
          <w:color w:val="54595D"/>
          <w:sz w:val="24"/>
          <w:szCs w:val="24"/>
          <w:shd w:val="clear" w:color="auto" w:fill="F8F9FA"/>
        </w:rPr>
        <w:t xml:space="preserve"> from: en.wikipedia.org/wiki/Handfish#/media/File:Brachionichthys_hirsutus_RLS.jpg</w:t>
      </w:r>
      <w:r w:rsidR="00A1525E">
        <w:rPr>
          <w:rStyle w:val="mw-mmv-source"/>
          <w:rFonts w:ascii="Times New Roman" w:hAnsi="Times New Roman" w:cs="Times New Roman"/>
          <w:color w:val="54595D"/>
          <w:sz w:val="24"/>
          <w:szCs w:val="24"/>
          <w:shd w:val="clear" w:color="auto" w:fill="F8F9FA"/>
        </w:rPr>
        <w:t xml:space="preserve"> </w:t>
      </w:r>
    </w:p>
    <w:p w14:paraId="062D9A8A" w14:textId="43865235" w:rsidR="00EE3BA5" w:rsidRDefault="00600283" w:rsidP="00B00730">
      <w:pPr>
        <w:tabs>
          <w:tab w:val="left" w:pos="900"/>
        </w:tabs>
        <w:spacing w:before="116" w:line="218" w:lineRule="auto"/>
        <w:ind w:right="-450"/>
        <w:rPr>
          <w:rFonts w:ascii="Times New Roman" w:hAnsi="Times New Roman" w:cs="Times New Roman"/>
          <w:color w:val="231F20"/>
          <w:sz w:val="24"/>
          <w:szCs w:val="24"/>
        </w:rPr>
      </w:pPr>
      <w:r w:rsidRPr="00EE3BA5">
        <w:rPr>
          <w:rFonts w:ascii="Times New Roman" w:hAnsi="Times New Roman" w:cs="Times New Roman"/>
          <w:color w:val="231F20"/>
          <w:sz w:val="24"/>
          <w:szCs w:val="24"/>
        </w:rPr>
        <w:t>b.</w:t>
      </w:r>
      <w:r w:rsidR="00890064" w:rsidRPr="00EE3BA5">
        <w:rPr>
          <w:rFonts w:ascii="Times New Roman" w:hAnsi="Times New Roman" w:cs="Times New Roman"/>
          <w:color w:val="231F20"/>
          <w:sz w:val="24"/>
          <w:szCs w:val="24"/>
        </w:rPr>
        <w:t xml:space="preserve"> </w:t>
      </w:r>
      <w:r w:rsidR="00EE3BA5">
        <w:rPr>
          <w:rFonts w:ascii="Times New Roman" w:hAnsi="Times New Roman" w:cs="Times New Roman"/>
          <w:color w:val="231F20"/>
          <w:sz w:val="24"/>
          <w:szCs w:val="24"/>
        </w:rPr>
        <w:t xml:space="preserve">Golden toad. </w:t>
      </w:r>
      <w:r w:rsidR="00BA4DF5">
        <w:rPr>
          <w:rFonts w:ascii="Times New Roman" w:hAnsi="Times New Roman" w:cs="Times New Roman"/>
          <w:color w:val="231F20"/>
          <w:sz w:val="24"/>
          <w:szCs w:val="24"/>
        </w:rPr>
        <w:t xml:space="preserve">Source: </w:t>
      </w:r>
      <w:r w:rsidR="00890064" w:rsidRPr="00EE3BA5">
        <w:rPr>
          <w:rFonts w:ascii="Times New Roman" w:hAnsi="Times New Roman" w:cs="Times New Roman"/>
          <w:color w:val="231F20"/>
          <w:sz w:val="24"/>
          <w:szCs w:val="24"/>
        </w:rPr>
        <w:t>Charles H. Smith/U</w:t>
      </w:r>
      <w:r w:rsidR="00890064">
        <w:rPr>
          <w:rFonts w:ascii="Times New Roman" w:hAnsi="Times New Roman" w:cs="Times New Roman"/>
          <w:color w:val="231F20"/>
          <w:sz w:val="24"/>
          <w:szCs w:val="24"/>
        </w:rPr>
        <w:t>.S. Fish and Wildlife</w:t>
      </w:r>
      <w:r w:rsidR="00EA2459">
        <w:rPr>
          <w:rFonts w:ascii="Times New Roman" w:hAnsi="Times New Roman" w:cs="Times New Roman"/>
          <w:color w:val="231F20"/>
          <w:sz w:val="24"/>
          <w:szCs w:val="24"/>
        </w:rPr>
        <w:t>.</w:t>
      </w:r>
      <w:r w:rsidR="00890064">
        <w:rPr>
          <w:rFonts w:ascii="Times New Roman" w:hAnsi="Times New Roman" w:cs="Times New Roman"/>
          <w:color w:val="231F20"/>
          <w:sz w:val="24"/>
          <w:szCs w:val="24"/>
        </w:rPr>
        <w:t xml:space="preserve"> </w:t>
      </w:r>
      <w:r w:rsidR="00BA4DF5" w:rsidRPr="00BA4DF5">
        <w:rPr>
          <w:rFonts w:ascii="Times New Roman" w:hAnsi="Times New Roman" w:cs="Times New Roman"/>
          <w:color w:val="202122"/>
          <w:sz w:val="24"/>
          <w:szCs w:val="24"/>
          <w:shd w:val="clear" w:color="auto" w:fill="FFFFFF"/>
        </w:rPr>
        <w:t>PD-USGov-FWS/layout</w:t>
      </w:r>
      <w:r w:rsidR="00847F33">
        <w:rPr>
          <w:rFonts w:ascii="Times New Roman" w:hAnsi="Times New Roman" w:cs="Times New Roman"/>
          <w:color w:val="202122"/>
          <w:sz w:val="24"/>
          <w:szCs w:val="24"/>
          <w:shd w:val="clear" w:color="auto" w:fill="FFFFFF"/>
        </w:rPr>
        <w:t>, Public Domain</w:t>
      </w:r>
      <w:r w:rsidR="00BA4DF5">
        <w:rPr>
          <w:rFonts w:ascii="Times New Roman" w:hAnsi="Times New Roman" w:cs="Times New Roman"/>
          <w:color w:val="202122"/>
          <w:sz w:val="24"/>
          <w:szCs w:val="24"/>
          <w:shd w:val="clear" w:color="auto" w:fill="FFFFFF"/>
        </w:rPr>
        <w:t xml:space="preserve">. Retrieved from: </w:t>
      </w:r>
      <w:r w:rsidR="00BA4DF5" w:rsidRPr="00BA4DF5">
        <w:rPr>
          <w:rFonts w:ascii="Times New Roman" w:hAnsi="Times New Roman" w:cs="Times New Roman"/>
          <w:color w:val="202122"/>
          <w:sz w:val="24"/>
          <w:szCs w:val="24"/>
          <w:shd w:val="clear" w:color="auto" w:fill="FFFFFF"/>
        </w:rPr>
        <w:t>en.wikipedia.org/wiki/File:Bufo_periglenes2.jpg</w:t>
      </w:r>
      <w:r w:rsidR="00A1525E">
        <w:rPr>
          <w:rFonts w:ascii="Times New Roman" w:hAnsi="Times New Roman" w:cs="Times New Roman"/>
          <w:color w:val="202122"/>
          <w:sz w:val="24"/>
          <w:szCs w:val="24"/>
          <w:shd w:val="clear" w:color="auto" w:fill="FFFFFF"/>
        </w:rPr>
        <w:t xml:space="preserve"> </w:t>
      </w:r>
    </w:p>
    <w:p w14:paraId="54AF22D1" w14:textId="77777777" w:rsidR="00041E58" w:rsidRDefault="00041E58" w:rsidP="00041E58">
      <w:pPr>
        <w:tabs>
          <w:tab w:val="left" w:pos="900"/>
        </w:tabs>
        <w:spacing w:line="218" w:lineRule="auto"/>
        <w:ind w:right="-810"/>
        <w:rPr>
          <w:rFonts w:ascii="Times New Roman" w:hAnsi="Times New Roman" w:cs="Times New Roman"/>
          <w:color w:val="231F20"/>
          <w:sz w:val="24"/>
          <w:szCs w:val="24"/>
        </w:rPr>
      </w:pPr>
    </w:p>
    <w:p w14:paraId="0768B3E7" w14:textId="6F29F060" w:rsidR="00041E58" w:rsidRDefault="00EE3BA5" w:rsidP="00041E58">
      <w:pPr>
        <w:tabs>
          <w:tab w:val="left" w:pos="900"/>
        </w:tabs>
        <w:spacing w:line="218" w:lineRule="auto"/>
        <w:ind w:right="-810"/>
        <w:rPr>
          <w:rFonts w:ascii="Times New Roman" w:hAnsi="Times New Roman" w:cs="Times New Roman"/>
          <w:color w:val="231F20"/>
          <w:sz w:val="24"/>
          <w:szCs w:val="24"/>
        </w:rPr>
      </w:pPr>
      <w:r>
        <w:rPr>
          <w:rFonts w:ascii="Times New Roman" w:hAnsi="Times New Roman" w:cs="Times New Roman"/>
          <w:color w:val="231F20"/>
          <w:sz w:val="24"/>
          <w:szCs w:val="24"/>
        </w:rPr>
        <w:t xml:space="preserve">c. </w:t>
      </w:r>
      <w:r w:rsidR="00EA2459">
        <w:rPr>
          <w:rFonts w:ascii="Times New Roman" w:hAnsi="Times New Roman" w:cs="Times New Roman"/>
          <w:color w:val="231F20"/>
          <w:sz w:val="24"/>
          <w:szCs w:val="24"/>
        </w:rPr>
        <w:t>Martinique giant a</w:t>
      </w:r>
      <w:r>
        <w:rPr>
          <w:rFonts w:ascii="Times New Roman" w:hAnsi="Times New Roman" w:cs="Times New Roman"/>
          <w:color w:val="231F20"/>
          <w:sz w:val="24"/>
          <w:szCs w:val="24"/>
        </w:rPr>
        <w:t>meiva</w:t>
      </w:r>
      <w:r w:rsidR="00EA2459">
        <w:rPr>
          <w:rFonts w:ascii="Times New Roman" w:hAnsi="Times New Roman" w:cs="Times New Roman"/>
          <w:color w:val="231F20"/>
          <w:sz w:val="24"/>
          <w:szCs w:val="24"/>
        </w:rPr>
        <w:t xml:space="preserve">. Source: </w:t>
      </w:r>
      <w:r w:rsidR="00041E58" w:rsidRPr="00041E58">
        <w:rPr>
          <w:rFonts w:ascii="Times New Roman" w:hAnsi="Times New Roman" w:cs="Times New Roman"/>
          <w:color w:val="202122"/>
          <w:sz w:val="24"/>
          <w:szCs w:val="24"/>
          <w:shd w:val="clear" w:color="auto" w:fill="FFFFFF"/>
        </w:rPr>
        <w:t>Malhotra, Anita; Thorpe, Roger S. (1999), </w:t>
      </w:r>
      <w:r w:rsidR="00041E58" w:rsidRPr="00041E58">
        <w:rPr>
          <w:rFonts w:ascii="Times New Roman" w:hAnsi="Times New Roman" w:cs="Times New Roman"/>
          <w:i/>
          <w:iCs/>
          <w:color w:val="202122"/>
          <w:sz w:val="24"/>
          <w:szCs w:val="24"/>
          <w:shd w:val="clear" w:color="auto" w:fill="FFFFFF"/>
        </w:rPr>
        <w:t>Reptiles &amp; Amphibians of the Eastern Caribbean</w:t>
      </w:r>
      <w:r w:rsidR="00041E58" w:rsidRPr="00041E58">
        <w:rPr>
          <w:rFonts w:ascii="Times New Roman" w:hAnsi="Times New Roman" w:cs="Times New Roman"/>
          <w:color w:val="202122"/>
          <w:sz w:val="24"/>
          <w:szCs w:val="24"/>
          <w:shd w:val="clear" w:color="auto" w:fill="FFFFFF"/>
        </w:rPr>
        <w:t>, </w:t>
      </w:r>
      <w:hyperlink r:id="rId25" w:tooltip="Macmillan Publishers" w:history="1">
        <w:r w:rsidR="00041E58" w:rsidRPr="00041E58">
          <w:rPr>
            <w:rStyle w:val="Hyperlink"/>
            <w:rFonts w:ascii="Times New Roman" w:hAnsi="Times New Roman" w:cs="Times New Roman"/>
            <w:color w:val="0645AD"/>
            <w:sz w:val="24"/>
            <w:szCs w:val="24"/>
            <w:shd w:val="clear" w:color="auto" w:fill="FFFFFF"/>
          </w:rPr>
          <w:t>Macmillan Education Ltd</w:t>
        </w:r>
      </w:hyperlink>
      <w:r w:rsidR="005F1346">
        <w:rPr>
          <w:rFonts w:ascii="Times New Roman" w:hAnsi="Times New Roman" w:cs="Times New Roman"/>
          <w:color w:val="202122"/>
          <w:sz w:val="24"/>
          <w:szCs w:val="24"/>
          <w:shd w:val="clear" w:color="auto" w:fill="FFFFFF"/>
        </w:rPr>
        <w:t>.</w:t>
      </w:r>
      <w:r w:rsidR="00041E58">
        <w:rPr>
          <w:rFonts w:ascii="Arial" w:hAnsi="Arial" w:cs="Arial"/>
          <w:color w:val="202122"/>
          <w:sz w:val="19"/>
          <w:szCs w:val="19"/>
          <w:shd w:val="clear" w:color="auto" w:fill="FFFFFF"/>
        </w:rPr>
        <w:t xml:space="preserve"> </w:t>
      </w:r>
      <w:r w:rsidR="00847F33">
        <w:rPr>
          <w:rFonts w:ascii="Times New Roman" w:hAnsi="Times New Roman" w:cs="Times New Roman"/>
          <w:color w:val="231F20"/>
          <w:sz w:val="24"/>
          <w:szCs w:val="24"/>
        </w:rPr>
        <w:t xml:space="preserve">Public Domain. </w:t>
      </w:r>
      <w:r w:rsidR="00EA2459">
        <w:rPr>
          <w:rFonts w:ascii="Times New Roman" w:hAnsi="Times New Roman" w:cs="Times New Roman"/>
          <w:color w:val="231F20"/>
          <w:sz w:val="24"/>
          <w:szCs w:val="24"/>
        </w:rPr>
        <w:t>Retrieved from:</w:t>
      </w:r>
      <w:r w:rsidR="00BA4DF5">
        <w:rPr>
          <w:rFonts w:ascii="Times New Roman" w:hAnsi="Times New Roman" w:cs="Times New Roman"/>
          <w:color w:val="231F20"/>
          <w:sz w:val="24"/>
          <w:szCs w:val="24"/>
        </w:rPr>
        <w:t xml:space="preserve"> </w:t>
      </w:r>
      <w:r w:rsidR="00BA4DF5" w:rsidRPr="00BA4DF5">
        <w:rPr>
          <w:rFonts w:ascii="Times New Roman" w:hAnsi="Times New Roman" w:cs="Times New Roman"/>
          <w:color w:val="231F20"/>
          <w:sz w:val="24"/>
          <w:szCs w:val="24"/>
        </w:rPr>
        <w:t>en.wikipedia.org/wiki/File:Bufo_periglenes2.jp</w:t>
      </w:r>
      <w:r w:rsidR="00EA2459" w:rsidRPr="00EA2459">
        <w:rPr>
          <w:rFonts w:ascii="Times New Roman" w:hAnsi="Times New Roman" w:cs="Times New Roman"/>
          <w:color w:val="231F20"/>
          <w:sz w:val="24"/>
          <w:szCs w:val="24"/>
        </w:rPr>
        <w:t>tinique_giant_ameiva</w:t>
      </w:r>
      <w:r w:rsidR="00041E58">
        <w:rPr>
          <w:rFonts w:ascii="Times New Roman" w:hAnsi="Times New Roman" w:cs="Times New Roman"/>
          <w:color w:val="231F20"/>
          <w:sz w:val="24"/>
          <w:szCs w:val="24"/>
        </w:rPr>
        <w:t xml:space="preserve">. </w:t>
      </w:r>
    </w:p>
    <w:p w14:paraId="2D6AF1B9" w14:textId="0A74BA57" w:rsidR="00EE3BA5" w:rsidRDefault="00600283" w:rsidP="00B00730">
      <w:pPr>
        <w:tabs>
          <w:tab w:val="left" w:pos="900"/>
        </w:tabs>
        <w:spacing w:before="116" w:line="218" w:lineRule="auto"/>
        <w:ind w:right="-450"/>
        <w:rPr>
          <w:rFonts w:ascii="Times New Roman" w:hAnsi="Times New Roman" w:cs="Times New Roman"/>
          <w:color w:val="231F20"/>
          <w:sz w:val="24"/>
          <w:szCs w:val="24"/>
        </w:rPr>
      </w:pPr>
      <w:r>
        <w:rPr>
          <w:rFonts w:ascii="Times New Roman" w:hAnsi="Times New Roman" w:cs="Times New Roman"/>
          <w:color w:val="231F20"/>
          <w:sz w:val="24"/>
          <w:szCs w:val="24"/>
        </w:rPr>
        <w:t>d.</w:t>
      </w:r>
      <w:r w:rsidR="00EE3BA5">
        <w:rPr>
          <w:rFonts w:ascii="Times New Roman" w:hAnsi="Times New Roman" w:cs="Times New Roman"/>
          <w:color w:val="231F20"/>
          <w:sz w:val="24"/>
          <w:szCs w:val="24"/>
        </w:rPr>
        <w:t xml:space="preserve"> Murtha’s penguin.</w:t>
      </w:r>
      <w:r>
        <w:rPr>
          <w:rFonts w:ascii="Times New Roman" w:hAnsi="Times New Roman" w:cs="Times New Roman"/>
          <w:color w:val="231F20"/>
          <w:sz w:val="24"/>
          <w:szCs w:val="24"/>
        </w:rPr>
        <w:t xml:space="preserve"> </w:t>
      </w:r>
      <w:r w:rsidR="00041E58">
        <w:rPr>
          <w:rFonts w:ascii="Times New Roman" w:hAnsi="Times New Roman" w:cs="Times New Roman"/>
          <w:color w:val="231F20"/>
          <w:sz w:val="24"/>
          <w:szCs w:val="24"/>
        </w:rPr>
        <w:t xml:space="preserve"> </w:t>
      </w:r>
      <w:r w:rsidR="00041E58">
        <w:rPr>
          <w:rFonts w:ascii="Times New Roman" w:hAnsi="Times New Roman" w:cs="Times New Roman"/>
          <w:i/>
          <w:iCs/>
          <w:color w:val="231F20"/>
          <w:sz w:val="24"/>
          <w:szCs w:val="24"/>
        </w:rPr>
        <w:t xml:space="preserve">Eudyptes warhami. </w:t>
      </w:r>
      <w:r w:rsidR="00041E58">
        <w:rPr>
          <w:rFonts w:ascii="Times New Roman" w:hAnsi="Times New Roman" w:cs="Times New Roman"/>
          <w:color w:val="231F20"/>
          <w:sz w:val="24"/>
          <w:szCs w:val="24"/>
        </w:rPr>
        <w:t xml:space="preserve">Source: Reconstruction by </w:t>
      </w:r>
      <w:r>
        <w:rPr>
          <w:rFonts w:ascii="Times New Roman" w:hAnsi="Times New Roman" w:cs="Times New Roman"/>
          <w:color w:val="231F20"/>
          <w:sz w:val="24"/>
          <w:szCs w:val="24"/>
        </w:rPr>
        <w:t>Sean Murtha/CC BY-SA</w:t>
      </w:r>
      <w:r w:rsidR="00611BF7">
        <w:rPr>
          <w:rFonts w:ascii="Times New Roman" w:hAnsi="Times New Roman" w:cs="Times New Roman"/>
          <w:color w:val="231F20"/>
          <w:sz w:val="24"/>
          <w:szCs w:val="24"/>
        </w:rPr>
        <w:t xml:space="preserve">.   Retrieved from: </w:t>
      </w:r>
      <w:r w:rsidR="00611BF7" w:rsidRPr="00611BF7">
        <w:rPr>
          <w:rFonts w:ascii="Times New Roman" w:hAnsi="Times New Roman" w:cs="Times New Roman"/>
          <w:color w:val="231F20"/>
          <w:sz w:val="24"/>
          <w:szCs w:val="24"/>
        </w:rPr>
        <w:t>en.wikipedia.org/wiki/Eudyptes_warhami</w:t>
      </w:r>
      <w:r w:rsidR="00041E58">
        <w:rPr>
          <w:rFonts w:ascii="Times New Roman" w:hAnsi="Times New Roman" w:cs="Times New Roman"/>
          <w:color w:val="231F20"/>
          <w:sz w:val="24"/>
          <w:szCs w:val="24"/>
        </w:rPr>
        <w:t xml:space="preserve"> </w:t>
      </w:r>
    </w:p>
    <w:p w14:paraId="5118914A" w14:textId="156BE8D1" w:rsidR="00EE3BA5" w:rsidRDefault="00600283" w:rsidP="005F1346">
      <w:pPr>
        <w:tabs>
          <w:tab w:val="left" w:pos="900"/>
        </w:tabs>
        <w:spacing w:before="116" w:line="218" w:lineRule="auto"/>
        <w:ind w:right="-1080"/>
        <w:rPr>
          <w:rFonts w:ascii="Times New Roman" w:hAnsi="Times New Roman" w:cs="Times New Roman"/>
          <w:color w:val="231F20"/>
          <w:sz w:val="24"/>
          <w:szCs w:val="24"/>
        </w:rPr>
      </w:pPr>
      <w:r>
        <w:rPr>
          <w:rFonts w:ascii="Times New Roman" w:hAnsi="Times New Roman" w:cs="Times New Roman"/>
          <w:color w:val="231F20"/>
          <w:sz w:val="24"/>
          <w:szCs w:val="24"/>
        </w:rPr>
        <w:t>e.</w:t>
      </w:r>
      <w:r w:rsidR="00C3732D">
        <w:rPr>
          <w:rFonts w:ascii="Times New Roman" w:hAnsi="Times New Roman" w:cs="Times New Roman"/>
          <w:color w:val="231F20"/>
          <w:sz w:val="24"/>
          <w:szCs w:val="24"/>
        </w:rPr>
        <w:t xml:space="preserve"> </w:t>
      </w:r>
      <w:r w:rsidR="005A198D">
        <w:rPr>
          <w:rFonts w:ascii="Times New Roman" w:hAnsi="Times New Roman" w:cs="Times New Roman"/>
          <w:color w:val="231F20"/>
          <w:sz w:val="24"/>
          <w:szCs w:val="24"/>
        </w:rPr>
        <w:t>Smilodon</w:t>
      </w:r>
      <w:r w:rsidR="005F1346">
        <w:rPr>
          <w:rFonts w:ascii="Times New Roman" w:hAnsi="Times New Roman" w:cs="Times New Roman"/>
          <w:color w:val="231F20"/>
          <w:sz w:val="24"/>
          <w:szCs w:val="24"/>
        </w:rPr>
        <w:t>. Source:</w:t>
      </w:r>
      <w:r w:rsidR="00EE3BA5">
        <w:rPr>
          <w:rFonts w:ascii="Times New Roman" w:hAnsi="Times New Roman" w:cs="Times New Roman"/>
          <w:color w:val="231F20"/>
          <w:sz w:val="24"/>
          <w:szCs w:val="24"/>
        </w:rPr>
        <w:t xml:space="preserve"> </w:t>
      </w:r>
      <w:r w:rsidR="00C3732D">
        <w:rPr>
          <w:rFonts w:ascii="Times New Roman" w:hAnsi="Times New Roman" w:cs="Times New Roman"/>
          <w:color w:val="231F20"/>
          <w:sz w:val="24"/>
          <w:szCs w:val="24"/>
        </w:rPr>
        <w:t>Dantheman 9758/CC BY 3</w:t>
      </w:r>
      <w:r w:rsidR="005F1346">
        <w:rPr>
          <w:rFonts w:ascii="Times New Roman" w:hAnsi="Times New Roman" w:cs="Times New Roman"/>
          <w:color w:val="231F20"/>
          <w:sz w:val="24"/>
          <w:szCs w:val="24"/>
        </w:rPr>
        <w:t>.</w:t>
      </w:r>
      <w:r w:rsidR="00C3732D">
        <w:rPr>
          <w:rFonts w:ascii="Times New Roman" w:hAnsi="Times New Roman" w:cs="Times New Roman"/>
          <w:color w:val="231F20"/>
          <w:sz w:val="24"/>
          <w:szCs w:val="24"/>
        </w:rPr>
        <w:t>0</w:t>
      </w:r>
      <w:r w:rsidR="005F1346">
        <w:rPr>
          <w:rFonts w:ascii="Times New Roman" w:hAnsi="Times New Roman" w:cs="Times New Roman"/>
          <w:color w:val="231F20"/>
          <w:sz w:val="24"/>
          <w:szCs w:val="24"/>
        </w:rPr>
        <w:t xml:space="preserve">. Retrieved from: </w:t>
      </w:r>
      <w:r w:rsidR="005F1346" w:rsidRPr="005F1346">
        <w:rPr>
          <w:rFonts w:ascii="Times New Roman" w:hAnsi="Times New Roman" w:cs="Times New Roman"/>
          <w:color w:val="231F20"/>
          <w:sz w:val="24"/>
          <w:szCs w:val="24"/>
        </w:rPr>
        <w:t>en.wikipedia.org/wiki/User:Dantheman9758</w:t>
      </w:r>
    </w:p>
    <w:p w14:paraId="5ABCD626" w14:textId="77EA53C5" w:rsidR="00B2511C" w:rsidRDefault="00B2511C" w:rsidP="005F1346">
      <w:pPr>
        <w:tabs>
          <w:tab w:val="left" w:pos="900"/>
        </w:tabs>
        <w:spacing w:before="116" w:line="218" w:lineRule="auto"/>
        <w:ind w:right="-1080"/>
        <w:rPr>
          <w:rFonts w:ascii="Times New Roman" w:hAnsi="Times New Roman" w:cs="Times New Roman"/>
          <w:color w:val="231F20"/>
          <w:sz w:val="24"/>
          <w:szCs w:val="24"/>
        </w:rPr>
      </w:pPr>
      <w:r>
        <w:rPr>
          <w:rFonts w:ascii="Times New Roman" w:hAnsi="Times New Roman" w:cs="Times New Roman"/>
          <w:color w:val="231F20"/>
          <w:sz w:val="24"/>
          <w:szCs w:val="24"/>
        </w:rPr>
        <w:t xml:space="preserve">f. Chart: Class, Name, Facts, </w:t>
      </w:r>
      <w:r w:rsidR="00830D1F">
        <w:rPr>
          <w:rFonts w:ascii="Times New Roman" w:hAnsi="Times New Roman" w:cs="Times New Roman"/>
          <w:color w:val="231F20"/>
          <w:sz w:val="24"/>
          <w:szCs w:val="24"/>
        </w:rPr>
        <w:t>Went</w:t>
      </w:r>
      <w:r>
        <w:rPr>
          <w:rFonts w:ascii="Times New Roman" w:hAnsi="Times New Roman" w:cs="Times New Roman"/>
          <w:color w:val="231F20"/>
          <w:sz w:val="24"/>
          <w:szCs w:val="24"/>
        </w:rPr>
        <w:t xml:space="preserve"> Extinct, Causes. InfoGraphic © Alex Morgan</w:t>
      </w:r>
    </w:p>
    <w:bookmarkEnd w:id="269"/>
    <w:p w14:paraId="163BA9C2" w14:textId="77777777" w:rsidR="00B00730" w:rsidRDefault="00B00730" w:rsidP="00B00730">
      <w:pPr>
        <w:tabs>
          <w:tab w:val="left" w:pos="900"/>
        </w:tabs>
        <w:spacing w:line="218" w:lineRule="auto"/>
        <w:ind w:right="-450"/>
        <w:rPr>
          <w:rFonts w:ascii="Times New Roman" w:hAnsi="Times New Roman" w:cs="Times New Roman"/>
          <w:i/>
          <w:iCs/>
          <w:color w:val="231F20"/>
          <w:sz w:val="24"/>
          <w:szCs w:val="24"/>
        </w:rPr>
      </w:pPr>
    </w:p>
    <w:p w14:paraId="124DE7B0" w14:textId="21DBDDE5" w:rsidR="00F96044" w:rsidRDefault="00F96044" w:rsidP="00B00730">
      <w:pPr>
        <w:tabs>
          <w:tab w:val="left" w:pos="900"/>
        </w:tabs>
        <w:spacing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15.2 </w:t>
      </w:r>
      <w:r w:rsidR="00145A44" w:rsidRPr="00145A44">
        <w:rPr>
          <w:rFonts w:ascii="Times New Roman" w:hAnsi="Times New Roman" w:cs="Times New Roman"/>
          <w:b/>
          <w:bCs/>
          <w:color w:val="231F20"/>
          <w:sz w:val="24"/>
          <w:szCs w:val="24"/>
        </w:rPr>
        <w:t>Ste</w:t>
      </w:r>
      <w:r w:rsidR="00145A44">
        <w:rPr>
          <w:rFonts w:ascii="Times New Roman" w:hAnsi="Times New Roman" w:cs="Times New Roman"/>
          <w:b/>
          <w:bCs/>
          <w:color w:val="231F20"/>
          <w:sz w:val="24"/>
          <w:szCs w:val="24"/>
        </w:rPr>
        <w:t>ph</w:t>
      </w:r>
      <w:r w:rsidR="00145A44" w:rsidRPr="00145A44">
        <w:rPr>
          <w:rFonts w:ascii="Times New Roman" w:hAnsi="Times New Roman" w:cs="Times New Roman"/>
          <w:b/>
          <w:bCs/>
          <w:color w:val="231F20"/>
          <w:sz w:val="24"/>
          <w:szCs w:val="24"/>
        </w:rPr>
        <w:t>en Jay Goul</w:t>
      </w:r>
      <w:r w:rsidR="00145A44">
        <w:rPr>
          <w:rFonts w:ascii="Times New Roman" w:hAnsi="Times New Roman" w:cs="Times New Roman"/>
          <w:color w:val="231F20"/>
          <w:sz w:val="24"/>
          <w:szCs w:val="24"/>
        </w:rPr>
        <w:t xml:space="preserve">d (1941-2002) was a paleontologist, evolutionary biologist, and historian. A prolific writer, </w:t>
      </w:r>
      <w:r w:rsidR="003F3DD3">
        <w:rPr>
          <w:rFonts w:ascii="Times New Roman" w:hAnsi="Times New Roman" w:cs="Times New Roman"/>
          <w:color w:val="231F20"/>
          <w:sz w:val="24"/>
          <w:szCs w:val="24"/>
        </w:rPr>
        <w:t xml:space="preserve">he wrote 22 books </w:t>
      </w:r>
      <w:r w:rsidR="00145A44">
        <w:rPr>
          <w:rFonts w:ascii="Times New Roman" w:hAnsi="Times New Roman" w:cs="Times New Roman"/>
          <w:color w:val="231F20"/>
          <w:sz w:val="24"/>
          <w:szCs w:val="24"/>
        </w:rPr>
        <w:t>between 1965 and 2000, most on evolution.</w:t>
      </w:r>
      <w:r w:rsidR="00600283">
        <w:rPr>
          <w:rFonts w:ascii="Times New Roman" w:hAnsi="Times New Roman" w:cs="Times New Roman"/>
          <w:color w:val="231F20"/>
          <w:sz w:val="24"/>
          <w:szCs w:val="24"/>
        </w:rPr>
        <w:t xml:space="preserve"> </w:t>
      </w:r>
      <w:r w:rsidR="00B2511C">
        <w:rPr>
          <w:rFonts w:ascii="Times New Roman" w:hAnsi="Times New Roman" w:cs="Times New Roman"/>
          <w:color w:val="231F20"/>
          <w:sz w:val="24"/>
          <w:szCs w:val="24"/>
        </w:rPr>
        <w:t>Concept: Stephen Jay Gould. Adapted by Kellie Cruickshank.</w:t>
      </w:r>
    </w:p>
    <w:p w14:paraId="36E070A0" w14:textId="77777777" w:rsidR="00F96044" w:rsidRPr="00F96044" w:rsidRDefault="00F96044" w:rsidP="00B00730">
      <w:pPr>
        <w:tabs>
          <w:tab w:val="left" w:pos="900"/>
        </w:tabs>
        <w:spacing w:line="218" w:lineRule="auto"/>
        <w:ind w:right="-450"/>
        <w:rPr>
          <w:rFonts w:ascii="Times New Roman" w:hAnsi="Times New Roman" w:cs="Times New Roman"/>
          <w:color w:val="231F20"/>
          <w:sz w:val="24"/>
          <w:szCs w:val="24"/>
        </w:rPr>
      </w:pPr>
    </w:p>
    <w:p w14:paraId="35055C20" w14:textId="679411E5" w:rsidR="00B00730" w:rsidRDefault="00B00730" w:rsidP="00C767E1">
      <w:pPr>
        <w:tabs>
          <w:tab w:val="left" w:pos="900"/>
        </w:tabs>
        <w:spacing w:line="218" w:lineRule="auto"/>
        <w:ind w:right="-450"/>
        <w:rPr>
          <w:rFonts w:ascii="Times New Roman" w:hAnsi="Times New Roman" w:cs="Times New Roman"/>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3</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Fossils’ names tell us about </w:t>
      </w:r>
      <w:r w:rsidR="00C767E1">
        <w:rPr>
          <w:rFonts w:ascii="Times New Roman" w:hAnsi="Times New Roman" w:cs="Times New Roman"/>
          <w:color w:val="231F20"/>
          <w:sz w:val="24"/>
          <w:szCs w:val="24"/>
        </w:rPr>
        <w:t>a fo</w:t>
      </w:r>
      <w:r>
        <w:rPr>
          <w:rFonts w:ascii="Times New Roman" w:hAnsi="Times New Roman" w:cs="Times New Roman"/>
          <w:color w:val="231F20"/>
          <w:sz w:val="24"/>
          <w:szCs w:val="24"/>
        </w:rPr>
        <w:t xml:space="preserve">ssil. </w:t>
      </w:r>
      <w:r>
        <w:rPr>
          <w:rFonts w:ascii="Times New Roman" w:hAnsi="Times New Roman" w:cs="Times New Roman"/>
          <w:b/>
          <w:bCs/>
          <w:sz w:val="24"/>
          <w:szCs w:val="24"/>
        </w:rPr>
        <w:t>H</w:t>
      </w:r>
      <w:r w:rsidRPr="00D874E4">
        <w:rPr>
          <w:rFonts w:ascii="Times New Roman" w:hAnsi="Times New Roman" w:cs="Times New Roman"/>
          <w:b/>
          <w:bCs/>
          <w:sz w:val="24"/>
          <w:szCs w:val="24"/>
        </w:rPr>
        <w:t>etero</w:t>
      </w:r>
      <w:r w:rsidRPr="00B7345C">
        <w:rPr>
          <w:rFonts w:ascii="Times New Roman" w:hAnsi="Times New Roman" w:cs="Times New Roman"/>
          <w:sz w:val="24"/>
          <w:szCs w:val="24"/>
        </w:rPr>
        <w:t xml:space="preserve"> = different; </w:t>
      </w:r>
      <w:r>
        <w:rPr>
          <w:rFonts w:ascii="Times New Roman" w:hAnsi="Times New Roman" w:cs="Times New Roman"/>
          <w:b/>
          <w:bCs/>
          <w:sz w:val="24"/>
          <w:szCs w:val="24"/>
        </w:rPr>
        <w:t>donto</w:t>
      </w:r>
      <w:r w:rsidRPr="00B7345C">
        <w:rPr>
          <w:rFonts w:ascii="Times New Roman" w:hAnsi="Times New Roman" w:cs="Times New Roman"/>
          <w:sz w:val="24"/>
          <w:szCs w:val="24"/>
        </w:rPr>
        <w:t xml:space="preserve"> = teeth; </w:t>
      </w:r>
      <w:r w:rsidRPr="00D874E4">
        <w:rPr>
          <w:rFonts w:ascii="Times New Roman" w:hAnsi="Times New Roman" w:cs="Times New Roman"/>
          <w:b/>
          <w:bCs/>
          <w:sz w:val="24"/>
          <w:szCs w:val="24"/>
        </w:rPr>
        <w:t>saurus</w:t>
      </w:r>
      <w:r w:rsidRPr="00B7345C">
        <w:rPr>
          <w:rFonts w:ascii="Times New Roman" w:hAnsi="Times New Roman" w:cs="Times New Roman"/>
          <w:sz w:val="24"/>
          <w:szCs w:val="24"/>
        </w:rPr>
        <w:t xml:space="preserve"> = lizard; </w:t>
      </w:r>
      <w:r w:rsidRPr="00D874E4">
        <w:rPr>
          <w:rFonts w:ascii="Times New Roman" w:hAnsi="Times New Roman" w:cs="Times New Roman"/>
          <w:b/>
          <w:bCs/>
          <w:sz w:val="24"/>
          <w:szCs w:val="24"/>
        </w:rPr>
        <w:t>tucki</w:t>
      </w:r>
      <w:r>
        <w:rPr>
          <w:rFonts w:ascii="Times New Roman" w:hAnsi="Times New Roman" w:cs="Times New Roman"/>
          <w:sz w:val="24"/>
          <w:szCs w:val="24"/>
        </w:rPr>
        <w:t xml:space="preserve"> = </w:t>
      </w:r>
      <w:r w:rsidRPr="00B7345C">
        <w:rPr>
          <w:rFonts w:ascii="Times New Roman" w:hAnsi="Times New Roman" w:cs="Times New Roman"/>
          <w:sz w:val="24"/>
          <w:szCs w:val="24"/>
        </w:rPr>
        <w:t>the</w:t>
      </w:r>
      <w:r>
        <w:rPr>
          <w:rFonts w:ascii="Times New Roman" w:hAnsi="Times New Roman" w:cs="Times New Roman"/>
          <w:sz w:val="24"/>
          <w:szCs w:val="24"/>
        </w:rPr>
        <w:t xml:space="preserve"> name of the</w:t>
      </w:r>
      <w:r w:rsidRPr="00B7345C">
        <w:rPr>
          <w:rFonts w:ascii="Times New Roman" w:hAnsi="Times New Roman" w:cs="Times New Roman"/>
          <w:sz w:val="24"/>
          <w:szCs w:val="24"/>
        </w:rPr>
        <w:t xml:space="preserve"> man who funded the dig</w:t>
      </w:r>
      <w:r>
        <w:rPr>
          <w:rFonts w:ascii="Times New Roman" w:hAnsi="Times New Roman" w:cs="Times New Roman"/>
          <w:sz w:val="24"/>
          <w:szCs w:val="24"/>
        </w:rPr>
        <w:t>.</w:t>
      </w:r>
      <w:r w:rsidR="00C767E1">
        <w:rPr>
          <w:rFonts w:ascii="Times New Roman" w:hAnsi="Times New Roman" w:cs="Times New Roman"/>
          <w:sz w:val="24"/>
          <w:szCs w:val="24"/>
        </w:rPr>
        <w:t xml:space="preserve"> </w:t>
      </w:r>
      <w:r w:rsidR="00D74604">
        <w:rPr>
          <w:rFonts w:ascii="Times New Roman" w:hAnsi="Times New Roman" w:cs="Times New Roman"/>
          <w:sz w:val="24"/>
          <w:szCs w:val="24"/>
        </w:rPr>
        <w:t xml:space="preserve">Source: </w:t>
      </w:r>
      <w:r w:rsidR="00D74604" w:rsidRPr="003F0D2F">
        <w:rPr>
          <w:rStyle w:val="mw-mmv-filename-prefix"/>
          <w:rFonts w:ascii="Times New Roman" w:hAnsi="Times New Roman" w:cs="Times New Roman"/>
          <w:color w:val="202122"/>
          <w:sz w:val="24"/>
          <w:szCs w:val="24"/>
          <w:shd w:val="clear" w:color="auto" w:fill="F8F9FA"/>
        </w:rPr>
        <w:t>File</w:t>
      </w:r>
      <w:r w:rsidR="004F1E4D">
        <w:rPr>
          <w:rStyle w:val="mw-mmv-filename-prefix"/>
          <w:rFonts w:ascii="Times New Roman" w:hAnsi="Times New Roman" w:cs="Times New Roman"/>
          <w:color w:val="202122"/>
          <w:sz w:val="24"/>
          <w:szCs w:val="24"/>
          <w:shd w:val="clear" w:color="auto" w:fill="F8F9FA"/>
        </w:rPr>
        <w:t xml:space="preserve"> - </w:t>
      </w:r>
      <w:r w:rsidR="003F0D2F">
        <w:rPr>
          <w:rStyle w:val="mw-mmv-filename-prefix"/>
          <w:rFonts w:ascii="Times New Roman" w:hAnsi="Times New Roman" w:cs="Times New Roman"/>
          <w:color w:val="202122"/>
          <w:sz w:val="24"/>
          <w:szCs w:val="24"/>
          <w:shd w:val="clear" w:color="auto" w:fill="F8F9FA"/>
        </w:rPr>
        <w:t>H</w:t>
      </w:r>
      <w:r w:rsidR="00D74604" w:rsidRPr="003F0D2F">
        <w:rPr>
          <w:rStyle w:val="mw-mmv-filename"/>
          <w:rFonts w:ascii="Times New Roman" w:hAnsi="Times New Roman" w:cs="Times New Roman"/>
          <w:color w:val="202122"/>
          <w:sz w:val="24"/>
          <w:szCs w:val="24"/>
          <w:shd w:val="clear" w:color="auto" w:fill="F8F9FA"/>
        </w:rPr>
        <w:t>eterodontosaurus tucki cast</w:t>
      </w:r>
      <w:r w:rsidR="00282DDA" w:rsidRPr="003F0D2F">
        <w:rPr>
          <w:rStyle w:val="mw-mmv-filename"/>
          <w:rFonts w:ascii="Times New Roman" w:hAnsi="Times New Roman" w:cs="Times New Roman"/>
          <w:color w:val="202122"/>
          <w:sz w:val="24"/>
          <w:szCs w:val="24"/>
          <w:shd w:val="clear" w:color="auto" w:fill="F8F9FA"/>
        </w:rPr>
        <w:t>, SAM-PK-K1332,</w:t>
      </w:r>
      <w:r w:rsidR="00D74604" w:rsidRPr="003F0D2F">
        <w:rPr>
          <w:rStyle w:val="mw-mmv-filename"/>
          <w:rFonts w:ascii="Times New Roman" w:hAnsi="Times New Roman" w:cs="Times New Roman"/>
          <w:color w:val="202122"/>
          <w:sz w:val="24"/>
          <w:szCs w:val="24"/>
          <w:shd w:val="clear" w:color="auto" w:fill="F8F9FA"/>
        </w:rPr>
        <w:t xml:space="preserve"> University of California Museum of Paleontology</w:t>
      </w:r>
      <w:r w:rsidR="003F0D2F">
        <w:rPr>
          <w:rStyle w:val="mw-mmv-filename"/>
          <w:rFonts w:ascii="Times New Roman" w:hAnsi="Times New Roman" w:cs="Times New Roman"/>
          <w:color w:val="202122"/>
          <w:sz w:val="24"/>
          <w:szCs w:val="24"/>
          <w:shd w:val="clear" w:color="auto" w:fill="F8F9FA"/>
        </w:rPr>
        <w:t>,</w:t>
      </w:r>
      <w:r w:rsidR="00D74604" w:rsidRPr="003F0D2F">
        <w:rPr>
          <w:rStyle w:val="mw-mmv-filename"/>
          <w:rFonts w:ascii="Times New Roman" w:hAnsi="Times New Roman" w:cs="Times New Roman"/>
          <w:color w:val="202122"/>
          <w:sz w:val="24"/>
          <w:szCs w:val="24"/>
          <w:shd w:val="clear" w:color="auto" w:fill="F8F9FA"/>
        </w:rPr>
        <w:t xml:space="preserve"> Berkeley, CA</w:t>
      </w:r>
      <w:r w:rsidR="00282DDA" w:rsidRPr="003F0D2F">
        <w:rPr>
          <w:rStyle w:val="mw-mmv-filename"/>
          <w:rFonts w:ascii="Times New Roman" w:hAnsi="Times New Roman" w:cs="Times New Roman"/>
          <w:color w:val="202122"/>
          <w:sz w:val="24"/>
          <w:szCs w:val="24"/>
          <w:shd w:val="clear" w:color="auto" w:fill="F8F9FA"/>
        </w:rPr>
        <w:t>.</w:t>
      </w:r>
      <w:r w:rsidR="00DC5C0B" w:rsidRPr="003F0D2F">
        <w:rPr>
          <w:rStyle w:val="mw-mmv-filename"/>
          <w:rFonts w:ascii="Times New Roman" w:hAnsi="Times New Roman" w:cs="Times New Roman"/>
          <w:color w:val="202122"/>
          <w:sz w:val="24"/>
          <w:szCs w:val="24"/>
          <w:shd w:val="clear" w:color="auto" w:fill="F8F9FA"/>
        </w:rPr>
        <w:t xml:space="preserve"> </w:t>
      </w:r>
      <w:r w:rsidR="00847F33" w:rsidRPr="003F0D2F">
        <w:rPr>
          <w:rFonts w:ascii="Times New Roman" w:hAnsi="Times New Roman" w:cs="Times New Roman"/>
          <w:sz w:val="24"/>
          <w:szCs w:val="24"/>
        </w:rPr>
        <w:t>P</w:t>
      </w:r>
      <w:r w:rsidR="00847F33">
        <w:rPr>
          <w:rFonts w:ascii="Times New Roman" w:hAnsi="Times New Roman" w:cs="Times New Roman"/>
          <w:sz w:val="24"/>
          <w:szCs w:val="24"/>
        </w:rPr>
        <w:t>ublic Domain.</w:t>
      </w:r>
      <w:r w:rsidR="00847F33" w:rsidRPr="003F0D2F">
        <w:rPr>
          <w:rStyle w:val="mw-mmv-filename"/>
          <w:rFonts w:ascii="Times New Roman" w:hAnsi="Times New Roman" w:cs="Times New Roman"/>
          <w:color w:val="202122"/>
          <w:sz w:val="24"/>
          <w:szCs w:val="24"/>
          <w:shd w:val="clear" w:color="auto" w:fill="F8F9FA"/>
        </w:rPr>
        <w:t xml:space="preserve"> </w:t>
      </w:r>
      <w:r w:rsidR="00DC5C0B" w:rsidRPr="003F0D2F">
        <w:rPr>
          <w:rStyle w:val="mw-mmv-filename"/>
          <w:rFonts w:ascii="Times New Roman" w:hAnsi="Times New Roman" w:cs="Times New Roman"/>
          <w:color w:val="202122"/>
          <w:sz w:val="24"/>
          <w:szCs w:val="24"/>
          <w:shd w:val="clear" w:color="auto" w:fill="F8F9FA"/>
        </w:rPr>
        <w:t>Retrieved from</w:t>
      </w:r>
      <w:r w:rsidR="00282DDA" w:rsidRPr="003F0D2F">
        <w:rPr>
          <w:rStyle w:val="mw-mmv-filename"/>
          <w:rFonts w:ascii="Times New Roman" w:hAnsi="Times New Roman" w:cs="Times New Roman"/>
          <w:color w:val="202122"/>
          <w:sz w:val="24"/>
          <w:szCs w:val="24"/>
          <w:shd w:val="clear" w:color="auto" w:fill="F8F9FA"/>
        </w:rPr>
        <w:t xml:space="preserve">: en.wikipedia.org/wiki/Heterodontosaurus </w:t>
      </w:r>
      <w:r w:rsidRPr="003F0D2F">
        <w:rPr>
          <w:rFonts w:ascii="Times New Roman" w:hAnsi="Times New Roman" w:cs="Times New Roman"/>
          <w:sz w:val="24"/>
          <w:szCs w:val="24"/>
        </w:rPr>
        <w:t>Daderot/CC</w:t>
      </w:r>
      <w:r w:rsidR="00282DDA" w:rsidRPr="003F0D2F">
        <w:rPr>
          <w:rFonts w:ascii="Times New Roman" w:hAnsi="Times New Roman" w:cs="Times New Roman"/>
          <w:sz w:val="24"/>
          <w:szCs w:val="24"/>
        </w:rPr>
        <w:t xml:space="preserve">O 1.0. </w:t>
      </w:r>
    </w:p>
    <w:p w14:paraId="29AC03AE" w14:textId="77777777" w:rsidR="00B00730" w:rsidRDefault="00B00730" w:rsidP="00B00730">
      <w:pPr>
        <w:tabs>
          <w:tab w:val="left" w:pos="900"/>
        </w:tabs>
        <w:ind w:right="-450"/>
        <w:rPr>
          <w:rFonts w:ascii="Times New Roman" w:hAnsi="Times New Roman" w:cs="Times New Roman"/>
          <w:sz w:val="24"/>
          <w:szCs w:val="24"/>
        </w:rPr>
      </w:pPr>
    </w:p>
    <w:p w14:paraId="0222CCCC" w14:textId="299CEBE0" w:rsidR="00E31934" w:rsidRDefault="00B00730" w:rsidP="00B00730">
      <w:pPr>
        <w:tabs>
          <w:tab w:val="left" w:pos="900"/>
        </w:tabs>
        <w:ind w:right="-450"/>
        <w:rPr>
          <w:rFonts w:ascii="Times New Roman" w:hAnsi="Times New Roman" w:cs="Times New Roman"/>
          <w:b/>
          <w:bCs/>
          <w:color w:val="231F20"/>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4</w:t>
      </w:r>
      <w:r>
        <w:rPr>
          <w:rFonts w:ascii="Times New Roman" w:hAnsi="Times New Roman" w:cs="Times New Roman"/>
          <w:i/>
          <w:iCs/>
          <w:color w:val="231F20"/>
          <w:sz w:val="24"/>
          <w:szCs w:val="24"/>
        </w:rPr>
        <w:t>a</w:t>
      </w:r>
      <w:r w:rsidRPr="000E213A">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In an </w:t>
      </w:r>
      <w:r>
        <w:rPr>
          <w:rFonts w:ascii="Times New Roman" w:hAnsi="Times New Roman" w:cs="Times New Roman"/>
          <w:sz w:val="24"/>
          <w:szCs w:val="24"/>
        </w:rPr>
        <w:t xml:space="preserve">estimated 250 Primate species, mammals </w:t>
      </w:r>
      <w:r>
        <w:rPr>
          <w:rFonts w:ascii="Times New Roman" w:hAnsi="Times New Roman" w:cs="Times New Roman"/>
          <w:color w:val="231F20"/>
          <w:sz w:val="24"/>
          <w:szCs w:val="24"/>
        </w:rPr>
        <w:t xml:space="preserve">range from ferocious felines (lions, tigers) to pet hamsters. </w:t>
      </w:r>
      <w:r w:rsidR="00482B16">
        <w:rPr>
          <w:rFonts w:ascii="Times New Roman" w:hAnsi="Times New Roman" w:cs="Times New Roman"/>
          <w:color w:val="231F20"/>
          <w:sz w:val="24"/>
          <w:szCs w:val="24"/>
        </w:rPr>
        <w:t>Look at</w:t>
      </w:r>
      <w:r>
        <w:rPr>
          <w:rFonts w:ascii="Times New Roman" w:hAnsi="Times New Roman" w:cs="Times New Roman"/>
          <w:color w:val="231F20"/>
          <w:sz w:val="24"/>
          <w:szCs w:val="24"/>
        </w:rPr>
        <w:t xml:space="preserve"> a </w:t>
      </w:r>
      <w:r w:rsidR="00482B16">
        <w:rPr>
          <w:rFonts w:ascii="Times New Roman" w:hAnsi="Times New Roman" w:cs="Times New Roman"/>
          <w:color w:val="231F20"/>
          <w:sz w:val="24"/>
          <w:szCs w:val="24"/>
        </w:rPr>
        <w:t xml:space="preserve">Western Lowland </w:t>
      </w:r>
      <w:r>
        <w:rPr>
          <w:rFonts w:ascii="Times New Roman" w:hAnsi="Times New Roman" w:cs="Times New Roman"/>
          <w:color w:val="231F20"/>
          <w:sz w:val="24"/>
          <w:szCs w:val="24"/>
        </w:rPr>
        <w:t>Gorilla</w:t>
      </w:r>
      <w:r w:rsidR="00C42132">
        <w:rPr>
          <w:rFonts w:ascii="Times New Roman" w:hAnsi="Times New Roman" w:cs="Times New Roman"/>
          <w:color w:val="231F20"/>
          <w:sz w:val="24"/>
          <w:szCs w:val="24"/>
        </w:rPr>
        <w:t xml:space="preserve"> (Gorilla gorilla)</w:t>
      </w:r>
      <w:r>
        <w:rPr>
          <w:rFonts w:ascii="Times New Roman" w:hAnsi="Times New Roman" w:cs="Times New Roman"/>
          <w:color w:val="231F20"/>
          <w:sz w:val="24"/>
          <w:szCs w:val="24"/>
        </w:rPr>
        <w:t xml:space="preserve">, the </w:t>
      </w:r>
      <w:r w:rsidRPr="00E04434">
        <w:rPr>
          <w:rFonts w:ascii="Times New Roman" w:hAnsi="Times New Roman" w:cs="Times New Roman"/>
          <w:i/>
          <w:iCs/>
          <w:color w:val="231F20"/>
          <w:sz w:val="24"/>
          <w:szCs w:val="24"/>
        </w:rPr>
        <w:t>largest</w:t>
      </w:r>
      <w:r>
        <w:rPr>
          <w:rFonts w:ascii="Times New Roman" w:hAnsi="Times New Roman" w:cs="Times New Roman"/>
          <w:color w:val="231F20"/>
          <w:sz w:val="24"/>
          <w:szCs w:val="24"/>
        </w:rPr>
        <w:t xml:space="preserve"> Primate</w:t>
      </w:r>
      <w:r w:rsidR="00C42132">
        <w:rPr>
          <w:rFonts w:ascii="Times New Roman" w:hAnsi="Times New Roman" w:cs="Times New Roman"/>
          <w:color w:val="231F20"/>
          <w:sz w:val="24"/>
          <w:szCs w:val="24"/>
        </w:rPr>
        <w:t>.</w:t>
      </w:r>
      <w:r w:rsidR="000E213A">
        <w:rPr>
          <w:rFonts w:ascii="Times New Roman" w:hAnsi="Times New Roman" w:cs="Times New Roman"/>
          <w:color w:val="231F20"/>
          <w:sz w:val="24"/>
          <w:szCs w:val="24"/>
        </w:rPr>
        <w:t xml:space="preserve"> </w:t>
      </w:r>
      <w:r w:rsidR="00C42132">
        <w:rPr>
          <w:rFonts w:ascii="Times New Roman" w:hAnsi="Times New Roman" w:cs="Times New Roman"/>
          <w:color w:val="231F20"/>
          <w:sz w:val="24"/>
          <w:szCs w:val="24"/>
        </w:rPr>
        <w:t>A</w:t>
      </w:r>
      <w:r w:rsidR="00482B16">
        <w:rPr>
          <w:rFonts w:ascii="Times New Roman" w:hAnsi="Times New Roman" w:cs="Times New Roman"/>
          <w:color w:val="231F20"/>
          <w:sz w:val="24"/>
          <w:szCs w:val="24"/>
        </w:rPr>
        <w:t>ll six subspecies</w:t>
      </w:r>
      <w:r w:rsidR="00C42132">
        <w:rPr>
          <w:rFonts w:ascii="Times New Roman" w:hAnsi="Times New Roman" w:cs="Times New Roman"/>
          <w:color w:val="231F20"/>
          <w:sz w:val="24"/>
          <w:szCs w:val="24"/>
        </w:rPr>
        <w:t xml:space="preserve"> are</w:t>
      </w:r>
      <w:r w:rsidR="00482B16">
        <w:rPr>
          <w:rFonts w:ascii="Times New Roman" w:hAnsi="Times New Roman" w:cs="Times New Roman"/>
          <w:color w:val="231F20"/>
          <w:sz w:val="24"/>
          <w:szCs w:val="24"/>
        </w:rPr>
        <w:t xml:space="preserve"> </w:t>
      </w:r>
      <w:r w:rsidR="007F5892">
        <w:rPr>
          <w:rFonts w:ascii="Times New Roman" w:hAnsi="Times New Roman" w:cs="Times New Roman"/>
          <w:color w:val="231F20"/>
          <w:sz w:val="24"/>
          <w:szCs w:val="24"/>
        </w:rPr>
        <w:t xml:space="preserve">4 to </w:t>
      </w:r>
      <w:r w:rsidR="00482B16">
        <w:rPr>
          <w:rFonts w:ascii="Times New Roman" w:hAnsi="Times New Roman" w:cs="Times New Roman"/>
          <w:color w:val="231F20"/>
          <w:sz w:val="24"/>
          <w:szCs w:val="24"/>
        </w:rPr>
        <w:t>5</w:t>
      </w:r>
      <w:r w:rsidR="007F5892">
        <w:rPr>
          <w:rFonts w:ascii="Times New Roman" w:hAnsi="Times New Roman" w:cs="Times New Roman"/>
          <w:color w:val="231F20"/>
          <w:sz w:val="24"/>
          <w:szCs w:val="24"/>
        </w:rPr>
        <w:t>.5</w:t>
      </w:r>
      <w:r>
        <w:rPr>
          <w:rFonts w:ascii="Times New Roman" w:hAnsi="Times New Roman" w:cs="Times New Roman"/>
          <w:color w:val="231F20"/>
          <w:sz w:val="24"/>
          <w:szCs w:val="24"/>
        </w:rPr>
        <w:t xml:space="preserve"> feet, 4</w:t>
      </w:r>
      <w:r w:rsidR="007F5892">
        <w:rPr>
          <w:rFonts w:ascii="Times New Roman" w:hAnsi="Times New Roman" w:cs="Times New Roman"/>
          <w:color w:val="231F20"/>
          <w:sz w:val="24"/>
          <w:szCs w:val="24"/>
        </w:rPr>
        <w:t>40</w:t>
      </w:r>
      <w:r>
        <w:rPr>
          <w:rFonts w:ascii="Times New Roman" w:hAnsi="Times New Roman" w:cs="Times New Roman"/>
          <w:color w:val="231F20"/>
          <w:sz w:val="24"/>
          <w:szCs w:val="24"/>
        </w:rPr>
        <w:t xml:space="preserve"> pounds</w:t>
      </w:r>
      <w:r w:rsidR="00482B16">
        <w:rPr>
          <w:rFonts w:ascii="Times New Roman" w:hAnsi="Times New Roman" w:cs="Times New Roman"/>
          <w:color w:val="231F20"/>
          <w:sz w:val="24"/>
          <w:szCs w:val="24"/>
        </w:rPr>
        <w:t>. Compare the gorilla</w:t>
      </w:r>
      <w:r>
        <w:rPr>
          <w:rFonts w:ascii="Times New Roman" w:hAnsi="Times New Roman" w:cs="Times New Roman"/>
          <w:color w:val="231F20"/>
          <w:sz w:val="24"/>
          <w:szCs w:val="24"/>
        </w:rPr>
        <w:t xml:space="preserve"> to </w:t>
      </w:r>
      <w:r w:rsidR="00515429">
        <w:rPr>
          <w:rFonts w:ascii="Times New Roman" w:hAnsi="Times New Roman" w:cs="Times New Roman"/>
          <w:color w:val="231F20"/>
          <w:sz w:val="24"/>
          <w:szCs w:val="24"/>
        </w:rPr>
        <w:t xml:space="preserve">one of </w:t>
      </w:r>
      <w:r>
        <w:rPr>
          <w:rFonts w:ascii="Times New Roman" w:hAnsi="Times New Roman" w:cs="Times New Roman"/>
          <w:color w:val="231F20"/>
          <w:sz w:val="24"/>
          <w:szCs w:val="24"/>
        </w:rPr>
        <w:t>t</w:t>
      </w:r>
      <w:r w:rsidRPr="00545BAA">
        <w:rPr>
          <w:rFonts w:ascii="Times New Roman" w:hAnsi="Times New Roman" w:cs="Times New Roman"/>
          <w:color w:val="231F20"/>
          <w:sz w:val="24"/>
          <w:szCs w:val="24"/>
        </w:rPr>
        <w:t>he</w:t>
      </w:r>
      <w:r>
        <w:rPr>
          <w:rFonts w:ascii="Times New Roman" w:hAnsi="Times New Roman" w:cs="Times New Roman"/>
          <w:color w:val="231F20"/>
          <w:sz w:val="24"/>
          <w:szCs w:val="24"/>
        </w:rPr>
        <w:t xml:space="preserve"> </w:t>
      </w:r>
      <w:r>
        <w:rPr>
          <w:rFonts w:ascii="Times New Roman" w:hAnsi="Times New Roman" w:cs="Times New Roman"/>
          <w:i/>
          <w:iCs/>
          <w:color w:val="231F20"/>
          <w:sz w:val="24"/>
          <w:szCs w:val="24"/>
        </w:rPr>
        <w:t xml:space="preserve">smallest </w:t>
      </w:r>
      <w:r>
        <w:rPr>
          <w:rFonts w:ascii="Times New Roman" w:hAnsi="Times New Roman" w:cs="Times New Roman"/>
          <w:color w:val="231F20"/>
          <w:sz w:val="24"/>
          <w:szCs w:val="24"/>
        </w:rPr>
        <w:t>Primate</w:t>
      </w:r>
      <w:r w:rsidR="00515429">
        <w:rPr>
          <w:rFonts w:ascii="Times New Roman" w:hAnsi="Times New Roman" w:cs="Times New Roman"/>
          <w:color w:val="231F20"/>
          <w:sz w:val="24"/>
          <w:szCs w:val="24"/>
        </w:rPr>
        <w:t>s</w:t>
      </w:r>
      <w:r>
        <w:rPr>
          <w:rFonts w:ascii="Times New Roman" w:hAnsi="Times New Roman" w:cs="Times New Roman"/>
          <w:color w:val="231F20"/>
          <w:sz w:val="24"/>
          <w:szCs w:val="24"/>
        </w:rPr>
        <w:t xml:space="preserve">, the </w:t>
      </w:r>
      <w:r w:rsidR="00515429">
        <w:rPr>
          <w:rFonts w:ascii="Times New Roman" w:hAnsi="Times New Roman" w:cs="Times New Roman"/>
          <w:color w:val="231F20"/>
          <w:sz w:val="24"/>
          <w:szCs w:val="24"/>
        </w:rPr>
        <w:t>Etruscan pygmy shrew</w:t>
      </w:r>
      <w:r w:rsidR="00C9299A">
        <w:rPr>
          <w:rFonts w:ascii="Times New Roman" w:hAnsi="Times New Roman" w:cs="Times New Roman"/>
          <w:color w:val="231F20"/>
          <w:sz w:val="24"/>
          <w:szCs w:val="24"/>
        </w:rPr>
        <w:t>,</w:t>
      </w:r>
      <w:r w:rsidR="003D15A9">
        <w:rPr>
          <w:rFonts w:ascii="Times New Roman" w:hAnsi="Times New Roman" w:cs="Times New Roman"/>
          <w:color w:val="231F20"/>
          <w:sz w:val="24"/>
          <w:szCs w:val="24"/>
        </w:rPr>
        <w:t xml:space="preserve"> body</w:t>
      </w:r>
      <w:r>
        <w:rPr>
          <w:rFonts w:ascii="Times New Roman" w:hAnsi="Times New Roman" w:cs="Times New Roman"/>
          <w:color w:val="231F20"/>
          <w:sz w:val="24"/>
          <w:szCs w:val="24"/>
        </w:rPr>
        <w:t xml:space="preserve"> length (with</w:t>
      </w:r>
      <w:r w:rsidR="003D15A9">
        <w:rPr>
          <w:rFonts w:ascii="Times New Roman" w:hAnsi="Times New Roman" w:cs="Times New Roman"/>
          <w:color w:val="231F20"/>
          <w:sz w:val="24"/>
          <w:szCs w:val="24"/>
        </w:rPr>
        <w:t>out</w:t>
      </w:r>
      <w:r>
        <w:rPr>
          <w:rFonts w:ascii="Times New Roman" w:hAnsi="Times New Roman" w:cs="Times New Roman"/>
          <w:color w:val="231F20"/>
          <w:sz w:val="24"/>
          <w:szCs w:val="24"/>
        </w:rPr>
        <w:t xml:space="preserve"> tail)</w:t>
      </w:r>
      <w:r w:rsidR="003D15A9">
        <w:rPr>
          <w:rFonts w:ascii="Times New Roman" w:hAnsi="Times New Roman" w:cs="Times New Roman"/>
          <w:color w:val="231F20"/>
          <w:sz w:val="24"/>
          <w:szCs w:val="24"/>
        </w:rPr>
        <w:t>, about 4</w:t>
      </w:r>
      <w:r w:rsidR="001C02E7">
        <w:rPr>
          <w:rFonts w:ascii="Times New Roman" w:hAnsi="Times New Roman" w:cs="Times New Roman"/>
          <w:color w:val="231F20"/>
          <w:sz w:val="24"/>
          <w:szCs w:val="24"/>
        </w:rPr>
        <w:t xml:space="preserve"> inches</w:t>
      </w:r>
      <w:r w:rsidR="003D15A9">
        <w:rPr>
          <w:rFonts w:ascii="Times New Roman" w:hAnsi="Times New Roman" w:cs="Times New Roman"/>
          <w:color w:val="231F20"/>
          <w:sz w:val="24"/>
          <w:szCs w:val="24"/>
        </w:rPr>
        <w:t>.</w:t>
      </w:r>
      <w:r w:rsidR="00391033">
        <w:rPr>
          <w:rFonts w:ascii="Times New Roman" w:hAnsi="Times New Roman" w:cs="Times New Roman"/>
          <w:color w:val="231F20"/>
          <w:sz w:val="24"/>
          <w:szCs w:val="24"/>
        </w:rPr>
        <w:t xml:space="preserve"> </w:t>
      </w:r>
      <w:r w:rsidR="007F5892">
        <w:rPr>
          <w:rFonts w:ascii="Times New Roman" w:hAnsi="Times New Roman" w:cs="Times New Roman"/>
          <w:color w:val="231F20"/>
          <w:sz w:val="24"/>
          <w:szCs w:val="24"/>
        </w:rPr>
        <w:t xml:space="preserve">Source: </w:t>
      </w:r>
      <w:r w:rsidR="00482B16">
        <w:rPr>
          <w:rFonts w:ascii="Times New Roman" w:hAnsi="Times New Roman" w:cs="Times New Roman"/>
          <w:color w:val="231F20"/>
          <w:sz w:val="24"/>
          <w:szCs w:val="24"/>
        </w:rPr>
        <w:t xml:space="preserve">Gorilla </w:t>
      </w:r>
      <w:r w:rsidR="00391033">
        <w:rPr>
          <w:rFonts w:ascii="Times New Roman" w:hAnsi="Times New Roman" w:cs="Times New Roman"/>
          <w:color w:val="231F20"/>
          <w:sz w:val="24"/>
          <w:szCs w:val="24"/>
        </w:rPr>
        <w:t>by Simone Scholten</w:t>
      </w:r>
      <w:r w:rsidR="007F5892">
        <w:rPr>
          <w:rFonts w:ascii="Times New Roman" w:hAnsi="Times New Roman" w:cs="Times New Roman"/>
          <w:color w:val="231F20"/>
          <w:sz w:val="24"/>
          <w:szCs w:val="24"/>
        </w:rPr>
        <w:t>,</w:t>
      </w:r>
      <w:r w:rsidR="00391033">
        <w:rPr>
          <w:rFonts w:ascii="Times New Roman" w:hAnsi="Times New Roman" w:cs="Times New Roman"/>
          <w:color w:val="231F20"/>
          <w:sz w:val="24"/>
          <w:szCs w:val="24"/>
        </w:rPr>
        <w:t xml:space="preserve"> Unsplash. </w:t>
      </w:r>
      <w:r w:rsidR="007F5892">
        <w:rPr>
          <w:rFonts w:ascii="Times New Roman" w:hAnsi="Times New Roman" w:cs="Times New Roman"/>
          <w:color w:val="231F20"/>
          <w:sz w:val="24"/>
          <w:szCs w:val="24"/>
        </w:rPr>
        <w:t>Retrieved from</w:t>
      </w:r>
      <w:r w:rsidR="00482B16" w:rsidRPr="00482B16">
        <w:rPr>
          <w:rFonts w:ascii="Times New Roman" w:hAnsi="Times New Roman" w:cs="Times New Roman"/>
          <w:b/>
          <w:bCs/>
          <w:color w:val="231F20"/>
          <w:sz w:val="24"/>
          <w:szCs w:val="24"/>
        </w:rPr>
        <w:t>:</w:t>
      </w:r>
      <w:r w:rsidR="007F5892">
        <w:rPr>
          <w:rFonts w:ascii="Times New Roman" w:hAnsi="Times New Roman" w:cs="Times New Roman"/>
          <w:b/>
          <w:bCs/>
          <w:color w:val="231F20"/>
          <w:sz w:val="24"/>
          <w:szCs w:val="24"/>
        </w:rPr>
        <w:t xml:space="preserve"> </w:t>
      </w:r>
      <w:r w:rsidR="007F5892" w:rsidRPr="007F5892">
        <w:rPr>
          <w:rFonts w:ascii="Times New Roman" w:hAnsi="Times New Roman" w:cs="Times New Roman"/>
          <w:color w:val="231F20"/>
          <w:sz w:val="24"/>
          <w:szCs w:val="24"/>
        </w:rPr>
        <w:t>unsplash.com/photos/Mn_Ztgoywa</w:t>
      </w:r>
      <w:r w:rsidR="007F5892">
        <w:rPr>
          <w:rFonts w:ascii="Times New Roman" w:hAnsi="Times New Roman" w:cs="Times New Roman"/>
          <w:color w:val="231F20"/>
          <w:sz w:val="24"/>
          <w:szCs w:val="24"/>
        </w:rPr>
        <w:t>l</w:t>
      </w:r>
    </w:p>
    <w:p w14:paraId="63EB2D04" w14:textId="77777777" w:rsidR="007F5892" w:rsidRDefault="007F5892" w:rsidP="00B00730">
      <w:pPr>
        <w:tabs>
          <w:tab w:val="left" w:pos="900"/>
        </w:tabs>
        <w:ind w:right="-450"/>
        <w:rPr>
          <w:rFonts w:ascii="Times New Roman" w:hAnsi="Times New Roman" w:cs="Times New Roman"/>
          <w:color w:val="231F20"/>
          <w:sz w:val="24"/>
          <w:szCs w:val="24"/>
        </w:rPr>
      </w:pPr>
    </w:p>
    <w:p w14:paraId="4715EBB3" w14:textId="224C684A" w:rsidR="00B00730" w:rsidRPr="00594D09" w:rsidRDefault="00E31934" w:rsidP="00B00730">
      <w:pPr>
        <w:tabs>
          <w:tab w:val="left" w:pos="900"/>
        </w:tabs>
        <w:ind w:right="-450"/>
        <w:rPr>
          <w:rFonts w:ascii="Times New Roman" w:hAnsi="Times New Roman" w:cs="Times New Roman"/>
          <w:color w:val="000000" w:themeColor="text1"/>
          <w:sz w:val="24"/>
          <w:szCs w:val="24"/>
        </w:rPr>
      </w:pPr>
      <w:r w:rsidRPr="00594D09">
        <w:rPr>
          <w:rFonts w:ascii="Times New Roman" w:hAnsi="Times New Roman" w:cs="Times New Roman"/>
          <w:i/>
          <w:iCs/>
          <w:color w:val="231F20"/>
          <w:sz w:val="24"/>
          <w:szCs w:val="24"/>
        </w:rPr>
        <w:t>Figure 15.4</w:t>
      </w:r>
      <w:r w:rsidR="00391033" w:rsidRPr="00594D09">
        <w:rPr>
          <w:rFonts w:ascii="Times New Roman" w:hAnsi="Times New Roman" w:cs="Times New Roman"/>
          <w:i/>
          <w:iCs/>
          <w:color w:val="231F20"/>
          <w:sz w:val="24"/>
          <w:szCs w:val="24"/>
        </w:rPr>
        <w:t>b</w:t>
      </w:r>
      <w:r w:rsidR="00391033" w:rsidRPr="00594D09">
        <w:rPr>
          <w:rFonts w:ascii="Times New Roman" w:hAnsi="Times New Roman" w:cs="Times New Roman"/>
          <w:color w:val="231F20"/>
          <w:sz w:val="24"/>
          <w:szCs w:val="24"/>
        </w:rPr>
        <w:t>.</w:t>
      </w:r>
      <w:r w:rsidR="000E1B33" w:rsidRPr="00594D09">
        <w:rPr>
          <w:rFonts w:ascii="Times New Roman" w:hAnsi="Times New Roman" w:cs="Times New Roman"/>
          <w:color w:val="231F20"/>
          <w:sz w:val="24"/>
          <w:szCs w:val="24"/>
        </w:rPr>
        <w:t xml:space="preserve"> </w:t>
      </w:r>
      <w:r w:rsidR="000E1B33" w:rsidRPr="00594D09">
        <w:rPr>
          <w:rFonts w:ascii="Times New Roman" w:hAnsi="Times New Roman" w:cs="Times New Roman"/>
          <w:color w:val="202124"/>
          <w:sz w:val="24"/>
          <w:szCs w:val="24"/>
          <w:shd w:val="clear" w:color="auto" w:fill="FFFFFF"/>
        </w:rPr>
        <w:t>The Etruscan pygmy shrew (</w:t>
      </w:r>
      <w:r w:rsidR="000E1B33" w:rsidRPr="00594D09">
        <w:rPr>
          <w:rFonts w:ascii="Times New Roman" w:hAnsi="Times New Roman" w:cs="Times New Roman"/>
          <w:i/>
          <w:iCs/>
          <w:color w:val="202124"/>
          <w:sz w:val="24"/>
          <w:szCs w:val="24"/>
          <w:shd w:val="clear" w:color="auto" w:fill="FFFFFF"/>
        </w:rPr>
        <w:t>Suncus</w:t>
      </w:r>
      <w:r w:rsidR="000E1B33" w:rsidRPr="00594D09">
        <w:rPr>
          <w:rFonts w:ascii="Times New Roman" w:hAnsi="Times New Roman" w:cs="Times New Roman"/>
          <w:color w:val="202124"/>
          <w:sz w:val="24"/>
          <w:szCs w:val="24"/>
          <w:shd w:val="clear" w:color="auto" w:fill="FFFFFF"/>
        </w:rPr>
        <w:t xml:space="preserve"> </w:t>
      </w:r>
      <w:r w:rsidR="000E1B33" w:rsidRPr="00594D09">
        <w:rPr>
          <w:rFonts w:ascii="Times New Roman" w:hAnsi="Times New Roman" w:cs="Times New Roman"/>
          <w:i/>
          <w:iCs/>
          <w:color w:val="202124"/>
          <w:sz w:val="24"/>
          <w:szCs w:val="24"/>
          <w:shd w:val="clear" w:color="auto" w:fill="FFFFFF"/>
        </w:rPr>
        <w:t>etruscus</w:t>
      </w:r>
      <w:r w:rsidR="000E1B33" w:rsidRPr="00594D09">
        <w:rPr>
          <w:rFonts w:ascii="Times New Roman" w:hAnsi="Times New Roman" w:cs="Times New Roman"/>
          <w:color w:val="202124"/>
          <w:sz w:val="24"/>
          <w:szCs w:val="24"/>
          <w:shd w:val="clear" w:color="auto" w:fill="FFFFFF"/>
        </w:rPr>
        <w:t>), also called the white-toothed pygmy shrew, is the smallest known mammal. Its mass, weight is only about 1.8 g (0.063 oz) on average.</w:t>
      </w:r>
      <w:r w:rsidR="00391033" w:rsidRPr="00594D09">
        <w:rPr>
          <w:rFonts w:ascii="Times New Roman" w:hAnsi="Times New Roman" w:cs="Times New Roman"/>
          <w:color w:val="231F20"/>
          <w:sz w:val="24"/>
          <w:szCs w:val="24"/>
        </w:rPr>
        <w:t xml:space="preserve"> </w:t>
      </w:r>
      <w:r w:rsidR="00956221" w:rsidRPr="00594D09">
        <w:rPr>
          <w:rStyle w:val="Hyperlink"/>
          <w:rFonts w:ascii="Times New Roman" w:hAnsi="Times New Roman" w:cs="Times New Roman"/>
          <w:color w:val="000000" w:themeColor="text1"/>
          <w:sz w:val="24"/>
          <w:szCs w:val="24"/>
          <w:u w:val="none"/>
        </w:rPr>
        <w:t>Public Domain.</w:t>
      </w:r>
      <w:r w:rsidR="00956221" w:rsidRPr="00594D09">
        <w:rPr>
          <w:rFonts w:ascii="Times New Roman" w:hAnsi="Times New Roman" w:cs="Times New Roman"/>
          <w:color w:val="231F20"/>
          <w:sz w:val="24"/>
          <w:szCs w:val="24"/>
        </w:rPr>
        <w:t xml:space="preserve"> </w:t>
      </w:r>
      <w:r w:rsidR="004F1E4D" w:rsidRPr="00594D09">
        <w:rPr>
          <w:rFonts w:ascii="Times New Roman" w:hAnsi="Times New Roman" w:cs="Times New Roman"/>
          <w:color w:val="231F20"/>
          <w:sz w:val="24"/>
          <w:szCs w:val="24"/>
        </w:rPr>
        <w:t xml:space="preserve">Source: </w:t>
      </w:r>
      <w:r w:rsidR="003F3DD3" w:rsidRPr="00594D09">
        <w:rPr>
          <w:rFonts w:ascii="Times New Roman" w:hAnsi="Times New Roman" w:cs="Times New Roman"/>
          <w:color w:val="231F20"/>
          <w:sz w:val="24"/>
          <w:szCs w:val="24"/>
        </w:rPr>
        <w:t>Wikipedia</w:t>
      </w:r>
      <w:r w:rsidR="004F1E4D" w:rsidRPr="00594D09">
        <w:rPr>
          <w:rFonts w:ascii="Times New Roman" w:hAnsi="Times New Roman" w:cs="Times New Roman"/>
          <w:color w:val="231F20"/>
          <w:sz w:val="24"/>
          <w:szCs w:val="24"/>
        </w:rPr>
        <w:t xml:space="preserve"> - </w:t>
      </w:r>
      <w:r w:rsidR="003F3DD3" w:rsidRPr="00594D09">
        <w:rPr>
          <w:rFonts w:ascii="Times New Roman" w:hAnsi="Times New Roman" w:cs="Times New Roman"/>
          <w:color w:val="231F20"/>
          <w:sz w:val="24"/>
          <w:szCs w:val="24"/>
        </w:rPr>
        <w:t xml:space="preserve">Trebol-a-OwnWork CC BY-SA 30. </w:t>
      </w:r>
      <w:r w:rsidR="008157BC" w:rsidRPr="00594D09">
        <w:rPr>
          <w:rFonts w:ascii="Times New Roman" w:hAnsi="Times New Roman" w:cs="Times New Roman"/>
          <w:color w:val="231F20"/>
          <w:sz w:val="24"/>
          <w:szCs w:val="24"/>
        </w:rPr>
        <w:t xml:space="preserve">Retrieved from: </w:t>
      </w:r>
      <w:hyperlink r:id="rId26" w:anchor="/media/File:Suncus_etruscus.jpg" w:history="1">
        <w:r w:rsidR="008157BC" w:rsidRPr="00594D09">
          <w:rPr>
            <w:rStyle w:val="Hyperlink"/>
            <w:rFonts w:ascii="Times New Roman" w:hAnsi="Times New Roman" w:cs="Times New Roman"/>
            <w:color w:val="000000" w:themeColor="text1"/>
            <w:sz w:val="24"/>
            <w:szCs w:val="24"/>
            <w:u w:val="none"/>
          </w:rPr>
          <w:t>en.wikipedia.org/wiki/Etruscan_shrew#/media/File:Suncus_etruscus.jpg</w:t>
        </w:r>
      </w:hyperlink>
      <w:r w:rsidR="004F1E4D" w:rsidRPr="00594D09">
        <w:rPr>
          <w:rStyle w:val="Hyperlink"/>
          <w:rFonts w:ascii="Times New Roman" w:hAnsi="Times New Roman" w:cs="Times New Roman"/>
          <w:color w:val="000000" w:themeColor="text1"/>
          <w:sz w:val="24"/>
          <w:szCs w:val="24"/>
          <w:u w:val="none"/>
        </w:rPr>
        <w:t xml:space="preserve"> </w:t>
      </w:r>
    </w:p>
    <w:p w14:paraId="3E3CCB55" w14:textId="77777777" w:rsidR="004C464E" w:rsidRDefault="004C464E" w:rsidP="00B00730">
      <w:pPr>
        <w:tabs>
          <w:tab w:val="left" w:pos="900"/>
        </w:tabs>
        <w:spacing w:line="230" w:lineRule="auto"/>
        <w:ind w:right="-450"/>
        <w:rPr>
          <w:rFonts w:ascii="Times New Roman" w:hAnsi="Times New Roman" w:cs="Times New Roman"/>
          <w:i/>
          <w:iCs/>
          <w:color w:val="231F20"/>
          <w:sz w:val="24"/>
          <w:szCs w:val="24"/>
        </w:rPr>
      </w:pPr>
    </w:p>
    <w:p w14:paraId="2E69E59E" w14:textId="7ACDD22F" w:rsidR="00B00730" w:rsidRDefault="00B00730" w:rsidP="00B00730">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F96044">
        <w:rPr>
          <w:rFonts w:ascii="Times New Roman" w:hAnsi="Times New Roman" w:cs="Times New Roman"/>
          <w:i/>
          <w:iCs/>
          <w:color w:val="231F20"/>
          <w:sz w:val="24"/>
          <w:szCs w:val="24"/>
        </w:rPr>
        <w:t>5</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 xml:space="preserve">Movies, TV programs, books, news articles, images, overheard discussions, or old-fashioned, out-of-date pictures, like this one </w:t>
      </w:r>
      <w:r w:rsidR="00ED3183">
        <w:rPr>
          <w:rFonts w:ascii="Times New Roman" w:hAnsi="Times New Roman" w:cs="Times New Roman"/>
          <w:color w:val="231F20"/>
          <w:sz w:val="24"/>
          <w:szCs w:val="24"/>
        </w:rPr>
        <w:t>have</w:t>
      </w:r>
      <w:r>
        <w:rPr>
          <w:rFonts w:ascii="Times New Roman" w:hAnsi="Times New Roman" w:cs="Times New Roman"/>
          <w:color w:val="231F20"/>
          <w:sz w:val="24"/>
          <w:szCs w:val="24"/>
        </w:rPr>
        <w:t xml:space="preserve"> rouse</w:t>
      </w:r>
      <w:r w:rsidR="00ED3183">
        <w:rPr>
          <w:rFonts w:ascii="Times New Roman" w:hAnsi="Times New Roman" w:cs="Times New Roman"/>
          <w:color w:val="231F20"/>
          <w:sz w:val="24"/>
          <w:szCs w:val="24"/>
        </w:rPr>
        <w:t>d many</w:t>
      </w:r>
      <w:r>
        <w:rPr>
          <w:rFonts w:ascii="Times New Roman" w:hAnsi="Times New Roman" w:cs="Times New Roman"/>
          <w:color w:val="231F20"/>
          <w:sz w:val="24"/>
          <w:szCs w:val="24"/>
        </w:rPr>
        <w:t xml:space="preserve"> children’s interest in evolution. </w:t>
      </w:r>
      <w:r w:rsidR="00A923F2" w:rsidRPr="00A923F2">
        <w:rPr>
          <w:rFonts w:ascii="Times New Roman" w:hAnsi="Times New Roman" w:cs="Times New Roman"/>
          <w:b/>
          <w:bCs/>
          <w:color w:val="231F20"/>
          <w:sz w:val="24"/>
          <w:szCs w:val="24"/>
        </w:rPr>
        <w:t xml:space="preserve">Vally: Image made ca. 1960 and is © by the artist and/or Time-Life Books. We’ll have to get it from </w:t>
      </w:r>
      <w:r w:rsidR="00391033" w:rsidRPr="00A923F2">
        <w:rPr>
          <w:rFonts w:ascii="Times New Roman" w:hAnsi="Times New Roman" w:cs="Times New Roman"/>
          <w:b/>
          <w:bCs/>
          <w:color w:val="231F20"/>
          <w:sz w:val="24"/>
          <w:szCs w:val="24"/>
        </w:rPr>
        <w:t>IStock</w:t>
      </w:r>
      <w:r w:rsidR="008772A3">
        <w:rPr>
          <w:rFonts w:ascii="Times New Roman" w:hAnsi="Times New Roman" w:cs="Times New Roman"/>
          <w:b/>
          <w:bCs/>
          <w:color w:val="231F20"/>
          <w:sz w:val="24"/>
          <w:szCs w:val="24"/>
        </w:rPr>
        <w:t xml:space="preserve"> </w:t>
      </w:r>
    </w:p>
    <w:p w14:paraId="43C5A97C" w14:textId="77777777" w:rsidR="00B00730" w:rsidRDefault="00B00730" w:rsidP="00B00730">
      <w:pPr>
        <w:pStyle w:val="BodyText"/>
        <w:tabs>
          <w:tab w:val="left" w:pos="720"/>
        </w:tabs>
        <w:spacing w:line="225" w:lineRule="auto"/>
        <w:ind w:right="-270"/>
        <w:rPr>
          <w:rFonts w:ascii="Times New Roman" w:hAnsi="Times New Roman" w:cs="Times New Roman"/>
          <w:i/>
          <w:iCs/>
          <w:color w:val="231F20"/>
          <w:sz w:val="24"/>
          <w:szCs w:val="24"/>
        </w:rPr>
      </w:pPr>
    </w:p>
    <w:p w14:paraId="7BBA5071" w14:textId="72095FFE" w:rsidR="00B00730" w:rsidRPr="00FD6EBD" w:rsidRDefault="00B00730" w:rsidP="00B00730">
      <w:pPr>
        <w:tabs>
          <w:tab w:val="left" w:pos="900"/>
        </w:tabs>
        <w:spacing w:line="230"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15.6a &amp; 6b </w:t>
      </w:r>
      <w:r w:rsidR="00AE492B">
        <w:rPr>
          <w:rFonts w:ascii="Times New Roman" w:hAnsi="Times New Roman" w:cs="Times New Roman"/>
          <w:color w:val="231F20"/>
          <w:sz w:val="24"/>
          <w:szCs w:val="24"/>
        </w:rPr>
        <w:t>Leonardo</w:t>
      </w:r>
      <w:r>
        <w:rPr>
          <w:rFonts w:ascii="Times New Roman" w:hAnsi="Times New Roman" w:cs="Times New Roman"/>
          <w:color w:val="231F20"/>
          <w:sz w:val="24"/>
          <w:szCs w:val="24"/>
        </w:rPr>
        <w:t xml:space="preserve"> da Vinci and Vesalius both violated the law and dissected corpses in order to understand </w:t>
      </w:r>
      <w:r w:rsidR="00B62712">
        <w:rPr>
          <w:rFonts w:ascii="Times New Roman" w:hAnsi="Times New Roman" w:cs="Times New Roman"/>
          <w:color w:val="231F20"/>
          <w:sz w:val="24"/>
          <w:szCs w:val="24"/>
        </w:rPr>
        <w:t xml:space="preserve">and </w:t>
      </w:r>
      <w:r w:rsidR="00A705DC">
        <w:rPr>
          <w:rFonts w:ascii="Times New Roman" w:hAnsi="Times New Roman" w:cs="Times New Roman"/>
          <w:color w:val="231F20"/>
          <w:sz w:val="24"/>
          <w:szCs w:val="24"/>
        </w:rPr>
        <w:t xml:space="preserve">draw </w:t>
      </w:r>
      <w:r>
        <w:rPr>
          <w:rFonts w:ascii="Times New Roman" w:hAnsi="Times New Roman" w:cs="Times New Roman"/>
          <w:color w:val="231F20"/>
          <w:sz w:val="24"/>
          <w:szCs w:val="24"/>
        </w:rPr>
        <w:t xml:space="preserve">the human body. a. </w:t>
      </w:r>
      <w:r w:rsidR="00BA523F">
        <w:rPr>
          <w:rFonts w:ascii="Times New Roman" w:hAnsi="Times New Roman" w:cs="Times New Roman"/>
          <w:i/>
          <w:iCs/>
          <w:color w:val="231F20"/>
          <w:sz w:val="24"/>
          <w:szCs w:val="24"/>
        </w:rPr>
        <w:t xml:space="preserve">Study of </w:t>
      </w:r>
      <w:r>
        <w:rPr>
          <w:rFonts w:ascii="Times New Roman" w:hAnsi="Times New Roman" w:cs="Times New Roman"/>
          <w:i/>
          <w:iCs/>
          <w:color w:val="231F20"/>
          <w:sz w:val="24"/>
          <w:szCs w:val="24"/>
        </w:rPr>
        <w:t>Hands</w:t>
      </w:r>
      <w:r>
        <w:rPr>
          <w:rFonts w:ascii="Times New Roman" w:hAnsi="Times New Roman" w:cs="Times New Roman"/>
          <w:color w:val="231F20"/>
          <w:sz w:val="24"/>
          <w:szCs w:val="24"/>
        </w:rPr>
        <w:t>, Leonardo da Vinci</w:t>
      </w:r>
      <w:r w:rsidR="002717F7">
        <w:rPr>
          <w:rFonts w:ascii="Times New Roman" w:hAnsi="Times New Roman" w:cs="Times New Roman"/>
          <w:color w:val="231F20"/>
          <w:sz w:val="24"/>
          <w:szCs w:val="24"/>
        </w:rPr>
        <w:t>, ca 1471</w:t>
      </w:r>
      <w:r w:rsidR="00F14CFA">
        <w:rPr>
          <w:rFonts w:ascii="Times New Roman" w:hAnsi="Times New Roman" w:cs="Times New Roman"/>
          <w:color w:val="231F20"/>
          <w:sz w:val="24"/>
          <w:szCs w:val="24"/>
        </w:rPr>
        <w:t>. S</w:t>
      </w:r>
      <w:r w:rsidR="00EC583B">
        <w:rPr>
          <w:rFonts w:ascii="Times New Roman" w:hAnsi="Times New Roman" w:cs="Times New Roman"/>
          <w:color w:val="231F20"/>
          <w:sz w:val="24"/>
          <w:szCs w:val="24"/>
        </w:rPr>
        <w:t xml:space="preserve">ource: </w:t>
      </w:r>
      <w:r w:rsidR="00391033">
        <w:rPr>
          <w:rFonts w:ascii="Times New Roman" w:hAnsi="Times New Roman" w:cs="Times New Roman"/>
          <w:color w:val="231F20"/>
          <w:sz w:val="24"/>
          <w:szCs w:val="24"/>
        </w:rPr>
        <w:t>Public Domain</w:t>
      </w:r>
      <w:r w:rsidR="00B62712">
        <w:rPr>
          <w:rFonts w:ascii="Times New Roman" w:hAnsi="Times New Roman" w:cs="Times New Roman"/>
          <w:color w:val="231F20"/>
          <w:sz w:val="24"/>
          <w:szCs w:val="24"/>
        </w:rPr>
        <w:t>. Retrieved from:</w:t>
      </w:r>
      <w:r w:rsidR="00BA523F">
        <w:rPr>
          <w:rFonts w:ascii="Times New Roman" w:hAnsi="Times New Roman" w:cs="Times New Roman"/>
          <w:color w:val="231F20"/>
          <w:sz w:val="24"/>
          <w:szCs w:val="24"/>
        </w:rPr>
        <w:t xml:space="preserve"> </w:t>
      </w:r>
      <w:r w:rsidR="00BA523F" w:rsidRPr="00BA523F">
        <w:rPr>
          <w:rFonts w:ascii="Times New Roman" w:hAnsi="Times New Roman" w:cs="Times New Roman"/>
          <w:color w:val="231F20"/>
          <w:sz w:val="24"/>
          <w:szCs w:val="24"/>
        </w:rPr>
        <w:t>commons.wikimedia.org/wiki/File:Leonardo_da_Vinci_-_Study_of_hands_-_WGA12812.jpg</w:t>
      </w:r>
      <w:r w:rsidR="00A705DC">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b. </w:t>
      </w:r>
      <w:r>
        <w:rPr>
          <w:rFonts w:ascii="Times New Roman" w:hAnsi="Times New Roman" w:cs="Times New Roman"/>
          <w:i/>
          <w:iCs/>
          <w:color w:val="231F20"/>
          <w:sz w:val="24"/>
          <w:szCs w:val="24"/>
        </w:rPr>
        <w:t xml:space="preserve">Hands, </w:t>
      </w:r>
      <w:r>
        <w:rPr>
          <w:rFonts w:ascii="Times New Roman" w:hAnsi="Times New Roman" w:cs="Times New Roman"/>
          <w:color w:val="231F20"/>
          <w:sz w:val="24"/>
          <w:szCs w:val="24"/>
        </w:rPr>
        <w:t>bone structure, Vesalius</w:t>
      </w:r>
      <w:r w:rsidR="00F14CFA">
        <w:rPr>
          <w:rFonts w:ascii="Times New Roman" w:hAnsi="Times New Roman" w:cs="Times New Roman"/>
          <w:color w:val="231F20"/>
          <w:sz w:val="24"/>
          <w:szCs w:val="24"/>
        </w:rPr>
        <w:t>. S</w:t>
      </w:r>
      <w:r w:rsidR="00063BF2">
        <w:rPr>
          <w:rFonts w:ascii="Times New Roman" w:hAnsi="Times New Roman" w:cs="Times New Roman"/>
          <w:color w:val="231F20"/>
          <w:sz w:val="24"/>
          <w:szCs w:val="24"/>
        </w:rPr>
        <w:t xml:space="preserve">ource: </w:t>
      </w:r>
      <w:r w:rsidR="00391033">
        <w:rPr>
          <w:rFonts w:ascii="Times New Roman" w:hAnsi="Times New Roman" w:cs="Times New Roman"/>
          <w:color w:val="231F20"/>
          <w:sz w:val="24"/>
          <w:szCs w:val="24"/>
        </w:rPr>
        <w:t>Wellcome Images, a website operated by Wellcome Trust, a global charitable foundation</w:t>
      </w:r>
      <w:r>
        <w:rPr>
          <w:rFonts w:ascii="Times New Roman" w:hAnsi="Times New Roman" w:cs="Times New Roman"/>
          <w:color w:val="231F20"/>
          <w:sz w:val="24"/>
          <w:szCs w:val="24"/>
        </w:rPr>
        <w:t xml:space="preserve"> </w:t>
      </w:r>
      <w:r w:rsidR="00391033">
        <w:rPr>
          <w:rFonts w:ascii="Times New Roman" w:hAnsi="Times New Roman" w:cs="Times New Roman"/>
          <w:color w:val="231F20"/>
          <w:sz w:val="24"/>
          <w:szCs w:val="24"/>
        </w:rPr>
        <w:t>based in the United Kingdom</w:t>
      </w:r>
      <w:r w:rsidR="00EC375B">
        <w:rPr>
          <w:rFonts w:ascii="Times New Roman" w:hAnsi="Times New Roman" w:cs="Times New Roman"/>
          <w:color w:val="231F20"/>
          <w:sz w:val="24"/>
          <w:szCs w:val="24"/>
        </w:rPr>
        <w:t xml:space="preserve">. </w:t>
      </w:r>
      <w:r w:rsidR="00224E3B">
        <w:rPr>
          <w:rFonts w:ascii="Times New Roman" w:hAnsi="Times New Roman" w:cs="Times New Roman"/>
          <w:color w:val="231F20"/>
          <w:sz w:val="24"/>
          <w:szCs w:val="24"/>
        </w:rPr>
        <w:t>No changes made</w:t>
      </w:r>
      <w:r w:rsidR="00EC375B">
        <w:rPr>
          <w:rFonts w:ascii="Times New Roman" w:hAnsi="Times New Roman" w:cs="Times New Roman"/>
          <w:color w:val="231F20"/>
          <w:sz w:val="24"/>
          <w:szCs w:val="24"/>
        </w:rPr>
        <w:t xml:space="preserve">. </w:t>
      </w:r>
      <w:r w:rsidR="00EC583B">
        <w:rPr>
          <w:rFonts w:ascii="Times New Roman" w:hAnsi="Times New Roman" w:cs="Times New Roman"/>
          <w:color w:val="231F20"/>
          <w:sz w:val="24"/>
          <w:szCs w:val="24"/>
        </w:rPr>
        <w:t xml:space="preserve">Public Domain. </w:t>
      </w:r>
      <w:r w:rsidR="00EC375B">
        <w:rPr>
          <w:rFonts w:ascii="Times New Roman" w:hAnsi="Times New Roman" w:cs="Times New Roman"/>
          <w:color w:val="231F20"/>
          <w:sz w:val="24"/>
          <w:szCs w:val="24"/>
        </w:rPr>
        <w:t xml:space="preserve">Retrieved from: </w:t>
      </w:r>
      <w:r w:rsidR="00EC375B" w:rsidRPr="00EC375B">
        <w:rPr>
          <w:rFonts w:ascii="Times New Roman" w:hAnsi="Times New Roman" w:cs="Times New Roman"/>
          <w:color w:val="231F20"/>
          <w:sz w:val="24"/>
          <w:szCs w:val="24"/>
        </w:rPr>
        <w:t>en.wikipedia.org/wiki/Andreas_Vesalius</w:t>
      </w:r>
      <w:r w:rsidR="00EC375B">
        <w:rPr>
          <w:rFonts w:ascii="Times New Roman" w:hAnsi="Times New Roman" w:cs="Times New Roman"/>
          <w:color w:val="231F20"/>
          <w:sz w:val="24"/>
          <w:szCs w:val="24"/>
        </w:rPr>
        <w:t xml:space="preserve">. </w:t>
      </w:r>
    </w:p>
    <w:p w14:paraId="7B3FAF17" w14:textId="552CF8F8" w:rsidR="00F96044" w:rsidRDefault="00F96044" w:rsidP="006E505D">
      <w:pPr>
        <w:pStyle w:val="BodyText"/>
        <w:tabs>
          <w:tab w:val="left" w:pos="720"/>
        </w:tabs>
        <w:spacing w:line="225" w:lineRule="auto"/>
        <w:ind w:right="-270"/>
        <w:rPr>
          <w:rStyle w:val="Hyperlink"/>
          <w:rFonts w:ascii="Times New Roman" w:hAnsi="Times New Roman" w:cs="Times New Roman"/>
          <w:sz w:val="24"/>
          <w:szCs w:val="24"/>
        </w:rPr>
      </w:pPr>
    </w:p>
    <w:p w14:paraId="4B23CDAE" w14:textId="06BB3953" w:rsidR="000E1B33" w:rsidRDefault="00F96044" w:rsidP="00F96044">
      <w:pPr>
        <w:pStyle w:val="BodyText"/>
        <w:tabs>
          <w:tab w:val="left" w:pos="720"/>
        </w:tabs>
        <w:spacing w:line="225" w:lineRule="auto"/>
        <w:ind w:right="-27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15.7a </w:t>
      </w:r>
      <w:r w:rsidR="00C25EA7">
        <w:rPr>
          <w:rFonts w:ascii="Times New Roman" w:hAnsi="Times New Roman" w:cs="Times New Roman"/>
          <w:color w:val="231F20"/>
          <w:sz w:val="24"/>
          <w:szCs w:val="24"/>
        </w:rPr>
        <w:t xml:space="preserve">“Look at </w:t>
      </w:r>
      <w:r w:rsidR="00D3333C">
        <w:rPr>
          <w:rFonts w:ascii="Times New Roman" w:hAnsi="Times New Roman" w:cs="Times New Roman"/>
          <w:color w:val="231F20"/>
          <w:sz w:val="24"/>
          <w:szCs w:val="24"/>
        </w:rPr>
        <w:t>a human’s</w:t>
      </w:r>
      <w:r w:rsidR="00C25EA7">
        <w:rPr>
          <w:rFonts w:ascii="Times New Roman" w:hAnsi="Times New Roman" w:cs="Times New Roman"/>
          <w:color w:val="231F20"/>
          <w:sz w:val="24"/>
          <w:szCs w:val="24"/>
        </w:rPr>
        <w:t xml:space="preserve"> </w:t>
      </w:r>
      <w:r w:rsidR="00D3333C">
        <w:rPr>
          <w:rFonts w:ascii="Times New Roman" w:hAnsi="Times New Roman" w:cs="Times New Roman"/>
          <w:color w:val="231F20"/>
          <w:sz w:val="24"/>
          <w:szCs w:val="24"/>
        </w:rPr>
        <w:t xml:space="preserve">leg </w:t>
      </w:r>
      <w:r w:rsidR="00224E3B">
        <w:rPr>
          <w:rFonts w:ascii="Times New Roman" w:hAnsi="Times New Roman" w:cs="Times New Roman"/>
          <w:color w:val="231F20"/>
          <w:sz w:val="24"/>
          <w:szCs w:val="24"/>
        </w:rPr>
        <w:t>then</w:t>
      </w:r>
      <w:r w:rsidR="00C25EA7">
        <w:rPr>
          <w:rFonts w:ascii="Times New Roman" w:hAnsi="Times New Roman" w:cs="Times New Roman"/>
          <w:color w:val="231F20"/>
          <w:sz w:val="24"/>
          <w:szCs w:val="24"/>
        </w:rPr>
        <w:t xml:space="preserve"> look at</w:t>
      </w:r>
      <w:r w:rsidR="00D3333C">
        <w:rPr>
          <w:rFonts w:ascii="Times New Roman" w:hAnsi="Times New Roman" w:cs="Times New Roman"/>
          <w:color w:val="231F20"/>
          <w:sz w:val="24"/>
          <w:szCs w:val="24"/>
        </w:rPr>
        <w:t xml:space="preserve"> a</w:t>
      </w:r>
      <w:r w:rsidR="00C25EA7">
        <w:rPr>
          <w:rFonts w:ascii="Times New Roman" w:hAnsi="Times New Roman" w:cs="Times New Roman"/>
          <w:color w:val="231F20"/>
          <w:sz w:val="24"/>
          <w:szCs w:val="24"/>
        </w:rPr>
        <w:t xml:space="preserve"> dog</w:t>
      </w:r>
      <w:r w:rsidR="00D3333C">
        <w:rPr>
          <w:rFonts w:ascii="Times New Roman" w:hAnsi="Times New Roman" w:cs="Times New Roman"/>
          <w:color w:val="231F20"/>
          <w:sz w:val="24"/>
          <w:szCs w:val="24"/>
        </w:rPr>
        <w:t>’s leg,</w:t>
      </w:r>
      <w:r w:rsidR="00C25EA7">
        <w:rPr>
          <w:rFonts w:ascii="Times New Roman" w:hAnsi="Times New Roman" w:cs="Times New Roman"/>
          <w:color w:val="231F20"/>
          <w:sz w:val="24"/>
          <w:szCs w:val="24"/>
        </w:rPr>
        <w:t xml:space="preserve"> a bird’s wing</w:t>
      </w:r>
      <w:r w:rsidR="00D3333C">
        <w:rPr>
          <w:rFonts w:ascii="Times New Roman" w:hAnsi="Times New Roman" w:cs="Times New Roman"/>
          <w:color w:val="231F20"/>
          <w:sz w:val="24"/>
          <w:szCs w:val="24"/>
        </w:rPr>
        <w:t>, and an ape’s leg</w:t>
      </w:r>
      <w:r w:rsidR="00C25EA7">
        <w:rPr>
          <w:rFonts w:ascii="Times New Roman" w:hAnsi="Times New Roman" w:cs="Times New Roman"/>
          <w:color w:val="231F20"/>
          <w:sz w:val="24"/>
          <w:szCs w:val="24"/>
        </w:rPr>
        <w:t>. What do they have in common?</w:t>
      </w:r>
      <w:r w:rsidR="00B30834">
        <w:rPr>
          <w:rFonts w:ascii="Times New Roman" w:hAnsi="Times New Roman" w:cs="Times New Roman"/>
          <w:color w:val="231F20"/>
          <w:sz w:val="24"/>
          <w:szCs w:val="24"/>
        </w:rPr>
        <w:t>”</w:t>
      </w:r>
      <w:r w:rsidR="00C25EA7">
        <w:rPr>
          <w:rFonts w:ascii="Times New Roman" w:hAnsi="Times New Roman" w:cs="Times New Roman"/>
          <w:color w:val="231F20"/>
          <w:sz w:val="24"/>
          <w:szCs w:val="24"/>
        </w:rPr>
        <w:t xml:space="preserve"> </w:t>
      </w:r>
      <w:r w:rsidR="009855C8">
        <w:rPr>
          <w:rFonts w:ascii="Times New Roman" w:hAnsi="Times New Roman" w:cs="Times New Roman"/>
          <w:color w:val="231F20"/>
          <w:sz w:val="24"/>
          <w:szCs w:val="24"/>
        </w:rPr>
        <w:t xml:space="preserve">In </w:t>
      </w:r>
      <w:r w:rsidR="00D3333C">
        <w:rPr>
          <w:rFonts w:ascii="Times New Roman" w:hAnsi="Times New Roman" w:cs="Times New Roman"/>
          <w:color w:val="231F20"/>
          <w:sz w:val="24"/>
          <w:szCs w:val="24"/>
        </w:rPr>
        <w:t xml:space="preserve">the </w:t>
      </w:r>
      <w:r w:rsidR="009855C8">
        <w:rPr>
          <w:rFonts w:ascii="Times New Roman" w:hAnsi="Times New Roman" w:cs="Times New Roman"/>
          <w:color w:val="231F20"/>
          <w:sz w:val="24"/>
          <w:szCs w:val="24"/>
        </w:rPr>
        <w:t>4 chordate</w:t>
      </w:r>
      <w:r w:rsidR="00224E3B">
        <w:rPr>
          <w:rFonts w:ascii="Times New Roman" w:hAnsi="Times New Roman" w:cs="Times New Roman"/>
          <w:color w:val="231F20"/>
          <w:sz w:val="24"/>
          <w:szCs w:val="24"/>
        </w:rPr>
        <w:t xml:space="preserve"> species</w:t>
      </w:r>
      <w:r w:rsidR="009855C8">
        <w:rPr>
          <w:rFonts w:ascii="Times New Roman" w:hAnsi="Times New Roman" w:cs="Times New Roman"/>
          <w:color w:val="231F20"/>
          <w:sz w:val="24"/>
          <w:szCs w:val="24"/>
        </w:rPr>
        <w:t xml:space="preserve">, </w:t>
      </w:r>
      <w:r>
        <w:rPr>
          <w:rFonts w:ascii="Times New Roman" w:hAnsi="Times New Roman" w:cs="Times New Roman"/>
          <w:color w:val="231F20"/>
          <w:sz w:val="24"/>
          <w:szCs w:val="24"/>
        </w:rPr>
        <w:t>find the</w:t>
      </w:r>
      <w:r w:rsidR="009855C8">
        <w:rPr>
          <w:rFonts w:ascii="Times New Roman" w:hAnsi="Times New Roman" w:cs="Times New Roman"/>
          <w:color w:val="231F20"/>
          <w:sz w:val="24"/>
          <w:szCs w:val="24"/>
        </w:rPr>
        <w:t>se bones:</w:t>
      </w:r>
      <w:r w:rsidR="001478C8">
        <w:rPr>
          <w:rFonts w:ascii="Times New Roman" w:hAnsi="Times New Roman" w:cs="Times New Roman"/>
          <w:color w:val="231F20"/>
          <w:sz w:val="24"/>
          <w:szCs w:val="24"/>
        </w:rPr>
        <w:t xml:space="preserve"> </w:t>
      </w:r>
    </w:p>
    <w:p w14:paraId="29A84E28" w14:textId="310FD4E2" w:rsidR="008B5E71" w:rsidRPr="00C25EA7" w:rsidRDefault="008B5E71" w:rsidP="00C25EA7">
      <w:pPr>
        <w:widowControl/>
        <w:shd w:val="clear" w:color="auto" w:fill="FFFFFF"/>
        <w:autoSpaceDE/>
        <w:autoSpaceDN/>
        <w:ind w:right="-540"/>
        <w:rPr>
          <w:rFonts w:ascii="Times New Roman" w:eastAsia="Times New Roman" w:hAnsi="Times New Roman" w:cs="Times New Roman"/>
          <w:color w:val="000000"/>
          <w:sz w:val="24"/>
          <w:szCs w:val="24"/>
        </w:rPr>
      </w:pPr>
      <w:r w:rsidRPr="008B5E71">
        <w:rPr>
          <w:rFonts w:ascii="Times New Roman" w:eastAsia="Times New Roman" w:hAnsi="Times New Roman" w:cs="Times New Roman"/>
          <w:color w:val="000000"/>
          <w:sz w:val="24"/>
          <w:szCs w:val="24"/>
        </w:rPr>
        <w:t>Red - thigh (femur)</w:t>
      </w:r>
      <w:r>
        <w:rPr>
          <w:rFonts w:ascii="Times New Roman" w:eastAsia="Times New Roman" w:hAnsi="Times New Roman" w:cs="Times New Roman"/>
          <w:color w:val="000000"/>
          <w:sz w:val="24"/>
          <w:szCs w:val="24"/>
        </w:rPr>
        <w:t>;</w:t>
      </w:r>
      <w:r w:rsidRPr="008B5E7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w:t>
      </w:r>
      <w:r w:rsidRPr="008B5E71">
        <w:rPr>
          <w:rFonts w:ascii="Times New Roman" w:eastAsia="Times New Roman" w:hAnsi="Times New Roman" w:cs="Times New Roman"/>
          <w:color w:val="000000"/>
          <w:sz w:val="24"/>
          <w:szCs w:val="24"/>
        </w:rPr>
        <w:t>lue - shank (tibia and fibula; </w:t>
      </w:r>
      <w:r w:rsidRPr="008B5E71">
        <w:rPr>
          <w:rFonts w:ascii="Times New Roman" w:eastAsia="Times New Roman" w:hAnsi="Times New Roman" w:cs="Times New Roman"/>
          <w:i/>
          <w:iCs/>
          <w:color w:val="231F20"/>
          <w:sz w:val="24"/>
          <w:szCs w:val="24"/>
        </w:rPr>
        <w:t>tibia</w:t>
      </w:r>
      <w:r w:rsidRPr="008B5E71">
        <w:rPr>
          <w:rFonts w:ascii="Times New Roman" w:eastAsia="Times New Roman" w:hAnsi="Times New Roman" w:cs="Times New Roman"/>
          <w:color w:val="231F20"/>
          <w:sz w:val="24"/>
          <w:szCs w:val="24"/>
        </w:rPr>
        <w:t> connects to knee and</w:t>
      </w:r>
      <w:r>
        <w:rPr>
          <w:rFonts w:ascii="Times New Roman" w:eastAsia="Times New Roman" w:hAnsi="Times New Roman" w:cs="Times New Roman"/>
          <w:color w:val="231F20"/>
          <w:sz w:val="24"/>
          <w:szCs w:val="24"/>
        </w:rPr>
        <w:t xml:space="preserve"> </w:t>
      </w:r>
      <w:r w:rsidRPr="008B5E71">
        <w:rPr>
          <w:rFonts w:ascii="Times New Roman" w:eastAsia="Times New Roman" w:hAnsi="Times New Roman" w:cs="Times New Roman"/>
          <w:color w:val="231F20"/>
          <w:sz w:val="24"/>
          <w:szCs w:val="24"/>
        </w:rPr>
        <w:t>ankle; </w:t>
      </w:r>
      <w:r w:rsidRPr="008B5E71">
        <w:rPr>
          <w:rFonts w:ascii="Times New Roman" w:eastAsia="Times New Roman" w:hAnsi="Times New Roman" w:cs="Times New Roman"/>
          <w:i/>
          <w:iCs/>
          <w:color w:val="231F20"/>
          <w:sz w:val="24"/>
          <w:szCs w:val="24"/>
        </w:rPr>
        <w:t>fibula</w:t>
      </w:r>
      <w:r w:rsidRPr="008B5E71">
        <w:rPr>
          <w:rFonts w:ascii="Times New Roman" w:eastAsia="Times New Roman" w:hAnsi="Times New Roman" w:cs="Times New Roman"/>
          <w:color w:val="231F20"/>
          <w:sz w:val="24"/>
          <w:szCs w:val="24"/>
        </w:rPr>
        <w:t> connects knee to outside of ankle</w:t>
      </w:r>
      <w:r w:rsidRPr="008B5E7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G</w:t>
      </w:r>
      <w:r w:rsidRPr="008B5E71">
        <w:rPr>
          <w:rFonts w:ascii="Times New Roman" w:eastAsia="Times New Roman" w:hAnsi="Times New Roman" w:cs="Times New Roman"/>
          <w:color w:val="000000"/>
          <w:sz w:val="24"/>
          <w:szCs w:val="24"/>
        </w:rPr>
        <w:t>reen - midfoot (cuneiforms, navicular, and metatarsals)</w:t>
      </w:r>
      <w:r>
        <w:rPr>
          <w:rFonts w:ascii="Times New Roman" w:eastAsia="Times New Roman" w:hAnsi="Times New Roman" w:cs="Times New Roman"/>
          <w:color w:val="000000"/>
          <w:sz w:val="24"/>
          <w:szCs w:val="24"/>
        </w:rPr>
        <w:t>;</w:t>
      </w:r>
      <w:r w:rsidRPr="008B5E7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Y</w:t>
      </w:r>
      <w:r w:rsidRPr="008B5E71">
        <w:rPr>
          <w:rFonts w:ascii="Times New Roman" w:eastAsia="Times New Roman" w:hAnsi="Times New Roman" w:cs="Times New Roman"/>
          <w:color w:val="000000"/>
          <w:sz w:val="24"/>
          <w:szCs w:val="24"/>
        </w:rPr>
        <w:t>ellow - toes (phalanges)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Vally: Is it possible to put each of the color words in color? </w:t>
      </w:r>
      <w:r w:rsidR="00C25EA7" w:rsidRPr="00C25EA7">
        <w:rPr>
          <w:rFonts w:ascii="Times New Roman" w:eastAsia="Times New Roman" w:hAnsi="Times New Roman" w:cs="Times New Roman"/>
          <w:color w:val="000000"/>
          <w:sz w:val="24"/>
          <w:szCs w:val="24"/>
        </w:rPr>
        <w:t>Source: Kahoot! DeHart of biology, Unit 6: Comparative Biology</w:t>
      </w:r>
      <w:r w:rsidR="00C25EA7">
        <w:rPr>
          <w:rFonts w:ascii="Times New Roman" w:eastAsia="Times New Roman" w:hAnsi="Times New Roman" w:cs="Times New Roman"/>
          <w:color w:val="000000"/>
          <w:sz w:val="24"/>
          <w:szCs w:val="24"/>
        </w:rPr>
        <w:t xml:space="preserve">. Retrieved from: </w:t>
      </w:r>
      <w:r w:rsidR="00C25EA7" w:rsidRPr="00C25EA7">
        <w:rPr>
          <w:rFonts w:ascii="Times New Roman" w:eastAsia="Times New Roman" w:hAnsi="Times New Roman" w:cs="Times New Roman"/>
          <w:color w:val="000000"/>
          <w:sz w:val="24"/>
          <w:szCs w:val="24"/>
        </w:rPr>
        <w:t>sites.google.com/site/dehartofbiology/unit-8</w:t>
      </w:r>
    </w:p>
    <w:p w14:paraId="38CB1CB0" w14:textId="77777777" w:rsidR="008B5E71" w:rsidRPr="008B5E71" w:rsidRDefault="008B5E71" w:rsidP="008B5E71">
      <w:pPr>
        <w:widowControl/>
        <w:shd w:val="clear" w:color="auto" w:fill="FFFFFF"/>
        <w:autoSpaceDE/>
        <w:autoSpaceDN/>
        <w:rPr>
          <w:rFonts w:ascii="Times New Roman" w:eastAsia="Times New Roman" w:hAnsi="Times New Roman" w:cs="Times New Roman"/>
          <w:color w:val="000000"/>
          <w:sz w:val="24"/>
          <w:szCs w:val="24"/>
        </w:rPr>
      </w:pPr>
    </w:p>
    <w:p w14:paraId="0011CE92" w14:textId="33369EFA" w:rsidR="009365D2" w:rsidRDefault="008B5E71" w:rsidP="009365D2">
      <w:pPr>
        <w:widowControl/>
        <w:shd w:val="clear" w:color="auto" w:fill="FFFFFF"/>
        <w:autoSpaceDE/>
        <w:autoSpaceDN/>
        <w:rPr>
          <w:rStyle w:val="Hyperlink"/>
          <w:rFonts w:ascii="Times New Roman" w:hAnsi="Times New Roman" w:cs="Times New Roman"/>
          <w:color w:val="000000" w:themeColor="text1"/>
          <w:sz w:val="24"/>
          <w:szCs w:val="24"/>
          <w:u w:val="none"/>
        </w:rPr>
      </w:pPr>
      <w:r w:rsidRPr="00B30834">
        <w:rPr>
          <w:rFonts w:ascii="Times New Roman" w:eastAsia="Times New Roman" w:hAnsi="Times New Roman" w:cs="Times New Roman"/>
          <w:i/>
          <w:iCs/>
          <w:color w:val="000000"/>
          <w:sz w:val="24"/>
          <w:szCs w:val="24"/>
        </w:rPr>
        <w:t>Figure 15.7b</w:t>
      </w:r>
      <w:r w:rsidRPr="00B30834">
        <w:rPr>
          <w:rFonts w:ascii="Times New Roman" w:eastAsia="Times New Roman" w:hAnsi="Times New Roman" w:cs="Times New Roman"/>
          <w:color w:val="000000"/>
          <w:sz w:val="24"/>
          <w:szCs w:val="24"/>
        </w:rPr>
        <w:t>:</w:t>
      </w:r>
      <w:r w:rsidRPr="00B30834">
        <w:rPr>
          <w:rFonts w:ascii="Times New Roman" w:eastAsia="Times New Roman" w:hAnsi="Times New Roman" w:cs="Times New Roman"/>
          <w:color w:val="000000"/>
          <w:sz w:val="32"/>
          <w:szCs w:val="32"/>
        </w:rPr>
        <w:t xml:space="preserve"> </w:t>
      </w:r>
      <w:r w:rsidR="009D4FD0">
        <w:rPr>
          <w:rFonts w:ascii="Times New Roman" w:eastAsia="Times New Roman" w:hAnsi="Times New Roman" w:cs="Times New Roman"/>
          <w:color w:val="000000"/>
          <w:sz w:val="24"/>
          <w:szCs w:val="24"/>
        </w:rPr>
        <w:t xml:space="preserve">The similar construction of these bones is evidence that </w:t>
      </w:r>
      <w:r w:rsidR="00D3333C">
        <w:rPr>
          <w:rFonts w:ascii="Times New Roman" w:eastAsia="Times New Roman" w:hAnsi="Times New Roman" w:cs="Times New Roman"/>
          <w:color w:val="000000"/>
          <w:sz w:val="24"/>
          <w:szCs w:val="24"/>
        </w:rPr>
        <w:t xml:space="preserve">humans, dogs, birds, and whales </w:t>
      </w:r>
      <w:r w:rsidR="009D4FD0">
        <w:rPr>
          <w:rFonts w:ascii="Times New Roman" w:eastAsia="Times New Roman" w:hAnsi="Times New Roman" w:cs="Times New Roman"/>
          <w:color w:val="000000"/>
          <w:sz w:val="24"/>
          <w:szCs w:val="24"/>
        </w:rPr>
        <w:t xml:space="preserve">share a common ancestor. Goldenrod: upper arm (humerus); Eggwhite: forearm (radius); Red: forearm/elbow (ulna); Yellow: wrist (carpals); Dark brown: fingers (metacarpals and phalanges). </w:t>
      </w:r>
      <w:r w:rsidR="00C571BB">
        <w:rPr>
          <w:rStyle w:val="Hyperlink"/>
          <w:rFonts w:ascii="Times New Roman" w:hAnsi="Times New Roman" w:cs="Times New Roman"/>
          <w:color w:val="000000" w:themeColor="text1"/>
          <w:sz w:val="24"/>
          <w:szCs w:val="24"/>
          <w:u w:val="none"/>
        </w:rPr>
        <w:t>Source: E</w:t>
      </w:r>
      <w:r w:rsidR="004009E2">
        <w:rPr>
          <w:rStyle w:val="Hyperlink"/>
          <w:rFonts w:ascii="Times New Roman" w:hAnsi="Times New Roman" w:cs="Times New Roman"/>
          <w:color w:val="000000" w:themeColor="text1"/>
          <w:sz w:val="24"/>
          <w:szCs w:val="24"/>
          <w:u w:val="none"/>
        </w:rPr>
        <w:t>vidence for e</w:t>
      </w:r>
      <w:r w:rsidR="00C571BB">
        <w:rPr>
          <w:rStyle w:val="Hyperlink"/>
          <w:rFonts w:ascii="Times New Roman" w:hAnsi="Times New Roman" w:cs="Times New Roman"/>
          <w:color w:val="000000" w:themeColor="text1"/>
          <w:sz w:val="24"/>
          <w:szCs w:val="24"/>
          <w:u w:val="none"/>
        </w:rPr>
        <w:t>volution (article</w:t>
      </w:r>
      <w:r w:rsidR="00267ACD">
        <w:rPr>
          <w:rStyle w:val="Hyperlink"/>
          <w:rFonts w:ascii="Times New Roman" w:hAnsi="Times New Roman" w:cs="Times New Roman"/>
          <w:color w:val="000000" w:themeColor="text1"/>
          <w:sz w:val="24"/>
          <w:szCs w:val="24"/>
          <w:u w:val="none"/>
        </w:rPr>
        <w:t>,</w:t>
      </w:r>
      <w:r w:rsidR="00C571BB">
        <w:rPr>
          <w:rStyle w:val="Hyperlink"/>
          <w:rFonts w:ascii="Times New Roman" w:hAnsi="Times New Roman" w:cs="Times New Roman"/>
          <w:color w:val="000000" w:themeColor="text1"/>
          <w:sz w:val="24"/>
          <w:szCs w:val="24"/>
          <w:u w:val="none"/>
        </w:rPr>
        <w:t xml:space="preserve"> Kahn Academy</w:t>
      </w:r>
      <w:r w:rsidR="009D4FD0">
        <w:rPr>
          <w:rStyle w:val="Hyperlink"/>
          <w:rFonts w:ascii="Times New Roman" w:hAnsi="Times New Roman" w:cs="Times New Roman"/>
          <w:color w:val="000000" w:themeColor="text1"/>
          <w:sz w:val="24"/>
          <w:szCs w:val="24"/>
          <w:u w:val="none"/>
        </w:rPr>
        <w:t xml:space="preserve">): </w:t>
      </w:r>
      <w:r w:rsidR="004009E2">
        <w:rPr>
          <w:rStyle w:val="Hyperlink"/>
          <w:rFonts w:ascii="Times New Roman" w:hAnsi="Times New Roman" w:cs="Times New Roman"/>
          <w:color w:val="000000" w:themeColor="text1"/>
          <w:sz w:val="24"/>
          <w:szCs w:val="24"/>
          <w:u w:val="none"/>
        </w:rPr>
        <w:t xml:space="preserve">“Homologous features.” Image credit: “Understanding evolution” by OpenStax College, Biology, </w:t>
      </w:r>
      <w:r w:rsidR="009D4FD0">
        <w:rPr>
          <w:rStyle w:val="Hyperlink"/>
          <w:rFonts w:ascii="Times New Roman" w:hAnsi="Times New Roman" w:cs="Times New Roman"/>
          <w:color w:val="000000" w:themeColor="text1"/>
          <w:sz w:val="24"/>
          <w:szCs w:val="24"/>
          <w:u w:val="none"/>
        </w:rPr>
        <w:t>CC BY 4.0.</w:t>
      </w:r>
      <w:r w:rsidR="00C571BB">
        <w:rPr>
          <w:rStyle w:val="Hyperlink"/>
          <w:rFonts w:ascii="Times New Roman" w:hAnsi="Times New Roman" w:cs="Times New Roman"/>
          <w:color w:val="000000" w:themeColor="text1"/>
          <w:sz w:val="24"/>
          <w:szCs w:val="24"/>
          <w:u w:val="none"/>
        </w:rPr>
        <w:t xml:space="preserve"> </w:t>
      </w:r>
      <w:r w:rsidR="00C571BB">
        <w:rPr>
          <w:rStyle w:val="Hyperlink"/>
          <w:rFonts w:ascii="Times New Roman" w:hAnsi="Times New Roman" w:cs="Times New Roman"/>
          <w:i/>
          <w:iCs/>
          <w:color w:val="000000" w:themeColor="text1"/>
          <w:sz w:val="24"/>
          <w:szCs w:val="24"/>
          <w:u w:val="none"/>
        </w:rPr>
        <w:t xml:space="preserve">All Kahn Academy content is available for free at </w:t>
      </w:r>
      <w:hyperlink r:id="rId27" w:history="1">
        <w:r w:rsidR="009D4FD0" w:rsidRPr="00277AE3">
          <w:rPr>
            <w:rStyle w:val="Hyperlink"/>
            <w:rFonts w:ascii="Times New Roman" w:hAnsi="Times New Roman" w:cs="Times New Roman"/>
            <w:i/>
            <w:iCs/>
            <w:sz w:val="24"/>
            <w:szCs w:val="24"/>
          </w:rPr>
          <w:t>www.kahn</w:t>
        </w:r>
      </w:hyperlink>
      <w:r w:rsidR="00C571BB">
        <w:rPr>
          <w:rStyle w:val="Hyperlink"/>
          <w:rFonts w:ascii="Times New Roman" w:hAnsi="Times New Roman" w:cs="Times New Roman"/>
          <w:i/>
          <w:iCs/>
          <w:color w:val="000000" w:themeColor="text1"/>
          <w:sz w:val="24"/>
          <w:szCs w:val="24"/>
          <w:u w:val="none"/>
        </w:rPr>
        <w:t xml:space="preserve"> academy. </w:t>
      </w:r>
      <w:r w:rsidR="00C571BB">
        <w:rPr>
          <w:rStyle w:val="Hyperlink"/>
          <w:rFonts w:ascii="Times New Roman" w:hAnsi="Times New Roman" w:cs="Times New Roman"/>
          <w:color w:val="000000" w:themeColor="text1"/>
          <w:sz w:val="24"/>
          <w:szCs w:val="24"/>
          <w:u w:val="none"/>
        </w:rPr>
        <w:t xml:space="preserve">Retrieved from: </w:t>
      </w:r>
      <w:r w:rsidR="00C571BB" w:rsidRPr="00A8778D">
        <w:rPr>
          <w:rStyle w:val="Hyperlink"/>
          <w:rFonts w:ascii="Times New Roman" w:hAnsi="Times New Roman" w:cs="Times New Roman"/>
          <w:color w:val="000000" w:themeColor="text1"/>
          <w:sz w:val="24"/>
          <w:szCs w:val="24"/>
          <w:u w:val="none"/>
        </w:rPr>
        <w:t>khanacademy.org/science/biology/her/evolution-and-natural-selection/a/lines-of-evidence-for-evolution</w:t>
      </w:r>
      <w:r w:rsidR="009365D2">
        <w:rPr>
          <w:rStyle w:val="Hyperlink"/>
          <w:rFonts w:ascii="Times New Roman" w:hAnsi="Times New Roman" w:cs="Times New Roman"/>
          <w:color w:val="000000" w:themeColor="text1"/>
          <w:sz w:val="24"/>
          <w:szCs w:val="24"/>
          <w:u w:val="none"/>
        </w:rPr>
        <w:t xml:space="preserve"> </w:t>
      </w:r>
    </w:p>
    <w:p w14:paraId="517DA2BA" w14:textId="5BD8A577" w:rsidR="00843B32" w:rsidRDefault="00843B32" w:rsidP="009365D2">
      <w:pPr>
        <w:widowControl/>
        <w:shd w:val="clear" w:color="auto" w:fill="FFFFFF"/>
        <w:autoSpaceDE/>
        <w:autoSpaceDN/>
        <w:rPr>
          <w:rStyle w:val="Hyperlink"/>
          <w:rFonts w:ascii="Times New Roman" w:hAnsi="Times New Roman" w:cs="Times New Roman"/>
          <w:color w:val="000000" w:themeColor="text1"/>
          <w:sz w:val="24"/>
          <w:szCs w:val="24"/>
          <w:u w:val="none"/>
        </w:rPr>
      </w:pPr>
    </w:p>
    <w:p w14:paraId="2150B5A7" w14:textId="7A33CAFB" w:rsidR="00843B32" w:rsidRDefault="00843B32" w:rsidP="009365D2">
      <w:pPr>
        <w:widowControl/>
        <w:shd w:val="clear" w:color="auto" w:fill="FFFFFF"/>
        <w:autoSpaceDE/>
        <w:autoSpaceDN/>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i/>
          <w:iCs/>
          <w:color w:val="000000" w:themeColor="text1"/>
          <w:sz w:val="24"/>
          <w:szCs w:val="24"/>
          <w:u w:val="none"/>
        </w:rPr>
        <w:t xml:space="preserve">Figure 15.7c: </w:t>
      </w:r>
      <w:r>
        <w:rPr>
          <w:rStyle w:val="Hyperlink"/>
          <w:rFonts w:ascii="Times New Roman" w:hAnsi="Times New Roman" w:cs="Times New Roman"/>
          <w:color w:val="000000" w:themeColor="text1"/>
          <w:sz w:val="24"/>
          <w:szCs w:val="24"/>
          <w:u w:val="none"/>
        </w:rPr>
        <w:t>Five Hominid skeletons</w:t>
      </w:r>
      <w:ins w:id="270" w:author="Ann Lewin-Benham" w:date="2021-12-07T17:46:00Z">
        <w:r w:rsidR="00FC4538">
          <w:rPr>
            <w:rStyle w:val="Hyperlink"/>
            <w:rFonts w:ascii="Times New Roman" w:hAnsi="Times New Roman" w:cs="Times New Roman"/>
            <w:color w:val="000000" w:themeColor="text1"/>
            <w:sz w:val="24"/>
            <w:szCs w:val="24"/>
            <w:u w:val="none"/>
          </w:rPr>
          <w:t xml:space="preserve">: </w:t>
        </w:r>
      </w:ins>
      <w:del w:id="271" w:author="Ann Lewin-Benham" w:date="2021-12-07T17:46:00Z">
        <w:r w:rsidDel="00FC4538">
          <w:rPr>
            <w:rStyle w:val="Hyperlink"/>
            <w:rFonts w:ascii="Times New Roman" w:hAnsi="Times New Roman" w:cs="Times New Roman"/>
            <w:color w:val="000000" w:themeColor="text1"/>
            <w:sz w:val="24"/>
            <w:szCs w:val="24"/>
            <w:u w:val="none"/>
          </w:rPr>
          <w:delText xml:space="preserve">, </w:delText>
        </w:r>
      </w:del>
      <w:r>
        <w:rPr>
          <w:rStyle w:val="Hyperlink"/>
          <w:rFonts w:ascii="Times New Roman" w:hAnsi="Times New Roman" w:cs="Times New Roman"/>
          <w:color w:val="000000" w:themeColor="text1"/>
          <w:sz w:val="24"/>
          <w:szCs w:val="24"/>
          <w:u w:val="none"/>
        </w:rPr>
        <w:t>Gibbon, Human, Chimpanzee, Gorilla, Orangutan</w:t>
      </w:r>
      <w:r w:rsidR="009C4B66">
        <w:rPr>
          <w:rStyle w:val="Hyperlink"/>
          <w:rFonts w:ascii="Times New Roman" w:hAnsi="Times New Roman" w:cs="Times New Roman"/>
          <w:color w:val="000000" w:themeColor="text1"/>
          <w:sz w:val="24"/>
          <w:szCs w:val="24"/>
          <w:u w:val="none"/>
        </w:rPr>
        <w:t xml:space="preserve">. Modification of an image by </w:t>
      </w:r>
      <w:r w:rsidR="007178A3">
        <w:rPr>
          <w:rStyle w:val="Hyperlink"/>
          <w:rFonts w:ascii="Times New Roman" w:hAnsi="Times New Roman" w:cs="Times New Roman"/>
          <w:color w:val="000000" w:themeColor="text1"/>
          <w:sz w:val="24"/>
          <w:szCs w:val="24"/>
          <w:u w:val="none"/>
        </w:rPr>
        <w:t xml:space="preserve">Tomas H. </w:t>
      </w:r>
      <w:r w:rsidR="009C4B66">
        <w:rPr>
          <w:rStyle w:val="Hyperlink"/>
          <w:rFonts w:ascii="Times New Roman" w:hAnsi="Times New Roman" w:cs="Times New Roman"/>
          <w:color w:val="000000" w:themeColor="text1"/>
          <w:sz w:val="24"/>
          <w:szCs w:val="24"/>
          <w:u w:val="none"/>
        </w:rPr>
        <w:t xml:space="preserve">Huxley from </w:t>
      </w:r>
      <w:r w:rsidR="009C4B66" w:rsidRPr="007178A3">
        <w:rPr>
          <w:rStyle w:val="Hyperlink"/>
          <w:rFonts w:ascii="Times New Roman" w:hAnsi="Times New Roman" w:cs="Times New Roman"/>
          <w:i/>
          <w:iCs/>
          <w:color w:val="000000" w:themeColor="text1"/>
          <w:sz w:val="24"/>
          <w:szCs w:val="24"/>
          <w:u w:val="none"/>
        </w:rPr>
        <w:t>Man’s Place in Nature</w:t>
      </w:r>
      <w:r w:rsidR="007178A3">
        <w:rPr>
          <w:rStyle w:val="Hyperlink"/>
          <w:rFonts w:ascii="Times New Roman" w:hAnsi="Times New Roman" w:cs="Times New Roman"/>
          <w:i/>
          <w:iCs/>
          <w:color w:val="000000" w:themeColor="text1"/>
          <w:sz w:val="24"/>
          <w:szCs w:val="24"/>
          <w:u w:val="none"/>
        </w:rPr>
        <w:t xml:space="preserve">, </w:t>
      </w:r>
      <w:r w:rsidR="007178A3" w:rsidRPr="007178A3">
        <w:rPr>
          <w:rStyle w:val="Hyperlink"/>
          <w:rFonts w:ascii="Times New Roman" w:hAnsi="Times New Roman" w:cs="Times New Roman"/>
          <w:color w:val="000000" w:themeColor="text1"/>
          <w:sz w:val="24"/>
          <w:szCs w:val="24"/>
          <w:u w:val="none"/>
        </w:rPr>
        <w:t>1863</w:t>
      </w:r>
      <w:r w:rsidR="009C4B66">
        <w:rPr>
          <w:rStyle w:val="Hyperlink"/>
          <w:rFonts w:ascii="Times New Roman" w:hAnsi="Times New Roman" w:cs="Times New Roman"/>
          <w:color w:val="000000" w:themeColor="text1"/>
          <w:sz w:val="24"/>
          <w:szCs w:val="24"/>
          <w:u w:val="none"/>
        </w:rPr>
        <w:t xml:space="preserve">. Public Domain. Retrieved from: </w:t>
      </w:r>
      <w:r w:rsidR="009C4B66" w:rsidRPr="009C4B66">
        <w:rPr>
          <w:rStyle w:val="Hyperlink"/>
          <w:rFonts w:ascii="Times New Roman" w:hAnsi="Times New Roman" w:cs="Times New Roman"/>
          <w:color w:val="000000" w:themeColor="text1"/>
          <w:sz w:val="24"/>
          <w:szCs w:val="24"/>
          <w:u w:val="none"/>
        </w:rPr>
        <w:t>commons.wikimedia.org/wiki/File:Ape_skeletons.png</w:t>
      </w:r>
    </w:p>
    <w:p w14:paraId="15FF6D38" w14:textId="030DB4DF" w:rsidR="00201A16" w:rsidRDefault="00201A16" w:rsidP="009365D2">
      <w:pPr>
        <w:widowControl/>
        <w:shd w:val="clear" w:color="auto" w:fill="FFFFFF"/>
        <w:autoSpaceDE/>
        <w:autoSpaceDN/>
        <w:rPr>
          <w:rStyle w:val="Hyperlink"/>
          <w:rFonts w:ascii="Times New Roman" w:hAnsi="Times New Roman" w:cs="Times New Roman"/>
          <w:color w:val="000000" w:themeColor="text1"/>
          <w:sz w:val="24"/>
          <w:szCs w:val="24"/>
          <w:u w:val="none"/>
        </w:rPr>
      </w:pPr>
    </w:p>
    <w:p w14:paraId="42EB2D21" w14:textId="615A0E18" w:rsidR="00F31072" w:rsidRPr="00EB3108" w:rsidRDefault="00201A16" w:rsidP="00F31072">
      <w:pPr>
        <w:rPr>
          <w:rFonts w:ascii="Times New Roman" w:hAnsi="Times New Roman" w:cs="Times New Roman"/>
          <w:sz w:val="24"/>
          <w:szCs w:val="24"/>
        </w:rPr>
      </w:pPr>
      <w:r>
        <w:rPr>
          <w:rStyle w:val="Hyperlink"/>
          <w:rFonts w:ascii="Times New Roman" w:hAnsi="Times New Roman" w:cs="Times New Roman"/>
          <w:i/>
          <w:iCs/>
          <w:color w:val="000000" w:themeColor="text1"/>
          <w:sz w:val="24"/>
          <w:szCs w:val="24"/>
          <w:u w:val="none"/>
        </w:rPr>
        <w:t xml:space="preserve">Figure 15.8 </w:t>
      </w:r>
      <w:r>
        <w:rPr>
          <w:rStyle w:val="Hyperlink"/>
          <w:rFonts w:ascii="Times New Roman" w:hAnsi="Times New Roman" w:cs="Times New Roman"/>
          <w:color w:val="000000" w:themeColor="text1"/>
          <w:sz w:val="24"/>
          <w:szCs w:val="24"/>
          <w:u w:val="none"/>
        </w:rPr>
        <w:t>A reconstruction</w:t>
      </w:r>
      <w:r w:rsidR="00306FEC">
        <w:rPr>
          <w:rStyle w:val="Hyperlink"/>
          <w:rFonts w:ascii="Times New Roman" w:hAnsi="Times New Roman" w:cs="Times New Roman"/>
          <w:color w:val="000000" w:themeColor="text1"/>
          <w:sz w:val="24"/>
          <w:szCs w:val="24"/>
          <w:u w:val="none"/>
        </w:rPr>
        <w:t>,</w:t>
      </w:r>
      <w:r>
        <w:rPr>
          <w:rStyle w:val="Hyperlink"/>
          <w:rFonts w:ascii="Times New Roman" w:hAnsi="Times New Roman" w:cs="Times New Roman"/>
          <w:color w:val="000000" w:themeColor="text1"/>
          <w:sz w:val="24"/>
          <w:szCs w:val="24"/>
          <w:u w:val="none"/>
        </w:rPr>
        <w:t xml:space="preserve"> </w:t>
      </w:r>
      <w:r w:rsidR="00B04D96">
        <w:rPr>
          <w:rStyle w:val="Hyperlink"/>
          <w:rFonts w:ascii="Times New Roman" w:hAnsi="Times New Roman" w:cs="Times New Roman"/>
          <w:color w:val="000000" w:themeColor="text1"/>
          <w:sz w:val="24"/>
          <w:szCs w:val="24"/>
          <w:u w:val="none"/>
        </w:rPr>
        <w:t>using</w:t>
      </w:r>
      <w:r>
        <w:rPr>
          <w:rStyle w:val="Hyperlink"/>
          <w:rFonts w:ascii="Times New Roman" w:hAnsi="Times New Roman" w:cs="Times New Roman"/>
          <w:color w:val="000000" w:themeColor="text1"/>
          <w:sz w:val="24"/>
          <w:szCs w:val="24"/>
          <w:u w:val="none"/>
        </w:rPr>
        <w:t xml:space="preserve"> the </w:t>
      </w:r>
      <w:r w:rsidR="00306FEC">
        <w:rPr>
          <w:rStyle w:val="Hyperlink"/>
          <w:rFonts w:ascii="Times New Roman" w:hAnsi="Times New Roman" w:cs="Times New Roman"/>
          <w:color w:val="000000" w:themeColor="text1"/>
          <w:sz w:val="24"/>
          <w:szCs w:val="24"/>
          <w:u w:val="none"/>
        </w:rPr>
        <w:t>3.2 million-year-old Lucy skeletal fossils and dental plaster parts,</w:t>
      </w:r>
      <w:r>
        <w:rPr>
          <w:rStyle w:val="Hyperlink"/>
          <w:rFonts w:ascii="Times New Roman" w:hAnsi="Times New Roman" w:cs="Times New Roman"/>
          <w:color w:val="000000" w:themeColor="text1"/>
          <w:sz w:val="24"/>
          <w:szCs w:val="24"/>
          <w:u w:val="none"/>
        </w:rPr>
        <w:t xml:space="preserve"> </w:t>
      </w:r>
      <w:r w:rsidR="00ED64FE">
        <w:rPr>
          <w:rStyle w:val="Hyperlink"/>
          <w:rFonts w:ascii="Times New Roman" w:hAnsi="Times New Roman" w:cs="Times New Roman"/>
          <w:color w:val="000000" w:themeColor="text1"/>
          <w:sz w:val="24"/>
          <w:szCs w:val="24"/>
          <w:u w:val="none"/>
        </w:rPr>
        <w:t>constructed</w:t>
      </w:r>
      <w:r>
        <w:rPr>
          <w:rStyle w:val="Hyperlink"/>
          <w:rFonts w:ascii="Times New Roman" w:hAnsi="Times New Roman" w:cs="Times New Roman"/>
          <w:color w:val="000000" w:themeColor="text1"/>
          <w:sz w:val="24"/>
          <w:szCs w:val="24"/>
          <w:u w:val="none"/>
        </w:rPr>
        <w:t xml:space="preserve"> by Prof. Owen Lovejoy and students</w:t>
      </w:r>
      <w:r w:rsidR="00ED64FE">
        <w:rPr>
          <w:rStyle w:val="Hyperlink"/>
          <w:rFonts w:ascii="Times New Roman" w:hAnsi="Times New Roman" w:cs="Times New Roman"/>
          <w:color w:val="000000" w:themeColor="text1"/>
          <w:sz w:val="24"/>
          <w:szCs w:val="24"/>
          <w:u w:val="none"/>
        </w:rPr>
        <w:t>. P</w:t>
      </w:r>
      <w:r w:rsidR="00306FEC">
        <w:rPr>
          <w:rStyle w:val="Hyperlink"/>
          <w:rFonts w:ascii="Times New Roman" w:hAnsi="Times New Roman" w:cs="Times New Roman"/>
          <w:color w:val="000000" w:themeColor="text1"/>
          <w:sz w:val="24"/>
          <w:szCs w:val="24"/>
          <w:u w:val="none"/>
        </w:rPr>
        <w:t xml:space="preserve">hotographed by David L. Brill </w:t>
      </w:r>
      <w:r>
        <w:rPr>
          <w:rStyle w:val="Hyperlink"/>
          <w:rFonts w:ascii="Times New Roman" w:hAnsi="Times New Roman" w:cs="Times New Roman"/>
          <w:color w:val="000000" w:themeColor="text1"/>
          <w:sz w:val="24"/>
          <w:szCs w:val="24"/>
          <w:u w:val="none"/>
        </w:rPr>
        <w:t xml:space="preserve">for the iconic November 1985 </w:t>
      </w:r>
      <w:r>
        <w:rPr>
          <w:rStyle w:val="Hyperlink"/>
          <w:rFonts w:ascii="Times New Roman" w:hAnsi="Times New Roman" w:cs="Times New Roman"/>
          <w:i/>
          <w:iCs/>
          <w:color w:val="000000" w:themeColor="text1"/>
          <w:sz w:val="24"/>
          <w:szCs w:val="24"/>
          <w:u w:val="none"/>
        </w:rPr>
        <w:t>National Geographic Magazine,</w:t>
      </w:r>
      <w:r w:rsidR="00AA39DE">
        <w:rPr>
          <w:rStyle w:val="Hyperlink"/>
          <w:rFonts w:ascii="Times New Roman" w:hAnsi="Times New Roman" w:cs="Times New Roman"/>
          <w:i/>
          <w:iCs/>
          <w:color w:val="000000" w:themeColor="text1"/>
          <w:sz w:val="24"/>
          <w:szCs w:val="24"/>
          <w:u w:val="none"/>
        </w:rPr>
        <w:t xml:space="preserve"> 168, </w:t>
      </w:r>
      <w:r w:rsidR="00306FEC">
        <w:rPr>
          <w:rStyle w:val="Hyperlink"/>
          <w:rFonts w:ascii="Times New Roman" w:hAnsi="Times New Roman" w:cs="Times New Roman"/>
          <w:color w:val="000000" w:themeColor="text1"/>
          <w:sz w:val="24"/>
          <w:szCs w:val="24"/>
          <w:u w:val="none"/>
        </w:rPr>
        <w:t>5</w:t>
      </w:r>
      <w:r w:rsidR="00AA39DE" w:rsidRPr="00AA39DE">
        <w:rPr>
          <w:rStyle w:val="Hyperlink"/>
          <w:rFonts w:ascii="Times New Roman" w:hAnsi="Times New Roman" w:cs="Times New Roman"/>
          <w:color w:val="000000" w:themeColor="text1"/>
          <w:sz w:val="24"/>
          <w:szCs w:val="24"/>
          <w:u w:val="none"/>
        </w:rPr>
        <w:t xml:space="preserve">, </w:t>
      </w:r>
      <w:r w:rsidR="00AA39DE">
        <w:rPr>
          <w:rStyle w:val="Hyperlink"/>
          <w:rFonts w:ascii="Times New Roman" w:hAnsi="Times New Roman" w:cs="Times New Roman"/>
          <w:color w:val="000000" w:themeColor="text1"/>
          <w:sz w:val="24"/>
          <w:szCs w:val="24"/>
          <w:u w:val="none"/>
        </w:rPr>
        <w:t>560-629</w:t>
      </w:r>
      <w:r w:rsidR="00AA39DE" w:rsidRPr="00AA39DE">
        <w:rPr>
          <w:rStyle w:val="Hyperlink"/>
          <w:rFonts w:ascii="Times New Roman" w:hAnsi="Times New Roman" w:cs="Times New Roman"/>
          <w:color w:val="000000" w:themeColor="text1"/>
          <w:sz w:val="24"/>
          <w:szCs w:val="24"/>
          <w:u w:val="none"/>
        </w:rPr>
        <w:t>.</w:t>
      </w:r>
      <w:r w:rsidR="00AA39DE">
        <w:rPr>
          <w:rStyle w:val="Hyperlink"/>
          <w:rFonts w:ascii="Times New Roman" w:hAnsi="Times New Roman" w:cs="Times New Roman"/>
          <w:color w:val="000000" w:themeColor="text1"/>
          <w:sz w:val="24"/>
          <w:szCs w:val="24"/>
          <w:u w:val="none"/>
        </w:rPr>
        <w:t xml:space="preserve"> </w:t>
      </w:r>
      <w:r w:rsidR="00F31072">
        <w:rPr>
          <w:rStyle w:val="Hyperlink"/>
          <w:rFonts w:ascii="Times New Roman" w:hAnsi="Times New Roman" w:cs="Times New Roman"/>
          <w:color w:val="000000" w:themeColor="text1"/>
          <w:sz w:val="24"/>
          <w:szCs w:val="24"/>
          <w:u w:val="none"/>
        </w:rPr>
        <w:t>Photos on</w:t>
      </w:r>
      <w:r w:rsidR="002661F2">
        <w:rPr>
          <w:rStyle w:val="Hyperlink"/>
          <w:rFonts w:ascii="Times New Roman" w:hAnsi="Times New Roman" w:cs="Times New Roman"/>
          <w:color w:val="000000" w:themeColor="text1"/>
          <w:sz w:val="24"/>
          <w:szCs w:val="24"/>
          <w:u w:val="none"/>
        </w:rPr>
        <w:t xml:space="preserve"> a </w:t>
      </w:r>
      <w:r w:rsidR="00AA39DE">
        <w:rPr>
          <w:rStyle w:val="Hyperlink"/>
          <w:rFonts w:ascii="Times New Roman" w:hAnsi="Times New Roman" w:cs="Times New Roman"/>
          <w:color w:val="000000" w:themeColor="text1"/>
          <w:sz w:val="24"/>
          <w:szCs w:val="24"/>
          <w:u w:val="none"/>
        </w:rPr>
        <w:t xml:space="preserve">6-page foldout, </w:t>
      </w:r>
      <w:r w:rsidR="00F31072">
        <w:rPr>
          <w:rStyle w:val="Hyperlink"/>
          <w:rFonts w:ascii="Times New Roman" w:hAnsi="Times New Roman" w:cs="Times New Roman"/>
          <w:color w:val="000000" w:themeColor="text1"/>
          <w:sz w:val="24"/>
          <w:szCs w:val="24"/>
          <w:u w:val="none"/>
        </w:rPr>
        <w:t>564-</w:t>
      </w:r>
      <w:r w:rsidR="002661F2">
        <w:rPr>
          <w:rStyle w:val="Hyperlink"/>
          <w:rFonts w:ascii="Times New Roman" w:hAnsi="Times New Roman" w:cs="Times New Roman"/>
          <w:color w:val="000000" w:themeColor="text1"/>
          <w:sz w:val="24"/>
          <w:szCs w:val="24"/>
          <w:u w:val="none"/>
        </w:rPr>
        <w:t>5</w:t>
      </w:r>
      <w:r w:rsidR="00F31072">
        <w:rPr>
          <w:rStyle w:val="Hyperlink"/>
          <w:rFonts w:ascii="Times New Roman" w:hAnsi="Times New Roman" w:cs="Times New Roman"/>
          <w:color w:val="000000" w:themeColor="text1"/>
          <w:sz w:val="24"/>
          <w:szCs w:val="24"/>
          <w:u w:val="none"/>
        </w:rPr>
        <w:t>70</w:t>
      </w:r>
      <w:r w:rsidR="002661F2">
        <w:rPr>
          <w:rStyle w:val="Hyperlink"/>
          <w:rFonts w:ascii="Times New Roman" w:hAnsi="Times New Roman" w:cs="Times New Roman"/>
          <w:color w:val="000000" w:themeColor="text1"/>
          <w:sz w:val="24"/>
          <w:szCs w:val="24"/>
          <w:u w:val="none"/>
        </w:rPr>
        <w:t>,</w:t>
      </w:r>
      <w:r w:rsidR="00306FEC">
        <w:rPr>
          <w:rStyle w:val="Hyperlink"/>
          <w:rFonts w:ascii="Times New Roman" w:hAnsi="Times New Roman" w:cs="Times New Roman"/>
          <w:color w:val="000000" w:themeColor="text1"/>
          <w:sz w:val="24"/>
          <w:szCs w:val="24"/>
          <w:u w:val="none"/>
        </w:rPr>
        <w:t xml:space="preserve"> by, </w:t>
      </w:r>
      <w:r w:rsidR="002661F2">
        <w:rPr>
          <w:rStyle w:val="Hyperlink"/>
          <w:rFonts w:ascii="Times New Roman" w:hAnsi="Times New Roman" w:cs="Times New Roman"/>
          <w:color w:val="000000" w:themeColor="text1"/>
          <w:sz w:val="24"/>
          <w:szCs w:val="24"/>
          <w:u w:val="none"/>
        </w:rPr>
        <w:t>with permission of</w:t>
      </w:r>
      <w:r w:rsidR="0051070C">
        <w:rPr>
          <w:rStyle w:val="Hyperlink"/>
          <w:rFonts w:ascii="Times New Roman" w:hAnsi="Times New Roman" w:cs="Times New Roman"/>
          <w:color w:val="000000" w:themeColor="text1"/>
          <w:sz w:val="24"/>
          <w:szCs w:val="24"/>
          <w:u w:val="none"/>
        </w:rPr>
        <w:t>, and ©</w:t>
      </w:r>
      <w:r w:rsidR="00306FEC">
        <w:rPr>
          <w:rStyle w:val="Hyperlink"/>
          <w:rFonts w:ascii="Times New Roman" w:hAnsi="Times New Roman" w:cs="Times New Roman"/>
          <w:color w:val="000000" w:themeColor="text1"/>
          <w:sz w:val="24"/>
          <w:szCs w:val="24"/>
          <w:u w:val="none"/>
        </w:rPr>
        <w:t xml:space="preserve"> </w:t>
      </w:r>
      <w:r w:rsidR="00F31072">
        <w:rPr>
          <w:rStyle w:val="Hyperlink"/>
          <w:rFonts w:ascii="Times New Roman" w:hAnsi="Times New Roman" w:cs="Times New Roman"/>
          <w:color w:val="000000" w:themeColor="text1"/>
          <w:sz w:val="24"/>
          <w:szCs w:val="24"/>
          <w:u w:val="none"/>
        </w:rPr>
        <w:t>David L. Brill,</w:t>
      </w:r>
      <w:r w:rsidR="00AA39DE">
        <w:rPr>
          <w:rStyle w:val="Hyperlink"/>
          <w:rFonts w:ascii="Times New Roman" w:hAnsi="Times New Roman" w:cs="Times New Roman"/>
          <w:i/>
          <w:iCs/>
          <w:color w:val="000000" w:themeColor="text1"/>
          <w:sz w:val="24"/>
          <w:szCs w:val="24"/>
          <w:u w:val="none"/>
        </w:rPr>
        <w:t xml:space="preserve"> </w:t>
      </w:r>
      <w:r w:rsidR="00F31072" w:rsidRPr="00EB3108">
        <w:rPr>
          <w:rFonts w:ascii="Times New Roman" w:hAnsi="Times New Roman" w:cs="Times New Roman"/>
          <w:sz w:val="24"/>
          <w:szCs w:val="24"/>
        </w:rPr>
        <w:t>humanoriginsphotos.com</w:t>
      </w:r>
    </w:p>
    <w:p w14:paraId="30DE80DE" w14:textId="010212D3" w:rsidR="00F14CFA" w:rsidRPr="00F31072" w:rsidRDefault="00F14CFA" w:rsidP="00201A16">
      <w:pPr>
        <w:widowControl/>
        <w:shd w:val="clear" w:color="auto" w:fill="FFFFFF"/>
        <w:autoSpaceDE/>
        <w:autoSpaceDN/>
        <w:rPr>
          <w:rStyle w:val="Hyperlink"/>
          <w:rFonts w:ascii="Times New Roman" w:hAnsi="Times New Roman" w:cs="Times New Roman"/>
          <w:color w:val="000000" w:themeColor="text1"/>
          <w:sz w:val="24"/>
          <w:szCs w:val="24"/>
          <w:u w:val="none"/>
        </w:rPr>
      </w:pPr>
    </w:p>
    <w:p w14:paraId="4AB3D5D2" w14:textId="77B72393" w:rsidR="008322F7" w:rsidRDefault="007E4BD9" w:rsidP="007E4BD9">
      <w:pPr>
        <w:tabs>
          <w:tab w:val="left" w:pos="900"/>
          <w:tab w:val="left" w:pos="8302"/>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w:t>
      </w:r>
      <w:r w:rsidR="008322F7">
        <w:rPr>
          <w:rFonts w:ascii="Times New Roman" w:hAnsi="Times New Roman" w:cs="Times New Roman"/>
          <w:i/>
          <w:iCs/>
          <w:color w:val="231F20"/>
          <w:sz w:val="24"/>
          <w:szCs w:val="24"/>
        </w:rPr>
        <w:t xml:space="preserve"> </w:t>
      </w:r>
      <w:r>
        <w:rPr>
          <w:rFonts w:ascii="Times New Roman" w:hAnsi="Times New Roman" w:cs="Times New Roman"/>
          <w:i/>
          <w:iCs/>
          <w:color w:val="231F20"/>
          <w:sz w:val="24"/>
          <w:szCs w:val="24"/>
        </w:rPr>
        <w:t>15.</w:t>
      </w:r>
      <w:r w:rsidR="00201A16">
        <w:rPr>
          <w:rFonts w:ascii="Times New Roman" w:hAnsi="Times New Roman" w:cs="Times New Roman"/>
          <w:i/>
          <w:iCs/>
          <w:color w:val="231F20"/>
          <w:sz w:val="24"/>
          <w:szCs w:val="24"/>
        </w:rPr>
        <w:t>9</w:t>
      </w:r>
      <w:r w:rsidR="008322F7">
        <w:rPr>
          <w:rFonts w:ascii="Times New Roman" w:hAnsi="Times New Roman" w:cs="Times New Roman"/>
          <w:i/>
          <w:iCs/>
          <w:color w:val="231F20"/>
          <w:sz w:val="24"/>
          <w:szCs w:val="24"/>
        </w:rPr>
        <w:t>a</w:t>
      </w:r>
      <w:r w:rsidR="00D2387F">
        <w:rPr>
          <w:rFonts w:ascii="Times New Roman" w:hAnsi="Times New Roman" w:cs="Times New Roman"/>
          <w:color w:val="231F20"/>
          <w:sz w:val="24"/>
          <w:szCs w:val="24"/>
        </w:rPr>
        <w:t xml:space="preserve">. </w:t>
      </w:r>
      <w:r w:rsidR="00267ACD">
        <w:rPr>
          <w:rFonts w:ascii="Times New Roman" w:hAnsi="Times New Roman" w:cs="Times New Roman"/>
          <w:color w:val="231F20"/>
          <w:sz w:val="24"/>
          <w:szCs w:val="24"/>
        </w:rPr>
        <w:t xml:space="preserve">The </w:t>
      </w:r>
      <w:r w:rsidR="00D2387F">
        <w:rPr>
          <w:rFonts w:ascii="Times New Roman" w:hAnsi="Times New Roman" w:cs="Times New Roman"/>
          <w:color w:val="231F20"/>
          <w:sz w:val="24"/>
          <w:szCs w:val="24"/>
        </w:rPr>
        <w:t>Awash River</w:t>
      </w:r>
      <w:r w:rsidR="008322F7">
        <w:rPr>
          <w:rFonts w:ascii="Times New Roman" w:hAnsi="Times New Roman" w:cs="Times New Roman"/>
          <w:color w:val="231F20"/>
          <w:sz w:val="24"/>
          <w:szCs w:val="24"/>
        </w:rPr>
        <w:t xml:space="preserve"> Valley, </w:t>
      </w:r>
      <w:r w:rsidR="00267ACD">
        <w:rPr>
          <w:rFonts w:ascii="Times New Roman" w:hAnsi="Times New Roman" w:cs="Times New Roman"/>
          <w:color w:val="231F20"/>
          <w:sz w:val="24"/>
          <w:szCs w:val="24"/>
        </w:rPr>
        <w:t xml:space="preserve">in the northeast “Horn of Africa,” has been </w:t>
      </w:r>
      <w:r w:rsidR="008322F7">
        <w:rPr>
          <w:rFonts w:ascii="Times New Roman" w:hAnsi="Times New Roman" w:cs="Times New Roman"/>
          <w:color w:val="231F20"/>
          <w:sz w:val="24"/>
          <w:szCs w:val="24"/>
        </w:rPr>
        <w:t>home to humans since our species began and</w:t>
      </w:r>
      <w:r w:rsidR="00267ACD">
        <w:rPr>
          <w:rFonts w:ascii="Times New Roman" w:hAnsi="Times New Roman" w:cs="Times New Roman"/>
          <w:color w:val="231F20"/>
          <w:sz w:val="24"/>
          <w:szCs w:val="24"/>
        </w:rPr>
        <w:t xml:space="preserve"> is the</w:t>
      </w:r>
      <w:r w:rsidR="008322F7">
        <w:rPr>
          <w:rFonts w:ascii="Times New Roman" w:hAnsi="Times New Roman" w:cs="Times New Roman"/>
          <w:color w:val="231F20"/>
          <w:sz w:val="24"/>
          <w:szCs w:val="24"/>
        </w:rPr>
        <w:t xml:space="preserve"> site of significant fossil finds including “Lucy” (</w:t>
      </w:r>
      <w:r w:rsidR="008322F7" w:rsidRPr="008322F7">
        <w:rPr>
          <w:rFonts w:ascii="Times New Roman" w:hAnsi="Times New Roman" w:cs="Times New Roman"/>
          <w:i/>
          <w:iCs/>
          <w:color w:val="231F20"/>
          <w:sz w:val="24"/>
          <w:szCs w:val="24"/>
        </w:rPr>
        <w:t>Australopithecus afarensis</w:t>
      </w:r>
      <w:r w:rsidR="008322F7">
        <w:rPr>
          <w:rFonts w:ascii="Times New Roman" w:hAnsi="Times New Roman" w:cs="Times New Roman"/>
          <w:color w:val="231F20"/>
          <w:sz w:val="24"/>
          <w:szCs w:val="24"/>
        </w:rPr>
        <w:t>) and “Ardi” (</w:t>
      </w:r>
      <w:r w:rsidR="008322F7" w:rsidRPr="008322F7">
        <w:rPr>
          <w:rFonts w:ascii="Times New Roman" w:hAnsi="Times New Roman" w:cs="Times New Roman"/>
          <w:i/>
          <w:iCs/>
          <w:color w:val="231F20"/>
          <w:sz w:val="24"/>
          <w:szCs w:val="24"/>
        </w:rPr>
        <w:t>Ardipithecus ram</w:t>
      </w:r>
      <w:r w:rsidR="008322F7">
        <w:rPr>
          <w:rFonts w:ascii="Times New Roman" w:hAnsi="Times New Roman" w:cs="Times New Roman"/>
          <w:i/>
          <w:iCs/>
          <w:color w:val="231F20"/>
          <w:sz w:val="24"/>
          <w:szCs w:val="24"/>
        </w:rPr>
        <w:t>idus</w:t>
      </w:r>
      <w:r w:rsidR="008322F7">
        <w:rPr>
          <w:rFonts w:ascii="Times New Roman" w:hAnsi="Times New Roman" w:cs="Times New Roman"/>
          <w:color w:val="231F20"/>
          <w:sz w:val="24"/>
          <w:szCs w:val="24"/>
        </w:rPr>
        <w:t>)</w:t>
      </w:r>
      <w:r w:rsidR="00D2387F">
        <w:rPr>
          <w:rFonts w:ascii="Times New Roman" w:hAnsi="Times New Roman" w:cs="Times New Roman"/>
          <w:color w:val="231F20"/>
          <w:sz w:val="24"/>
          <w:szCs w:val="24"/>
        </w:rPr>
        <w:t xml:space="preserve">. Source: </w:t>
      </w:r>
      <w:r w:rsidR="008322F7">
        <w:rPr>
          <w:rFonts w:ascii="Times New Roman" w:hAnsi="Times New Roman" w:cs="Times New Roman"/>
          <w:color w:val="231F20"/>
          <w:sz w:val="24"/>
          <w:szCs w:val="24"/>
        </w:rPr>
        <w:t>K. Musser, own work; no changes were made</w:t>
      </w:r>
      <w:r w:rsidR="00D51DAC">
        <w:rPr>
          <w:rFonts w:ascii="Times New Roman" w:hAnsi="Times New Roman" w:cs="Times New Roman"/>
          <w:color w:val="231F20"/>
          <w:sz w:val="24"/>
          <w:szCs w:val="24"/>
        </w:rPr>
        <w:t>;</w:t>
      </w:r>
      <w:r w:rsidR="008322F7">
        <w:rPr>
          <w:rFonts w:ascii="Times New Roman" w:hAnsi="Times New Roman" w:cs="Times New Roman"/>
          <w:color w:val="231F20"/>
          <w:sz w:val="24"/>
          <w:szCs w:val="24"/>
        </w:rPr>
        <w:t xml:space="preserve"> CC BY-SA 3.0. </w:t>
      </w:r>
      <w:r w:rsidR="00D2387F">
        <w:rPr>
          <w:rFonts w:ascii="Times New Roman" w:hAnsi="Times New Roman" w:cs="Times New Roman"/>
          <w:color w:val="231F20"/>
          <w:sz w:val="24"/>
          <w:szCs w:val="24"/>
        </w:rPr>
        <w:t>Retrieved from:</w:t>
      </w:r>
      <w:r w:rsidR="008322F7">
        <w:rPr>
          <w:rFonts w:ascii="Times New Roman" w:hAnsi="Times New Roman" w:cs="Times New Roman"/>
          <w:color w:val="231F20"/>
          <w:sz w:val="24"/>
          <w:szCs w:val="24"/>
        </w:rPr>
        <w:t xml:space="preserve"> </w:t>
      </w:r>
      <w:r w:rsidR="008322F7" w:rsidRPr="008322F7">
        <w:rPr>
          <w:rFonts w:ascii="Times New Roman" w:hAnsi="Times New Roman" w:cs="Times New Roman"/>
          <w:color w:val="231F20"/>
          <w:sz w:val="24"/>
          <w:szCs w:val="24"/>
        </w:rPr>
        <w:t>en.wikipedia.org/wiki/Awash_River</w:t>
      </w:r>
      <w:r w:rsidR="00D2387F">
        <w:rPr>
          <w:rFonts w:ascii="Times New Roman" w:hAnsi="Times New Roman" w:cs="Times New Roman"/>
          <w:color w:val="231F20"/>
          <w:sz w:val="24"/>
          <w:szCs w:val="24"/>
        </w:rPr>
        <w:t xml:space="preserve"> </w:t>
      </w:r>
    </w:p>
    <w:p w14:paraId="62B70295" w14:textId="77777777" w:rsidR="008322F7" w:rsidRDefault="008322F7" w:rsidP="007E4BD9">
      <w:pPr>
        <w:tabs>
          <w:tab w:val="left" w:pos="900"/>
          <w:tab w:val="left" w:pos="8302"/>
        </w:tabs>
        <w:ind w:right="-450"/>
        <w:rPr>
          <w:rFonts w:ascii="Times New Roman" w:hAnsi="Times New Roman" w:cs="Times New Roman"/>
          <w:color w:val="231F20"/>
          <w:sz w:val="24"/>
          <w:szCs w:val="24"/>
        </w:rPr>
      </w:pPr>
    </w:p>
    <w:p w14:paraId="1807A775" w14:textId="1E950AE8" w:rsidR="007E4BD9" w:rsidRDefault="008322F7" w:rsidP="007E4BD9">
      <w:pPr>
        <w:tabs>
          <w:tab w:val="left" w:pos="900"/>
          <w:tab w:val="left" w:pos="8302"/>
        </w:tabs>
        <w:ind w:right="-450"/>
        <w:rPr>
          <w:rFonts w:ascii="Times New Roman" w:hAnsi="Times New Roman" w:cs="Times New Roman"/>
          <w:i/>
          <w:iCs/>
          <w:color w:val="231F20"/>
          <w:sz w:val="24"/>
          <w:szCs w:val="24"/>
        </w:rPr>
      </w:pPr>
      <w:r>
        <w:rPr>
          <w:rFonts w:ascii="Times New Roman" w:hAnsi="Times New Roman" w:cs="Times New Roman"/>
          <w:i/>
          <w:iCs/>
          <w:color w:val="231F20"/>
          <w:sz w:val="24"/>
          <w:szCs w:val="24"/>
        </w:rPr>
        <w:t>Figure 15.</w:t>
      </w:r>
      <w:r w:rsidR="00201A16">
        <w:rPr>
          <w:rFonts w:ascii="Times New Roman" w:hAnsi="Times New Roman" w:cs="Times New Roman"/>
          <w:i/>
          <w:iCs/>
          <w:color w:val="231F20"/>
          <w:sz w:val="24"/>
          <w:szCs w:val="24"/>
        </w:rPr>
        <w:t>9</w:t>
      </w:r>
      <w:r>
        <w:rPr>
          <w:rFonts w:ascii="Times New Roman" w:hAnsi="Times New Roman" w:cs="Times New Roman"/>
          <w:i/>
          <w:iCs/>
          <w:color w:val="231F20"/>
          <w:sz w:val="24"/>
          <w:szCs w:val="24"/>
        </w:rPr>
        <w:t>b</w:t>
      </w:r>
      <w:r w:rsidR="00D2387F">
        <w:rPr>
          <w:rFonts w:ascii="Times New Roman" w:hAnsi="Times New Roman" w:cs="Times New Roman"/>
          <w:color w:val="231F20"/>
          <w:sz w:val="24"/>
          <w:szCs w:val="24"/>
        </w:rPr>
        <w:t xml:space="preserve">. Afar </w:t>
      </w:r>
      <w:r w:rsidR="00566369">
        <w:rPr>
          <w:rFonts w:ascii="Times New Roman" w:hAnsi="Times New Roman" w:cs="Times New Roman"/>
          <w:color w:val="231F20"/>
          <w:sz w:val="24"/>
          <w:szCs w:val="24"/>
        </w:rPr>
        <w:t>Triangle</w:t>
      </w:r>
      <w:r w:rsidR="00D84AA6">
        <w:rPr>
          <w:rFonts w:ascii="Times New Roman" w:hAnsi="Times New Roman" w:cs="Times New Roman"/>
          <w:color w:val="231F20"/>
          <w:sz w:val="24"/>
          <w:szCs w:val="24"/>
        </w:rPr>
        <w:t xml:space="preserve"> (</w:t>
      </w:r>
      <w:r w:rsidR="00566369">
        <w:rPr>
          <w:rFonts w:ascii="Times New Roman" w:hAnsi="Times New Roman" w:cs="Times New Roman"/>
          <w:color w:val="231F20"/>
          <w:sz w:val="24"/>
          <w:szCs w:val="24"/>
        </w:rPr>
        <w:t>also called the Great Rift Valley</w:t>
      </w:r>
      <w:r w:rsidR="00D84AA6">
        <w:rPr>
          <w:rFonts w:ascii="Times New Roman" w:hAnsi="Times New Roman" w:cs="Times New Roman"/>
          <w:color w:val="231F20"/>
          <w:sz w:val="24"/>
          <w:szCs w:val="24"/>
        </w:rPr>
        <w:t>)</w:t>
      </w:r>
      <w:r w:rsidR="0093471F">
        <w:rPr>
          <w:rFonts w:ascii="Times New Roman" w:hAnsi="Times New Roman" w:cs="Times New Roman"/>
          <w:color w:val="231F20"/>
          <w:sz w:val="24"/>
          <w:szCs w:val="24"/>
        </w:rPr>
        <w:t>. Here,</w:t>
      </w:r>
      <w:r w:rsidR="00D84AA6">
        <w:rPr>
          <w:rFonts w:ascii="Times New Roman" w:hAnsi="Times New Roman" w:cs="Times New Roman"/>
          <w:color w:val="231F20"/>
          <w:sz w:val="24"/>
          <w:szCs w:val="24"/>
        </w:rPr>
        <w:t xml:space="preserve"> 3 t</w:t>
      </w:r>
      <w:r w:rsidR="00566369">
        <w:rPr>
          <w:rFonts w:ascii="Times New Roman" w:hAnsi="Times New Roman" w:cs="Times New Roman"/>
          <w:color w:val="231F20"/>
          <w:sz w:val="24"/>
          <w:szCs w:val="24"/>
        </w:rPr>
        <w:t>ectonic plates</w:t>
      </w:r>
      <w:r w:rsidR="00BA523F">
        <w:rPr>
          <w:rFonts w:ascii="Times New Roman" w:hAnsi="Times New Roman" w:cs="Times New Roman"/>
          <w:color w:val="231F20"/>
          <w:sz w:val="24"/>
          <w:szCs w:val="24"/>
        </w:rPr>
        <w:t>,</w:t>
      </w:r>
      <w:r w:rsidR="00BA523F" w:rsidRPr="00BA523F">
        <w:rPr>
          <w:rFonts w:ascii="Times New Roman" w:hAnsi="Times New Roman" w:cs="Times New Roman"/>
          <w:color w:val="231F20"/>
          <w:sz w:val="24"/>
          <w:szCs w:val="24"/>
        </w:rPr>
        <w:t xml:space="preserve"> </w:t>
      </w:r>
      <w:r w:rsidR="00BA523F">
        <w:rPr>
          <w:rFonts w:ascii="Times New Roman" w:hAnsi="Times New Roman" w:cs="Times New Roman"/>
          <w:color w:val="231F20"/>
          <w:sz w:val="24"/>
          <w:szCs w:val="24"/>
        </w:rPr>
        <w:t>that move about 0.2 to 0.28 inches a year,</w:t>
      </w:r>
      <w:r w:rsidR="00566369">
        <w:rPr>
          <w:rFonts w:ascii="Times New Roman" w:hAnsi="Times New Roman" w:cs="Times New Roman"/>
          <w:color w:val="231F20"/>
          <w:sz w:val="24"/>
          <w:szCs w:val="24"/>
        </w:rPr>
        <w:t xml:space="preserve"> began to separate around 11 </w:t>
      </w:r>
      <w:r w:rsidR="005D4ED4">
        <w:rPr>
          <w:rFonts w:ascii="Times New Roman" w:hAnsi="Times New Roman" w:cs="Times New Roman"/>
          <w:color w:val="231F20"/>
          <w:sz w:val="24"/>
          <w:szCs w:val="24"/>
        </w:rPr>
        <w:t>MYA</w:t>
      </w:r>
      <w:r w:rsidR="00410E58">
        <w:rPr>
          <w:rFonts w:ascii="Times New Roman" w:hAnsi="Times New Roman" w:cs="Times New Roman"/>
          <w:color w:val="231F20"/>
          <w:sz w:val="24"/>
          <w:szCs w:val="24"/>
        </w:rPr>
        <w:t>, the Miocene Epoch.</w:t>
      </w:r>
      <w:r w:rsidR="00566369">
        <w:rPr>
          <w:rFonts w:ascii="Times New Roman" w:hAnsi="Times New Roman" w:cs="Times New Roman"/>
          <w:color w:val="231F20"/>
          <w:sz w:val="24"/>
          <w:szCs w:val="24"/>
        </w:rPr>
        <w:t xml:space="preserve"> </w:t>
      </w:r>
      <w:r w:rsidR="00D165E4">
        <w:rPr>
          <w:rFonts w:ascii="Times New Roman" w:hAnsi="Times New Roman" w:cs="Times New Roman"/>
          <w:color w:val="231F20"/>
          <w:sz w:val="24"/>
          <w:szCs w:val="24"/>
        </w:rPr>
        <w:t xml:space="preserve">Red triangles are historically active volcanoes. </w:t>
      </w:r>
      <w:r w:rsidR="00BA523F">
        <w:rPr>
          <w:rFonts w:ascii="Times New Roman" w:hAnsi="Times New Roman" w:cs="Times New Roman"/>
          <w:color w:val="231F20"/>
          <w:sz w:val="24"/>
          <w:szCs w:val="24"/>
        </w:rPr>
        <w:t>In the Miocene, a</w:t>
      </w:r>
      <w:r w:rsidR="00D001F7">
        <w:rPr>
          <w:rFonts w:ascii="Times New Roman" w:hAnsi="Times New Roman" w:cs="Times New Roman"/>
          <w:color w:val="231F20"/>
          <w:sz w:val="24"/>
          <w:szCs w:val="24"/>
        </w:rPr>
        <w:t>pes arose, diversified and spread widely</w:t>
      </w:r>
      <w:r w:rsidR="00BA523F">
        <w:rPr>
          <w:rFonts w:ascii="Times New Roman" w:hAnsi="Times New Roman" w:cs="Times New Roman"/>
          <w:color w:val="231F20"/>
          <w:sz w:val="24"/>
          <w:szCs w:val="24"/>
        </w:rPr>
        <w:t>. B</w:t>
      </w:r>
      <w:r w:rsidR="00D001F7">
        <w:rPr>
          <w:rFonts w:ascii="Times New Roman" w:hAnsi="Times New Roman" w:cs="Times New Roman"/>
          <w:color w:val="231F20"/>
          <w:sz w:val="24"/>
          <w:szCs w:val="24"/>
        </w:rPr>
        <w:t xml:space="preserve">y the Epoch’s end, human ancestors had split from ancestors of chimps. </w:t>
      </w:r>
      <w:r w:rsidR="00D2387F">
        <w:rPr>
          <w:rFonts w:ascii="Times New Roman" w:hAnsi="Times New Roman" w:cs="Times New Roman"/>
          <w:color w:val="231F20"/>
          <w:sz w:val="24"/>
          <w:szCs w:val="24"/>
        </w:rPr>
        <w:t>Source</w:t>
      </w:r>
      <w:r w:rsidR="00D001F7">
        <w:rPr>
          <w:rFonts w:ascii="Times New Roman" w:hAnsi="Times New Roman" w:cs="Times New Roman"/>
          <w:color w:val="231F20"/>
          <w:sz w:val="24"/>
          <w:szCs w:val="24"/>
        </w:rPr>
        <w:t xml:space="preserve"> and retrieved from</w:t>
      </w:r>
      <w:r w:rsidR="00D2387F">
        <w:rPr>
          <w:rFonts w:ascii="Times New Roman" w:hAnsi="Times New Roman" w:cs="Times New Roman"/>
          <w:color w:val="231F20"/>
          <w:sz w:val="24"/>
          <w:szCs w:val="24"/>
        </w:rPr>
        <w:t xml:space="preserve">: </w:t>
      </w:r>
      <w:r w:rsidR="00D001F7" w:rsidRPr="00D001F7">
        <w:rPr>
          <w:rFonts w:ascii="Times New Roman" w:hAnsi="Times New Roman" w:cs="Times New Roman"/>
          <w:color w:val="231F20"/>
          <w:sz w:val="24"/>
          <w:szCs w:val="24"/>
        </w:rPr>
        <w:t>pubs.usgs.gov/gip/dynamic/East_Africa.html</w:t>
      </w:r>
    </w:p>
    <w:p w14:paraId="121E2E3D" w14:textId="2AE08FA9" w:rsidR="00D51DAC" w:rsidRDefault="00D51DAC" w:rsidP="007E4BD9">
      <w:pPr>
        <w:tabs>
          <w:tab w:val="left" w:pos="900"/>
          <w:tab w:val="left" w:pos="8302"/>
        </w:tabs>
        <w:ind w:right="-450"/>
        <w:rPr>
          <w:rFonts w:ascii="Times New Roman" w:hAnsi="Times New Roman" w:cs="Times New Roman"/>
          <w:i/>
          <w:iCs/>
          <w:color w:val="231F20"/>
          <w:sz w:val="24"/>
          <w:szCs w:val="24"/>
        </w:rPr>
      </w:pPr>
    </w:p>
    <w:p w14:paraId="03F41466" w14:textId="2E30BAA7" w:rsidR="00D51DAC" w:rsidRPr="00D51DAC" w:rsidRDefault="00D51DAC" w:rsidP="007E4BD9">
      <w:pPr>
        <w:tabs>
          <w:tab w:val="left" w:pos="900"/>
          <w:tab w:val="left" w:pos="8302"/>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w:t>
      </w:r>
      <w:r w:rsidR="00201A16">
        <w:rPr>
          <w:rFonts w:ascii="Times New Roman" w:hAnsi="Times New Roman" w:cs="Times New Roman"/>
          <w:i/>
          <w:iCs/>
          <w:color w:val="231F20"/>
          <w:sz w:val="24"/>
          <w:szCs w:val="24"/>
        </w:rPr>
        <w:t>9</w:t>
      </w:r>
      <w:r>
        <w:rPr>
          <w:rFonts w:ascii="Times New Roman" w:hAnsi="Times New Roman" w:cs="Times New Roman"/>
          <w:i/>
          <w:iCs/>
          <w:color w:val="231F20"/>
          <w:sz w:val="24"/>
          <w:szCs w:val="24"/>
        </w:rPr>
        <w:t xml:space="preserve">c. </w:t>
      </w:r>
      <w:r>
        <w:rPr>
          <w:rFonts w:ascii="Times New Roman" w:hAnsi="Times New Roman" w:cs="Times New Roman"/>
          <w:color w:val="231F20"/>
          <w:sz w:val="24"/>
          <w:szCs w:val="24"/>
        </w:rPr>
        <w:t xml:space="preserve">Perspective </w:t>
      </w:r>
      <w:r w:rsidR="00224E3B">
        <w:rPr>
          <w:rFonts w:ascii="Times New Roman" w:hAnsi="Times New Roman" w:cs="Times New Roman"/>
          <w:color w:val="231F20"/>
          <w:sz w:val="24"/>
          <w:szCs w:val="24"/>
        </w:rPr>
        <w:t>view</w:t>
      </w:r>
      <w:r>
        <w:rPr>
          <w:rFonts w:ascii="Times New Roman" w:hAnsi="Times New Roman" w:cs="Times New Roman"/>
          <w:color w:val="231F20"/>
          <w:sz w:val="24"/>
          <w:szCs w:val="24"/>
        </w:rPr>
        <w:t xml:space="preserve"> of the Afar Depression.</w:t>
      </w:r>
      <w:r w:rsidR="005B636E">
        <w:rPr>
          <w:rFonts w:ascii="Times New Roman" w:hAnsi="Times New Roman" w:cs="Times New Roman"/>
          <w:color w:val="231F20"/>
          <w:sz w:val="24"/>
          <w:szCs w:val="24"/>
        </w:rPr>
        <w:t xml:space="preserve"> The</w:t>
      </w:r>
      <w:r w:rsidR="005B636E" w:rsidRPr="005B636E">
        <w:rPr>
          <w:rFonts w:ascii="Times New Roman" w:hAnsi="Times New Roman" w:cs="Times New Roman"/>
          <w:color w:val="231F20"/>
          <w:sz w:val="24"/>
          <w:szCs w:val="24"/>
        </w:rPr>
        <w:t xml:space="preserve"> figure was made by </w:t>
      </w:r>
      <w:r w:rsidR="005B636E" w:rsidRPr="005B636E">
        <w:rPr>
          <w:rFonts w:ascii="Times New Roman" w:hAnsi="Times New Roman" w:cs="Times New Roman"/>
          <w:color w:val="202122"/>
          <w:sz w:val="24"/>
          <w:szCs w:val="24"/>
          <w:shd w:val="clear" w:color="auto" w:fill="FFFFFF"/>
        </w:rPr>
        <w:t>draping a </w:t>
      </w:r>
      <w:hyperlink r:id="rId28" w:tooltip="Landsat" w:history="1">
        <w:r w:rsidR="005B636E" w:rsidRPr="002D7FD3">
          <w:rPr>
            <w:rStyle w:val="Hyperlink"/>
            <w:rFonts w:ascii="Times New Roman" w:hAnsi="Times New Roman" w:cs="Times New Roman"/>
            <w:color w:val="000000" w:themeColor="text1"/>
            <w:sz w:val="24"/>
            <w:szCs w:val="24"/>
            <w:shd w:val="clear" w:color="auto" w:fill="FFFFFF"/>
          </w:rPr>
          <w:t>Landsat</w:t>
        </w:r>
      </w:hyperlink>
      <w:r w:rsidR="005B636E" w:rsidRPr="005B636E">
        <w:rPr>
          <w:rFonts w:ascii="Times New Roman" w:hAnsi="Times New Roman" w:cs="Times New Roman"/>
          <w:color w:val="202122"/>
          <w:sz w:val="24"/>
          <w:szCs w:val="24"/>
          <w:shd w:val="clear" w:color="auto" w:fill="FFFFFF"/>
        </w:rPr>
        <w:t xml:space="preserve"> image </w:t>
      </w:r>
      <w:r w:rsidR="005B636E">
        <w:rPr>
          <w:rFonts w:ascii="Times New Roman" w:hAnsi="Times New Roman" w:cs="Times New Roman"/>
          <w:color w:val="202122"/>
          <w:sz w:val="24"/>
          <w:szCs w:val="24"/>
          <w:shd w:val="clear" w:color="auto" w:fill="FFFFFF"/>
        </w:rPr>
        <w:t>(</w:t>
      </w:r>
      <w:r w:rsidR="002D7FD3">
        <w:rPr>
          <w:rFonts w:ascii="Times New Roman" w:hAnsi="Times New Roman" w:cs="Times New Roman"/>
          <w:color w:val="202122"/>
          <w:sz w:val="24"/>
          <w:szCs w:val="24"/>
          <w:shd w:val="clear" w:color="auto" w:fill="FFFFFF"/>
        </w:rPr>
        <w:t>taken from space and showing</w:t>
      </w:r>
      <w:r w:rsidR="005B636E">
        <w:rPr>
          <w:rFonts w:ascii="Times New Roman" w:hAnsi="Times New Roman" w:cs="Times New Roman"/>
          <w:color w:val="202122"/>
          <w:sz w:val="24"/>
          <w:szCs w:val="24"/>
          <w:shd w:val="clear" w:color="auto" w:fill="FFFFFF"/>
        </w:rPr>
        <w:t xml:space="preserve"> layers of data </w:t>
      </w:r>
      <w:r w:rsidR="002D7FD3">
        <w:rPr>
          <w:rFonts w:ascii="Times New Roman" w:hAnsi="Times New Roman" w:cs="Times New Roman"/>
          <w:color w:val="202122"/>
          <w:sz w:val="24"/>
          <w:szCs w:val="24"/>
          <w:shd w:val="clear" w:color="auto" w:fill="FFFFFF"/>
        </w:rPr>
        <w:t>about Earth’s surface</w:t>
      </w:r>
      <w:r w:rsidR="005B636E">
        <w:rPr>
          <w:rFonts w:ascii="Times New Roman" w:hAnsi="Times New Roman" w:cs="Times New Roman"/>
          <w:color w:val="202122"/>
          <w:sz w:val="24"/>
          <w:szCs w:val="24"/>
          <w:shd w:val="clear" w:color="auto" w:fill="FFFFFF"/>
        </w:rPr>
        <w:t xml:space="preserve">) over </w:t>
      </w:r>
      <w:r w:rsidR="005B636E" w:rsidRPr="005B636E">
        <w:rPr>
          <w:rFonts w:ascii="Times New Roman" w:hAnsi="Times New Roman" w:cs="Times New Roman"/>
          <w:color w:val="202122"/>
          <w:sz w:val="24"/>
          <w:szCs w:val="24"/>
          <w:shd w:val="clear" w:color="auto" w:fill="FFFFFF"/>
        </w:rPr>
        <w:t>a </w:t>
      </w:r>
      <w:hyperlink r:id="rId29" w:tooltip="Digital elevation model" w:history="1">
        <w:r w:rsidR="005B636E" w:rsidRPr="002D7FD3">
          <w:rPr>
            <w:rStyle w:val="Hyperlink"/>
            <w:rFonts w:ascii="Times New Roman" w:hAnsi="Times New Roman" w:cs="Times New Roman"/>
            <w:color w:val="000000" w:themeColor="text1"/>
            <w:sz w:val="24"/>
            <w:szCs w:val="24"/>
            <w:u w:val="none"/>
            <w:shd w:val="clear" w:color="auto" w:fill="FFFFFF"/>
          </w:rPr>
          <w:t>Digital</w:t>
        </w:r>
        <w:r w:rsidR="002D7FD3" w:rsidRPr="002D7FD3">
          <w:rPr>
            <w:rStyle w:val="Hyperlink"/>
            <w:rFonts w:ascii="Times New Roman" w:hAnsi="Times New Roman" w:cs="Times New Roman"/>
            <w:color w:val="000000" w:themeColor="text1"/>
            <w:sz w:val="24"/>
            <w:szCs w:val="24"/>
            <w:u w:val="none"/>
            <w:shd w:val="clear" w:color="auto" w:fill="FFFFFF"/>
          </w:rPr>
          <w:t xml:space="preserve"> (computer generated)</w:t>
        </w:r>
        <w:r w:rsidR="005B636E" w:rsidRPr="002D7FD3">
          <w:rPr>
            <w:rStyle w:val="Hyperlink"/>
            <w:rFonts w:ascii="Times New Roman" w:hAnsi="Times New Roman" w:cs="Times New Roman"/>
            <w:color w:val="000000" w:themeColor="text1"/>
            <w:sz w:val="24"/>
            <w:szCs w:val="24"/>
            <w:u w:val="none"/>
            <w:shd w:val="clear" w:color="auto" w:fill="FFFFFF"/>
          </w:rPr>
          <w:t xml:space="preserve"> elevation model</w:t>
        </w:r>
      </w:hyperlink>
      <w:r w:rsidR="005B636E" w:rsidRPr="002D7FD3">
        <w:rPr>
          <w:rFonts w:ascii="Times New Roman" w:hAnsi="Times New Roman" w:cs="Times New Roman"/>
          <w:color w:val="000000" w:themeColor="text1"/>
          <w:sz w:val="24"/>
          <w:szCs w:val="24"/>
          <w:shd w:val="clear" w:color="auto" w:fill="FFFFFF"/>
        </w:rPr>
        <w:t>.</w:t>
      </w:r>
      <w:r w:rsidRPr="002D7FD3">
        <w:rPr>
          <w:rFonts w:ascii="Times New Roman" w:hAnsi="Times New Roman" w:cs="Times New Roman"/>
          <w:color w:val="000000" w:themeColor="text1"/>
          <w:sz w:val="24"/>
          <w:szCs w:val="24"/>
        </w:rPr>
        <w:t xml:space="preserve"> Source: user zyzzy; no changes were made; CC 2.0.</w:t>
      </w:r>
      <w:r w:rsidRPr="002D7FD3">
        <w:rPr>
          <w:rFonts w:ascii="Times New Roman" w:hAnsi="Times New Roman" w:cs="Times New Roman"/>
          <w:color w:val="000000" w:themeColor="text1"/>
          <w:sz w:val="24"/>
          <w:szCs w:val="24"/>
          <w:u w:val="single"/>
        </w:rPr>
        <w:t xml:space="preserve"> </w:t>
      </w:r>
      <w:r>
        <w:rPr>
          <w:rFonts w:ascii="Times New Roman" w:hAnsi="Times New Roman" w:cs="Times New Roman"/>
          <w:color w:val="231F20"/>
          <w:sz w:val="24"/>
          <w:szCs w:val="24"/>
        </w:rPr>
        <w:t xml:space="preserve">Retrieved from: </w:t>
      </w:r>
      <w:r w:rsidRPr="00D51DAC">
        <w:rPr>
          <w:rFonts w:ascii="Times New Roman" w:hAnsi="Times New Roman" w:cs="Times New Roman"/>
          <w:color w:val="231F20"/>
          <w:sz w:val="24"/>
          <w:szCs w:val="24"/>
        </w:rPr>
        <w:t>commons.wikimedia.org/wiki/File:AfarDrape.jpg</w:t>
      </w:r>
    </w:p>
    <w:p w14:paraId="0FC136E9" w14:textId="77777777" w:rsidR="007E4BD9" w:rsidRDefault="007E4BD9" w:rsidP="00B00730">
      <w:pPr>
        <w:tabs>
          <w:tab w:val="left" w:pos="900"/>
        </w:tabs>
        <w:ind w:right="-450"/>
        <w:rPr>
          <w:rFonts w:ascii="Times New Roman" w:hAnsi="Times New Roman" w:cs="Times New Roman"/>
          <w:b/>
          <w:bCs/>
          <w:i/>
          <w:iCs/>
          <w:color w:val="231F20"/>
          <w:sz w:val="24"/>
          <w:szCs w:val="24"/>
        </w:rPr>
      </w:pPr>
    </w:p>
    <w:p w14:paraId="2A549367" w14:textId="27D54DEB" w:rsidR="007660A8" w:rsidRPr="009C57A9" w:rsidRDefault="007660A8" w:rsidP="00DC12B1">
      <w:pPr>
        <w:tabs>
          <w:tab w:val="left" w:pos="900"/>
        </w:tabs>
        <w:ind w:right="-450"/>
        <w:rPr>
          <w:rFonts w:ascii="Times New Roman" w:hAnsi="Times New Roman" w:cs="Times New Roman"/>
          <w:i/>
          <w:iCs/>
          <w:color w:val="231F20"/>
          <w:sz w:val="24"/>
          <w:szCs w:val="24"/>
        </w:rPr>
      </w:pPr>
      <w:r>
        <w:rPr>
          <w:rFonts w:ascii="Times New Roman" w:hAnsi="Times New Roman" w:cs="Times New Roman"/>
          <w:i/>
          <w:iCs/>
          <w:color w:val="231F20"/>
          <w:sz w:val="24"/>
          <w:szCs w:val="24"/>
        </w:rPr>
        <w:t xml:space="preserve">Figure 15.10 </w:t>
      </w:r>
      <w:r>
        <w:rPr>
          <w:rFonts w:ascii="Times New Roman" w:hAnsi="Times New Roman" w:cs="Times New Roman"/>
          <w:color w:val="231F20"/>
          <w:sz w:val="24"/>
          <w:szCs w:val="24"/>
        </w:rPr>
        <w:t xml:space="preserve">Prof. Raymond Dart, </w:t>
      </w:r>
      <w:r w:rsidR="001777E0">
        <w:rPr>
          <w:rFonts w:ascii="Times New Roman" w:hAnsi="Times New Roman" w:cs="Times New Roman"/>
          <w:color w:val="231F20"/>
          <w:sz w:val="24"/>
          <w:szCs w:val="24"/>
        </w:rPr>
        <w:t>H</w:t>
      </w:r>
      <w:r>
        <w:rPr>
          <w:rFonts w:ascii="Times New Roman" w:hAnsi="Times New Roman" w:cs="Times New Roman"/>
          <w:color w:val="231F20"/>
          <w:sz w:val="24"/>
          <w:szCs w:val="24"/>
        </w:rPr>
        <w:t>ead, Anatomy Department, Witwatersrand</w:t>
      </w:r>
      <w:r w:rsidR="009C57A9">
        <w:rPr>
          <w:rFonts w:ascii="Times New Roman" w:hAnsi="Times New Roman" w:cs="Times New Roman"/>
          <w:color w:val="231F20"/>
          <w:sz w:val="24"/>
          <w:szCs w:val="24"/>
        </w:rPr>
        <w:t>, S. Africa</w:t>
      </w:r>
      <w:r w:rsidR="00E138FE">
        <w:rPr>
          <w:rFonts w:ascii="Times New Roman" w:hAnsi="Times New Roman" w:cs="Times New Roman"/>
          <w:color w:val="231F20"/>
          <w:sz w:val="24"/>
          <w:szCs w:val="24"/>
        </w:rPr>
        <w:t>,</w:t>
      </w:r>
      <w:r w:rsidR="009C57A9">
        <w:rPr>
          <w:rFonts w:ascii="Times New Roman" w:hAnsi="Times New Roman" w:cs="Times New Roman"/>
          <w:color w:val="231F20"/>
          <w:sz w:val="24"/>
          <w:szCs w:val="24"/>
        </w:rPr>
        <w:t xml:space="preserve"> holds a skull</w:t>
      </w:r>
      <w:r w:rsidR="002438A1">
        <w:rPr>
          <w:rFonts w:ascii="Times New Roman" w:hAnsi="Times New Roman" w:cs="Times New Roman"/>
          <w:color w:val="231F20"/>
          <w:sz w:val="24"/>
          <w:szCs w:val="24"/>
        </w:rPr>
        <w:t>,</w:t>
      </w:r>
      <w:r w:rsidR="009C57A9">
        <w:rPr>
          <w:rFonts w:ascii="Times New Roman" w:hAnsi="Times New Roman" w:cs="Times New Roman"/>
          <w:color w:val="231F20"/>
          <w:sz w:val="24"/>
          <w:szCs w:val="24"/>
        </w:rPr>
        <w:t xml:space="preserve"> called “the Taung child,” which Dart </w:t>
      </w:r>
      <w:r w:rsidR="002438A1">
        <w:rPr>
          <w:rFonts w:ascii="Times New Roman" w:hAnsi="Times New Roman" w:cs="Times New Roman"/>
          <w:color w:val="231F20"/>
          <w:sz w:val="24"/>
          <w:szCs w:val="24"/>
        </w:rPr>
        <w:t>identified</w:t>
      </w:r>
      <w:r w:rsidR="009C57A9">
        <w:rPr>
          <w:rFonts w:ascii="Times New Roman" w:hAnsi="Times New Roman" w:cs="Times New Roman"/>
          <w:color w:val="231F20"/>
          <w:sz w:val="24"/>
          <w:szCs w:val="24"/>
        </w:rPr>
        <w:t xml:space="preserve"> as a new genus, </w:t>
      </w:r>
      <w:r w:rsidR="009C57A9">
        <w:rPr>
          <w:rFonts w:ascii="Times New Roman" w:hAnsi="Times New Roman" w:cs="Times New Roman"/>
          <w:i/>
          <w:iCs/>
          <w:color w:val="231F20"/>
          <w:sz w:val="24"/>
          <w:szCs w:val="24"/>
        </w:rPr>
        <w:t>Australopithecu</w:t>
      </w:r>
      <w:r w:rsidR="002438A1">
        <w:rPr>
          <w:rFonts w:ascii="Times New Roman" w:hAnsi="Times New Roman" w:cs="Times New Roman"/>
          <w:i/>
          <w:iCs/>
          <w:color w:val="231F20"/>
          <w:sz w:val="24"/>
          <w:szCs w:val="24"/>
        </w:rPr>
        <w:t>s</w:t>
      </w:r>
      <w:r w:rsidR="002438A1" w:rsidRPr="002438A1">
        <w:rPr>
          <w:rFonts w:ascii="Times New Roman" w:hAnsi="Times New Roman" w:cs="Times New Roman"/>
          <w:color w:val="231F20"/>
          <w:sz w:val="24"/>
          <w:szCs w:val="24"/>
        </w:rPr>
        <w:t>,</w:t>
      </w:r>
      <w:r w:rsidR="002438A1">
        <w:rPr>
          <w:rFonts w:ascii="Times New Roman" w:hAnsi="Times New Roman" w:cs="Times New Roman"/>
          <w:color w:val="231F20"/>
          <w:sz w:val="24"/>
          <w:szCs w:val="24"/>
        </w:rPr>
        <w:t xml:space="preserve"> and a new species, africanus. Photo courtesy of and © David L. Brill, humanoriginsphotos.com</w:t>
      </w:r>
    </w:p>
    <w:p w14:paraId="008C2C61" w14:textId="77777777" w:rsidR="007660A8" w:rsidRDefault="007660A8" w:rsidP="00DC12B1">
      <w:pPr>
        <w:tabs>
          <w:tab w:val="left" w:pos="900"/>
        </w:tabs>
        <w:ind w:right="-450"/>
        <w:rPr>
          <w:rFonts w:ascii="Times New Roman" w:hAnsi="Times New Roman" w:cs="Times New Roman"/>
          <w:i/>
          <w:iCs/>
          <w:color w:val="231F20"/>
          <w:sz w:val="24"/>
          <w:szCs w:val="24"/>
        </w:rPr>
      </w:pPr>
    </w:p>
    <w:p w14:paraId="7C251754" w14:textId="600FCC32" w:rsidR="00476AB3" w:rsidRDefault="00476AB3" w:rsidP="00476AB3">
      <w:pPr>
        <w:rPr>
          <w:rFonts w:ascii="Times New Roman" w:hAnsi="Times New Roman" w:cs="Times New Roman"/>
          <w:sz w:val="24"/>
          <w:szCs w:val="24"/>
        </w:rPr>
      </w:pPr>
      <w:r>
        <w:rPr>
          <w:rFonts w:ascii="Times New Roman" w:hAnsi="Times New Roman" w:cs="Times New Roman"/>
          <w:i/>
          <w:iCs/>
          <w:sz w:val="24"/>
          <w:szCs w:val="24"/>
        </w:rPr>
        <w:t xml:space="preserve">Figure </w:t>
      </w:r>
      <w:r w:rsidRPr="00476AB3">
        <w:rPr>
          <w:rFonts w:ascii="Times New Roman" w:hAnsi="Times New Roman" w:cs="Times New Roman"/>
          <w:i/>
          <w:iCs/>
          <w:sz w:val="24"/>
          <w:szCs w:val="24"/>
        </w:rPr>
        <w:t>15.11a</w:t>
      </w:r>
      <w:r>
        <w:rPr>
          <w:rFonts w:ascii="Times New Roman" w:hAnsi="Times New Roman" w:cs="Times New Roman"/>
          <w:sz w:val="24"/>
          <w:szCs w:val="24"/>
        </w:rPr>
        <w:t xml:space="preserve">: Frontal view of 50,000 year-old cranium, excavated from the La Ferrassie cave in the  Dordogne valley, southwestern France, then the “world’s oldest known cemetery.”* The cave was used from 70,000 to 22,000 years ago by both Neanderthals and early humans. </w:t>
      </w:r>
    </w:p>
    <w:p w14:paraId="35FCE8BA" w14:textId="77777777" w:rsidR="00476AB3" w:rsidRPr="0043261D" w:rsidRDefault="00476AB3" w:rsidP="00476AB3">
      <w:pPr>
        <w:rPr>
          <w:rFonts w:ascii="Times New Roman" w:hAnsi="Times New Roman" w:cs="Times New Roman"/>
          <w:sz w:val="20"/>
          <w:szCs w:val="20"/>
        </w:rPr>
      </w:pPr>
      <w:r w:rsidRPr="0043261D">
        <w:rPr>
          <w:rFonts w:ascii="Times New Roman" w:hAnsi="Times New Roman" w:cs="Times New Roman"/>
          <w:sz w:val="20"/>
          <w:szCs w:val="20"/>
        </w:rPr>
        <w:t xml:space="preserve">*Weaver, K.F. (1985), </w:t>
      </w:r>
      <w:r w:rsidRPr="0043261D">
        <w:rPr>
          <w:rFonts w:ascii="Times New Roman" w:hAnsi="Times New Roman" w:cs="Times New Roman"/>
          <w:i/>
          <w:iCs/>
          <w:sz w:val="20"/>
          <w:szCs w:val="20"/>
        </w:rPr>
        <w:t xml:space="preserve">Search for our ancestors. </w:t>
      </w:r>
      <w:r w:rsidRPr="0043261D">
        <w:rPr>
          <w:rFonts w:ascii="Times New Roman" w:hAnsi="Times New Roman" w:cs="Times New Roman"/>
          <w:sz w:val="20"/>
          <w:szCs w:val="20"/>
        </w:rPr>
        <w:t>Washington, D.C.</w:t>
      </w:r>
      <w:r>
        <w:rPr>
          <w:rFonts w:ascii="Times New Roman" w:hAnsi="Times New Roman" w:cs="Times New Roman"/>
          <w:sz w:val="20"/>
          <w:szCs w:val="20"/>
        </w:rPr>
        <w:t>:</w:t>
      </w:r>
      <w:r w:rsidRPr="0043261D">
        <w:rPr>
          <w:rFonts w:ascii="Times New Roman" w:hAnsi="Times New Roman" w:cs="Times New Roman"/>
          <w:sz w:val="20"/>
          <w:szCs w:val="20"/>
        </w:rPr>
        <w:t xml:space="preserve"> National Geographic Society, p. 612</w:t>
      </w:r>
      <w:r>
        <w:rPr>
          <w:rFonts w:ascii="Times New Roman" w:hAnsi="Times New Roman" w:cs="Times New Roman"/>
          <w:sz w:val="20"/>
          <w:szCs w:val="20"/>
        </w:rPr>
        <w:t>.</w:t>
      </w:r>
    </w:p>
    <w:p w14:paraId="4279011C" w14:textId="5E6DB9AA" w:rsidR="00476AB3" w:rsidRDefault="00476AB3" w:rsidP="00476AB3">
      <w:pPr>
        <w:rPr>
          <w:rFonts w:ascii="Times New Roman" w:hAnsi="Times New Roman" w:cs="Times New Roman"/>
          <w:sz w:val="20"/>
          <w:szCs w:val="20"/>
        </w:rPr>
      </w:pPr>
      <w:r w:rsidRPr="001B2FC8">
        <w:rPr>
          <w:rFonts w:ascii="Times New Roman" w:hAnsi="Times New Roman" w:cs="Times New Roman"/>
          <w:sz w:val="20"/>
          <w:szCs w:val="20"/>
        </w:rPr>
        <w:t xml:space="preserve">Fossil credit: Musee De l’Homme, Paris. Photo © 1985 David L. Brill, humanorigins photos.com. ID: HneanderthalensisFerrlF. </w:t>
      </w:r>
    </w:p>
    <w:p w14:paraId="327891AA" w14:textId="77777777" w:rsidR="00885610" w:rsidRPr="001B2FC8" w:rsidRDefault="00885610" w:rsidP="00476AB3">
      <w:pPr>
        <w:rPr>
          <w:rFonts w:ascii="Times New Roman" w:hAnsi="Times New Roman" w:cs="Times New Roman"/>
          <w:sz w:val="20"/>
          <w:szCs w:val="20"/>
        </w:rPr>
      </w:pPr>
    </w:p>
    <w:p w14:paraId="55F7DFFD" w14:textId="153CBC6F" w:rsidR="004D65F0" w:rsidRPr="001B2FC8" w:rsidRDefault="00885610" w:rsidP="004D65F0">
      <w:pPr>
        <w:rPr>
          <w:rFonts w:ascii="Times New Roman" w:hAnsi="Times New Roman" w:cs="Times New Roman"/>
          <w:sz w:val="20"/>
          <w:szCs w:val="20"/>
        </w:rPr>
      </w:pPr>
      <w:r w:rsidRPr="00885610">
        <w:rPr>
          <w:rFonts w:ascii="Times New Roman" w:hAnsi="Times New Roman" w:cs="Times New Roman"/>
          <w:i/>
          <w:iCs/>
          <w:sz w:val="24"/>
          <w:szCs w:val="24"/>
        </w:rPr>
        <w:t xml:space="preserve">Figure </w:t>
      </w:r>
      <w:r w:rsidR="00476AB3" w:rsidRPr="00885610">
        <w:rPr>
          <w:rFonts w:ascii="Times New Roman" w:hAnsi="Times New Roman" w:cs="Times New Roman"/>
          <w:i/>
          <w:iCs/>
          <w:sz w:val="24"/>
          <w:szCs w:val="24"/>
        </w:rPr>
        <w:t>15.11b</w:t>
      </w:r>
      <w:r w:rsidR="00476AB3">
        <w:rPr>
          <w:rFonts w:ascii="Times New Roman" w:hAnsi="Times New Roman" w:cs="Times New Roman"/>
          <w:sz w:val="24"/>
          <w:szCs w:val="24"/>
        </w:rPr>
        <w:t xml:space="preserve">: </w:t>
      </w:r>
      <w:r w:rsidR="00672557">
        <w:rPr>
          <w:rFonts w:ascii="Times New Roman" w:hAnsi="Times New Roman" w:cs="Times New Roman"/>
          <w:sz w:val="24"/>
          <w:szCs w:val="24"/>
        </w:rPr>
        <w:t>This a</w:t>
      </w:r>
      <w:r w:rsidR="00476AB3">
        <w:rPr>
          <w:rFonts w:ascii="Times New Roman" w:hAnsi="Times New Roman" w:cs="Times New Roman"/>
          <w:sz w:val="24"/>
          <w:szCs w:val="24"/>
        </w:rPr>
        <w:t xml:space="preserve"> deliberate burial</w:t>
      </w:r>
      <w:r w:rsidR="00672557">
        <w:rPr>
          <w:rFonts w:ascii="Times New Roman" w:hAnsi="Times New Roman" w:cs="Times New Roman"/>
          <w:sz w:val="24"/>
          <w:szCs w:val="24"/>
        </w:rPr>
        <w:t xml:space="preserve"> was</w:t>
      </w:r>
      <w:r w:rsidR="00476AB3">
        <w:rPr>
          <w:rFonts w:ascii="Times New Roman" w:hAnsi="Times New Roman" w:cs="Times New Roman"/>
          <w:sz w:val="24"/>
          <w:szCs w:val="24"/>
        </w:rPr>
        <w:t xml:space="preserve"> excavated in the 1960’s from Kebara Cave, Mount Carmel, Israel</w:t>
      </w:r>
      <w:r w:rsidR="00672557">
        <w:rPr>
          <w:rFonts w:ascii="Times New Roman" w:hAnsi="Times New Roman" w:cs="Times New Roman"/>
          <w:sz w:val="24"/>
          <w:szCs w:val="24"/>
        </w:rPr>
        <w:t>. T</w:t>
      </w:r>
      <w:r w:rsidR="00476AB3">
        <w:rPr>
          <w:rFonts w:ascii="Times New Roman" w:hAnsi="Times New Roman" w:cs="Times New Roman"/>
          <w:sz w:val="24"/>
          <w:szCs w:val="24"/>
        </w:rPr>
        <w:t>he skeleton</w:t>
      </w:r>
      <w:r w:rsidR="00651B91">
        <w:rPr>
          <w:rFonts w:ascii="Times New Roman" w:hAnsi="Times New Roman" w:cs="Times New Roman"/>
          <w:sz w:val="24"/>
          <w:szCs w:val="24"/>
        </w:rPr>
        <w:t xml:space="preserve"> was</w:t>
      </w:r>
      <w:r w:rsidR="00476AB3">
        <w:rPr>
          <w:rFonts w:ascii="Times New Roman" w:hAnsi="Times New Roman" w:cs="Times New Roman"/>
          <w:sz w:val="24"/>
          <w:szCs w:val="24"/>
        </w:rPr>
        <w:t xml:space="preserve"> cleaned after it was found</w:t>
      </w:r>
      <w:r w:rsidR="00C35D79">
        <w:rPr>
          <w:rFonts w:ascii="Times New Roman" w:hAnsi="Times New Roman" w:cs="Times New Roman"/>
          <w:sz w:val="24"/>
          <w:szCs w:val="24"/>
        </w:rPr>
        <w:t xml:space="preserve"> in layers of ash, seen in the excavated wall above the skeleton.</w:t>
      </w:r>
      <w:r w:rsidR="00476AB3">
        <w:rPr>
          <w:rFonts w:ascii="Times New Roman" w:hAnsi="Times New Roman" w:cs="Times New Roman"/>
          <w:sz w:val="24"/>
          <w:szCs w:val="24"/>
        </w:rPr>
        <w:t xml:space="preserve"> A 50,000-year-old young adult male</w:t>
      </w:r>
      <w:r w:rsidR="00476AB3" w:rsidRPr="004D5947">
        <w:rPr>
          <w:rFonts w:ascii="Times New Roman" w:hAnsi="Times New Roman" w:cs="Times New Roman"/>
          <w:sz w:val="24"/>
          <w:szCs w:val="24"/>
        </w:rPr>
        <w:t xml:space="preserve"> </w:t>
      </w:r>
      <w:r w:rsidR="00476AB3">
        <w:rPr>
          <w:rFonts w:ascii="Times New Roman" w:hAnsi="Times New Roman" w:cs="Times New Roman"/>
          <w:sz w:val="24"/>
          <w:szCs w:val="24"/>
        </w:rPr>
        <w:t xml:space="preserve">has well-preserved details of jaw, trunk, arms, hands, and pelvis. </w:t>
      </w:r>
      <w:r w:rsidR="004D65F0" w:rsidRPr="001B2FC8">
        <w:rPr>
          <w:rFonts w:ascii="Times New Roman" w:hAnsi="Times New Roman" w:cs="Times New Roman"/>
          <w:sz w:val="20"/>
          <w:szCs w:val="20"/>
        </w:rPr>
        <w:t xml:space="preserve">Text: Trinkhaus, E. (ND). Kebara Cave, Israel; retrieved from: britannica.com/place/Kebara. Fossil Credit: Tel Aviv University, </w:t>
      </w:r>
      <w:r w:rsidR="004D65F0" w:rsidRPr="001B2FC8">
        <w:rPr>
          <w:rFonts w:ascii="Times New Roman" w:hAnsi="Times New Roman" w:cs="Times New Roman"/>
          <w:i/>
          <w:iCs/>
          <w:sz w:val="20"/>
          <w:szCs w:val="20"/>
        </w:rPr>
        <w:t>Sackler</w:t>
      </w:r>
      <w:r w:rsidR="004D65F0" w:rsidRPr="001B2FC8">
        <w:rPr>
          <w:rFonts w:ascii="Times New Roman" w:hAnsi="Times New Roman" w:cs="Times New Roman"/>
          <w:sz w:val="20"/>
          <w:szCs w:val="20"/>
        </w:rPr>
        <w:t xml:space="preserve"> School of Medicine, Dept. of Anatomy &amp; Anthropology. Photo © 1995 David L. Brill,</w:t>
      </w:r>
      <w:r w:rsidR="004D65F0" w:rsidRPr="001465F3">
        <w:rPr>
          <w:rFonts w:ascii="Times New Roman" w:hAnsi="Times New Roman" w:cs="Times New Roman"/>
          <w:sz w:val="20"/>
          <w:szCs w:val="20"/>
        </w:rPr>
        <w:t xml:space="preserve"> </w:t>
      </w:r>
      <w:r w:rsidR="001465F3" w:rsidRPr="001465F3">
        <w:rPr>
          <w:rFonts w:ascii="Times New Roman" w:hAnsi="Times New Roman" w:cs="Times New Roman"/>
          <w:sz w:val="20"/>
          <w:szCs w:val="20"/>
        </w:rPr>
        <w:t>humanoriginsphotos.com. ID: 19Neanderthal.</w:t>
      </w:r>
      <w:r w:rsidR="00944884" w:rsidRPr="00944884">
        <w:rPr>
          <w:rFonts w:ascii="Times New Roman" w:hAnsi="Times New Roman" w:cs="Times New Roman"/>
          <w:sz w:val="24"/>
          <w:szCs w:val="24"/>
        </w:rPr>
        <w:t xml:space="preserve"> </w:t>
      </w:r>
      <w:r w:rsidR="00944884">
        <w:rPr>
          <w:rFonts w:ascii="Times New Roman" w:hAnsi="Times New Roman" w:cs="Times New Roman"/>
          <w:sz w:val="24"/>
          <w:szCs w:val="24"/>
        </w:rPr>
        <w:t>A bone at the base of the tongue suggests a large mouth and possibly the capacity for fully modern speech.</w:t>
      </w:r>
      <w:r w:rsidR="00D56C56">
        <w:rPr>
          <w:rFonts w:ascii="Times New Roman" w:hAnsi="Times New Roman" w:cs="Times New Roman"/>
          <w:sz w:val="24"/>
          <w:szCs w:val="24"/>
        </w:rPr>
        <w:t xml:space="preserve"> A</w:t>
      </w:r>
      <w:r w:rsidR="00944884" w:rsidRPr="00944884">
        <w:rPr>
          <w:rFonts w:ascii="Times New Roman" w:hAnsi="Times New Roman" w:cs="Times New Roman"/>
          <w:color w:val="231F20"/>
          <w:sz w:val="20"/>
          <w:szCs w:val="20"/>
        </w:rPr>
        <w:t xml:space="preserve">rensburg, B., Tillier, A.M., Vandermeersch, B, Duday, H., Schepartz, L.A. &amp; Rak, Y. (1989). </w:t>
      </w:r>
      <w:r w:rsidR="00944884" w:rsidRPr="00944884">
        <w:rPr>
          <w:rFonts w:ascii="Times New Roman" w:hAnsi="Times New Roman" w:cs="Times New Roman"/>
          <w:i/>
          <w:iCs/>
          <w:color w:val="231F20"/>
          <w:sz w:val="20"/>
          <w:szCs w:val="20"/>
        </w:rPr>
        <w:t>A Middle Paleolithic human hyoid bone. Nature 338</w:t>
      </w:r>
      <w:r w:rsidR="00944884" w:rsidRPr="00944884">
        <w:rPr>
          <w:rFonts w:ascii="Times New Roman" w:hAnsi="Times New Roman" w:cs="Times New Roman"/>
          <w:color w:val="231F20"/>
          <w:sz w:val="20"/>
          <w:szCs w:val="20"/>
        </w:rPr>
        <w:t>,</w:t>
      </w:r>
      <w:r w:rsidR="00944884" w:rsidRPr="00944884">
        <w:rPr>
          <w:rFonts w:ascii="Times New Roman" w:hAnsi="Times New Roman" w:cs="Times New Roman"/>
          <w:i/>
          <w:iCs/>
          <w:color w:val="231F20"/>
          <w:sz w:val="20"/>
          <w:szCs w:val="20"/>
        </w:rPr>
        <w:t xml:space="preserve"> </w:t>
      </w:r>
      <w:r w:rsidR="00944884" w:rsidRPr="00944884">
        <w:rPr>
          <w:rFonts w:ascii="Times New Roman" w:hAnsi="Times New Roman" w:cs="Times New Roman"/>
          <w:color w:val="231F20"/>
          <w:sz w:val="20"/>
          <w:szCs w:val="20"/>
        </w:rPr>
        <w:t>758-760 Retrieved from: nature.com/articles/338758a0</w:t>
      </w:r>
    </w:p>
    <w:p w14:paraId="3E1E85C1" w14:textId="2158D1FE" w:rsidR="00476AB3" w:rsidRPr="001B2FC8" w:rsidRDefault="00476AB3" w:rsidP="00476AB3">
      <w:pPr>
        <w:rPr>
          <w:rFonts w:ascii="Times New Roman" w:hAnsi="Times New Roman" w:cs="Times New Roman"/>
          <w:sz w:val="20"/>
          <w:szCs w:val="20"/>
        </w:rPr>
      </w:pPr>
    </w:p>
    <w:p w14:paraId="33CC56F2" w14:textId="6542E690" w:rsidR="00476AB3" w:rsidRPr="00DF5B0C" w:rsidRDefault="00DF5B0C" w:rsidP="00476AB3">
      <w:pPr>
        <w:rPr>
          <w:rFonts w:ascii="Times New Roman" w:hAnsi="Times New Roman" w:cs="Times New Roman"/>
          <w:sz w:val="24"/>
          <w:szCs w:val="24"/>
        </w:rPr>
      </w:pPr>
      <w:r w:rsidRPr="00DF5B0C">
        <w:rPr>
          <w:rFonts w:ascii="Times New Roman" w:hAnsi="Times New Roman" w:cs="Times New Roman"/>
          <w:i/>
          <w:iCs/>
          <w:sz w:val="24"/>
          <w:szCs w:val="24"/>
        </w:rPr>
        <w:t xml:space="preserve">Figure </w:t>
      </w:r>
      <w:r w:rsidR="00476AB3" w:rsidRPr="00DF5B0C">
        <w:rPr>
          <w:rFonts w:ascii="Times New Roman" w:hAnsi="Times New Roman" w:cs="Times New Roman"/>
          <w:i/>
          <w:iCs/>
          <w:sz w:val="24"/>
          <w:szCs w:val="24"/>
        </w:rPr>
        <w:t>15.11c</w:t>
      </w:r>
      <w:r w:rsidR="00476AB3" w:rsidRPr="00C02AD4">
        <w:rPr>
          <w:rFonts w:ascii="Times New Roman" w:hAnsi="Times New Roman" w:cs="Times New Roman"/>
          <w:sz w:val="24"/>
          <w:szCs w:val="24"/>
        </w:rPr>
        <w:t>:</w:t>
      </w:r>
      <w:r w:rsidR="00476AB3">
        <w:rPr>
          <w:rFonts w:ascii="Times New Roman" w:hAnsi="Times New Roman" w:cs="Times New Roman"/>
          <w:sz w:val="24"/>
          <w:szCs w:val="24"/>
        </w:rPr>
        <w:t xml:space="preserve"> Even without the cranium, Kebara 2, discovered in 1983 with first set of ribs, vertebrae, and pelvis, is still the most complete Neanderthal specimen ever found</w:t>
      </w:r>
      <w:r w:rsidR="005237E5">
        <w:rPr>
          <w:rFonts w:ascii="Times New Roman" w:hAnsi="Times New Roman" w:cs="Times New Roman"/>
          <w:sz w:val="24"/>
          <w:szCs w:val="24"/>
        </w:rPr>
        <w:t>. It has t</w:t>
      </w:r>
      <w:r w:rsidR="00476AB3">
        <w:rPr>
          <w:rFonts w:ascii="Times New Roman" w:hAnsi="Times New Roman" w:cs="Times New Roman"/>
          <w:sz w:val="24"/>
          <w:szCs w:val="24"/>
        </w:rPr>
        <w:t>h</w:t>
      </w:r>
      <w:r w:rsidR="005237E5">
        <w:rPr>
          <w:rFonts w:ascii="Times New Roman" w:hAnsi="Times New Roman" w:cs="Times New Roman"/>
          <w:sz w:val="24"/>
          <w:szCs w:val="24"/>
        </w:rPr>
        <w:t xml:space="preserve">e </w:t>
      </w:r>
      <w:r w:rsidR="00476AB3">
        <w:rPr>
          <w:rFonts w:ascii="Times New Roman" w:hAnsi="Times New Roman" w:cs="Times New Roman"/>
          <w:sz w:val="24"/>
          <w:szCs w:val="24"/>
        </w:rPr>
        <w:t xml:space="preserve"> typical massive </w:t>
      </w:r>
      <w:r w:rsidR="001D60D9">
        <w:rPr>
          <w:rFonts w:ascii="Times New Roman" w:hAnsi="Times New Roman" w:cs="Times New Roman"/>
          <w:sz w:val="24"/>
          <w:szCs w:val="24"/>
        </w:rPr>
        <w:t xml:space="preserve">Neanderthal </w:t>
      </w:r>
      <w:r w:rsidR="00476AB3">
        <w:rPr>
          <w:rFonts w:ascii="Times New Roman" w:hAnsi="Times New Roman" w:cs="Times New Roman"/>
          <w:sz w:val="24"/>
          <w:szCs w:val="24"/>
        </w:rPr>
        <w:t xml:space="preserve">mandible and no chin, but the same modifications for walking as modern humans. </w:t>
      </w:r>
      <w:r w:rsidR="00476AB3" w:rsidRPr="00DF5B0C">
        <w:rPr>
          <w:rFonts w:ascii="Times New Roman" w:hAnsi="Times New Roman" w:cs="Times New Roman"/>
          <w:sz w:val="24"/>
          <w:szCs w:val="24"/>
        </w:rPr>
        <w:t xml:space="preserve">Text: Johanson, D. &amp; Edgar, B. (1996). </w:t>
      </w:r>
      <w:r w:rsidR="00476AB3" w:rsidRPr="00DF5B0C">
        <w:rPr>
          <w:rFonts w:ascii="Times New Roman" w:hAnsi="Times New Roman" w:cs="Times New Roman"/>
          <w:i/>
          <w:iCs/>
          <w:sz w:val="24"/>
          <w:szCs w:val="24"/>
        </w:rPr>
        <w:t>From Lucy to Language.</w:t>
      </w:r>
      <w:r w:rsidR="00476AB3" w:rsidRPr="00DF5B0C">
        <w:rPr>
          <w:rFonts w:ascii="Times New Roman" w:hAnsi="Times New Roman" w:cs="Times New Roman"/>
          <w:sz w:val="24"/>
          <w:szCs w:val="24"/>
        </w:rPr>
        <w:t xml:space="preserve"> New York: Simon &amp; Schuster Editions; p. 218.  Fossil Credit: Tel Aviv University, </w:t>
      </w:r>
      <w:r w:rsidR="00476AB3" w:rsidRPr="00DF5B0C">
        <w:rPr>
          <w:rFonts w:ascii="Times New Roman" w:hAnsi="Times New Roman" w:cs="Times New Roman"/>
          <w:i/>
          <w:iCs/>
          <w:sz w:val="24"/>
          <w:szCs w:val="24"/>
        </w:rPr>
        <w:t>Sackler</w:t>
      </w:r>
      <w:r w:rsidR="00476AB3" w:rsidRPr="00DF5B0C">
        <w:rPr>
          <w:rFonts w:ascii="Times New Roman" w:hAnsi="Times New Roman" w:cs="Times New Roman"/>
          <w:sz w:val="24"/>
          <w:szCs w:val="24"/>
        </w:rPr>
        <w:t xml:space="preserve"> School of Medicine, Dept. of Anatomy &amp; Anthropology. Photo © 1995 David L. Brill, humanoriginsphotos.com. ID: 1995-0093.</w:t>
      </w:r>
    </w:p>
    <w:p w14:paraId="3C394551" w14:textId="77777777" w:rsidR="00476AB3" w:rsidRDefault="00476AB3" w:rsidP="00DC12B1">
      <w:pPr>
        <w:tabs>
          <w:tab w:val="left" w:pos="900"/>
        </w:tabs>
        <w:ind w:right="-450"/>
        <w:rPr>
          <w:rFonts w:ascii="Times New Roman" w:hAnsi="Times New Roman" w:cs="Times New Roman"/>
          <w:i/>
          <w:iCs/>
          <w:color w:val="231F20"/>
          <w:sz w:val="24"/>
          <w:szCs w:val="24"/>
        </w:rPr>
      </w:pPr>
    </w:p>
    <w:p w14:paraId="38FBE5D2" w14:textId="007A3046" w:rsidR="001E6A4F" w:rsidRDefault="001E6A4F" w:rsidP="001E6A4F">
      <w:pPr>
        <w:rPr>
          <w:rFonts w:ascii="Times New Roman" w:hAnsi="Times New Roman" w:cs="Times New Roman"/>
          <w:sz w:val="24"/>
          <w:szCs w:val="24"/>
        </w:rPr>
      </w:pPr>
      <w:r>
        <w:rPr>
          <w:rFonts w:ascii="Times New Roman" w:hAnsi="Times New Roman" w:cs="Times New Roman"/>
          <w:i/>
          <w:iCs/>
          <w:sz w:val="24"/>
          <w:szCs w:val="24"/>
        </w:rPr>
        <w:t xml:space="preserve">Figure 15.12: </w:t>
      </w:r>
      <w:r w:rsidRPr="003F0868">
        <w:rPr>
          <w:rFonts w:ascii="Times New Roman" w:hAnsi="Times New Roman" w:cs="Times New Roman"/>
          <w:sz w:val="24"/>
          <w:szCs w:val="24"/>
        </w:rPr>
        <w:t xml:space="preserve">A high oblique longshot of Johansen’s campsite </w:t>
      </w:r>
      <w:r w:rsidR="00940551">
        <w:rPr>
          <w:rFonts w:ascii="Times New Roman" w:hAnsi="Times New Roman" w:cs="Times New Roman"/>
          <w:sz w:val="24"/>
          <w:szCs w:val="24"/>
        </w:rPr>
        <w:t xml:space="preserve">in </w:t>
      </w:r>
      <w:r w:rsidR="00940551" w:rsidRPr="003F0868">
        <w:rPr>
          <w:rFonts w:ascii="Times New Roman" w:hAnsi="Times New Roman" w:cs="Times New Roman"/>
          <w:sz w:val="24"/>
          <w:szCs w:val="24"/>
        </w:rPr>
        <w:t xml:space="preserve">Northern Ethiopia </w:t>
      </w:r>
      <w:r w:rsidR="00C14FD6">
        <w:rPr>
          <w:rFonts w:ascii="Times New Roman" w:hAnsi="Times New Roman" w:cs="Times New Roman"/>
          <w:sz w:val="24"/>
          <w:szCs w:val="24"/>
        </w:rPr>
        <w:t xml:space="preserve">at the Afar Triangle </w:t>
      </w:r>
      <w:r w:rsidRPr="003F0868">
        <w:rPr>
          <w:rFonts w:ascii="Times New Roman" w:hAnsi="Times New Roman" w:cs="Times New Roman"/>
          <w:sz w:val="24"/>
          <w:szCs w:val="24"/>
        </w:rPr>
        <w:t xml:space="preserve">along the Awash river. From here, Donald Johanson and his fellow scientists found many hominin fossils. Most famous is </w:t>
      </w:r>
      <w:r w:rsidR="0080388D">
        <w:rPr>
          <w:rFonts w:ascii="Times New Roman" w:hAnsi="Times New Roman" w:cs="Times New Roman"/>
          <w:sz w:val="24"/>
          <w:szCs w:val="24"/>
        </w:rPr>
        <w:t>“</w:t>
      </w:r>
      <w:r w:rsidRPr="003F0868">
        <w:rPr>
          <w:rFonts w:ascii="Times New Roman" w:hAnsi="Times New Roman" w:cs="Times New Roman"/>
          <w:sz w:val="24"/>
          <w:szCs w:val="24"/>
        </w:rPr>
        <w:t>Lucy</w:t>
      </w:r>
      <w:r w:rsidR="0080388D">
        <w:rPr>
          <w:rFonts w:ascii="Times New Roman" w:hAnsi="Times New Roman" w:cs="Times New Roman"/>
          <w:sz w:val="24"/>
          <w:szCs w:val="24"/>
        </w:rPr>
        <w:t>”</w:t>
      </w:r>
      <w:r w:rsidRPr="003F0868">
        <w:rPr>
          <w:rFonts w:ascii="Times New Roman" w:hAnsi="Times New Roman" w:cs="Times New Roman"/>
          <w:sz w:val="24"/>
          <w:szCs w:val="24"/>
        </w:rPr>
        <w:t xml:space="preserve"> who lived 3.2 M</w:t>
      </w:r>
      <w:r w:rsidR="0080388D">
        <w:rPr>
          <w:rFonts w:ascii="Times New Roman" w:hAnsi="Times New Roman" w:cs="Times New Roman"/>
          <w:sz w:val="24"/>
          <w:szCs w:val="24"/>
        </w:rPr>
        <w:t>YA</w:t>
      </w:r>
      <w:r w:rsidRPr="003F0868">
        <w:rPr>
          <w:rFonts w:ascii="Times New Roman" w:hAnsi="Times New Roman" w:cs="Times New Roman"/>
          <w:sz w:val="24"/>
          <w:szCs w:val="24"/>
        </w:rPr>
        <w:t xml:space="preserve">. Native Afar tribesmen </w:t>
      </w:r>
      <w:r>
        <w:rPr>
          <w:rFonts w:ascii="Times New Roman" w:hAnsi="Times New Roman" w:cs="Times New Roman"/>
          <w:sz w:val="24"/>
          <w:szCs w:val="24"/>
        </w:rPr>
        <w:t xml:space="preserve">camp close by </w:t>
      </w:r>
      <w:r w:rsidRPr="003F0868">
        <w:rPr>
          <w:rFonts w:ascii="Times New Roman" w:hAnsi="Times New Roman" w:cs="Times New Roman"/>
          <w:sz w:val="24"/>
          <w:szCs w:val="24"/>
        </w:rPr>
        <w:t xml:space="preserve">with their goats and grass huts. Look carefully at the top of the photo below the sky </w:t>
      </w:r>
      <w:r>
        <w:rPr>
          <w:rFonts w:ascii="Times New Roman" w:hAnsi="Times New Roman" w:cs="Times New Roman"/>
          <w:sz w:val="24"/>
          <w:szCs w:val="24"/>
        </w:rPr>
        <w:t>then below the</w:t>
      </w:r>
      <w:r w:rsidRPr="003F0868">
        <w:rPr>
          <w:rFonts w:ascii="Times New Roman" w:hAnsi="Times New Roman" w:cs="Times New Roman"/>
          <w:sz w:val="24"/>
          <w:szCs w:val="24"/>
        </w:rPr>
        <w:t xml:space="preserve"> mountain range: </w:t>
      </w:r>
      <w:r>
        <w:rPr>
          <w:rFonts w:ascii="Times New Roman" w:hAnsi="Times New Roman" w:cs="Times New Roman"/>
          <w:sz w:val="24"/>
          <w:szCs w:val="24"/>
        </w:rPr>
        <w:t>N</w:t>
      </w:r>
      <w:r w:rsidRPr="003F0868">
        <w:rPr>
          <w:rFonts w:ascii="Times New Roman" w:hAnsi="Times New Roman" w:cs="Times New Roman"/>
          <w:sz w:val="24"/>
          <w:szCs w:val="24"/>
        </w:rPr>
        <w:t xml:space="preserve">otice </w:t>
      </w:r>
      <w:r>
        <w:rPr>
          <w:rFonts w:ascii="Times New Roman" w:hAnsi="Times New Roman" w:cs="Times New Roman"/>
          <w:sz w:val="24"/>
          <w:szCs w:val="24"/>
        </w:rPr>
        <w:t xml:space="preserve">the layers of </w:t>
      </w:r>
      <w:r w:rsidRPr="003F0868">
        <w:rPr>
          <w:rFonts w:ascii="Times New Roman" w:hAnsi="Times New Roman" w:cs="Times New Roman"/>
          <w:sz w:val="24"/>
          <w:szCs w:val="24"/>
        </w:rPr>
        <w:t>rock</w:t>
      </w:r>
      <w:r>
        <w:rPr>
          <w:rFonts w:ascii="Times New Roman" w:hAnsi="Times New Roman" w:cs="Times New Roman"/>
          <w:sz w:val="24"/>
          <w:szCs w:val="24"/>
        </w:rPr>
        <w:t xml:space="preserve"> (also called strata).</w:t>
      </w:r>
      <w:r w:rsidR="005F5525">
        <w:rPr>
          <w:rFonts w:ascii="Times New Roman" w:hAnsi="Times New Roman" w:cs="Times New Roman"/>
          <w:sz w:val="24"/>
          <w:szCs w:val="24"/>
        </w:rPr>
        <w:t xml:space="preserve"> </w:t>
      </w:r>
      <w:r>
        <w:rPr>
          <w:rFonts w:ascii="Times New Roman" w:hAnsi="Times New Roman" w:cs="Times New Roman"/>
          <w:sz w:val="24"/>
          <w:szCs w:val="24"/>
        </w:rPr>
        <w:t>Each layer</w:t>
      </w:r>
      <w:r w:rsidRPr="003F0868">
        <w:rPr>
          <w:rFonts w:ascii="Times New Roman" w:hAnsi="Times New Roman" w:cs="Times New Roman"/>
          <w:sz w:val="24"/>
          <w:szCs w:val="24"/>
        </w:rPr>
        <w:t xml:space="preserve"> </w:t>
      </w:r>
      <w:r>
        <w:rPr>
          <w:rFonts w:ascii="Times New Roman" w:hAnsi="Times New Roman" w:cs="Times New Roman"/>
          <w:sz w:val="24"/>
          <w:szCs w:val="24"/>
        </w:rPr>
        <w:t>is</w:t>
      </w:r>
      <w:r w:rsidRPr="003F0868">
        <w:rPr>
          <w:rFonts w:ascii="Times New Roman" w:hAnsi="Times New Roman" w:cs="Times New Roman"/>
          <w:sz w:val="24"/>
          <w:szCs w:val="24"/>
        </w:rPr>
        <w:t xml:space="preserve"> used to date the formation and fossils found in it. </w:t>
      </w:r>
      <w:r>
        <w:rPr>
          <w:rFonts w:ascii="Times New Roman" w:hAnsi="Times New Roman" w:cs="Times New Roman"/>
          <w:sz w:val="24"/>
          <w:szCs w:val="24"/>
        </w:rPr>
        <w:t>Photo</w:t>
      </w:r>
      <w:r w:rsidRPr="003F0868">
        <w:rPr>
          <w:rFonts w:ascii="Times New Roman" w:hAnsi="Times New Roman" w:cs="Times New Roman"/>
          <w:sz w:val="24"/>
          <w:szCs w:val="24"/>
        </w:rPr>
        <w:t xml:space="preserve"> © 1975 David L. Brill, humanoriginsphotos.com. ID: 1975-0205-24</w:t>
      </w:r>
      <w:r>
        <w:rPr>
          <w:rFonts w:ascii="Times New Roman" w:hAnsi="Times New Roman" w:cs="Times New Roman"/>
          <w:sz w:val="24"/>
          <w:szCs w:val="24"/>
        </w:rPr>
        <w:t>.</w:t>
      </w:r>
    </w:p>
    <w:p w14:paraId="60C5E1B5" w14:textId="2270BFBC" w:rsidR="0080388D" w:rsidRDefault="0080388D" w:rsidP="001E6A4F">
      <w:pPr>
        <w:rPr>
          <w:rFonts w:ascii="Times New Roman" w:hAnsi="Times New Roman" w:cs="Times New Roman"/>
          <w:sz w:val="24"/>
          <w:szCs w:val="24"/>
        </w:rPr>
      </w:pPr>
    </w:p>
    <w:p w14:paraId="0DF12F63" w14:textId="6F8C0FFE" w:rsidR="009D3A95" w:rsidRDefault="0080388D" w:rsidP="009D3A95">
      <w:pPr>
        <w:rPr>
          <w:rFonts w:ascii="Times New Roman" w:hAnsi="Times New Roman" w:cs="Times New Roman"/>
          <w:sz w:val="24"/>
          <w:szCs w:val="24"/>
        </w:rPr>
      </w:pPr>
      <w:r>
        <w:rPr>
          <w:rFonts w:ascii="Times New Roman" w:hAnsi="Times New Roman" w:cs="Times New Roman"/>
          <w:i/>
          <w:iCs/>
          <w:sz w:val="24"/>
          <w:szCs w:val="24"/>
        </w:rPr>
        <w:t>Figure 15.13:</w:t>
      </w:r>
      <w:r w:rsidR="0083105C">
        <w:rPr>
          <w:rFonts w:ascii="Times New Roman" w:hAnsi="Times New Roman" w:cs="Times New Roman"/>
          <w:sz w:val="24"/>
          <w:szCs w:val="24"/>
        </w:rPr>
        <w:t>1974:</w:t>
      </w:r>
      <w:r>
        <w:rPr>
          <w:rFonts w:ascii="Times New Roman" w:hAnsi="Times New Roman" w:cs="Times New Roman"/>
          <w:i/>
          <w:iCs/>
          <w:sz w:val="24"/>
          <w:szCs w:val="24"/>
        </w:rPr>
        <w:t xml:space="preserve"> </w:t>
      </w:r>
      <w:r w:rsidR="009D3A95" w:rsidRPr="00B645D3">
        <w:rPr>
          <w:rFonts w:ascii="Times New Roman" w:hAnsi="Times New Roman" w:cs="Times New Roman"/>
          <w:sz w:val="24"/>
          <w:szCs w:val="24"/>
        </w:rPr>
        <w:t>In the Hadar Region</w:t>
      </w:r>
      <w:r w:rsidR="00E45A94">
        <w:rPr>
          <w:rFonts w:ascii="Times New Roman" w:hAnsi="Times New Roman" w:cs="Times New Roman"/>
          <w:sz w:val="24"/>
          <w:szCs w:val="24"/>
        </w:rPr>
        <w:t xml:space="preserve"> </w:t>
      </w:r>
      <w:r w:rsidR="009D3A95" w:rsidRPr="00B645D3">
        <w:rPr>
          <w:rFonts w:ascii="Times New Roman" w:hAnsi="Times New Roman" w:cs="Times New Roman"/>
          <w:sz w:val="24"/>
          <w:szCs w:val="24"/>
        </w:rPr>
        <w:t xml:space="preserve">near the Awash River in the Afar Triangle of Northern Ethiopia, Dr. </w:t>
      </w:r>
      <w:r w:rsidR="009D3A95">
        <w:rPr>
          <w:rFonts w:ascii="Times New Roman" w:hAnsi="Times New Roman" w:cs="Times New Roman"/>
          <w:sz w:val="24"/>
          <w:szCs w:val="24"/>
        </w:rPr>
        <w:t xml:space="preserve">Donald </w:t>
      </w:r>
      <w:r w:rsidR="009D3A95" w:rsidRPr="00B645D3">
        <w:rPr>
          <w:rFonts w:ascii="Times New Roman" w:hAnsi="Times New Roman" w:cs="Times New Roman"/>
          <w:sz w:val="24"/>
          <w:szCs w:val="24"/>
        </w:rPr>
        <w:t xml:space="preserve">Johanson excavates a Pliocene horse mandible </w:t>
      </w:r>
      <w:r w:rsidR="009D3A95">
        <w:rPr>
          <w:rFonts w:ascii="Times New Roman" w:hAnsi="Times New Roman" w:cs="Times New Roman"/>
          <w:sz w:val="24"/>
          <w:szCs w:val="24"/>
        </w:rPr>
        <w:t xml:space="preserve">from </w:t>
      </w:r>
      <w:r w:rsidR="009D3A95" w:rsidRPr="00B645D3">
        <w:rPr>
          <w:rFonts w:ascii="Times New Roman" w:hAnsi="Times New Roman" w:cs="Times New Roman"/>
          <w:sz w:val="24"/>
          <w:szCs w:val="24"/>
        </w:rPr>
        <w:t>sediments dated 3.2 M</w:t>
      </w:r>
      <w:r w:rsidR="009D3A95">
        <w:rPr>
          <w:rFonts w:ascii="Times New Roman" w:hAnsi="Times New Roman" w:cs="Times New Roman"/>
          <w:sz w:val="24"/>
          <w:szCs w:val="24"/>
        </w:rPr>
        <w:t>YA</w:t>
      </w:r>
      <w:r w:rsidR="009D3A95" w:rsidRPr="00B645D3">
        <w:rPr>
          <w:rFonts w:ascii="Times New Roman" w:hAnsi="Times New Roman" w:cs="Times New Roman"/>
          <w:sz w:val="24"/>
          <w:szCs w:val="24"/>
        </w:rPr>
        <w:t xml:space="preserve">. </w:t>
      </w:r>
      <w:r w:rsidR="009D3A95" w:rsidRPr="00B645D3">
        <w:rPr>
          <w:rFonts w:ascii="Times New Roman" w:hAnsi="Times New Roman" w:cs="Times New Roman"/>
          <w:i/>
          <w:iCs/>
          <w:sz w:val="24"/>
          <w:szCs w:val="24"/>
        </w:rPr>
        <w:t xml:space="preserve">Horse?! We’re looking for humans! </w:t>
      </w:r>
      <w:r w:rsidR="009D3A95" w:rsidRPr="00B645D3">
        <w:rPr>
          <w:rFonts w:ascii="Times New Roman" w:hAnsi="Times New Roman" w:cs="Times New Roman"/>
          <w:sz w:val="24"/>
          <w:szCs w:val="24"/>
        </w:rPr>
        <w:t xml:space="preserve">But wait! Teeth of horses circa </w:t>
      </w:r>
      <w:r w:rsidR="009D3A95" w:rsidRPr="009D3A95">
        <w:rPr>
          <w:rFonts w:ascii="Times New Roman" w:hAnsi="Times New Roman" w:cs="Times New Roman"/>
          <w:sz w:val="24"/>
          <w:szCs w:val="24"/>
        </w:rPr>
        <w:t>3.2 MYA</w:t>
      </w:r>
      <w:r w:rsidR="009D3A95" w:rsidRPr="00B645D3">
        <w:rPr>
          <w:rFonts w:ascii="Times New Roman" w:hAnsi="Times New Roman" w:cs="Times New Roman"/>
          <w:sz w:val="24"/>
          <w:szCs w:val="24"/>
        </w:rPr>
        <w:t xml:space="preserve"> differ from horses circa </w:t>
      </w:r>
      <w:r w:rsidR="009D3A95" w:rsidRPr="009D3A95">
        <w:rPr>
          <w:rFonts w:ascii="Times New Roman" w:hAnsi="Times New Roman" w:cs="Times New Roman"/>
          <w:sz w:val="24"/>
          <w:szCs w:val="24"/>
        </w:rPr>
        <w:t>2.2MYA</w:t>
      </w:r>
      <w:r w:rsidR="009D3A95" w:rsidRPr="00B645D3">
        <w:rPr>
          <w:rFonts w:ascii="Times New Roman" w:hAnsi="Times New Roman" w:cs="Times New Roman"/>
          <w:sz w:val="24"/>
          <w:szCs w:val="24"/>
        </w:rPr>
        <w:t xml:space="preserve"> by a telltale bone and thus are proof positive of the age of other fossils found in the same strata. (18, pp. 175-179). Photo © 1975 David L. Brill, humanoriginsphotos.com ID: 1975-0029-22.</w:t>
      </w:r>
    </w:p>
    <w:p w14:paraId="28952240" w14:textId="77777777" w:rsidR="00826847" w:rsidRDefault="00826847" w:rsidP="0080388D">
      <w:pPr>
        <w:tabs>
          <w:tab w:val="left" w:pos="900"/>
        </w:tabs>
        <w:ind w:right="-450"/>
        <w:rPr>
          <w:rFonts w:ascii="Times New Roman" w:hAnsi="Times New Roman" w:cs="Times New Roman"/>
          <w:b/>
          <w:bCs/>
          <w:color w:val="231F20"/>
          <w:sz w:val="24"/>
          <w:szCs w:val="24"/>
        </w:rPr>
      </w:pPr>
    </w:p>
    <w:p w14:paraId="216075E4" w14:textId="5F341FE3" w:rsidR="005C5294" w:rsidRDefault="00C67875" w:rsidP="00AC7331">
      <w:pPr>
        <w:pStyle w:val="BodyText"/>
        <w:tabs>
          <w:tab w:val="left" w:pos="720"/>
        </w:tabs>
        <w:spacing w:line="225" w:lineRule="auto"/>
        <w:ind w:right="-270"/>
        <w:rPr>
          <w:rFonts w:ascii="Times New Roman" w:hAnsi="Times New Roman" w:cs="Times New Roman"/>
          <w:color w:val="231F20"/>
          <w:sz w:val="24"/>
          <w:szCs w:val="24"/>
        </w:rPr>
      </w:pPr>
      <w:r w:rsidRPr="00C67875">
        <w:rPr>
          <w:rFonts w:ascii="Times New Roman" w:hAnsi="Times New Roman" w:cs="Times New Roman"/>
          <w:i/>
          <w:iCs/>
          <w:color w:val="231F20"/>
          <w:sz w:val="24"/>
          <w:szCs w:val="24"/>
        </w:rPr>
        <w:t>Figure 15.14a</w:t>
      </w:r>
      <w:r w:rsidRPr="00C67875">
        <w:rPr>
          <w:rFonts w:ascii="Times New Roman" w:hAnsi="Times New Roman" w:cs="Times New Roman"/>
          <w:color w:val="231F20"/>
          <w:sz w:val="24"/>
          <w:szCs w:val="24"/>
        </w:rPr>
        <w:t xml:space="preserve">  Dr. Johanson walks hills, peers into gullies, climbs, descends, </w:t>
      </w:r>
      <w:r w:rsidR="003E0CA8">
        <w:rPr>
          <w:rFonts w:ascii="Times New Roman" w:hAnsi="Times New Roman" w:cs="Times New Roman"/>
          <w:color w:val="231F20"/>
          <w:sz w:val="24"/>
          <w:szCs w:val="24"/>
        </w:rPr>
        <w:t xml:space="preserve">and </w:t>
      </w:r>
      <w:r w:rsidR="001A435A">
        <w:rPr>
          <w:rFonts w:ascii="Times New Roman" w:hAnsi="Times New Roman" w:cs="Times New Roman"/>
          <w:color w:val="231F20"/>
          <w:sz w:val="24"/>
          <w:szCs w:val="24"/>
        </w:rPr>
        <w:t>s</w:t>
      </w:r>
      <w:r w:rsidR="005C5294">
        <w:rPr>
          <w:rFonts w:ascii="Times New Roman" w:hAnsi="Times New Roman" w:cs="Times New Roman"/>
          <w:color w:val="231F20"/>
          <w:sz w:val="24"/>
          <w:szCs w:val="24"/>
        </w:rPr>
        <w:t>crutiniz</w:t>
      </w:r>
      <w:r w:rsidR="003E0CA8">
        <w:rPr>
          <w:rFonts w:ascii="Times New Roman" w:hAnsi="Times New Roman" w:cs="Times New Roman"/>
          <w:color w:val="231F20"/>
          <w:sz w:val="24"/>
          <w:szCs w:val="24"/>
        </w:rPr>
        <w:t>es</w:t>
      </w:r>
      <w:r w:rsidR="005C5294">
        <w:rPr>
          <w:rFonts w:ascii="Times New Roman" w:hAnsi="Times New Roman" w:cs="Times New Roman"/>
          <w:color w:val="231F20"/>
          <w:sz w:val="24"/>
          <w:szCs w:val="24"/>
        </w:rPr>
        <w:t xml:space="preserve"> every inch of ground for fossils. </w:t>
      </w:r>
      <w:r w:rsidR="0026416A">
        <w:rPr>
          <w:rFonts w:ascii="Times New Roman" w:hAnsi="Times New Roman" w:cs="Times New Roman"/>
          <w:color w:val="231F20"/>
          <w:sz w:val="24"/>
          <w:szCs w:val="24"/>
        </w:rPr>
        <w:t>I</w:t>
      </w:r>
      <w:r w:rsidR="0026416A" w:rsidRPr="00B05B6F">
        <w:rPr>
          <w:rFonts w:ascii="Times New Roman" w:hAnsi="Times New Roman" w:cs="Times New Roman"/>
          <w:color w:val="231F20"/>
          <w:sz w:val="24"/>
          <w:szCs w:val="24"/>
        </w:rPr>
        <w:t>n the field with Tom Gray at the “Lucy” discovery site</w:t>
      </w:r>
      <w:r w:rsidR="0026416A">
        <w:rPr>
          <w:rFonts w:ascii="Times New Roman" w:hAnsi="Times New Roman" w:cs="Times New Roman"/>
          <w:color w:val="231F20"/>
          <w:sz w:val="24"/>
          <w:szCs w:val="24"/>
        </w:rPr>
        <w:t>, t</w:t>
      </w:r>
      <w:r w:rsidR="004B01FC" w:rsidRPr="00CB53AE">
        <w:rPr>
          <w:rFonts w:ascii="Times New Roman" w:hAnsi="Times New Roman" w:cs="Times New Roman"/>
          <w:sz w:val="24"/>
          <w:szCs w:val="24"/>
        </w:rPr>
        <w:t>he handsome young fossil hunter</w:t>
      </w:r>
      <w:r w:rsidR="0026416A">
        <w:rPr>
          <w:rFonts w:ascii="Times New Roman" w:hAnsi="Times New Roman" w:cs="Times New Roman"/>
          <w:sz w:val="24"/>
          <w:szCs w:val="24"/>
        </w:rPr>
        <w:t xml:space="preserve"> makes</w:t>
      </w:r>
      <w:r w:rsidR="004B01FC" w:rsidRPr="00CB53AE">
        <w:rPr>
          <w:rFonts w:ascii="Times New Roman" w:hAnsi="Times New Roman" w:cs="Times New Roman"/>
          <w:sz w:val="24"/>
          <w:szCs w:val="24"/>
        </w:rPr>
        <w:t xml:space="preserve"> the first find of a link to an important species in the chain to the ancestry of humans.</w:t>
      </w:r>
      <w:r w:rsidR="00AC7331">
        <w:rPr>
          <w:rFonts w:ascii="Times New Roman" w:hAnsi="Times New Roman" w:cs="Times New Roman"/>
          <w:sz w:val="24"/>
          <w:szCs w:val="24"/>
        </w:rPr>
        <w:t xml:space="preserve"> </w:t>
      </w:r>
      <w:r w:rsidR="00AC7331">
        <w:rPr>
          <w:rFonts w:ascii="Times New Roman" w:hAnsi="Times New Roman" w:cs="Times New Roman"/>
          <w:color w:val="231F20"/>
          <w:sz w:val="24"/>
          <w:szCs w:val="24"/>
        </w:rPr>
        <w:t>Johanson found t</w:t>
      </w:r>
      <w:r w:rsidR="00AC7331" w:rsidRPr="00C67875">
        <w:rPr>
          <w:rFonts w:ascii="Times New Roman" w:hAnsi="Times New Roman" w:cs="Times New Roman"/>
          <w:color w:val="231F20"/>
          <w:sz w:val="24"/>
          <w:szCs w:val="24"/>
        </w:rPr>
        <w:t>he “Lucy” species on sediments dated 3.2M</w:t>
      </w:r>
      <w:r w:rsidR="00AC7331">
        <w:rPr>
          <w:rFonts w:ascii="Times New Roman" w:hAnsi="Times New Roman" w:cs="Times New Roman"/>
          <w:color w:val="231F20"/>
          <w:sz w:val="24"/>
          <w:szCs w:val="24"/>
        </w:rPr>
        <w:t>YA</w:t>
      </w:r>
      <w:r w:rsidR="00AC7331" w:rsidRPr="00C67875">
        <w:rPr>
          <w:rFonts w:ascii="Times New Roman" w:hAnsi="Times New Roman" w:cs="Times New Roman"/>
          <w:color w:val="231F20"/>
          <w:sz w:val="24"/>
          <w:szCs w:val="24"/>
        </w:rPr>
        <w:t>.</w:t>
      </w:r>
      <w:r w:rsidR="00AC7331">
        <w:rPr>
          <w:rFonts w:ascii="Times New Roman" w:hAnsi="Times New Roman" w:cs="Times New Roman"/>
          <w:sz w:val="24"/>
          <w:szCs w:val="24"/>
        </w:rPr>
        <w:t xml:space="preserve"> </w:t>
      </w:r>
      <w:r w:rsidR="00EC542B">
        <w:rPr>
          <w:rFonts w:ascii="Times New Roman" w:hAnsi="Times New Roman" w:cs="Times New Roman"/>
          <w:sz w:val="24"/>
          <w:szCs w:val="24"/>
        </w:rPr>
        <w:t xml:space="preserve">Imagine: </w:t>
      </w:r>
      <w:r w:rsidR="00EC542B" w:rsidRPr="00CB53AE">
        <w:rPr>
          <w:rFonts w:ascii="Times New Roman" w:hAnsi="Times New Roman" w:cs="Times New Roman"/>
          <w:sz w:val="24"/>
          <w:szCs w:val="24"/>
        </w:rPr>
        <w:t xml:space="preserve">As Don released Lucy from her matrix of rock and sediment, he </w:t>
      </w:r>
      <w:r w:rsidR="00D20502">
        <w:rPr>
          <w:rFonts w:ascii="Times New Roman" w:hAnsi="Times New Roman" w:cs="Times New Roman"/>
          <w:sz w:val="24"/>
          <w:szCs w:val="24"/>
        </w:rPr>
        <w:t>imagined that she</w:t>
      </w:r>
      <w:r w:rsidR="00EC542B" w:rsidRPr="00CB53AE">
        <w:rPr>
          <w:rFonts w:ascii="Times New Roman" w:hAnsi="Times New Roman" w:cs="Times New Roman"/>
          <w:sz w:val="24"/>
          <w:szCs w:val="24"/>
        </w:rPr>
        <w:t xml:space="preserve"> whisper</w:t>
      </w:r>
      <w:r w:rsidR="00D20502">
        <w:rPr>
          <w:rFonts w:ascii="Times New Roman" w:hAnsi="Times New Roman" w:cs="Times New Roman"/>
          <w:sz w:val="24"/>
          <w:szCs w:val="24"/>
        </w:rPr>
        <w:t>ed</w:t>
      </w:r>
      <w:r w:rsidR="00EC542B" w:rsidRPr="00CB53AE">
        <w:rPr>
          <w:rFonts w:ascii="Times New Roman" w:hAnsi="Times New Roman" w:cs="Times New Roman"/>
          <w:sz w:val="24"/>
          <w:szCs w:val="24"/>
        </w:rPr>
        <w:t>: “A DON is what I’ve been awaiting for 3 million years! To join your beauty to my fame and forever we’ll be linked: You and my name.”</w:t>
      </w:r>
      <w:r w:rsidR="00EC542B">
        <w:rPr>
          <w:rFonts w:ascii="Times New Roman" w:hAnsi="Times New Roman" w:cs="Times New Roman"/>
          <w:sz w:val="24"/>
          <w:szCs w:val="24"/>
        </w:rPr>
        <w:t xml:space="preserve"> </w:t>
      </w:r>
      <w:r w:rsidR="00EC542B">
        <w:rPr>
          <w:rFonts w:ascii="Times New Roman" w:hAnsi="Times New Roman" w:cs="Times New Roman"/>
          <w:b/>
          <w:bCs/>
          <w:color w:val="FF0000"/>
          <w:sz w:val="24"/>
          <w:szCs w:val="24"/>
        </w:rPr>
        <w:t>Brill: What is the source for this quote?</w:t>
      </w:r>
      <w:r w:rsidR="00AC7331">
        <w:rPr>
          <w:rFonts w:ascii="Times New Roman" w:hAnsi="Times New Roman" w:cs="Times New Roman"/>
          <w:b/>
          <w:bCs/>
          <w:color w:val="FF0000"/>
          <w:sz w:val="24"/>
          <w:szCs w:val="24"/>
        </w:rPr>
        <w:t xml:space="preserve"> </w:t>
      </w:r>
      <w:r w:rsidR="005C5294" w:rsidRPr="00C67875">
        <w:rPr>
          <w:rFonts w:ascii="Times New Roman" w:hAnsi="Times New Roman" w:cs="Times New Roman"/>
          <w:sz w:val="24"/>
          <w:szCs w:val="24"/>
        </w:rPr>
        <w:t>Photo © 1975 David L. Brill, humanoriginsphotos.com. ID: 1975-0080-26</w:t>
      </w:r>
    </w:p>
    <w:p w14:paraId="41128A81" w14:textId="77777777" w:rsidR="005C5294" w:rsidRDefault="005C5294" w:rsidP="00C67875">
      <w:pPr>
        <w:pStyle w:val="BodyText"/>
        <w:tabs>
          <w:tab w:val="left" w:pos="720"/>
        </w:tabs>
        <w:spacing w:line="225" w:lineRule="auto"/>
        <w:ind w:right="-270"/>
        <w:rPr>
          <w:rFonts w:ascii="Times New Roman" w:hAnsi="Times New Roman" w:cs="Times New Roman"/>
          <w:i/>
          <w:iCs/>
          <w:color w:val="231F20"/>
          <w:sz w:val="24"/>
          <w:szCs w:val="24"/>
        </w:rPr>
      </w:pPr>
    </w:p>
    <w:p w14:paraId="61D166C7" w14:textId="59E1700B" w:rsidR="00C67875" w:rsidRPr="00C67875" w:rsidRDefault="00C67875" w:rsidP="00C67875">
      <w:pPr>
        <w:pStyle w:val="BodyText"/>
        <w:tabs>
          <w:tab w:val="left" w:pos="720"/>
        </w:tabs>
        <w:spacing w:line="225" w:lineRule="auto"/>
        <w:ind w:right="-270"/>
        <w:rPr>
          <w:rFonts w:ascii="Times New Roman" w:hAnsi="Times New Roman" w:cs="Times New Roman"/>
          <w:b/>
          <w:bCs/>
          <w:color w:val="FF0000"/>
          <w:sz w:val="24"/>
          <w:szCs w:val="24"/>
        </w:rPr>
      </w:pPr>
      <w:r w:rsidRPr="005C5294">
        <w:rPr>
          <w:rFonts w:ascii="Times New Roman" w:hAnsi="Times New Roman" w:cs="Times New Roman"/>
          <w:i/>
          <w:iCs/>
          <w:color w:val="231F20"/>
          <w:sz w:val="24"/>
          <w:szCs w:val="24"/>
        </w:rPr>
        <w:t>Figure 15.14b</w:t>
      </w:r>
      <w:r w:rsidR="005C5294">
        <w:rPr>
          <w:rFonts w:ascii="Times New Roman" w:hAnsi="Times New Roman" w:cs="Times New Roman"/>
          <w:i/>
          <w:iCs/>
          <w:color w:val="231F20"/>
          <w:sz w:val="24"/>
          <w:szCs w:val="24"/>
        </w:rPr>
        <w:t xml:space="preserve">  </w:t>
      </w:r>
      <w:r w:rsidR="005C5294">
        <w:rPr>
          <w:rFonts w:ascii="Times New Roman" w:hAnsi="Times New Roman" w:cs="Times New Roman"/>
          <w:color w:val="231F20"/>
          <w:sz w:val="24"/>
          <w:szCs w:val="24"/>
        </w:rPr>
        <w:t xml:space="preserve">Donald Johanson </w:t>
      </w:r>
      <w:r w:rsidRPr="00C67875">
        <w:rPr>
          <w:rFonts w:ascii="Times New Roman" w:hAnsi="Times New Roman" w:cs="Times New Roman"/>
          <w:i/>
          <w:iCs/>
          <w:color w:val="231F20"/>
          <w:sz w:val="24"/>
          <w:szCs w:val="24"/>
        </w:rPr>
        <w:t xml:space="preserve">crawls </w:t>
      </w:r>
      <w:r w:rsidRPr="00C67875">
        <w:rPr>
          <w:rFonts w:ascii="Times New Roman" w:hAnsi="Times New Roman" w:cs="Times New Roman"/>
          <w:color w:val="231F20"/>
          <w:sz w:val="24"/>
          <w:szCs w:val="24"/>
        </w:rPr>
        <w:t xml:space="preserve">for a closer look – </w:t>
      </w:r>
      <w:r w:rsidR="004B01FC">
        <w:rPr>
          <w:rFonts w:ascii="Times New Roman" w:hAnsi="Times New Roman" w:cs="Times New Roman"/>
          <w:color w:val="231F20"/>
          <w:sz w:val="24"/>
          <w:szCs w:val="24"/>
        </w:rPr>
        <w:t>essential in</w:t>
      </w:r>
      <w:r w:rsidRPr="00C67875">
        <w:rPr>
          <w:rFonts w:ascii="Times New Roman" w:hAnsi="Times New Roman" w:cs="Times New Roman"/>
          <w:color w:val="231F20"/>
          <w:sz w:val="24"/>
          <w:szCs w:val="24"/>
        </w:rPr>
        <w:t xml:space="preserve"> surveying ground that is littered with fossils. </w:t>
      </w:r>
      <w:r w:rsidR="00AC7331">
        <w:rPr>
          <w:rFonts w:ascii="Times New Roman" w:hAnsi="Times New Roman" w:cs="Times New Roman"/>
          <w:color w:val="231F20"/>
          <w:sz w:val="24"/>
          <w:szCs w:val="24"/>
        </w:rPr>
        <w:t xml:space="preserve">“This is the morning, in 1975, Johanson’s expedition found the First Family and this is the first photo of a fossil excavation as it occurs. </w:t>
      </w:r>
      <w:r w:rsidRPr="00C67875">
        <w:rPr>
          <w:rFonts w:ascii="Times New Roman" w:hAnsi="Times New Roman" w:cs="Times New Roman"/>
          <w:sz w:val="24"/>
          <w:szCs w:val="24"/>
        </w:rPr>
        <w:t xml:space="preserve">Photo © 1975 David L. Brill, humanoriginsphotos.com. ID: 1975-0066-30p </w:t>
      </w:r>
      <w:r w:rsidRPr="00C67875">
        <w:rPr>
          <w:rFonts w:ascii="Times New Roman" w:hAnsi="Times New Roman" w:cs="Times New Roman"/>
          <w:b/>
          <w:bCs/>
          <w:color w:val="FF0000"/>
          <w:sz w:val="24"/>
          <w:szCs w:val="24"/>
        </w:rPr>
        <w:t>CHECK © DATE</w:t>
      </w:r>
    </w:p>
    <w:p w14:paraId="3960C11A" w14:textId="77777777" w:rsidR="00C67875" w:rsidRDefault="00C67875" w:rsidP="00C67875">
      <w:pPr>
        <w:pStyle w:val="BodyText"/>
        <w:tabs>
          <w:tab w:val="left" w:pos="720"/>
        </w:tabs>
        <w:spacing w:line="225" w:lineRule="auto"/>
        <w:ind w:right="-270"/>
      </w:pPr>
    </w:p>
    <w:p w14:paraId="4FDCCFFF" w14:textId="35921D80" w:rsidR="00C67875" w:rsidRDefault="00C67875" w:rsidP="00C67875">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15.15a and 15.15b DJ Joy at Finding Lucy</w:t>
      </w:r>
    </w:p>
    <w:p w14:paraId="41828CFE" w14:textId="1D72C501" w:rsidR="000A134F" w:rsidRDefault="00EE1B29" w:rsidP="00C67875">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 </w:t>
      </w:r>
    </w:p>
    <w:p w14:paraId="3B3A911F" w14:textId="20663B5C" w:rsidR="00C67875" w:rsidRPr="00E314A0" w:rsidRDefault="00C67875" w:rsidP="00C67875">
      <w:pPr>
        <w:rPr>
          <w:rFonts w:ascii="Times New Roman" w:hAnsi="Times New Roman" w:cs="Times New Roman"/>
          <w:sz w:val="24"/>
          <w:szCs w:val="24"/>
        </w:rPr>
      </w:pPr>
      <w:r w:rsidRPr="004E71C2">
        <w:rPr>
          <w:rFonts w:ascii="Times New Roman" w:hAnsi="Times New Roman" w:cs="Times New Roman"/>
          <w:i/>
          <w:iCs/>
          <w:color w:val="231F20"/>
          <w:sz w:val="24"/>
          <w:szCs w:val="24"/>
        </w:rPr>
        <w:t>Fig</w:t>
      </w:r>
      <w:r w:rsidR="004E71C2" w:rsidRPr="004E71C2">
        <w:rPr>
          <w:rFonts w:ascii="Times New Roman" w:hAnsi="Times New Roman" w:cs="Times New Roman"/>
          <w:i/>
          <w:iCs/>
          <w:color w:val="231F20"/>
          <w:sz w:val="24"/>
          <w:szCs w:val="24"/>
        </w:rPr>
        <w:t>ure</w:t>
      </w:r>
      <w:r w:rsidRPr="004E71C2">
        <w:rPr>
          <w:rFonts w:ascii="Times New Roman" w:hAnsi="Times New Roman" w:cs="Times New Roman"/>
          <w:i/>
          <w:iCs/>
          <w:color w:val="231F20"/>
          <w:sz w:val="24"/>
          <w:szCs w:val="24"/>
        </w:rPr>
        <w:t>15.15a</w:t>
      </w:r>
      <w:r w:rsidRPr="00E314A0">
        <w:rPr>
          <w:rFonts w:ascii="Times New Roman" w:hAnsi="Times New Roman" w:cs="Times New Roman"/>
          <w:color w:val="231F20"/>
          <w:sz w:val="24"/>
          <w:szCs w:val="24"/>
        </w:rPr>
        <w:t xml:space="preserve">: </w:t>
      </w:r>
      <w:r w:rsidRPr="00E314A0">
        <w:rPr>
          <w:rFonts w:ascii="Times New Roman" w:hAnsi="Times New Roman" w:cs="Times New Roman"/>
          <w:sz w:val="24"/>
          <w:szCs w:val="24"/>
        </w:rPr>
        <w:t>Drs. Becky Sigmon</w:t>
      </w:r>
      <w:r w:rsidR="00185050">
        <w:rPr>
          <w:rFonts w:ascii="Times New Roman" w:hAnsi="Times New Roman" w:cs="Times New Roman"/>
          <w:sz w:val="24"/>
          <w:szCs w:val="24"/>
        </w:rPr>
        <w:t xml:space="preserve">, </w:t>
      </w:r>
      <w:r w:rsidR="00185050" w:rsidRPr="00185050">
        <w:rPr>
          <w:rFonts w:ascii="Times New Roman" w:hAnsi="Times New Roman" w:cs="Times New Roman"/>
          <w:b/>
          <w:bCs/>
          <w:color w:val="FF0000"/>
          <w:sz w:val="24"/>
          <w:szCs w:val="24"/>
        </w:rPr>
        <w:t>title?,</w:t>
      </w:r>
      <w:r w:rsidRPr="00E314A0">
        <w:rPr>
          <w:rFonts w:ascii="Times New Roman" w:hAnsi="Times New Roman" w:cs="Times New Roman"/>
          <w:sz w:val="24"/>
          <w:szCs w:val="24"/>
        </w:rPr>
        <w:t xml:space="preserve"> and Don Carl Johanson in the moments of discovery.  Don has just found the end of a femur in the rock</w:t>
      </w:r>
      <w:r w:rsidR="00F92E8B">
        <w:rPr>
          <w:rFonts w:ascii="Times New Roman" w:hAnsi="Times New Roman" w:cs="Times New Roman"/>
          <w:sz w:val="24"/>
          <w:szCs w:val="24"/>
        </w:rPr>
        <w:t>y</w:t>
      </w:r>
      <w:r w:rsidRPr="00E314A0">
        <w:rPr>
          <w:rFonts w:ascii="Times New Roman" w:hAnsi="Times New Roman" w:cs="Times New Roman"/>
          <w:sz w:val="24"/>
          <w:szCs w:val="24"/>
        </w:rPr>
        <w:t xml:space="preserve"> rubble of the steep rough hillside and proudly displays it for colleagues down the hill. </w:t>
      </w:r>
      <w:r w:rsidR="00FC4487" w:rsidRPr="00E314A0">
        <w:rPr>
          <w:rFonts w:ascii="Times New Roman" w:hAnsi="Times New Roman" w:cs="Times New Roman"/>
          <w:i/>
          <w:iCs/>
          <w:sz w:val="24"/>
          <w:szCs w:val="24"/>
        </w:rPr>
        <w:t>Australopithecus</w:t>
      </w:r>
      <w:r w:rsidRPr="00E314A0">
        <w:rPr>
          <w:rFonts w:ascii="Times New Roman" w:hAnsi="Times New Roman" w:cs="Times New Roman"/>
          <w:i/>
          <w:iCs/>
          <w:sz w:val="24"/>
          <w:szCs w:val="24"/>
        </w:rPr>
        <w:t xml:space="preserve"> afarensis</w:t>
      </w:r>
      <w:r w:rsidRPr="00E314A0">
        <w:rPr>
          <w:rFonts w:ascii="Times New Roman" w:hAnsi="Times New Roman" w:cs="Times New Roman"/>
          <w:sz w:val="24"/>
          <w:szCs w:val="24"/>
        </w:rPr>
        <w:t xml:space="preserve">, dated to 3.2 </w:t>
      </w:r>
      <w:r w:rsidRPr="00DA0AD3">
        <w:rPr>
          <w:rFonts w:ascii="Times New Roman" w:hAnsi="Times New Roman" w:cs="Times New Roman"/>
          <w:color w:val="000000" w:themeColor="text1"/>
          <w:sz w:val="24"/>
          <w:szCs w:val="24"/>
        </w:rPr>
        <w:t>M</w:t>
      </w:r>
      <w:r w:rsidR="00DA0AD3" w:rsidRPr="00DA0AD3">
        <w:rPr>
          <w:rFonts w:ascii="Times New Roman" w:hAnsi="Times New Roman" w:cs="Times New Roman"/>
          <w:color w:val="000000" w:themeColor="text1"/>
          <w:sz w:val="24"/>
          <w:szCs w:val="24"/>
        </w:rPr>
        <w:t>YA</w:t>
      </w:r>
      <w:r w:rsidR="00185050">
        <w:rPr>
          <w:rFonts w:ascii="Times New Roman" w:hAnsi="Times New Roman" w:cs="Times New Roman"/>
          <w:color w:val="000000" w:themeColor="text1"/>
          <w:sz w:val="24"/>
          <w:szCs w:val="24"/>
        </w:rPr>
        <w:t xml:space="preserve">, </w:t>
      </w:r>
      <w:r w:rsidR="00185050" w:rsidRPr="00E314A0">
        <w:rPr>
          <w:rFonts w:ascii="Times New Roman" w:hAnsi="Times New Roman" w:cs="Times New Roman"/>
          <w:sz w:val="24"/>
          <w:szCs w:val="24"/>
        </w:rPr>
        <w:t>is the first fossilized hominin bone found on th</w:t>
      </w:r>
      <w:r w:rsidR="00ED3259">
        <w:rPr>
          <w:rFonts w:ascii="Times New Roman" w:hAnsi="Times New Roman" w:cs="Times New Roman"/>
          <w:sz w:val="24"/>
          <w:szCs w:val="24"/>
        </w:rPr>
        <w:t>is</w:t>
      </w:r>
      <w:r w:rsidR="00185050" w:rsidRPr="00E314A0">
        <w:rPr>
          <w:rFonts w:ascii="Times New Roman" w:hAnsi="Times New Roman" w:cs="Times New Roman"/>
          <w:sz w:val="24"/>
          <w:szCs w:val="24"/>
        </w:rPr>
        <w:t xml:space="preserve"> hillside</w:t>
      </w:r>
      <w:r w:rsidR="00DA0AD3" w:rsidRPr="00DA0AD3">
        <w:rPr>
          <w:rFonts w:ascii="Times New Roman" w:hAnsi="Times New Roman" w:cs="Times New Roman"/>
          <w:color w:val="000000" w:themeColor="text1"/>
          <w:sz w:val="24"/>
          <w:szCs w:val="24"/>
        </w:rPr>
        <w:t>.</w:t>
      </w:r>
      <w:r w:rsidRPr="00E314A0">
        <w:rPr>
          <w:rFonts w:ascii="Times New Roman" w:hAnsi="Times New Roman" w:cs="Times New Roman"/>
          <w:sz w:val="24"/>
          <w:szCs w:val="24"/>
        </w:rPr>
        <w:t xml:space="preserve"> Photo © 1975 David L. Brill, humanoriginsphotos.com. ID: 1975-0395-40.</w:t>
      </w:r>
    </w:p>
    <w:p w14:paraId="50DE2FC6" w14:textId="77777777" w:rsidR="00C67875" w:rsidRPr="00E314A0" w:rsidRDefault="00C67875" w:rsidP="00C67875">
      <w:pPr>
        <w:rPr>
          <w:rFonts w:ascii="Times New Roman" w:hAnsi="Times New Roman" w:cs="Times New Roman"/>
          <w:sz w:val="24"/>
          <w:szCs w:val="24"/>
        </w:rPr>
      </w:pPr>
    </w:p>
    <w:p w14:paraId="47F09215" w14:textId="4CBC8D1F" w:rsidR="00C67875" w:rsidRDefault="004E71C2" w:rsidP="001E6A4F">
      <w:pPr>
        <w:rPr>
          <w:rFonts w:ascii="Times New Roman" w:hAnsi="Times New Roman" w:cs="Times New Roman"/>
          <w:b/>
          <w:bCs/>
          <w:color w:val="FF0000"/>
          <w:sz w:val="24"/>
          <w:szCs w:val="24"/>
        </w:rPr>
      </w:pPr>
      <w:r>
        <w:rPr>
          <w:rFonts w:ascii="Times New Roman" w:hAnsi="Times New Roman" w:cs="Times New Roman"/>
          <w:i/>
          <w:iCs/>
          <w:sz w:val="24"/>
          <w:szCs w:val="24"/>
        </w:rPr>
        <w:t xml:space="preserve">Figure </w:t>
      </w:r>
      <w:r w:rsidR="00C67875" w:rsidRPr="004E71C2">
        <w:rPr>
          <w:rFonts w:ascii="Times New Roman" w:hAnsi="Times New Roman" w:cs="Times New Roman"/>
          <w:i/>
          <w:iCs/>
          <w:sz w:val="24"/>
          <w:szCs w:val="24"/>
        </w:rPr>
        <w:t>15.15b</w:t>
      </w:r>
      <w:r w:rsidR="00C67875">
        <w:rPr>
          <w:rFonts w:ascii="Times New Roman" w:hAnsi="Times New Roman" w:cs="Times New Roman"/>
          <w:sz w:val="24"/>
          <w:szCs w:val="24"/>
        </w:rPr>
        <w:t xml:space="preserve">: </w:t>
      </w:r>
      <w:r w:rsidR="00C67875" w:rsidRPr="00E314A0">
        <w:rPr>
          <w:rFonts w:ascii="Times New Roman" w:hAnsi="Times New Roman" w:cs="Times New Roman"/>
          <w:sz w:val="24"/>
          <w:szCs w:val="24"/>
        </w:rPr>
        <w:t xml:space="preserve">Dr. Johanson and crew are enjoying the thrill of </w:t>
      </w:r>
      <w:r w:rsidR="00C67875">
        <w:rPr>
          <w:rFonts w:ascii="Times New Roman" w:hAnsi="Times New Roman" w:cs="Times New Roman"/>
          <w:sz w:val="24"/>
          <w:szCs w:val="24"/>
        </w:rPr>
        <w:t>the</w:t>
      </w:r>
      <w:r w:rsidR="00C67875" w:rsidRPr="00E314A0">
        <w:rPr>
          <w:rFonts w:ascii="Times New Roman" w:hAnsi="Times New Roman" w:cs="Times New Roman"/>
          <w:sz w:val="24"/>
          <w:szCs w:val="24"/>
        </w:rPr>
        <w:t xml:space="preserve"> </w:t>
      </w:r>
      <w:r w:rsidR="002C648E">
        <w:rPr>
          <w:rFonts w:ascii="Times New Roman" w:hAnsi="Times New Roman" w:cs="Times New Roman"/>
          <w:sz w:val="24"/>
          <w:szCs w:val="24"/>
        </w:rPr>
        <w:t xml:space="preserve">incredible wealth of the </w:t>
      </w:r>
      <w:r w:rsidR="00754AA7">
        <w:rPr>
          <w:rFonts w:ascii="Times New Roman" w:hAnsi="Times New Roman" w:cs="Times New Roman"/>
          <w:sz w:val="24"/>
          <w:szCs w:val="24"/>
        </w:rPr>
        <w:t xml:space="preserve">morning’s </w:t>
      </w:r>
      <w:r w:rsidR="00C67875" w:rsidRPr="00E314A0">
        <w:rPr>
          <w:rFonts w:ascii="Times New Roman" w:hAnsi="Times New Roman" w:cs="Times New Roman"/>
          <w:sz w:val="24"/>
          <w:szCs w:val="24"/>
        </w:rPr>
        <w:t>initial finds. The excavation follow</w:t>
      </w:r>
      <w:r w:rsidR="00F3510D">
        <w:rPr>
          <w:rFonts w:ascii="Times New Roman" w:hAnsi="Times New Roman" w:cs="Times New Roman"/>
          <w:sz w:val="24"/>
          <w:szCs w:val="24"/>
        </w:rPr>
        <w:t>ing</w:t>
      </w:r>
      <w:r w:rsidR="00C67875">
        <w:rPr>
          <w:rFonts w:ascii="Times New Roman" w:hAnsi="Times New Roman" w:cs="Times New Roman"/>
          <w:sz w:val="24"/>
          <w:szCs w:val="24"/>
        </w:rPr>
        <w:t xml:space="preserve"> the</w:t>
      </w:r>
      <w:r w:rsidR="00C67875" w:rsidRPr="00E314A0">
        <w:rPr>
          <w:rFonts w:ascii="Times New Roman" w:hAnsi="Times New Roman" w:cs="Times New Roman"/>
          <w:sz w:val="24"/>
          <w:szCs w:val="24"/>
        </w:rPr>
        <w:t xml:space="preserve"> discovery</w:t>
      </w:r>
      <w:r w:rsidR="00F92E8B">
        <w:rPr>
          <w:rFonts w:ascii="Times New Roman" w:hAnsi="Times New Roman" w:cs="Times New Roman"/>
          <w:sz w:val="24"/>
          <w:szCs w:val="24"/>
        </w:rPr>
        <w:t xml:space="preserve"> of the femur</w:t>
      </w:r>
      <w:r w:rsidR="00C67875" w:rsidRPr="00E314A0">
        <w:rPr>
          <w:rFonts w:ascii="Times New Roman" w:hAnsi="Times New Roman" w:cs="Times New Roman"/>
          <w:sz w:val="24"/>
          <w:szCs w:val="24"/>
        </w:rPr>
        <w:t xml:space="preserve"> </w:t>
      </w:r>
      <w:r w:rsidR="00F92E8B">
        <w:rPr>
          <w:rFonts w:ascii="Times New Roman" w:hAnsi="Times New Roman" w:cs="Times New Roman"/>
          <w:sz w:val="24"/>
          <w:szCs w:val="24"/>
        </w:rPr>
        <w:t xml:space="preserve">eventually produced 7 to </w:t>
      </w:r>
      <w:r w:rsidR="00C67875" w:rsidRPr="00E314A0">
        <w:rPr>
          <w:rFonts w:ascii="Times New Roman" w:hAnsi="Times New Roman" w:cs="Times New Roman"/>
          <w:sz w:val="24"/>
          <w:szCs w:val="24"/>
        </w:rPr>
        <w:t xml:space="preserve">15 </w:t>
      </w:r>
      <w:r w:rsidR="00F92E8B">
        <w:rPr>
          <w:rFonts w:ascii="Times New Roman" w:hAnsi="Times New Roman" w:cs="Times New Roman"/>
          <w:sz w:val="24"/>
          <w:szCs w:val="24"/>
        </w:rPr>
        <w:t xml:space="preserve">separate </w:t>
      </w:r>
      <w:r w:rsidR="00C67875" w:rsidRPr="00E314A0">
        <w:rPr>
          <w:rFonts w:ascii="Times New Roman" w:hAnsi="Times New Roman" w:cs="Times New Roman"/>
          <w:sz w:val="24"/>
          <w:szCs w:val="24"/>
        </w:rPr>
        <w:t>individuals, 200+ hominin fossils</w:t>
      </w:r>
      <w:r w:rsidR="00F3510D">
        <w:rPr>
          <w:rFonts w:ascii="Times New Roman" w:hAnsi="Times New Roman" w:cs="Times New Roman"/>
          <w:sz w:val="24"/>
          <w:szCs w:val="24"/>
        </w:rPr>
        <w:t>. Called t</w:t>
      </w:r>
      <w:r w:rsidR="00F3510D" w:rsidRPr="00E314A0">
        <w:rPr>
          <w:rFonts w:ascii="Times New Roman" w:hAnsi="Times New Roman" w:cs="Times New Roman"/>
          <w:sz w:val="24"/>
          <w:szCs w:val="24"/>
        </w:rPr>
        <w:t>he 333 site</w:t>
      </w:r>
      <w:r w:rsidR="00F3510D">
        <w:rPr>
          <w:rFonts w:ascii="Times New Roman" w:hAnsi="Times New Roman" w:cs="Times New Roman"/>
          <w:sz w:val="24"/>
          <w:szCs w:val="24"/>
        </w:rPr>
        <w:t xml:space="preserve"> (</w:t>
      </w:r>
      <w:r w:rsidR="00F3510D" w:rsidRPr="00E314A0">
        <w:rPr>
          <w:rFonts w:ascii="Times New Roman" w:hAnsi="Times New Roman" w:cs="Times New Roman"/>
          <w:sz w:val="24"/>
          <w:szCs w:val="24"/>
        </w:rPr>
        <w:t>Hadar Region</w:t>
      </w:r>
      <w:r w:rsidR="00F3510D">
        <w:rPr>
          <w:rFonts w:ascii="Times New Roman" w:hAnsi="Times New Roman" w:cs="Times New Roman"/>
          <w:sz w:val="24"/>
          <w:szCs w:val="24"/>
        </w:rPr>
        <w:t>), it</w:t>
      </w:r>
      <w:r w:rsidR="00F3510D" w:rsidRPr="00E314A0">
        <w:rPr>
          <w:rFonts w:ascii="Times New Roman" w:hAnsi="Times New Roman" w:cs="Times New Roman"/>
          <w:sz w:val="24"/>
          <w:szCs w:val="24"/>
        </w:rPr>
        <w:t xml:space="preserve"> became known as the “First Family” site</w:t>
      </w:r>
      <w:r w:rsidR="00F3510D">
        <w:rPr>
          <w:rFonts w:ascii="Times New Roman" w:hAnsi="Times New Roman" w:cs="Times New Roman"/>
          <w:sz w:val="24"/>
          <w:szCs w:val="24"/>
        </w:rPr>
        <w:t>,</w:t>
      </w:r>
      <w:r w:rsidR="00F92E8B">
        <w:rPr>
          <w:rFonts w:ascii="Times New Roman" w:hAnsi="Times New Roman" w:cs="Times New Roman"/>
          <w:sz w:val="24"/>
          <w:szCs w:val="24"/>
        </w:rPr>
        <w:t xml:space="preserve"> a</w:t>
      </w:r>
      <w:r w:rsidR="00F92E8B" w:rsidRPr="00E314A0">
        <w:rPr>
          <w:rFonts w:ascii="Times New Roman" w:hAnsi="Times New Roman" w:cs="Times New Roman"/>
          <w:sz w:val="24"/>
          <w:szCs w:val="24"/>
        </w:rPr>
        <w:t xml:space="preserve">ll </w:t>
      </w:r>
      <w:r w:rsidR="00F3510D">
        <w:rPr>
          <w:rFonts w:ascii="Times New Roman" w:hAnsi="Times New Roman" w:cs="Times New Roman"/>
          <w:sz w:val="24"/>
          <w:szCs w:val="24"/>
        </w:rPr>
        <w:t xml:space="preserve">the fossils </w:t>
      </w:r>
      <w:r w:rsidR="00F92E8B" w:rsidRPr="00E314A0">
        <w:rPr>
          <w:rFonts w:ascii="Times New Roman" w:hAnsi="Times New Roman" w:cs="Times New Roman"/>
          <w:sz w:val="24"/>
          <w:szCs w:val="24"/>
        </w:rPr>
        <w:t>determined to be of the "Lucy" species</w:t>
      </w:r>
      <w:r w:rsidR="00C67875" w:rsidRPr="00E314A0">
        <w:rPr>
          <w:rFonts w:ascii="Times New Roman" w:hAnsi="Times New Roman" w:cs="Times New Roman"/>
          <w:sz w:val="24"/>
          <w:szCs w:val="24"/>
        </w:rPr>
        <w:t>.</w:t>
      </w:r>
      <w:r w:rsidR="00C67875">
        <w:rPr>
          <w:rFonts w:ascii="Times New Roman" w:hAnsi="Times New Roman" w:cs="Times New Roman"/>
          <w:sz w:val="24"/>
          <w:szCs w:val="24"/>
        </w:rPr>
        <w:t xml:space="preserve"> </w:t>
      </w:r>
      <w:r w:rsidR="00C67875" w:rsidRPr="00E314A0">
        <w:rPr>
          <w:rFonts w:ascii="Times New Roman" w:hAnsi="Times New Roman" w:cs="Times New Roman"/>
          <w:sz w:val="24"/>
          <w:szCs w:val="24"/>
        </w:rPr>
        <w:t>Photo © 1975 David L. Brill, humanoriginsphotos.com. ID</w:t>
      </w:r>
      <w:r w:rsidR="00C67875">
        <w:rPr>
          <w:rFonts w:ascii="Times New Roman" w:hAnsi="Times New Roman" w:cs="Times New Roman"/>
          <w:sz w:val="24"/>
          <w:szCs w:val="24"/>
        </w:rPr>
        <w:t xml:space="preserve"> </w:t>
      </w:r>
      <w:r w:rsidR="00C67875" w:rsidRPr="00E314A0">
        <w:rPr>
          <w:rFonts w:ascii="Times New Roman" w:hAnsi="Times New Roman" w:cs="Times New Roman"/>
          <w:sz w:val="24"/>
          <w:szCs w:val="24"/>
        </w:rPr>
        <w:t>: 1975-0111-07</w:t>
      </w:r>
      <w:r w:rsidR="00C67875">
        <w:rPr>
          <w:rFonts w:ascii="Times New Roman" w:hAnsi="Times New Roman" w:cs="Times New Roman"/>
          <w:sz w:val="24"/>
          <w:szCs w:val="24"/>
        </w:rPr>
        <w:t xml:space="preserve"> </w:t>
      </w:r>
      <w:r w:rsidR="00C67875" w:rsidRPr="00DA0AD3">
        <w:rPr>
          <w:rFonts w:ascii="Times New Roman" w:hAnsi="Times New Roman" w:cs="Times New Roman"/>
          <w:b/>
          <w:bCs/>
          <w:color w:val="FF0000"/>
          <w:sz w:val="24"/>
          <w:szCs w:val="24"/>
        </w:rPr>
        <w:t>Brill: Can this be cropped to remove the white object on the right side of the photo?</w:t>
      </w:r>
    </w:p>
    <w:p w14:paraId="60991A9A" w14:textId="6C9E81E0" w:rsidR="003961A8" w:rsidRDefault="003961A8" w:rsidP="001E6A4F">
      <w:pPr>
        <w:rPr>
          <w:rFonts w:ascii="Times New Roman" w:hAnsi="Times New Roman" w:cs="Times New Roman"/>
          <w:b/>
          <w:bCs/>
          <w:color w:val="FF0000"/>
          <w:sz w:val="24"/>
          <w:szCs w:val="24"/>
        </w:rPr>
      </w:pPr>
    </w:p>
    <w:p w14:paraId="5CB72B71" w14:textId="20FC1E0A" w:rsidR="003961A8" w:rsidRDefault="003961A8" w:rsidP="003961A8">
      <w:pPr>
        <w:rPr>
          <w:rFonts w:ascii="Times New Roman" w:hAnsi="Times New Roman" w:cs="Times New Roman"/>
          <w:sz w:val="24"/>
          <w:szCs w:val="24"/>
        </w:rPr>
      </w:pPr>
      <w:r>
        <w:rPr>
          <w:rFonts w:ascii="Times New Roman" w:hAnsi="Times New Roman" w:cs="Times New Roman"/>
          <w:i/>
          <w:iCs/>
          <w:color w:val="000000" w:themeColor="text1"/>
          <w:sz w:val="24"/>
          <w:szCs w:val="24"/>
        </w:rPr>
        <w:t>Figure 15.16:</w:t>
      </w:r>
      <w:r>
        <w:rPr>
          <w:rFonts w:ascii="Times New Roman" w:hAnsi="Times New Roman" w:cs="Times New Roman"/>
          <w:color w:val="000000" w:themeColor="text1"/>
          <w:sz w:val="24"/>
          <w:szCs w:val="24"/>
        </w:rPr>
        <w:t xml:space="preserve"> </w:t>
      </w:r>
      <w:r w:rsidRPr="00E314A0">
        <w:rPr>
          <w:rFonts w:ascii="Times New Roman" w:hAnsi="Times New Roman" w:cs="Times New Roman"/>
          <w:sz w:val="24"/>
          <w:szCs w:val="24"/>
        </w:rPr>
        <w:t>In Nairobi, at the National Museums of Kenya, Tom Gray (background) and Don</w:t>
      </w:r>
      <w:r w:rsidR="00B813E3">
        <w:rPr>
          <w:rFonts w:ascii="Times New Roman" w:hAnsi="Times New Roman" w:cs="Times New Roman"/>
          <w:sz w:val="24"/>
          <w:szCs w:val="24"/>
        </w:rPr>
        <w:t>ald</w:t>
      </w:r>
      <w:r w:rsidRPr="00E314A0">
        <w:rPr>
          <w:rFonts w:ascii="Times New Roman" w:hAnsi="Times New Roman" w:cs="Times New Roman"/>
          <w:sz w:val="24"/>
          <w:szCs w:val="24"/>
        </w:rPr>
        <w:t xml:space="preserve"> Johanson speak to Mary Leakey </w:t>
      </w:r>
      <w:r>
        <w:rPr>
          <w:rFonts w:ascii="Times New Roman" w:hAnsi="Times New Roman" w:cs="Times New Roman"/>
          <w:sz w:val="24"/>
          <w:szCs w:val="24"/>
        </w:rPr>
        <w:t>(not in the photo) about t</w:t>
      </w:r>
      <w:r w:rsidRPr="00E314A0">
        <w:rPr>
          <w:rFonts w:ascii="Times New Roman" w:hAnsi="Times New Roman" w:cs="Times New Roman"/>
          <w:sz w:val="24"/>
          <w:szCs w:val="24"/>
        </w:rPr>
        <w:t>heir Ethiopian fossils</w:t>
      </w:r>
      <w:r>
        <w:rPr>
          <w:rFonts w:ascii="Times New Roman" w:hAnsi="Times New Roman" w:cs="Times New Roman"/>
          <w:sz w:val="24"/>
          <w:szCs w:val="24"/>
        </w:rPr>
        <w:t xml:space="preserve"> displayed on the table. </w:t>
      </w:r>
      <w:r w:rsidR="00241FB7">
        <w:rPr>
          <w:rFonts w:ascii="Times New Roman" w:hAnsi="Times New Roman" w:cs="Times New Roman"/>
          <w:sz w:val="24"/>
          <w:szCs w:val="24"/>
        </w:rPr>
        <w:t xml:space="preserve">And, Donald Johanson meets Tim White: The two men will collaborate in categorizing the fossils Johanson has found. </w:t>
      </w:r>
      <w:r>
        <w:rPr>
          <w:rFonts w:ascii="Times New Roman" w:hAnsi="Times New Roman" w:cs="Times New Roman"/>
          <w:sz w:val="24"/>
          <w:szCs w:val="24"/>
        </w:rPr>
        <w:t xml:space="preserve">Left to right: </w:t>
      </w:r>
      <w:r w:rsidRPr="002B3655">
        <w:rPr>
          <w:rFonts w:ascii="Times New Roman" w:hAnsi="Times New Roman" w:cs="Times New Roman"/>
          <w:sz w:val="24"/>
          <w:szCs w:val="24"/>
        </w:rPr>
        <w:t xml:space="preserve">Tim White, PhD. Candidate, University of Michigan, Ann Arbor; Richard Leakey, Director, National Museums of Kenya; </w:t>
      </w:r>
      <w:r w:rsidR="00581F7D">
        <w:rPr>
          <w:rFonts w:ascii="Times New Roman" w:hAnsi="Times New Roman" w:cs="Times New Roman"/>
          <w:sz w:val="24"/>
          <w:szCs w:val="24"/>
        </w:rPr>
        <w:t xml:space="preserve">Tom Gray, </w:t>
      </w:r>
      <w:r w:rsidRPr="002B3655">
        <w:rPr>
          <w:rFonts w:ascii="Times New Roman" w:hAnsi="Times New Roman" w:cs="Times New Roman"/>
          <w:sz w:val="24"/>
          <w:szCs w:val="24"/>
        </w:rPr>
        <w:t>Bernard Wood</w:t>
      </w:r>
      <w:r>
        <w:rPr>
          <w:rFonts w:ascii="Times New Roman" w:hAnsi="Times New Roman" w:cs="Times New Roman"/>
          <w:sz w:val="24"/>
          <w:szCs w:val="24"/>
        </w:rPr>
        <w:t xml:space="preserve">, paleobiologist on many important fossil digs, </w:t>
      </w:r>
      <w:r w:rsidRPr="002B3655">
        <w:rPr>
          <w:rFonts w:ascii="Times New Roman" w:hAnsi="Times New Roman" w:cs="Times New Roman"/>
          <w:sz w:val="24"/>
          <w:szCs w:val="24"/>
        </w:rPr>
        <w:t>and Don</w:t>
      </w:r>
      <w:r>
        <w:rPr>
          <w:rFonts w:ascii="Times New Roman" w:hAnsi="Times New Roman" w:cs="Times New Roman"/>
          <w:sz w:val="24"/>
          <w:szCs w:val="24"/>
        </w:rPr>
        <w:t>ald</w:t>
      </w:r>
      <w:r w:rsidRPr="002B3655">
        <w:rPr>
          <w:rFonts w:ascii="Times New Roman" w:hAnsi="Times New Roman" w:cs="Times New Roman"/>
          <w:sz w:val="24"/>
          <w:szCs w:val="24"/>
        </w:rPr>
        <w:t xml:space="preserve"> Johanson. Photo © 1976 David L. Brill, humanoriginsphotos.com. ID: 1976-0340-09</w:t>
      </w:r>
      <w:r>
        <w:rPr>
          <w:rFonts w:ascii="Times New Roman" w:hAnsi="Times New Roman" w:cs="Times New Roman"/>
          <w:sz w:val="24"/>
          <w:szCs w:val="24"/>
        </w:rPr>
        <w:t xml:space="preserve"> </w:t>
      </w:r>
    </w:p>
    <w:p w14:paraId="009D0607" w14:textId="22FCE0D5" w:rsidR="00146020" w:rsidRDefault="00146020" w:rsidP="003961A8">
      <w:pPr>
        <w:rPr>
          <w:rFonts w:ascii="Times New Roman" w:hAnsi="Times New Roman" w:cs="Times New Roman"/>
          <w:sz w:val="24"/>
          <w:szCs w:val="24"/>
        </w:rPr>
      </w:pPr>
    </w:p>
    <w:p w14:paraId="2E3550E7" w14:textId="504574F9" w:rsidR="002C5937" w:rsidRPr="00C13A4E" w:rsidRDefault="00146020" w:rsidP="002C5937">
      <w:pPr>
        <w:rPr>
          <w:rFonts w:ascii="Times New Roman" w:hAnsi="Times New Roman" w:cs="Times New Roman"/>
          <w:b/>
          <w:bCs/>
          <w:sz w:val="24"/>
          <w:szCs w:val="24"/>
        </w:rPr>
      </w:pPr>
      <w:r>
        <w:rPr>
          <w:rFonts w:ascii="Times New Roman" w:hAnsi="Times New Roman" w:cs="Times New Roman"/>
          <w:i/>
          <w:iCs/>
          <w:sz w:val="24"/>
          <w:szCs w:val="24"/>
        </w:rPr>
        <w:t>Figure 15.17:</w:t>
      </w:r>
      <w:r w:rsidR="002C5937">
        <w:rPr>
          <w:rFonts w:ascii="Times New Roman" w:hAnsi="Times New Roman" w:cs="Times New Roman"/>
          <w:i/>
          <w:iCs/>
          <w:sz w:val="24"/>
          <w:szCs w:val="24"/>
        </w:rPr>
        <w:t xml:space="preserve"> </w:t>
      </w:r>
      <w:r w:rsidR="0031754F">
        <w:rPr>
          <w:rFonts w:ascii="Times New Roman" w:hAnsi="Times New Roman" w:cs="Times New Roman"/>
          <w:sz w:val="24"/>
          <w:szCs w:val="24"/>
        </w:rPr>
        <w:t xml:space="preserve">In </w:t>
      </w:r>
      <w:r w:rsidR="0031754F" w:rsidRPr="0031754F">
        <w:rPr>
          <w:rFonts w:ascii="Times New Roman" w:hAnsi="Times New Roman" w:cs="Times New Roman"/>
          <w:b/>
          <w:bCs/>
          <w:color w:val="FF0000"/>
          <w:sz w:val="24"/>
          <w:szCs w:val="24"/>
        </w:rPr>
        <w:t>YEAR?</w:t>
      </w:r>
      <w:r w:rsidR="0031754F">
        <w:rPr>
          <w:rFonts w:ascii="Times New Roman" w:hAnsi="Times New Roman" w:cs="Times New Roman"/>
          <w:sz w:val="24"/>
          <w:szCs w:val="24"/>
        </w:rPr>
        <w:t xml:space="preserve"> </w:t>
      </w:r>
      <w:r w:rsidR="002C5937">
        <w:rPr>
          <w:rFonts w:ascii="Times New Roman" w:hAnsi="Times New Roman" w:cs="Times New Roman"/>
          <w:sz w:val="24"/>
          <w:szCs w:val="24"/>
        </w:rPr>
        <w:t>Donald Johanson and (</w:t>
      </w:r>
      <w:r w:rsidR="00CC1CE9" w:rsidRPr="00CC1CE9">
        <w:rPr>
          <w:rFonts w:ascii="Times New Roman" w:hAnsi="Times New Roman" w:cs="Times New Roman"/>
          <w:b/>
          <w:bCs/>
          <w:color w:val="FF0000"/>
          <w:sz w:val="24"/>
          <w:szCs w:val="24"/>
        </w:rPr>
        <w:t>Brill:</w:t>
      </w:r>
      <w:r w:rsidR="00CC1CE9" w:rsidRPr="00CC1CE9">
        <w:rPr>
          <w:rFonts w:ascii="Times New Roman" w:hAnsi="Times New Roman" w:cs="Times New Roman"/>
          <w:b/>
          <w:bCs/>
          <w:sz w:val="24"/>
          <w:szCs w:val="24"/>
        </w:rPr>
        <w:t xml:space="preserve"> </w:t>
      </w:r>
      <w:r w:rsidR="002C5937" w:rsidRPr="00CC1CE9">
        <w:rPr>
          <w:rFonts w:ascii="Times New Roman" w:hAnsi="Times New Roman" w:cs="Times New Roman"/>
          <w:b/>
          <w:bCs/>
          <w:color w:val="FF0000"/>
          <w:sz w:val="24"/>
          <w:szCs w:val="24"/>
        </w:rPr>
        <w:t xml:space="preserve">Who is in </w:t>
      </w:r>
      <w:r w:rsidR="00FC1C27">
        <w:rPr>
          <w:rFonts w:ascii="Times New Roman" w:hAnsi="Times New Roman" w:cs="Times New Roman"/>
          <w:b/>
          <w:bCs/>
          <w:color w:val="FF0000"/>
          <w:sz w:val="24"/>
          <w:szCs w:val="24"/>
        </w:rPr>
        <w:t xml:space="preserve">the </w:t>
      </w:r>
      <w:r w:rsidR="002C5937" w:rsidRPr="00CC1CE9">
        <w:rPr>
          <w:rFonts w:ascii="Times New Roman" w:hAnsi="Times New Roman" w:cs="Times New Roman"/>
          <w:b/>
          <w:bCs/>
          <w:color w:val="FF0000"/>
          <w:sz w:val="24"/>
          <w:szCs w:val="24"/>
        </w:rPr>
        <w:t>background?)</w:t>
      </w:r>
      <w:r w:rsidR="002C5937">
        <w:rPr>
          <w:rFonts w:ascii="Times New Roman" w:hAnsi="Times New Roman" w:cs="Times New Roman"/>
          <w:sz w:val="24"/>
          <w:szCs w:val="24"/>
        </w:rPr>
        <w:t xml:space="preserve">, </w:t>
      </w:r>
      <w:r w:rsidR="002C5937" w:rsidRPr="002B3655">
        <w:rPr>
          <w:rFonts w:ascii="Times New Roman" w:hAnsi="Times New Roman" w:cs="Times New Roman"/>
          <w:iCs/>
          <w:sz w:val="24"/>
          <w:szCs w:val="24"/>
        </w:rPr>
        <w:t>a</w:t>
      </w:r>
      <w:r w:rsidR="002C5937" w:rsidRPr="002B3655">
        <w:rPr>
          <w:rFonts w:ascii="Times New Roman" w:hAnsi="Times New Roman" w:cs="Times New Roman"/>
          <w:sz w:val="24"/>
          <w:szCs w:val="24"/>
        </w:rPr>
        <w:t>t the National Museums of Kenya</w:t>
      </w:r>
      <w:r w:rsidR="002C5937">
        <w:rPr>
          <w:rFonts w:ascii="Times New Roman" w:hAnsi="Times New Roman" w:cs="Times New Roman"/>
          <w:sz w:val="24"/>
          <w:szCs w:val="24"/>
        </w:rPr>
        <w:t>,</w:t>
      </w:r>
      <w:r w:rsidR="002C5937" w:rsidRPr="002B3655">
        <w:rPr>
          <w:rFonts w:ascii="Times New Roman" w:hAnsi="Times New Roman" w:cs="Times New Roman"/>
          <w:sz w:val="24"/>
          <w:szCs w:val="24"/>
        </w:rPr>
        <w:t xml:space="preserve"> giv</w:t>
      </w:r>
      <w:r w:rsidR="002C5937">
        <w:rPr>
          <w:rFonts w:ascii="Times New Roman" w:hAnsi="Times New Roman" w:cs="Times New Roman"/>
          <w:sz w:val="24"/>
          <w:szCs w:val="24"/>
        </w:rPr>
        <w:t>e</w:t>
      </w:r>
      <w:r w:rsidR="002C5937" w:rsidRPr="002B3655">
        <w:rPr>
          <w:rFonts w:ascii="Times New Roman" w:hAnsi="Times New Roman" w:cs="Times New Roman"/>
          <w:sz w:val="24"/>
          <w:szCs w:val="24"/>
        </w:rPr>
        <w:t xml:space="preserve"> fellow researchers their first look at his new fossil finds. </w:t>
      </w:r>
      <w:r w:rsidR="002C5937">
        <w:rPr>
          <w:rFonts w:ascii="Times New Roman" w:hAnsi="Times New Roman" w:cs="Times New Roman"/>
          <w:sz w:val="24"/>
          <w:szCs w:val="24"/>
        </w:rPr>
        <w:t xml:space="preserve">Photo © </w:t>
      </w:r>
      <w:r w:rsidR="002C5937">
        <w:rPr>
          <w:b/>
          <w:bCs/>
          <w:color w:val="FF0000"/>
        </w:rPr>
        <w:t>NEED</w:t>
      </w:r>
      <w:r w:rsidR="002C5937" w:rsidRPr="00C13A4E">
        <w:rPr>
          <w:b/>
          <w:bCs/>
          <w:color w:val="FF0000"/>
        </w:rPr>
        <w:t xml:space="preserve"> © DATE</w:t>
      </w:r>
      <w:r w:rsidR="002C5937" w:rsidRPr="002B3655">
        <w:rPr>
          <w:rFonts w:ascii="Times New Roman" w:hAnsi="Times New Roman" w:cs="Times New Roman"/>
          <w:sz w:val="24"/>
          <w:szCs w:val="24"/>
        </w:rPr>
        <w:t xml:space="preserve"> David L. Brill, humanoriginsphotos.com. ID: 1976-03</w:t>
      </w:r>
      <w:r w:rsidR="002C5937">
        <w:rPr>
          <w:rFonts w:ascii="Times New Roman" w:hAnsi="Times New Roman" w:cs="Times New Roman"/>
          <w:sz w:val="24"/>
          <w:szCs w:val="24"/>
        </w:rPr>
        <w:t xml:space="preserve">23-18p </w:t>
      </w:r>
    </w:p>
    <w:p w14:paraId="17E958DA" w14:textId="7A0A784C" w:rsidR="003961A8" w:rsidRPr="003961A8" w:rsidRDefault="003961A8" w:rsidP="001E6A4F">
      <w:pPr>
        <w:rPr>
          <w:rFonts w:ascii="Times New Roman" w:hAnsi="Times New Roman" w:cs="Times New Roman"/>
          <w:color w:val="000000" w:themeColor="text1"/>
          <w:sz w:val="24"/>
          <w:szCs w:val="24"/>
        </w:rPr>
      </w:pPr>
    </w:p>
    <w:p w14:paraId="6890B50A" w14:textId="29796D4B" w:rsidR="0025427A" w:rsidRDefault="0025427A" w:rsidP="00D91A0C">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Figure 15.1</w:t>
      </w:r>
      <w:r w:rsidR="003177D7">
        <w:rPr>
          <w:rFonts w:ascii="Times New Roman" w:hAnsi="Times New Roman" w:cs="Times New Roman"/>
          <w:i/>
          <w:iCs/>
          <w:color w:val="231F20"/>
          <w:sz w:val="24"/>
          <w:szCs w:val="24"/>
        </w:rPr>
        <w:t>8a:</w:t>
      </w:r>
      <w:r>
        <w:rPr>
          <w:rFonts w:ascii="Times New Roman" w:hAnsi="Times New Roman" w:cs="Times New Roman"/>
          <w:i/>
          <w:iCs/>
          <w:color w:val="231F20"/>
          <w:sz w:val="24"/>
          <w:szCs w:val="24"/>
        </w:rPr>
        <w:t xml:space="preserve"> </w:t>
      </w:r>
      <w:r w:rsidR="00B2407E">
        <w:rPr>
          <w:rFonts w:ascii="Times New Roman" w:hAnsi="Times New Roman" w:cs="Times New Roman"/>
          <w:color w:val="231F20"/>
          <w:sz w:val="24"/>
          <w:szCs w:val="24"/>
        </w:rPr>
        <w:t xml:space="preserve">Year 1979: Geologist Jim Aronson of Case Western Reserve was funded by the National Science Foundation to advance knowledge of dating techniques. Here he runs a potassium argon burn as one of the several techniques Johanson wanted to establish an age for Lucy and the First Family finds from the Hadar site. This is an extremely antique process compared to today’s </w:t>
      </w:r>
      <w:r w:rsidR="00D4747B">
        <w:rPr>
          <w:rFonts w:ascii="Times New Roman" w:hAnsi="Times New Roman" w:cs="Times New Roman"/>
          <w:color w:val="231F20"/>
          <w:sz w:val="24"/>
          <w:szCs w:val="24"/>
        </w:rPr>
        <w:t xml:space="preserve">dating </w:t>
      </w:r>
      <w:r w:rsidR="00B2407E">
        <w:rPr>
          <w:rFonts w:ascii="Times New Roman" w:hAnsi="Times New Roman" w:cs="Times New Roman"/>
          <w:color w:val="231F20"/>
          <w:sz w:val="24"/>
          <w:szCs w:val="24"/>
        </w:rPr>
        <w:t>technolog</w:t>
      </w:r>
      <w:r w:rsidR="00D4747B">
        <w:rPr>
          <w:rFonts w:ascii="Times New Roman" w:hAnsi="Times New Roman" w:cs="Times New Roman"/>
          <w:color w:val="231F20"/>
          <w:sz w:val="24"/>
          <w:szCs w:val="24"/>
        </w:rPr>
        <w:t>ies</w:t>
      </w:r>
      <w:r w:rsidR="00B2407E">
        <w:rPr>
          <w:rFonts w:ascii="Times New Roman" w:hAnsi="Times New Roman" w:cs="Times New Roman"/>
          <w:color w:val="231F20"/>
          <w:sz w:val="24"/>
          <w:szCs w:val="24"/>
        </w:rPr>
        <w:t xml:space="preserve">. </w:t>
      </w:r>
      <w:r w:rsidR="00D47394">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p>
    <w:p w14:paraId="28221177" w14:textId="3E04D866" w:rsidR="002C5937" w:rsidRDefault="002C5937" w:rsidP="00D91A0C">
      <w:pPr>
        <w:tabs>
          <w:tab w:val="left" w:pos="900"/>
        </w:tabs>
        <w:ind w:right="-450"/>
        <w:rPr>
          <w:rFonts w:ascii="Times New Roman" w:hAnsi="Times New Roman" w:cs="Times New Roman"/>
          <w:color w:val="231F20"/>
          <w:sz w:val="24"/>
          <w:szCs w:val="24"/>
        </w:rPr>
      </w:pPr>
    </w:p>
    <w:p w14:paraId="683DE0AE" w14:textId="1EF4616F" w:rsidR="0025427A" w:rsidRDefault="002C5937" w:rsidP="00A9407F">
      <w:pPr>
        <w:pStyle w:val="first"/>
        <w:shd w:val="clear" w:color="auto" w:fill="FFFFFF"/>
        <w:spacing w:before="0" w:beforeAutospacing="0" w:after="0" w:afterAutospacing="0"/>
        <w:rPr>
          <w:b/>
          <w:bCs/>
          <w:color w:val="FF0000"/>
        </w:rPr>
      </w:pPr>
      <w:r>
        <w:rPr>
          <w:i/>
          <w:iCs/>
          <w:color w:val="231F20"/>
        </w:rPr>
        <w:t xml:space="preserve">Figure 15.18b: </w:t>
      </w:r>
      <w:r w:rsidRPr="00E624FB">
        <w:rPr>
          <w:iCs/>
        </w:rPr>
        <w:t xml:space="preserve">The Bouri formation in the Afar Depression was formed </w:t>
      </w:r>
      <w:r>
        <w:rPr>
          <w:iCs/>
        </w:rPr>
        <w:t xml:space="preserve">from </w:t>
      </w:r>
      <w:r w:rsidRPr="00E624FB">
        <w:rPr>
          <w:iCs/>
        </w:rPr>
        <w:t>volcanic ash</w:t>
      </w:r>
      <w:r>
        <w:rPr>
          <w:iCs/>
        </w:rPr>
        <w:t>, called tuff</w:t>
      </w:r>
      <w:r w:rsidRPr="00E624FB">
        <w:rPr>
          <w:iCs/>
        </w:rPr>
        <w:t>.</w:t>
      </w:r>
      <w:r w:rsidRPr="00E624FB">
        <w:t xml:space="preserve"> Dr. Paul Renne, geologist, samples a tuff outcrop on a hillside to correlate </w:t>
      </w:r>
      <w:r>
        <w:t>one method of dating (</w:t>
      </w:r>
      <w:r w:rsidRPr="00E624FB">
        <w:t>argon-argon</w:t>
      </w:r>
      <w:r>
        <w:t>) with others</w:t>
      </w:r>
      <w:r w:rsidRPr="00E624FB">
        <w:t xml:space="preserve"> </w:t>
      </w:r>
      <w:r>
        <w:t>(</w:t>
      </w:r>
      <w:r w:rsidR="00480C78" w:rsidRPr="00E624FB">
        <w:t>radio isotopic</w:t>
      </w:r>
      <w:r w:rsidRPr="00E624FB">
        <w:t xml:space="preserve"> </w:t>
      </w:r>
      <w:r>
        <w:t>and</w:t>
      </w:r>
      <w:r w:rsidRPr="00E624FB">
        <w:t xml:space="preserve"> paleomagnetic</w:t>
      </w:r>
      <w:r>
        <w:t xml:space="preserve"> – d</w:t>
      </w:r>
      <w:r w:rsidRPr="00E624FB">
        <w:t xml:space="preserve">etermining Earth’s magnetic polarity in ancient </w:t>
      </w:r>
      <w:r>
        <w:t>ag</w:t>
      </w:r>
      <w:r w:rsidRPr="00E624FB">
        <w:t>es). Renne’s and other methods agree</w:t>
      </w:r>
      <w:r>
        <w:t>d: T</w:t>
      </w:r>
      <w:r w:rsidRPr="00E624FB">
        <w:t xml:space="preserve">he tuff is 2.5 </w:t>
      </w:r>
      <w:r w:rsidR="00A9407F">
        <w:t>F</w:t>
      </w:r>
    </w:p>
    <w:p w14:paraId="19CC6708" w14:textId="3246AB0F" w:rsidR="00A9407F" w:rsidRPr="00A9407F" w:rsidRDefault="00A9407F" w:rsidP="00D91A0C">
      <w:pPr>
        <w:tabs>
          <w:tab w:val="left" w:pos="900"/>
        </w:tabs>
        <w:ind w:right="-450"/>
        <w:rPr>
          <w:rFonts w:ascii="Times New Roman" w:hAnsi="Times New Roman" w:cs="Times New Roman"/>
          <w:i/>
          <w:iCs/>
          <w:color w:val="000000" w:themeColor="text1"/>
          <w:sz w:val="24"/>
          <w:szCs w:val="24"/>
        </w:rPr>
      </w:pPr>
    </w:p>
    <w:p w14:paraId="13026B85" w14:textId="2B931003" w:rsidR="009502C0" w:rsidRDefault="00D96EC7" w:rsidP="009D5960">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b/>
          <w:bCs/>
          <w:color w:val="FF0000"/>
          <w:sz w:val="24"/>
          <w:szCs w:val="24"/>
        </w:rPr>
        <w:t xml:space="preserve"> </w:t>
      </w:r>
      <w:r w:rsidR="000A134F">
        <w:rPr>
          <w:rFonts w:ascii="Times New Roman" w:hAnsi="Times New Roman" w:cs="Times New Roman"/>
          <w:i/>
          <w:iCs/>
          <w:color w:val="000000" w:themeColor="text1"/>
          <w:sz w:val="24"/>
          <w:szCs w:val="24"/>
        </w:rPr>
        <w:t>Figure 15.19</w:t>
      </w:r>
      <w:r w:rsidR="009C6E0D">
        <w:rPr>
          <w:rFonts w:ascii="Times New Roman" w:hAnsi="Times New Roman" w:cs="Times New Roman"/>
          <w:i/>
          <w:iCs/>
          <w:color w:val="000000" w:themeColor="text1"/>
          <w:sz w:val="24"/>
          <w:szCs w:val="24"/>
        </w:rPr>
        <w:t xml:space="preserve">: </w:t>
      </w:r>
      <w:r w:rsidR="009A0898">
        <w:rPr>
          <w:rFonts w:ascii="Times New Roman" w:hAnsi="Times New Roman" w:cs="Times New Roman"/>
          <w:color w:val="000000" w:themeColor="text1"/>
          <w:sz w:val="24"/>
          <w:szCs w:val="24"/>
        </w:rPr>
        <w:t>Johanson</w:t>
      </w:r>
      <w:r w:rsidR="00CA68AD">
        <w:rPr>
          <w:rFonts w:ascii="Times New Roman" w:hAnsi="Times New Roman" w:cs="Times New Roman"/>
          <w:color w:val="000000" w:themeColor="text1"/>
          <w:sz w:val="24"/>
          <w:szCs w:val="24"/>
        </w:rPr>
        <w:t xml:space="preserve"> needed confirmation that a bone found at the end of the season was a knee joint: “I went straight to . . .C. Owen Lovejoy, a world authority on locomotion . . .[and] casually opened the box containing the three knee-joint pieces.” Lovejoy’s response: “They’re adult . . .</w:t>
      </w:r>
      <w:r w:rsidR="009A0898">
        <w:rPr>
          <w:rFonts w:ascii="Times New Roman" w:hAnsi="Times New Roman" w:cs="Times New Roman"/>
          <w:color w:val="000000" w:themeColor="text1"/>
          <w:sz w:val="24"/>
          <w:szCs w:val="24"/>
        </w:rPr>
        <w:t xml:space="preserve"> This is like a modern knee joint. This little midget was fully bipedal. . . .He could walk upright.” </w:t>
      </w:r>
      <w:r w:rsidR="00B450EF">
        <w:rPr>
          <w:rFonts w:ascii="Times New Roman" w:hAnsi="Times New Roman" w:cs="Times New Roman"/>
          <w:color w:val="000000" w:themeColor="text1"/>
          <w:sz w:val="24"/>
          <w:szCs w:val="24"/>
        </w:rPr>
        <w:t xml:space="preserve">Thus, </w:t>
      </w:r>
      <w:r w:rsidR="009A0898">
        <w:rPr>
          <w:rFonts w:ascii="Times New Roman" w:hAnsi="Times New Roman" w:cs="Times New Roman"/>
          <w:color w:val="000000" w:themeColor="text1"/>
          <w:sz w:val="24"/>
          <w:szCs w:val="24"/>
        </w:rPr>
        <w:t xml:space="preserve">Johanson </w:t>
      </w:r>
      <w:r w:rsidR="00EF67DE">
        <w:rPr>
          <w:rFonts w:ascii="Times New Roman" w:hAnsi="Times New Roman" w:cs="Times New Roman"/>
          <w:color w:val="000000" w:themeColor="text1"/>
          <w:sz w:val="24"/>
          <w:szCs w:val="24"/>
        </w:rPr>
        <w:t xml:space="preserve">obtained </w:t>
      </w:r>
      <w:r w:rsidR="009A0898">
        <w:rPr>
          <w:rFonts w:ascii="Times New Roman" w:hAnsi="Times New Roman" w:cs="Times New Roman"/>
          <w:color w:val="000000" w:themeColor="text1"/>
          <w:sz w:val="24"/>
          <w:szCs w:val="24"/>
        </w:rPr>
        <w:t>“the confirmation of an expert.” [</w:t>
      </w:r>
      <w:r w:rsidR="007A2EE1">
        <w:rPr>
          <w:rFonts w:ascii="Times New Roman" w:hAnsi="Times New Roman" w:cs="Times New Roman"/>
          <w:color w:val="000000" w:themeColor="text1"/>
          <w:sz w:val="24"/>
          <w:szCs w:val="24"/>
        </w:rPr>
        <w:t>18</w:t>
      </w:r>
      <w:r w:rsidR="009A0898">
        <w:rPr>
          <w:rFonts w:ascii="Times New Roman" w:hAnsi="Times New Roman" w:cs="Times New Roman"/>
          <w:color w:val="000000" w:themeColor="text1"/>
          <w:sz w:val="24"/>
          <w:szCs w:val="24"/>
        </w:rPr>
        <w:t>, pp. 162-163]</w:t>
      </w:r>
    </w:p>
    <w:p w14:paraId="1707E9AF" w14:textId="77777777" w:rsidR="009A0898" w:rsidRPr="009C6E0D" w:rsidRDefault="009A0898" w:rsidP="009D5960">
      <w:pPr>
        <w:tabs>
          <w:tab w:val="left" w:pos="900"/>
        </w:tabs>
        <w:ind w:right="-450"/>
        <w:rPr>
          <w:rFonts w:ascii="Times New Roman" w:hAnsi="Times New Roman" w:cs="Times New Roman"/>
          <w:color w:val="000000" w:themeColor="text1"/>
          <w:sz w:val="24"/>
          <w:szCs w:val="24"/>
        </w:rPr>
      </w:pPr>
    </w:p>
    <w:p w14:paraId="4D6069DF" w14:textId="6F0A3131" w:rsidR="00E45283" w:rsidRDefault="00E45283" w:rsidP="00D96EC7">
      <w:pPr>
        <w:tabs>
          <w:tab w:val="left" w:pos="900"/>
        </w:tabs>
        <w:ind w:right="-450"/>
        <w:rPr>
          <w:rFonts w:ascii="Times New Roman" w:eastAsia="Times New Roman" w:hAnsi="Times New Roman" w:cs="Times New Roman"/>
          <w:sz w:val="24"/>
          <w:szCs w:val="24"/>
        </w:rPr>
      </w:pPr>
      <w:r>
        <w:rPr>
          <w:rFonts w:ascii="Times New Roman" w:hAnsi="Times New Roman" w:cs="Times New Roman"/>
          <w:i/>
          <w:iCs/>
          <w:color w:val="000000" w:themeColor="text1"/>
          <w:sz w:val="24"/>
          <w:szCs w:val="24"/>
        </w:rPr>
        <w:t xml:space="preserve">Figure 15.20: </w:t>
      </w:r>
      <w:r>
        <w:rPr>
          <w:rFonts w:ascii="Times New Roman" w:hAnsi="Times New Roman" w:cs="Times New Roman"/>
          <w:sz w:val="24"/>
          <w:szCs w:val="24"/>
        </w:rPr>
        <w:t>C</w:t>
      </w:r>
      <w:r w:rsidRPr="0056768C">
        <w:rPr>
          <w:rFonts w:ascii="Times New Roman" w:hAnsi="Times New Roman" w:cs="Times New Roman"/>
          <w:sz w:val="24"/>
          <w:szCs w:val="24"/>
        </w:rPr>
        <w:t>hild’s jaw, with unerupted permanent incisor and deciduous first molar</w:t>
      </w:r>
      <w:r>
        <w:rPr>
          <w:rFonts w:ascii="Times New Roman" w:hAnsi="Times New Roman" w:cs="Times New Roman"/>
          <w:sz w:val="24"/>
          <w:szCs w:val="24"/>
        </w:rPr>
        <w:t>, a t</w:t>
      </w:r>
      <w:r w:rsidRPr="0056768C">
        <w:rPr>
          <w:rFonts w:ascii="Times New Roman" w:hAnsi="Times New Roman" w:cs="Times New Roman"/>
          <w:sz w:val="24"/>
          <w:szCs w:val="24"/>
        </w:rPr>
        <w:t xml:space="preserve">ooth </w:t>
      </w:r>
      <w:r>
        <w:rPr>
          <w:rFonts w:ascii="Times New Roman" w:hAnsi="Times New Roman" w:cs="Times New Roman"/>
          <w:sz w:val="24"/>
          <w:szCs w:val="24"/>
        </w:rPr>
        <w:t xml:space="preserve">that </w:t>
      </w:r>
      <w:r w:rsidRPr="0056768C">
        <w:rPr>
          <w:rFonts w:ascii="Times New Roman" w:hAnsi="Times New Roman" w:cs="Times New Roman"/>
          <w:sz w:val="24"/>
          <w:szCs w:val="24"/>
        </w:rPr>
        <w:t>is far more primitive than in any other hominid species</w:t>
      </w:r>
      <w:r>
        <w:rPr>
          <w:rFonts w:ascii="Times New Roman" w:hAnsi="Times New Roman" w:cs="Times New Roman"/>
          <w:sz w:val="24"/>
          <w:szCs w:val="24"/>
        </w:rPr>
        <w:t xml:space="preserve"> found earlier</w:t>
      </w:r>
      <w:r w:rsidRPr="0056768C">
        <w:rPr>
          <w:rFonts w:ascii="Times New Roman" w:hAnsi="Times New Roman" w:cs="Times New Roman"/>
          <w:sz w:val="24"/>
          <w:szCs w:val="24"/>
        </w:rPr>
        <w:t>. Age: 4.4 million years</w:t>
      </w:r>
      <w:r>
        <w:rPr>
          <w:rFonts w:ascii="Times New Roman" w:hAnsi="Times New Roman" w:cs="Times New Roman"/>
          <w:sz w:val="24"/>
          <w:szCs w:val="24"/>
        </w:rPr>
        <w:t xml:space="preserve">. </w:t>
      </w:r>
      <w:r w:rsidRPr="0056768C">
        <w:rPr>
          <w:rFonts w:ascii="Times New Roman" w:hAnsi="Times New Roman" w:cs="Times New Roman"/>
          <w:sz w:val="24"/>
          <w:szCs w:val="24"/>
        </w:rPr>
        <w:t>Photo: © 1994 Tim D.</w:t>
      </w:r>
      <w:r>
        <w:rPr>
          <w:rFonts w:ascii="Times New Roman" w:hAnsi="Times New Roman" w:cs="Times New Roman"/>
          <w:sz w:val="24"/>
          <w:szCs w:val="24"/>
        </w:rPr>
        <w:t xml:space="preserve"> </w:t>
      </w:r>
      <w:r w:rsidRPr="0056768C">
        <w:rPr>
          <w:rFonts w:ascii="Times New Roman" w:hAnsi="Times New Roman" w:cs="Times New Roman"/>
          <w:sz w:val="24"/>
          <w:szCs w:val="24"/>
        </w:rPr>
        <w:t>White, humanoriginsphotos.com. Found: Aramis, ET; now at National Museum</w:t>
      </w:r>
      <w:r>
        <w:rPr>
          <w:rFonts w:ascii="Times New Roman" w:hAnsi="Times New Roman" w:cs="Times New Roman"/>
          <w:sz w:val="24"/>
          <w:szCs w:val="24"/>
        </w:rPr>
        <w:t>s</w:t>
      </w:r>
      <w:r w:rsidRPr="0056768C">
        <w:rPr>
          <w:rFonts w:ascii="Times New Roman" w:hAnsi="Times New Roman" w:cs="Times New Roman"/>
          <w:sz w:val="24"/>
          <w:szCs w:val="24"/>
        </w:rPr>
        <w:t xml:space="preserve"> of Ethiopia, Addis Ababa. ID: </w:t>
      </w:r>
      <w:r w:rsidRPr="0056768C">
        <w:rPr>
          <w:rFonts w:ascii="Times New Roman" w:eastAsia="Times New Roman" w:hAnsi="Times New Roman" w:cs="Times New Roman"/>
          <w:sz w:val="24"/>
          <w:szCs w:val="24"/>
        </w:rPr>
        <w:t>TW1994-08-21W</w:t>
      </w:r>
      <w:r>
        <w:rPr>
          <w:rFonts w:ascii="Times New Roman" w:eastAsia="Times New Roman" w:hAnsi="Times New Roman" w:cs="Times New Roman"/>
          <w:sz w:val="24"/>
          <w:szCs w:val="24"/>
        </w:rPr>
        <w:t>.</w:t>
      </w:r>
    </w:p>
    <w:p w14:paraId="750E180A" w14:textId="38BD1F8F" w:rsidR="00E45283" w:rsidRDefault="00E45283" w:rsidP="00D96EC7">
      <w:pPr>
        <w:tabs>
          <w:tab w:val="left" w:pos="900"/>
        </w:tabs>
        <w:ind w:right="-450"/>
        <w:rPr>
          <w:rFonts w:ascii="Times New Roman" w:eastAsia="Times New Roman" w:hAnsi="Times New Roman" w:cs="Times New Roman"/>
          <w:sz w:val="24"/>
          <w:szCs w:val="24"/>
        </w:rPr>
      </w:pPr>
    </w:p>
    <w:p w14:paraId="1EB87BB9" w14:textId="41C8CCB4" w:rsidR="00B450EF" w:rsidRDefault="00B450EF" w:rsidP="0046661B">
      <w:pPr>
        <w:rPr>
          <w:color w:val="000000"/>
          <w:sz w:val="24"/>
          <w:szCs w:val="24"/>
        </w:rPr>
      </w:pPr>
      <w:r>
        <w:rPr>
          <w:rFonts w:ascii="Times New Roman" w:hAnsi="Times New Roman" w:cs="Times New Roman"/>
          <w:i/>
          <w:iCs/>
          <w:sz w:val="24"/>
          <w:szCs w:val="24"/>
        </w:rPr>
        <w:t xml:space="preserve">Figure 15.21: </w:t>
      </w:r>
      <w:r w:rsidR="00C745DD" w:rsidRPr="00C745DD">
        <w:rPr>
          <w:rFonts w:ascii="Times New Roman" w:hAnsi="Times New Roman" w:cs="Times New Roman"/>
          <w:sz w:val="24"/>
          <w:szCs w:val="24"/>
        </w:rPr>
        <w:t xml:space="preserve">Fall 1996, Professors Tim D. White and the late J. Desmond Clark discuss progress of the research. Location: Middle Awash of Ethiopia. Photo: © 1996 David L. Brill, humanoriginsphotos.com. ID: </w:t>
      </w:r>
      <w:r w:rsidR="00C745DD" w:rsidRPr="00C745DD">
        <w:rPr>
          <w:rFonts w:ascii="Times New Roman" w:hAnsi="Times New Roman" w:cs="Times New Roman"/>
          <w:color w:val="000000"/>
          <w:sz w:val="24"/>
          <w:szCs w:val="24"/>
        </w:rPr>
        <w:t>1996-0071-20W; text: David L. Brill</w:t>
      </w:r>
    </w:p>
    <w:p w14:paraId="4F61F60C" w14:textId="77777777" w:rsidR="00C745DD" w:rsidRPr="00C745DD" w:rsidRDefault="00C745DD" w:rsidP="0046661B">
      <w:pPr>
        <w:rPr>
          <w:rFonts w:ascii="Times New Roman" w:hAnsi="Times New Roman" w:cs="Times New Roman"/>
          <w:sz w:val="24"/>
          <w:szCs w:val="24"/>
        </w:rPr>
      </w:pPr>
    </w:p>
    <w:p w14:paraId="359284D9" w14:textId="053701CB" w:rsidR="0046661B" w:rsidRDefault="0046661B" w:rsidP="0046661B">
      <w:pPr>
        <w:rPr>
          <w:rFonts w:ascii="Times New Roman" w:hAnsi="Times New Roman" w:cs="Times New Roman"/>
          <w:color w:val="000000" w:themeColor="text1"/>
          <w:sz w:val="20"/>
          <w:szCs w:val="20"/>
        </w:rPr>
      </w:pPr>
      <w:r>
        <w:rPr>
          <w:rFonts w:ascii="Times New Roman" w:hAnsi="Times New Roman" w:cs="Times New Roman"/>
          <w:i/>
          <w:iCs/>
          <w:sz w:val="24"/>
          <w:szCs w:val="24"/>
        </w:rPr>
        <w:t>Figure 15.2</w:t>
      </w:r>
      <w:r w:rsidR="00B450EF">
        <w:rPr>
          <w:rFonts w:ascii="Times New Roman" w:hAnsi="Times New Roman" w:cs="Times New Roman"/>
          <w:i/>
          <w:iCs/>
          <w:sz w:val="24"/>
          <w:szCs w:val="24"/>
        </w:rPr>
        <w:t>2</w:t>
      </w:r>
      <w:r>
        <w:rPr>
          <w:rFonts w:ascii="Times New Roman" w:hAnsi="Times New Roman" w:cs="Times New Roman"/>
          <w:i/>
          <w:iCs/>
          <w:sz w:val="24"/>
          <w:szCs w:val="24"/>
        </w:rPr>
        <w:t xml:space="preserve">: </w:t>
      </w:r>
      <w:r w:rsidRPr="007A27BB">
        <w:rPr>
          <w:rFonts w:ascii="Times New Roman" w:hAnsi="Times New Roman" w:cs="Times New Roman"/>
          <w:sz w:val="24"/>
          <w:szCs w:val="24"/>
        </w:rPr>
        <w:t>These ancient lake and river beds (both white) contain fossils showing that the region was much higher in elevation and much more vegetated in the late Miocene</w:t>
      </w:r>
      <w:r>
        <w:rPr>
          <w:rFonts w:ascii="Times New Roman" w:hAnsi="Times New Roman" w:cs="Times New Roman"/>
          <w:sz w:val="24"/>
          <w:szCs w:val="24"/>
        </w:rPr>
        <w:t>*</w:t>
      </w:r>
      <w:r w:rsidRPr="007A27BB">
        <w:rPr>
          <w:rFonts w:ascii="Times New Roman" w:hAnsi="Times New Roman" w:cs="Times New Roman"/>
          <w:sz w:val="24"/>
          <w:szCs w:val="24"/>
        </w:rPr>
        <w:t xml:space="preserve"> than the area is today. </w:t>
      </w:r>
      <w:r>
        <w:rPr>
          <w:rFonts w:ascii="Times New Roman" w:hAnsi="Times New Roman" w:cs="Times New Roman"/>
          <w:sz w:val="24"/>
          <w:szCs w:val="24"/>
        </w:rPr>
        <w:t>Photo</w:t>
      </w:r>
      <w:r w:rsidRPr="007A27BB">
        <w:rPr>
          <w:rFonts w:ascii="Times New Roman" w:hAnsi="Times New Roman" w:cs="Times New Roman"/>
          <w:sz w:val="24"/>
          <w:szCs w:val="24"/>
        </w:rPr>
        <w:t>: © 1996 David L. Brill, humanoriginsphotos.com</w:t>
      </w:r>
      <w:r>
        <w:rPr>
          <w:rFonts w:ascii="Times New Roman" w:hAnsi="Times New Roman" w:cs="Times New Roman"/>
          <w:sz w:val="24"/>
          <w:szCs w:val="24"/>
        </w:rPr>
        <w:t xml:space="preserve">. ID: </w:t>
      </w:r>
      <w:r w:rsidRPr="00C27C54">
        <w:rPr>
          <w:rFonts w:ascii="Times New Roman" w:hAnsi="Times New Roman" w:cs="Times New Roman"/>
          <w:iCs/>
          <w:sz w:val="24"/>
          <w:szCs w:val="24"/>
        </w:rPr>
        <w:t>1996-0206-30W</w:t>
      </w:r>
      <w:r>
        <w:rPr>
          <w:rFonts w:ascii="Times New Roman" w:hAnsi="Times New Roman" w:cs="Times New Roman"/>
          <w:iCs/>
          <w:sz w:val="24"/>
          <w:szCs w:val="24"/>
        </w:rPr>
        <w:t xml:space="preserve">; text: David L. Brill  </w:t>
      </w:r>
      <w:r>
        <w:rPr>
          <w:rFonts w:ascii="Times New Roman" w:hAnsi="Times New Roman" w:cs="Times New Roman"/>
          <w:color w:val="000000" w:themeColor="text1"/>
          <w:sz w:val="20"/>
          <w:szCs w:val="20"/>
        </w:rPr>
        <w:t xml:space="preserve">*10.4 to 5 </w:t>
      </w:r>
      <w:r w:rsidR="00720AED">
        <w:rPr>
          <w:rFonts w:ascii="Times New Roman" w:hAnsi="Times New Roman" w:cs="Times New Roman"/>
          <w:color w:val="000000" w:themeColor="text1"/>
          <w:sz w:val="20"/>
          <w:szCs w:val="20"/>
        </w:rPr>
        <w:t>MYA</w:t>
      </w:r>
    </w:p>
    <w:p w14:paraId="2D9E0B72" w14:textId="2329F00E" w:rsidR="0046661B" w:rsidRDefault="0046661B" w:rsidP="0046661B">
      <w:pPr>
        <w:rPr>
          <w:rFonts w:ascii="Times New Roman" w:hAnsi="Times New Roman" w:cs="Times New Roman"/>
          <w:color w:val="000000" w:themeColor="text1"/>
          <w:sz w:val="20"/>
          <w:szCs w:val="20"/>
        </w:rPr>
      </w:pPr>
    </w:p>
    <w:p w14:paraId="7A3B9F9E" w14:textId="6C968DDD" w:rsidR="00DD7603" w:rsidRPr="005E6329" w:rsidRDefault="0046661B" w:rsidP="00DD7603">
      <w:pPr>
        <w:rPr>
          <w:rFonts w:ascii="Times New Roman" w:hAnsi="Times New Roman" w:cs="Times New Roman"/>
          <w:sz w:val="24"/>
          <w:szCs w:val="24"/>
        </w:rPr>
      </w:pPr>
      <w:r w:rsidRPr="00C745DD">
        <w:rPr>
          <w:rFonts w:ascii="Times New Roman" w:hAnsi="Times New Roman" w:cs="Times New Roman"/>
          <w:i/>
          <w:iCs/>
          <w:color w:val="000000" w:themeColor="text1"/>
          <w:sz w:val="24"/>
          <w:szCs w:val="24"/>
        </w:rPr>
        <w:t>Figure 15.2</w:t>
      </w:r>
      <w:r w:rsidR="00C745DD">
        <w:rPr>
          <w:i/>
          <w:iCs/>
          <w:color w:val="000000" w:themeColor="text1"/>
        </w:rPr>
        <w:t>3</w:t>
      </w:r>
      <w:r w:rsidRPr="00C745DD">
        <w:rPr>
          <w:rFonts w:ascii="Times New Roman" w:hAnsi="Times New Roman" w:cs="Times New Roman"/>
          <w:i/>
          <w:iCs/>
          <w:color w:val="000000" w:themeColor="text1"/>
          <w:sz w:val="24"/>
          <w:szCs w:val="24"/>
        </w:rPr>
        <w:t>:</w:t>
      </w:r>
      <w:r w:rsidRPr="00C745DD">
        <w:rPr>
          <w:rFonts w:ascii="Times New Roman" w:hAnsi="Times New Roman" w:cs="Times New Roman"/>
          <w:color w:val="000000" w:themeColor="text1"/>
          <w:sz w:val="24"/>
          <w:szCs w:val="24"/>
        </w:rPr>
        <w:t xml:space="preserve"> </w:t>
      </w:r>
      <w:r w:rsidR="00DD7603" w:rsidRPr="008A4A72">
        <w:rPr>
          <w:rFonts w:ascii="Times New Roman" w:hAnsi="Times New Roman" w:cs="Times New Roman"/>
          <w:sz w:val="24"/>
          <w:szCs w:val="24"/>
        </w:rPr>
        <w:t>The padded worktable is full of original fossils and skeletons for comparative study</w:t>
      </w:r>
      <w:r w:rsidR="00DD7603">
        <w:rPr>
          <w:rFonts w:ascii="Times New Roman" w:hAnsi="Times New Roman" w:cs="Times New Roman"/>
          <w:sz w:val="24"/>
          <w:szCs w:val="24"/>
        </w:rPr>
        <w:t xml:space="preserve"> by members of the Ardi team: Renowned human origins specialist, C. Owen Lovejoy</w:t>
      </w:r>
      <w:r w:rsidR="00C2686F">
        <w:rPr>
          <w:rFonts w:ascii="Times New Roman" w:hAnsi="Times New Roman" w:cs="Times New Roman"/>
          <w:sz w:val="24"/>
          <w:szCs w:val="24"/>
        </w:rPr>
        <w:t xml:space="preserve"> (on right)</w:t>
      </w:r>
      <w:r w:rsidR="00DD7603">
        <w:rPr>
          <w:rFonts w:ascii="Times New Roman" w:hAnsi="Times New Roman" w:cs="Times New Roman"/>
          <w:sz w:val="24"/>
          <w:szCs w:val="24"/>
        </w:rPr>
        <w:t xml:space="preserve"> and young anthropologist Scott Simpson discuss the anatomy of the opposable toe. Far wall</w:t>
      </w:r>
      <w:r w:rsidR="00474BEC">
        <w:rPr>
          <w:rFonts w:ascii="Times New Roman" w:hAnsi="Times New Roman" w:cs="Times New Roman"/>
          <w:sz w:val="24"/>
          <w:szCs w:val="24"/>
        </w:rPr>
        <w:t xml:space="preserve">: </w:t>
      </w:r>
      <w:r w:rsidR="00DD7603" w:rsidRPr="0021733B">
        <w:rPr>
          <w:rFonts w:ascii="Times New Roman" w:hAnsi="Times New Roman" w:cs="Times New Roman"/>
          <w:sz w:val="24"/>
          <w:szCs w:val="24"/>
        </w:rPr>
        <w:t>Bruce Latimer work</w:t>
      </w:r>
      <w:r w:rsidR="00DD7603">
        <w:rPr>
          <w:rFonts w:ascii="Times New Roman" w:hAnsi="Times New Roman" w:cs="Times New Roman"/>
          <w:sz w:val="24"/>
          <w:szCs w:val="24"/>
        </w:rPr>
        <w:t xml:space="preserve">s </w:t>
      </w:r>
      <w:r w:rsidR="00DD7603" w:rsidRPr="0021733B">
        <w:rPr>
          <w:rFonts w:ascii="Times New Roman" w:hAnsi="Times New Roman" w:cs="Times New Roman"/>
          <w:sz w:val="24"/>
          <w:szCs w:val="24"/>
        </w:rPr>
        <w:t>on foot bones</w:t>
      </w:r>
      <w:r w:rsidR="00DD7603">
        <w:rPr>
          <w:rFonts w:ascii="Times New Roman" w:hAnsi="Times New Roman" w:cs="Times New Roman"/>
          <w:sz w:val="24"/>
          <w:szCs w:val="24"/>
        </w:rPr>
        <w:t>; u</w:t>
      </w:r>
      <w:r w:rsidR="00DD7603" w:rsidRPr="0021733B">
        <w:rPr>
          <w:rFonts w:ascii="Times New Roman" w:hAnsi="Times New Roman" w:cs="Times New Roman"/>
          <w:sz w:val="24"/>
          <w:szCs w:val="24"/>
        </w:rPr>
        <w:t>pper right corner</w:t>
      </w:r>
      <w:r w:rsidR="005F2943">
        <w:rPr>
          <w:rFonts w:ascii="Times New Roman" w:hAnsi="Times New Roman" w:cs="Times New Roman"/>
          <w:sz w:val="24"/>
          <w:szCs w:val="24"/>
        </w:rPr>
        <w:t xml:space="preserve">: </w:t>
      </w:r>
      <w:r w:rsidR="00DD7603" w:rsidRPr="0021733B">
        <w:rPr>
          <w:rFonts w:ascii="Times New Roman" w:hAnsi="Times New Roman" w:cs="Times New Roman"/>
          <w:sz w:val="24"/>
          <w:szCs w:val="24"/>
        </w:rPr>
        <w:t>Lucy in her box</w:t>
      </w:r>
      <w:r w:rsidR="00DD7603">
        <w:rPr>
          <w:rFonts w:ascii="Times New Roman" w:hAnsi="Times New Roman" w:cs="Times New Roman"/>
          <w:sz w:val="24"/>
          <w:szCs w:val="24"/>
        </w:rPr>
        <w:t xml:space="preserve">. </w:t>
      </w:r>
      <w:r w:rsidR="00DD7603" w:rsidRPr="008A4A72">
        <w:rPr>
          <w:rFonts w:ascii="Times New Roman" w:hAnsi="Times New Roman" w:cs="Times New Roman"/>
          <w:sz w:val="24"/>
          <w:szCs w:val="24"/>
        </w:rPr>
        <w:t>Simpson</w:t>
      </w:r>
      <w:r w:rsidR="00DD7603">
        <w:rPr>
          <w:rFonts w:ascii="Times New Roman" w:hAnsi="Times New Roman" w:cs="Times New Roman"/>
          <w:sz w:val="24"/>
          <w:szCs w:val="24"/>
        </w:rPr>
        <w:t xml:space="preserve"> became a widely respected </w:t>
      </w:r>
      <w:r w:rsidR="00DD7603" w:rsidRPr="008A4A72">
        <w:rPr>
          <w:rFonts w:ascii="Times New Roman" w:hAnsi="Times New Roman" w:cs="Times New Roman"/>
          <w:sz w:val="24"/>
          <w:szCs w:val="24"/>
        </w:rPr>
        <w:t xml:space="preserve">anthropologist/anatomist. </w:t>
      </w:r>
      <w:r w:rsidR="00DD7603">
        <w:rPr>
          <w:rFonts w:ascii="Times New Roman" w:hAnsi="Times New Roman" w:cs="Times New Roman"/>
          <w:sz w:val="24"/>
          <w:szCs w:val="24"/>
        </w:rPr>
        <w:t>Latimer, who as a youngster had “a grisly fascination for anatomy” (33, p. 290)</w:t>
      </w:r>
      <w:r w:rsidR="005F2943">
        <w:rPr>
          <w:rFonts w:ascii="Times New Roman" w:hAnsi="Times New Roman" w:cs="Times New Roman"/>
          <w:sz w:val="24"/>
          <w:szCs w:val="24"/>
        </w:rPr>
        <w:t>,</w:t>
      </w:r>
      <w:r w:rsidR="00DD7603">
        <w:rPr>
          <w:rFonts w:ascii="Times New Roman" w:hAnsi="Times New Roman" w:cs="Times New Roman"/>
          <w:sz w:val="24"/>
          <w:szCs w:val="24"/>
        </w:rPr>
        <w:t xml:space="preserve"> trained under Lovejoy and became “a world-known expert on the foot.” (33, p.291). </w:t>
      </w:r>
      <w:r w:rsidR="00DD7603" w:rsidRPr="005E6329">
        <w:rPr>
          <w:rFonts w:ascii="Times New Roman" w:hAnsi="Times New Roman" w:cs="Times New Roman"/>
          <w:sz w:val="24"/>
          <w:szCs w:val="24"/>
        </w:rPr>
        <w:t>Photo © 1995 David L. Brill, humanoriginsphotos.com. ID: 1995-0004-26</w:t>
      </w:r>
      <w:r w:rsidR="00DD7603">
        <w:rPr>
          <w:rFonts w:ascii="Times New Roman" w:hAnsi="Times New Roman" w:cs="Times New Roman"/>
          <w:sz w:val="24"/>
          <w:szCs w:val="24"/>
        </w:rPr>
        <w:t>W</w:t>
      </w:r>
      <w:r w:rsidR="00DD7603" w:rsidRPr="005E6329">
        <w:rPr>
          <w:rFonts w:ascii="Times New Roman" w:hAnsi="Times New Roman" w:cs="Times New Roman"/>
          <w:sz w:val="24"/>
          <w:szCs w:val="24"/>
        </w:rPr>
        <w:t>; text</w:t>
      </w:r>
      <w:r w:rsidR="00DD7603">
        <w:rPr>
          <w:rFonts w:ascii="Times New Roman" w:hAnsi="Times New Roman" w:cs="Times New Roman"/>
          <w:sz w:val="24"/>
          <w:szCs w:val="24"/>
        </w:rPr>
        <w:t>:</w:t>
      </w:r>
      <w:r w:rsidR="00DD7603" w:rsidRPr="005E6329">
        <w:rPr>
          <w:rFonts w:ascii="Times New Roman" w:hAnsi="Times New Roman" w:cs="Times New Roman"/>
          <w:sz w:val="24"/>
          <w:szCs w:val="24"/>
        </w:rPr>
        <w:t xml:space="preserve"> David </w:t>
      </w:r>
      <w:r w:rsidR="00DD7603">
        <w:rPr>
          <w:rFonts w:ascii="Times New Roman" w:hAnsi="Times New Roman" w:cs="Times New Roman"/>
          <w:sz w:val="24"/>
          <w:szCs w:val="24"/>
        </w:rPr>
        <w:t xml:space="preserve">L. </w:t>
      </w:r>
      <w:r w:rsidR="00DD7603" w:rsidRPr="005E6329">
        <w:rPr>
          <w:rFonts w:ascii="Times New Roman" w:hAnsi="Times New Roman" w:cs="Times New Roman"/>
          <w:sz w:val="24"/>
          <w:szCs w:val="24"/>
        </w:rPr>
        <w:t>Brill.</w:t>
      </w:r>
    </w:p>
    <w:p w14:paraId="262D739E" w14:textId="5C676702" w:rsidR="00C745DD" w:rsidRPr="00C745DD" w:rsidRDefault="00C745DD" w:rsidP="00C745DD">
      <w:pPr>
        <w:pStyle w:val="first"/>
        <w:shd w:val="clear" w:color="auto" w:fill="FFFFFF"/>
        <w:spacing w:before="0" w:beforeAutospacing="0" w:after="0" w:afterAutospacing="0"/>
        <w:rPr>
          <w:color w:val="000000"/>
        </w:rPr>
      </w:pPr>
    </w:p>
    <w:p w14:paraId="21342060" w14:textId="083A8DBE" w:rsidR="00E45283" w:rsidRPr="005C00D9" w:rsidRDefault="00DD7603" w:rsidP="00D96EC7">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w:t>
      </w:r>
      <w:r w:rsidR="00B810A6">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 xml:space="preserve">15.24a: </w:t>
      </w:r>
      <w:r w:rsidR="005C00D9" w:rsidRPr="002C1550">
        <w:rPr>
          <w:rFonts w:ascii="Times New Roman" w:hAnsi="Times New Roman" w:cs="Times New Roman"/>
          <w:color w:val="000000"/>
          <w:sz w:val="24"/>
          <w:szCs w:val="24"/>
        </w:rPr>
        <w:t>In the</w:t>
      </w:r>
      <w:r w:rsidR="005C00D9" w:rsidRPr="001F1C1B">
        <w:rPr>
          <w:rFonts w:ascii="Times New Roman" w:hAnsi="Times New Roman" w:cs="Times New Roman"/>
          <w:sz w:val="24"/>
          <w:szCs w:val="24"/>
        </w:rPr>
        <w:t xml:space="preserve"> Aramis paleontological locality</w:t>
      </w:r>
      <w:r w:rsidR="005C00D9">
        <w:rPr>
          <w:rFonts w:ascii="Times New Roman" w:hAnsi="Times New Roman" w:cs="Times New Roman"/>
          <w:sz w:val="24"/>
          <w:szCs w:val="24"/>
        </w:rPr>
        <w:t xml:space="preserve"> (lower right here)</w:t>
      </w:r>
      <w:r w:rsidR="005C00D9" w:rsidRPr="001F1C1B">
        <w:rPr>
          <w:rFonts w:ascii="Times New Roman" w:hAnsi="Times New Roman" w:cs="Times New Roman"/>
          <w:sz w:val="24"/>
          <w:szCs w:val="24"/>
        </w:rPr>
        <w:t>,</w:t>
      </w:r>
      <w:r w:rsidR="005C00D9" w:rsidRPr="002C1550">
        <w:rPr>
          <w:rFonts w:ascii="Times New Roman" w:hAnsi="Times New Roman" w:cs="Times New Roman"/>
          <w:color w:val="000000"/>
          <w:sz w:val="24"/>
          <w:szCs w:val="24"/>
        </w:rPr>
        <w:t xml:space="preserve"> rock-hard volcanic tuff l</w:t>
      </w:r>
      <w:r w:rsidR="005C00D9">
        <w:rPr>
          <w:rFonts w:ascii="Times New Roman" w:hAnsi="Times New Roman" w:cs="Times New Roman"/>
          <w:color w:val="000000"/>
          <w:sz w:val="24"/>
          <w:szCs w:val="24"/>
        </w:rPr>
        <w:t>ies</w:t>
      </w:r>
      <w:r w:rsidR="005C00D9" w:rsidRPr="002C1550">
        <w:rPr>
          <w:rFonts w:ascii="Times New Roman" w:hAnsi="Times New Roman" w:cs="Times New Roman"/>
          <w:color w:val="000000"/>
          <w:sz w:val="24"/>
          <w:szCs w:val="24"/>
        </w:rPr>
        <w:t xml:space="preserve"> like a thick plate over the surface of the</w:t>
      </w:r>
      <w:r w:rsidR="005C00D9">
        <w:rPr>
          <w:rFonts w:ascii="Times New Roman" w:hAnsi="Times New Roman" w:cs="Times New Roman"/>
          <w:color w:val="000000"/>
          <w:sz w:val="24"/>
          <w:szCs w:val="24"/>
        </w:rPr>
        <w:t xml:space="preserve"> 4.4</w:t>
      </w:r>
      <w:r w:rsidR="006102F5">
        <w:rPr>
          <w:rFonts w:ascii="Times New Roman" w:hAnsi="Times New Roman" w:cs="Times New Roman"/>
          <w:color w:val="000000"/>
          <w:sz w:val="24"/>
          <w:szCs w:val="24"/>
        </w:rPr>
        <w:t xml:space="preserve"> </w:t>
      </w:r>
      <w:r w:rsidR="005C00D9">
        <w:rPr>
          <w:rFonts w:ascii="Times New Roman" w:hAnsi="Times New Roman" w:cs="Times New Roman"/>
          <w:color w:val="000000"/>
          <w:sz w:val="24"/>
          <w:szCs w:val="24"/>
        </w:rPr>
        <w:t>million-age</w:t>
      </w:r>
      <w:r w:rsidR="006102F5">
        <w:rPr>
          <w:rFonts w:ascii="Times New Roman" w:hAnsi="Times New Roman" w:cs="Times New Roman"/>
          <w:color w:val="000000"/>
          <w:sz w:val="24"/>
          <w:szCs w:val="24"/>
        </w:rPr>
        <w:t>s</w:t>
      </w:r>
      <w:r w:rsidR="005C00D9">
        <w:rPr>
          <w:rFonts w:ascii="Times New Roman" w:hAnsi="Times New Roman" w:cs="Times New Roman"/>
          <w:color w:val="000000"/>
          <w:sz w:val="24"/>
          <w:szCs w:val="24"/>
        </w:rPr>
        <w:t>-</w:t>
      </w:r>
      <w:r w:rsidR="005C00D9" w:rsidRPr="002C1550">
        <w:rPr>
          <w:rFonts w:ascii="Times New Roman" w:hAnsi="Times New Roman" w:cs="Times New Roman"/>
          <w:sz w:val="24"/>
          <w:szCs w:val="24"/>
        </w:rPr>
        <w:t>old fossil-bearing sediment in which</w:t>
      </w:r>
      <w:r w:rsidR="005C00D9">
        <w:rPr>
          <w:rFonts w:ascii="Times New Roman" w:hAnsi="Times New Roman" w:cs="Times New Roman"/>
          <w:sz w:val="24"/>
          <w:szCs w:val="24"/>
        </w:rPr>
        <w:t xml:space="preserve"> Ardi</w:t>
      </w:r>
      <w:r w:rsidR="005C00D9" w:rsidRPr="002C1550">
        <w:rPr>
          <w:rFonts w:ascii="Times New Roman" w:hAnsi="Times New Roman" w:cs="Times New Roman"/>
          <w:sz w:val="24"/>
          <w:szCs w:val="24"/>
        </w:rPr>
        <w:t xml:space="preserve"> was found. </w:t>
      </w:r>
      <w:r w:rsidR="005C00D9">
        <w:rPr>
          <w:rFonts w:ascii="Times New Roman" w:hAnsi="Times New Roman" w:cs="Times New Roman"/>
          <w:sz w:val="24"/>
          <w:szCs w:val="24"/>
        </w:rPr>
        <w:t>An</w:t>
      </w:r>
      <w:r w:rsidR="005C00D9" w:rsidRPr="002C1550">
        <w:rPr>
          <w:rFonts w:ascii="Times New Roman" w:hAnsi="Times New Roman" w:cs="Times New Roman"/>
          <w:sz w:val="24"/>
          <w:szCs w:val="24"/>
        </w:rPr>
        <w:t xml:space="preserve"> experienced crew of</w:t>
      </w:r>
      <w:r w:rsidR="005C00D9">
        <w:rPr>
          <w:rFonts w:ascii="Times New Roman" w:hAnsi="Times New Roman" w:cs="Times New Roman"/>
          <w:sz w:val="24"/>
          <w:szCs w:val="24"/>
        </w:rPr>
        <w:t xml:space="preserve"> a dozen or so</w:t>
      </w:r>
      <w:r w:rsidR="005C00D9" w:rsidRPr="002C1550">
        <w:rPr>
          <w:rFonts w:ascii="Times New Roman" w:hAnsi="Times New Roman" w:cs="Times New Roman"/>
          <w:sz w:val="24"/>
          <w:szCs w:val="24"/>
        </w:rPr>
        <w:t xml:space="preserve"> fossil collectors survey</w:t>
      </w:r>
      <w:r w:rsidR="005C00D9">
        <w:rPr>
          <w:rFonts w:ascii="Times New Roman" w:hAnsi="Times New Roman" w:cs="Times New Roman"/>
          <w:sz w:val="24"/>
          <w:szCs w:val="24"/>
        </w:rPr>
        <w:t xml:space="preserve">s a steep ridge and gully </w:t>
      </w:r>
      <w:r w:rsidR="005C00D9" w:rsidRPr="002C1550">
        <w:rPr>
          <w:rFonts w:ascii="Times New Roman" w:hAnsi="Times New Roman" w:cs="Times New Roman"/>
          <w:sz w:val="24"/>
          <w:szCs w:val="24"/>
        </w:rPr>
        <w:t>to find any fragment of bone or tooth t</w:t>
      </w:r>
      <w:r w:rsidR="005C00D9">
        <w:rPr>
          <w:rFonts w:ascii="Times New Roman" w:hAnsi="Times New Roman" w:cs="Times New Roman"/>
          <w:sz w:val="24"/>
          <w:szCs w:val="24"/>
        </w:rPr>
        <w:t>hat might</w:t>
      </w:r>
      <w:r w:rsidR="005C00D9" w:rsidRPr="002C1550">
        <w:rPr>
          <w:rFonts w:ascii="Times New Roman" w:hAnsi="Times New Roman" w:cs="Times New Roman"/>
          <w:sz w:val="24"/>
          <w:szCs w:val="24"/>
        </w:rPr>
        <w:t xml:space="preserve"> complete a previously found fragment or indicate that a larger fossil may be buried.</w:t>
      </w:r>
      <w:r w:rsidR="005C00D9">
        <w:rPr>
          <w:color w:val="000000"/>
        </w:rPr>
        <w:t xml:space="preserve"> </w:t>
      </w:r>
      <w:r w:rsidR="005C00D9" w:rsidRPr="007A3982">
        <w:rPr>
          <w:rFonts w:ascii="Times New Roman" w:hAnsi="Times New Roman" w:cs="Times New Roman"/>
          <w:color w:val="000000"/>
          <w:sz w:val="24"/>
          <w:szCs w:val="24"/>
        </w:rPr>
        <w:t>Sparse as trees were, fossil searchers rested under their shade</w:t>
      </w:r>
      <w:r w:rsidR="005C00D9" w:rsidRPr="007A3982">
        <w:rPr>
          <w:rFonts w:ascii="Times New Roman" w:hAnsi="Times New Roman" w:cs="Times New Roman"/>
          <w:sz w:val="24"/>
          <w:szCs w:val="24"/>
        </w:rPr>
        <w:t>. PHOTO: © 1996 David L. Br</w:t>
      </w:r>
      <w:r w:rsidR="005C00D9" w:rsidRPr="002C1550">
        <w:rPr>
          <w:rFonts w:ascii="Times New Roman" w:hAnsi="Times New Roman" w:cs="Times New Roman"/>
          <w:sz w:val="24"/>
          <w:szCs w:val="24"/>
        </w:rPr>
        <w:t>ill, humanoriginsphotos.com. ID:</w:t>
      </w:r>
      <w:r w:rsidR="005C00D9">
        <w:rPr>
          <w:rFonts w:ascii="Times New Roman" w:hAnsi="Times New Roman" w:cs="Times New Roman"/>
          <w:sz w:val="24"/>
          <w:szCs w:val="24"/>
        </w:rPr>
        <w:t xml:space="preserve"> 1996-0135-19W; text: David L. Brill</w:t>
      </w:r>
    </w:p>
    <w:p w14:paraId="27093430" w14:textId="77777777" w:rsidR="005C00D9" w:rsidRPr="00DD7603" w:rsidRDefault="005C00D9" w:rsidP="00D96EC7">
      <w:pPr>
        <w:tabs>
          <w:tab w:val="left" w:pos="900"/>
        </w:tabs>
        <w:ind w:right="-450"/>
        <w:rPr>
          <w:rFonts w:ascii="Times New Roman" w:hAnsi="Times New Roman" w:cs="Times New Roman"/>
          <w:color w:val="000000" w:themeColor="text1"/>
          <w:sz w:val="24"/>
          <w:szCs w:val="24"/>
        </w:rPr>
      </w:pPr>
    </w:p>
    <w:p w14:paraId="61BD3C1D" w14:textId="720E64E0" w:rsidR="0035026F" w:rsidRDefault="005C00D9" w:rsidP="00D96EC7">
      <w:pPr>
        <w:tabs>
          <w:tab w:val="left" w:pos="900"/>
        </w:tabs>
        <w:ind w:right="-450"/>
        <w:rPr>
          <w:rFonts w:ascii="Times New Roman" w:hAnsi="Times New Roman" w:cs="Times New Roman"/>
          <w:sz w:val="24"/>
          <w:szCs w:val="24"/>
        </w:rPr>
      </w:pPr>
      <w:r>
        <w:rPr>
          <w:rFonts w:ascii="Times New Roman" w:hAnsi="Times New Roman" w:cs="Times New Roman"/>
          <w:i/>
          <w:iCs/>
          <w:color w:val="000000" w:themeColor="text1"/>
          <w:sz w:val="24"/>
          <w:szCs w:val="24"/>
        </w:rPr>
        <w:t xml:space="preserve">Figure 15.24b: </w:t>
      </w:r>
      <w:r w:rsidR="0035026F" w:rsidRPr="00660633">
        <w:rPr>
          <w:rFonts w:ascii="Times New Roman" w:hAnsi="Times New Roman" w:cs="Times New Roman"/>
          <w:sz w:val="24"/>
          <w:szCs w:val="24"/>
        </w:rPr>
        <w:t>Because of individual fossils</w:t>
      </w:r>
      <w:commentRangeStart w:id="272"/>
      <w:commentRangeEnd w:id="272"/>
      <w:r w:rsidR="0035026F" w:rsidRPr="00660633">
        <w:rPr>
          <w:rStyle w:val="CommentReference"/>
          <w:rFonts w:ascii="Times New Roman" w:hAnsi="Times New Roman" w:cs="Times New Roman"/>
          <w:sz w:val="24"/>
          <w:szCs w:val="24"/>
        </w:rPr>
        <w:commentReference w:id="272"/>
      </w:r>
      <w:r w:rsidR="0035026F">
        <w:rPr>
          <w:rFonts w:ascii="Times New Roman" w:hAnsi="Times New Roman" w:cs="Times New Roman"/>
          <w:sz w:val="24"/>
          <w:szCs w:val="24"/>
        </w:rPr>
        <w:t xml:space="preserve">’ </w:t>
      </w:r>
      <w:r w:rsidR="0035026F" w:rsidRPr="00660633">
        <w:rPr>
          <w:rFonts w:ascii="Times New Roman" w:hAnsi="Times New Roman" w:cs="Times New Roman"/>
          <w:sz w:val="24"/>
          <w:szCs w:val="24"/>
        </w:rPr>
        <w:t xml:space="preserve">extreme fragility, many were initially excavated in an enclosing block of sediment which was immediately placed in a plaster jacket for safe removal from the field. </w:t>
      </w:r>
      <w:r w:rsidR="0035026F">
        <w:rPr>
          <w:rFonts w:ascii="Times New Roman" w:hAnsi="Times New Roman" w:cs="Times New Roman"/>
          <w:sz w:val="24"/>
          <w:szCs w:val="24"/>
        </w:rPr>
        <w:t>Each fossil matrix was</w:t>
      </w:r>
      <w:r w:rsidR="0035026F" w:rsidRPr="00660633">
        <w:rPr>
          <w:rFonts w:ascii="Times New Roman" w:hAnsi="Times New Roman" w:cs="Times New Roman"/>
          <w:sz w:val="24"/>
          <w:szCs w:val="24"/>
        </w:rPr>
        <w:t xml:space="preserve"> brought to the Paleoanthropology Laboratory of the National Museum</w:t>
      </w:r>
      <w:r w:rsidR="0035026F">
        <w:rPr>
          <w:rFonts w:ascii="Times New Roman" w:hAnsi="Times New Roman" w:cs="Times New Roman"/>
          <w:sz w:val="24"/>
          <w:szCs w:val="24"/>
        </w:rPr>
        <w:t>s</w:t>
      </w:r>
      <w:r w:rsidR="0035026F" w:rsidRPr="00660633">
        <w:rPr>
          <w:rFonts w:ascii="Times New Roman" w:hAnsi="Times New Roman" w:cs="Times New Roman"/>
          <w:sz w:val="24"/>
          <w:szCs w:val="24"/>
        </w:rPr>
        <w:t xml:space="preserve"> of Ethiopia. </w:t>
      </w:r>
      <w:r w:rsidR="0035026F">
        <w:rPr>
          <w:rFonts w:ascii="Times New Roman" w:hAnsi="Times New Roman" w:cs="Times New Roman"/>
          <w:sz w:val="24"/>
          <w:szCs w:val="24"/>
        </w:rPr>
        <w:t>S</w:t>
      </w:r>
      <w:r w:rsidR="0035026F" w:rsidRPr="00660633">
        <w:rPr>
          <w:rFonts w:ascii="Times New Roman" w:hAnsi="Times New Roman" w:cs="Times New Roman"/>
          <w:sz w:val="24"/>
          <w:szCs w:val="24"/>
        </w:rPr>
        <w:t>cientists</w:t>
      </w:r>
      <w:r w:rsidR="001A20F6">
        <w:rPr>
          <w:rFonts w:ascii="Times New Roman" w:hAnsi="Times New Roman" w:cs="Times New Roman"/>
          <w:sz w:val="24"/>
          <w:szCs w:val="24"/>
        </w:rPr>
        <w:t>’ time is</w:t>
      </w:r>
      <w:r w:rsidR="0035026F" w:rsidRPr="00660633">
        <w:rPr>
          <w:rFonts w:ascii="Times New Roman" w:hAnsi="Times New Roman" w:cs="Times New Roman"/>
          <w:sz w:val="24"/>
          <w:szCs w:val="24"/>
        </w:rPr>
        <w:t xml:space="preserve"> limited by logistics, teaching schedules, and weather</w:t>
      </w:r>
      <w:r w:rsidR="0035026F">
        <w:rPr>
          <w:rFonts w:ascii="Times New Roman" w:hAnsi="Times New Roman" w:cs="Times New Roman"/>
          <w:sz w:val="24"/>
          <w:szCs w:val="24"/>
        </w:rPr>
        <w:t xml:space="preserve">. </w:t>
      </w:r>
      <w:r w:rsidR="0035026F" w:rsidRPr="00660633">
        <w:rPr>
          <w:rFonts w:ascii="Times New Roman" w:hAnsi="Times New Roman" w:cs="Times New Roman"/>
          <w:sz w:val="24"/>
          <w:szCs w:val="24"/>
        </w:rPr>
        <w:t>T</w:t>
      </w:r>
      <w:r w:rsidR="0035026F">
        <w:rPr>
          <w:rFonts w:ascii="Times New Roman" w:hAnsi="Times New Roman" w:cs="Times New Roman"/>
          <w:sz w:val="24"/>
          <w:szCs w:val="24"/>
        </w:rPr>
        <w:t>he “plastic-jacket”</w:t>
      </w:r>
      <w:r w:rsidR="0035026F" w:rsidRPr="00660633">
        <w:rPr>
          <w:rFonts w:ascii="Times New Roman" w:hAnsi="Times New Roman" w:cs="Times New Roman"/>
          <w:sz w:val="24"/>
          <w:szCs w:val="24"/>
        </w:rPr>
        <w:t xml:space="preserve"> technique allowed the</w:t>
      </w:r>
      <w:r w:rsidR="0035026F">
        <w:rPr>
          <w:rFonts w:ascii="Times New Roman" w:hAnsi="Times New Roman" w:cs="Times New Roman"/>
          <w:sz w:val="24"/>
          <w:szCs w:val="24"/>
        </w:rPr>
        <w:t>m</w:t>
      </w:r>
      <w:r w:rsidR="0035026F" w:rsidRPr="00660633">
        <w:rPr>
          <w:rFonts w:ascii="Times New Roman" w:hAnsi="Times New Roman" w:cs="Times New Roman"/>
          <w:sz w:val="24"/>
          <w:szCs w:val="24"/>
        </w:rPr>
        <w:t xml:space="preserve"> to </w:t>
      </w:r>
      <w:r w:rsidR="0035026F">
        <w:rPr>
          <w:rFonts w:ascii="Times New Roman" w:hAnsi="Times New Roman" w:cs="Times New Roman"/>
          <w:sz w:val="24"/>
          <w:szCs w:val="24"/>
        </w:rPr>
        <w:t>do</w:t>
      </w:r>
      <w:r w:rsidR="0035026F" w:rsidRPr="00660633">
        <w:rPr>
          <w:rFonts w:ascii="Times New Roman" w:hAnsi="Times New Roman" w:cs="Times New Roman"/>
          <w:sz w:val="24"/>
          <w:szCs w:val="24"/>
        </w:rPr>
        <w:t xml:space="preserve"> intricate grain by grain excavation in the lab, without the constant pressure of expensive field conditions.</w:t>
      </w:r>
    </w:p>
    <w:p w14:paraId="35FF6B07" w14:textId="77777777" w:rsidR="0035026F" w:rsidRDefault="0035026F" w:rsidP="00D96EC7">
      <w:pPr>
        <w:tabs>
          <w:tab w:val="left" w:pos="900"/>
        </w:tabs>
        <w:ind w:right="-450"/>
        <w:rPr>
          <w:rFonts w:ascii="Times New Roman" w:hAnsi="Times New Roman" w:cs="Times New Roman"/>
          <w:sz w:val="24"/>
          <w:szCs w:val="24"/>
        </w:rPr>
      </w:pPr>
    </w:p>
    <w:p w14:paraId="18176F86" w14:textId="77777777" w:rsidR="00D04B69" w:rsidRPr="00F35106" w:rsidRDefault="0035026F" w:rsidP="00D04B69">
      <w:pPr>
        <w:rPr>
          <w:rFonts w:ascii="Times New Roman" w:hAnsi="Times New Roman" w:cs="Times New Roman"/>
          <w:sz w:val="24"/>
          <w:szCs w:val="24"/>
        </w:rPr>
      </w:pPr>
      <w:r>
        <w:rPr>
          <w:rFonts w:ascii="Times New Roman" w:hAnsi="Times New Roman" w:cs="Times New Roman"/>
          <w:i/>
          <w:iCs/>
          <w:sz w:val="24"/>
          <w:szCs w:val="24"/>
        </w:rPr>
        <w:t xml:space="preserve">Figure 15.25: </w:t>
      </w:r>
      <w:r w:rsidR="00D04B69" w:rsidRPr="00660633">
        <w:rPr>
          <w:rFonts w:ascii="Times New Roman" w:hAnsi="Times New Roman" w:cs="Times New Roman"/>
          <w:sz w:val="24"/>
          <w:szCs w:val="24"/>
        </w:rPr>
        <w:t>The vial of post cranial</w:t>
      </w:r>
      <w:r w:rsidR="00D04B69">
        <w:rPr>
          <w:rFonts w:ascii="Times New Roman" w:hAnsi="Times New Roman" w:cs="Times New Roman"/>
          <w:sz w:val="24"/>
          <w:szCs w:val="24"/>
        </w:rPr>
        <w:t>*</w:t>
      </w:r>
      <w:r w:rsidR="00D04B69" w:rsidRPr="00660633">
        <w:rPr>
          <w:rFonts w:ascii="Times New Roman" w:hAnsi="Times New Roman" w:cs="Times New Roman"/>
          <w:sz w:val="24"/>
          <w:szCs w:val="24"/>
        </w:rPr>
        <w:t xml:space="preserve"> fossilized bone fragments, together with other identified microfauna from Aramis, help</w:t>
      </w:r>
      <w:r w:rsidR="00D04B69">
        <w:rPr>
          <w:rFonts w:ascii="Times New Roman" w:hAnsi="Times New Roman" w:cs="Times New Roman"/>
          <w:sz w:val="24"/>
          <w:szCs w:val="24"/>
        </w:rPr>
        <w:t>s</w:t>
      </w:r>
      <w:r w:rsidR="00D04B69" w:rsidRPr="00660633">
        <w:rPr>
          <w:rFonts w:ascii="Times New Roman" w:hAnsi="Times New Roman" w:cs="Times New Roman"/>
          <w:sz w:val="24"/>
          <w:szCs w:val="24"/>
        </w:rPr>
        <w:t xml:space="preserve"> to tell the story of the paleo-environment. Over 6,000 specimens from shrews, bats, rodents, and carnivores to a wide range of birds were collected and analyzed for behavior, diet, and adaptations. </w:t>
      </w:r>
      <w:r w:rsidR="00D04B69">
        <w:rPr>
          <w:rFonts w:ascii="Times New Roman" w:hAnsi="Times New Roman" w:cs="Times New Roman"/>
          <w:sz w:val="24"/>
          <w:szCs w:val="24"/>
        </w:rPr>
        <w:t>S</w:t>
      </w:r>
      <w:r w:rsidR="00D04B69" w:rsidRPr="00660633">
        <w:rPr>
          <w:rFonts w:ascii="Times New Roman" w:hAnsi="Times New Roman" w:cs="Times New Roman"/>
          <w:sz w:val="24"/>
          <w:szCs w:val="24"/>
        </w:rPr>
        <w:t>een in sum, the research expla</w:t>
      </w:r>
      <w:r w:rsidR="00D04B69">
        <w:rPr>
          <w:rFonts w:ascii="Times New Roman" w:hAnsi="Times New Roman" w:cs="Times New Roman"/>
          <w:sz w:val="24"/>
          <w:szCs w:val="24"/>
        </w:rPr>
        <w:t>i</w:t>
      </w:r>
      <w:r w:rsidR="00D04B69" w:rsidRPr="00660633">
        <w:rPr>
          <w:rFonts w:ascii="Times New Roman" w:hAnsi="Times New Roman" w:cs="Times New Roman"/>
          <w:sz w:val="24"/>
          <w:szCs w:val="24"/>
        </w:rPr>
        <w:t>n</w:t>
      </w:r>
      <w:r w:rsidR="00D04B69">
        <w:rPr>
          <w:rFonts w:ascii="Times New Roman" w:hAnsi="Times New Roman" w:cs="Times New Roman"/>
          <w:sz w:val="24"/>
          <w:szCs w:val="24"/>
        </w:rPr>
        <w:t>s</w:t>
      </w:r>
      <w:r w:rsidR="00D04B69" w:rsidRPr="00660633">
        <w:rPr>
          <w:rFonts w:ascii="Times New Roman" w:hAnsi="Times New Roman" w:cs="Times New Roman"/>
          <w:sz w:val="24"/>
          <w:szCs w:val="24"/>
        </w:rPr>
        <w:t xml:space="preserve"> the</w:t>
      </w:r>
      <w:r w:rsidR="00D04B69">
        <w:rPr>
          <w:rFonts w:ascii="Times New Roman" w:hAnsi="Times New Roman" w:cs="Times New Roman"/>
          <w:sz w:val="24"/>
          <w:szCs w:val="24"/>
        </w:rPr>
        <w:t>se species’</w:t>
      </w:r>
      <w:r w:rsidR="00D04B69" w:rsidRPr="00660633">
        <w:rPr>
          <w:rFonts w:ascii="Times New Roman" w:hAnsi="Times New Roman" w:cs="Times New Roman"/>
          <w:sz w:val="24"/>
          <w:szCs w:val="24"/>
        </w:rPr>
        <w:t xml:space="preserve"> </w:t>
      </w:r>
      <w:r w:rsidR="00D04B69" w:rsidRPr="00F35106">
        <w:rPr>
          <w:rFonts w:ascii="Times New Roman" w:hAnsi="Times New Roman" w:cs="Times New Roman"/>
          <w:sz w:val="24"/>
          <w:szCs w:val="24"/>
        </w:rPr>
        <w:t xml:space="preserve">environment which </w:t>
      </w:r>
      <w:r w:rsidR="00D04B69" w:rsidRPr="00F35106">
        <w:rPr>
          <w:rFonts w:ascii="Times New Roman" w:hAnsi="Times New Roman" w:cs="Times New Roman"/>
          <w:i/>
          <w:iCs/>
          <w:sz w:val="24"/>
          <w:szCs w:val="24"/>
        </w:rPr>
        <w:t>Ardipithecus ramidus</w:t>
      </w:r>
      <w:r w:rsidR="00D04B69" w:rsidRPr="00F35106">
        <w:rPr>
          <w:rFonts w:ascii="Times New Roman" w:hAnsi="Times New Roman" w:cs="Times New Roman"/>
          <w:sz w:val="24"/>
          <w:szCs w:val="24"/>
        </w:rPr>
        <w:t xml:space="preserve"> shared. </w:t>
      </w:r>
      <w:r w:rsidR="00D04B69">
        <w:rPr>
          <w:rFonts w:ascii="Times New Roman" w:hAnsi="Times New Roman" w:cs="Times New Roman"/>
          <w:sz w:val="24"/>
          <w:szCs w:val="24"/>
        </w:rPr>
        <w:t>C</w:t>
      </w:r>
      <w:r w:rsidR="00D04B69" w:rsidRPr="00F35106">
        <w:rPr>
          <w:rFonts w:ascii="Times New Roman" w:hAnsi="Times New Roman" w:cs="Times New Roman"/>
          <w:sz w:val="24"/>
          <w:szCs w:val="24"/>
        </w:rPr>
        <w:t xml:space="preserve">ollection </w:t>
      </w:r>
      <w:r w:rsidR="00D04B69">
        <w:rPr>
          <w:rFonts w:ascii="Times New Roman" w:hAnsi="Times New Roman" w:cs="Times New Roman"/>
          <w:sz w:val="24"/>
          <w:szCs w:val="24"/>
        </w:rPr>
        <w:t xml:space="preserve">from </w:t>
      </w:r>
      <w:r w:rsidR="00D04B69" w:rsidRPr="00F35106">
        <w:rPr>
          <w:rFonts w:ascii="Times New Roman" w:hAnsi="Times New Roman" w:cs="Times New Roman"/>
          <w:sz w:val="24"/>
          <w:szCs w:val="24"/>
        </w:rPr>
        <w:t>the National Museum</w:t>
      </w:r>
      <w:r w:rsidR="00D04B69">
        <w:rPr>
          <w:rFonts w:ascii="Times New Roman" w:hAnsi="Times New Roman" w:cs="Times New Roman"/>
          <w:sz w:val="24"/>
          <w:szCs w:val="24"/>
        </w:rPr>
        <w:t>s</w:t>
      </w:r>
      <w:r w:rsidR="00D04B69" w:rsidRPr="00F35106">
        <w:rPr>
          <w:rFonts w:ascii="Times New Roman" w:hAnsi="Times New Roman" w:cs="Times New Roman"/>
          <w:sz w:val="24"/>
          <w:szCs w:val="24"/>
        </w:rPr>
        <w:t xml:space="preserve"> of Ethiopia, Addis Ababa. P</w:t>
      </w:r>
      <w:r w:rsidR="00D04B69">
        <w:rPr>
          <w:rFonts w:ascii="Times New Roman" w:hAnsi="Times New Roman" w:cs="Times New Roman"/>
          <w:sz w:val="24"/>
          <w:szCs w:val="24"/>
        </w:rPr>
        <w:t>hoto</w:t>
      </w:r>
      <w:r w:rsidR="00D04B69" w:rsidRPr="00F35106">
        <w:rPr>
          <w:rFonts w:ascii="Times New Roman" w:hAnsi="Times New Roman" w:cs="Times New Roman"/>
          <w:sz w:val="24"/>
          <w:szCs w:val="24"/>
        </w:rPr>
        <w:t>: © 1995 David L. Brill, humanoriginsphotos.com. ID: 1995-0042-07</w:t>
      </w:r>
      <w:r w:rsidR="00D04B69">
        <w:rPr>
          <w:rFonts w:ascii="Times New Roman" w:hAnsi="Times New Roman" w:cs="Times New Roman"/>
          <w:sz w:val="24"/>
          <w:szCs w:val="24"/>
        </w:rPr>
        <w:t>W</w:t>
      </w:r>
      <w:r w:rsidR="00D04B69" w:rsidRPr="00F35106">
        <w:rPr>
          <w:rFonts w:ascii="Times New Roman" w:hAnsi="Times New Roman" w:cs="Times New Roman"/>
          <w:sz w:val="24"/>
          <w:szCs w:val="24"/>
        </w:rPr>
        <w:t>; text: David L. Brill</w:t>
      </w:r>
    </w:p>
    <w:p w14:paraId="561E36BA" w14:textId="3972B252" w:rsidR="00D04B69" w:rsidRPr="00A94F00" w:rsidRDefault="00D04B69" w:rsidP="00D04B69">
      <w:pPr>
        <w:rPr>
          <w:rFonts w:ascii="Times New Roman" w:hAnsi="Times New Roman" w:cs="Times New Roman"/>
          <w:sz w:val="20"/>
          <w:szCs w:val="20"/>
        </w:rPr>
      </w:pPr>
      <w:r w:rsidRPr="00A94F00">
        <w:rPr>
          <w:rFonts w:ascii="Times New Roman" w:hAnsi="Times New Roman" w:cs="Times New Roman"/>
          <w:sz w:val="20"/>
          <w:szCs w:val="20"/>
        </w:rPr>
        <w:t xml:space="preserve">*All parts of </w:t>
      </w:r>
      <w:r w:rsidR="0012455F">
        <w:rPr>
          <w:rFonts w:ascii="Times New Roman" w:hAnsi="Times New Roman" w:cs="Times New Roman"/>
          <w:sz w:val="20"/>
          <w:szCs w:val="20"/>
        </w:rPr>
        <w:t xml:space="preserve">a </w:t>
      </w:r>
      <w:r w:rsidRPr="00A94F00">
        <w:rPr>
          <w:rFonts w:ascii="Times New Roman" w:hAnsi="Times New Roman" w:cs="Times New Roman"/>
          <w:sz w:val="20"/>
          <w:szCs w:val="20"/>
        </w:rPr>
        <w:t>skeleton except the skull</w:t>
      </w:r>
    </w:p>
    <w:p w14:paraId="1773711A" w14:textId="60266F9C" w:rsidR="005C00D9" w:rsidRDefault="005C00D9" w:rsidP="00D96EC7">
      <w:pPr>
        <w:tabs>
          <w:tab w:val="left" w:pos="900"/>
        </w:tabs>
        <w:ind w:right="-450"/>
        <w:rPr>
          <w:rFonts w:ascii="Times New Roman" w:hAnsi="Times New Roman" w:cs="Times New Roman"/>
          <w:color w:val="000000" w:themeColor="text1"/>
          <w:sz w:val="24"/>
          <w:szCs w:val="24"/>
        </w:rPr>
      </w:pPr>
    </w:p>
    <w:p w14:paraId="29ED4F52" w14:textId="5C8F08F3" w:rsidR="00CF00C9" w:rsidRPr="006F1752" w:rsidRDefault="006F1752" w:rsidP="006F1752">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Figure 15.26: </w:t>
      </w:r>
      <w:r w:rsidRPr="007A27BB">
        <w:rPr>
          <w:rFonts w:ascii="Times New Roman" w:hAnsi="Times New Roman" w:cs="Times New Roman"/>
          <w:sz w:val="24"/>
          <w:szCs w:val="24"/>
        </w:rPr>
        <w:t>These ancient lake and river beds (both white) contain fossils showing that the region was much higher in elevation and much more vegetated in the late Miocene</w:t>
      </w:r>
      <w:r w:rsidR="0066557D">
        <w:rPr>
          <w:rFonts w:ascii="Times New Roman" w:hAnsi="Times New Roman" w:cs="Times New Roman"/>
          <w:sz w:val="24"/>
          <w:szCs w:val="24"/>
        </w:rPr>
        <w:t xml:space="preserve"> Epoch</w:t>
      </w:r>
      <w:r>
        <w:rPr>
          <w:rFonts w:ascii="Times New Roman" w:hAnsi="Times New Roman" w:cs="Times New Roman"/>
          <w:sz w:val="24"/>
          <w:szCs w:val="24"/>
        </w:rPr>
        <w:t>*</w:t>
      </w:r>
      <w:r w:rsidRPr="007A27BB">
        <w:rPr>
          <w:rFonts w:ascii="Times New Roman" w:hAnsi="Times New Roman" w:cs="Times New Roman"/>
          <w:sz w:val="24"/>
          <w:szCs w:val="24"/>
        </w:rPr>
        <w:t xml:space="preserve"> than the area is today. </w:t>
      </w:r>
      <w:r>
        <w:rPr>
          <w:rFonts w:ascii="Times New Roman" w:hAnsi="Times New Roman" w:cs="Times New Roman"/>
          <w:sz w:val="24"/>
          <w:szCs w:val="24"/>
        </w:rPr>
        <w:t>Photo</w:t>
      </w:r>
      <w:r w:rsidRPr="007A27BB">
        <w:rPr>
          <w:rFonts w:ascii="Times New Roman" w:hAnsi="Times New Roman" w:cs="Times New Roman"/>
          <w:sz w:val="24"/>
          <w:szCs w:val="24"/>
        </w:rPr>
        <w:t>: © 1996 David L. Brill, humanoriginsphotos.com</w:t>
      </w:r>
      <w:r>
        <w:rPr>
          <w:rFonts w:ascii="Times New Roman" w:hAnsi="Times New Roman" w:cs="Times New Roman"/>
          <w:sz w:val="24"/>
          <w:szCs w:val="24"/>
        </w:rPr>
        <w:t xml:space="preserve">. ID: </w:t>
      </w:r>
      <w:r w:rsidRPr="00C27C54">
        <w:rPr>
          <w:rFonts w:ascii="Times New Roman" w:hAnsi="Times New Roman" w:cs="Times New Roman"/>
          <w:iCs/>
          <w:sz w:val="24"/>
          <w:szCs w:val="24"/>
        </w:rPr>
        <w:t>1996-0206-30W</w:t>
      </w:r>
      <w:r>
        <w:rPr>
          <w:rFonts w:ascii="Times New Roman" w:hAnsi="Times New Roman" w:cs="Times New Roman"/>
          <w:iCs/>
          <w:sz w:val="24"/>
          <w:szCs w:val="24"/>
        </w:rPr>
        <w:t xml:space="preserve">; text: David L. Brill  </w:t>
      </w:r>
      <w:r>
        <w:rPr>
          <w:rFonts w:ascii="Times New Roman" w:hAnsi="Times New Roman" w:cs="Times New Roman"/>
          <w:color w:val="000000" w:themeColor="text1"/>
          <w:sz w:val="20"/>
          <w:szCs w:val="20"/>
        </w:rPr>
        <w:t>*10.4 to 5 MYA</w:t>
      </w:r>
    </w:p>
    <w:p w14:paraId="3C1C274F" w14:textId="77777777" w:rsidR="00CF00C9" w:rsidRPr="00CF00C9" w:rsidRDefault="00CF00C9" w:rsidP="00D96EC7">
      <w:pPr>
        <w:tabs>
          <w:tab w:val="left" w:pos="900"/>
        </w:tabs>
        <w:ind w:right="-450"/>
        <w:rPr>
          <w:rFonts w:ascii="Times New Roman" w:hAnsi="Times New Roman" w:cs="Times New Roman"/>
          <w:color w:val="000000" w:themeColor="text1"/>
          <w:sz w:val="24"/>
          <w:szCs w:val="24"/>
        </w:rPr>
      </w:pPr>
    </w:p>
    <w:p w14:paraId="7F42B64E" w14:textId="77777777" w:rsidR="006001B3" w:rsidRPr="00AF2A22" w:rsidRDefault="006001B3" w:rsidP="006001B3">
      <w:pPr>
        <w:rPr>
          <w:rFonts w:ascii="Times New Roman" w:hAnsi="Times New Roman" w:cs="Times New Roman"/>
          <w:sz w:val="24"/>
          <w:szCs w:val="24"/>
        </w:rPr>
      </w:pPr>
      <w:r>
        <w:rPr>
          <w:rFonts w:ascii="Times New Roman" w:hAnsi="Times New Roman" w:cs="Times New Roman"/>
          <w:i/>
          <w:iCs/>
          <w:color w:val="000000" w:themeColor="text1"/>
          <w:sz w:val="24"/>
          <w:szCs w:val="24"/>
        </w:rPr>
        <w:t xml:space="preserve">Figure 15.27a: </w:t>
      </w:r>
      <w:r w:rsidRPr="00AF2A22">
        <w:rPr>
          <w:rFonts w:ascii="Times New Roman" w:hAnsi="Times New Roman" w:cs="Times New Roman"/>
          <w:sz w:val="24"/>
          <w:szCs w:val="24"/>
        </w:rPr>
        <w:t>Using the Landcruiser’s hood for a field desk, Professor Tim White, Middle Awash Project Co-director, reviews aerial maps to establish the extent of the target sediments they will survey. Tim is surrounded by his crew of fossil collectors</w:t>
      </w:r>
      <w:r>
        <w:rPr>
          <w:rFonts w:ascii="Times New Roman" w:hAnsi="Times New Roman" w:cs="Times New Roman"/>
          <w:sz w:val="24"/>
          <w:szCs w:val="24"/>
        </w:rPr>
        <w:t xml:space="preserve"> that includes</w:t>
      </w:r>
      <w:r w:rsidRPr="00AF2A22">
        <w:rPr>
          <w:rFonts w:ascii="Times New Roman" w:hAnsi="Times New Roman" w:cs="Times New Roman"/>
          <w:sz w:val="24"/>
          <w:szCs w:val="24"/>
        </w:rPr>
        <w:t xml:space="preserve"> local Afar tribesmen. Photo: © 2004 David L. Brill, humanoriginsphotos.com. ID: 2004-1068-14</w:t>
      </w:r>
      <w:r>
        <w:rPr>
          <w:rFonts w:ascii="Times New Roman" w:hAnsi="Times New Roman" w:cs="Times New Roman"/>
          <w:sz w:val="24"/>
          <w:szCs w:val="24"/>
        </w:rPr>
        <w:t>W</w:t>
      </w:r>
      <w:r w:rsidRPr="00AF2A22">
        <w:rPr>
          <w:rFonts w:ascii="Times New Roman" w:hAnsi="Times New Roman" w:cs="Times New Roman"/>
          <w:sz w:val="24"/>
          <w:szCs w:val="24"/>
        </w:rPr>
        <w:t>.</w:t>
      </w:r>
    </w:p>
    <w:p w14:paraId="3D58DDD3" w14:textId="77777777" w:rsidR="006001B3" w:rsidRPr="00AF2A22" w:rsidRDefault="006001B3" w:rsidP="006001B3">
      <w:pPr>
        <w:rPr>
          <w:rFonts w:ascii="Times New Roman" w:hAnsi="Times New Roman" w:cs="Times New Roman"/>
          <w:sz w:val="24"/>
          <w:szCs w:val="24"/>
        </w:rPr>
      </w:pPr>
    </w:p>
    <w:p w14:paraId="07E53E43" w14:textId="77777777" w:rsidR="005B23CE" w:rsidRPr="00AF2A22" w:rsidRDefault="006001B3" w:rsidP="005B23CE">
      <w:pPr>
        <w:rPr>
          <w:rFonts w:ascii="Times New Roman" w:hAnsi="Times New Roman" w:cs="Times New Roman"/>
          <w:sz w:val="24"/>
          <w:szCs w:val="24"/>
        </w:rPr>
      </w:pPr>
      <w:r>
        <w:rPr>
          <w:rFonts w:ascii="Times New Roman" w:hAnsi="Times New Roman" w:cs="Times New Roman"/>
          <w:i/>
          <w:iCs/>
          <w:color w:val="000000" w:themeColor="text1"/>
          <w:sz w:val="24"/>
          <w:szCs w:val="24"/>
        </w:rPr>
        <w:t>Figure 15.27b</w:t>
      </w:r>
      <w:r w:rsidR="005B23CE">
        <w:rPr>
          <w:rFonts w:ascii="Times New Roman" w:hAnsi="Times New Roman" w:cs="Times New Roman"/>
          <w:i/>
          <w:iCs/>
          <w:color w:val="000000" w:themeColor="text1"/>
          <w:sz w:val="24"/>
          <w:szCs w:val="24"/>
        </w:rPr>
        <w:t xml:space="preserve">: </w:t>
      </w:r>
      <w:r w:rsidR="005B23CE" w:rsidRPr="00AF2A22">
        <w:rPr>
          <w:rFonts w:ascii="Times New Roman" w:hAnsi="Times New Roman" w:cs="Times New Roman"/>
          <w:color w:val="000000"/>
          <w:sz w:val="24"/>
          <w:szCs w:val="24"/>
        </w:rPr>
        <w:t>After break</w:t>
      </w:r>
      <w:r w:rsidR="005B23CE" w:rsidRPr="00AF2A22">
        <w:rPr>
          <w:rFonts w:ascii="Times New Roman" w:hAnsi="Times New Roman" w:cs="Times New Roman"/>
          <w:sz w:val="24"/>
          <w:szCs w:val="24"/>
        </w:rPr>
        <w:t xml:space="preserve">fast, </w:t>
      </w:r>
      <w:r w:rsidR="005B23CE">
        <w:rPr>
          <w:rFonts w:ascii="Times New Roman" w:hAnsi="Times New Roman" w:cs="Times New Roman"/>
          <w:sz w:val="24"/>
          <w:szCs w:val="24"/>
        </w:rPr>
        <w:t>a dozen or so</w:t>
      </w:r>
      <w:r w:rsidR="005B23CE" w:rsidRPr="00AF2A22">
        <w:rPr>
          <w:rFonts w:ascii="Times New Roman" w:hAnsi="Times New Roman" w:cs="Times New Roman"/>
          <w:sz w:val="24"/>
          <w:szCs w:val="24"/>
        </w:rPr>
        <w:t xml:space="preserve"> high resolution</w:t>
      </w:r>
      <w:r w:rsidR="005B23CE">
        <w:rPr>
          <w:rFonts w:ascii="Times New Roman" w:hAnsi="Times New Roman" w:cs="Times New Roman"/>
          <w:sz w:val="24"/>
          <w:szCs w:val="24"/>
        </w:rPr>
        <w:t xml:space="preserve"> </w:t>
      </w:r>
      <w:r w:rsidR="005B23CE" w:rsidRPr="00AF2A22">
        <w:rPr>
          <w:rFonts w:ascii="Times New Roman" w:hAnsi="Times New Roman" w:cs="Times New Roman"/>
          <w:sz w:val="24"/>
          <w:szCs w:val="24"/>
        </w:rPr>
        <w:t>aerial photos are spread out on the camp’s map table to display the extent of sedimentary areas t</w:t>
      </w:r>
      <w:r w:rsidR="005B23CE">
        <w:rPr>
          <w:rFonts w:ascii="Times New Roman" w:hAnsi="Times New Roman" w:cs="Times New Roman"/>
          <w:sz w:val="24"/>
          <w:szCs w:val="24"/>
        </w:rPr>
        <w:t>hat will</w:t>
      </w:r>
      <w:r w:rsidR="005B23CE" w:rsidRPr="00AF2A22">
        <w:rPr>
          <w:rFonts w:ascii="Times New Roman" w:hAnsi="Times New Roman" w:cs="Times New Roman"/>
          <w:sz w:val="24"/>
          <w:szCs w:val="24"/>
        </w:rPr>
        <w:t xml:space="preserve"> be surveyed and collected that day. Photo © 2006 David L. Brill, humanoriginsphotos.com. ID: 2006-1423-03</w:t>
      </w:r>
      <w:r w:rsidR="005B23CE">
        <w:rPr>
          <w:rFonts w:ascii="Times New Roman" w:hAnsi="Times New Roman" w:cs="Times New Roman"/>
          <w:sz w:val="24"/>
          <w:szCs w:val="24"/>
        </w:rPr>
        <w:t>W</w:t>
      </w:r>
      <w:r w:rsidR="005B23CE" w:rsidRPr="00AF2A22">
        <w:rPr>
          <w:rFonts w:ascii="Times New Roman" w:hAnsi="Times New Roman" w:cs="Times New Roman"/>
          <w:sz w:val="24"/>
          <w:szCs w:val="24"/>
        </w:rPr>
        <w:t>.</w:t>
      </w:r>
    </w:p>
    <w:p w14:paraId="13DEDFA2" w14:textId="77777777" w:rsidR="006001B3" w:rsidRDefault="006001B3" w:rsidP="00D96EC7">
      <w:pPr>
        <w:tabs>
          <w:tab w:val="left" w:pos="900"/>
        </w:tabs>
        <w:ind w:right="-450"/>
        <w:rPr>
          <w:rFonts w:ascii="Times New Roman" w:hAnsi="Times New Roman" w:cs="Times New Roman"/>
          <w:i/>
          <w:iCs/>
          <w:color w:val="000000" w:themeColor="text1"/>
          <w:sz w:val="24"/>
          <w:szCs w:val="24"/>
        </w:rPr>
      </w:pPr>
    </w:p>
    <w:p w14:paraId="0060C0D0" w14:textId="77777777" w:rsidR="005B23CE" w:rsidRDefault="006001B3" w:rsidP="005B23CE">
      <w:pPr>
        <w:widowControl/>
        <w:autoSpaceDE/>
        <w:autoSpaceDN/>
        <w:spacing w:line="259" w:lineRule="auto"/>
        <w:rPr>
          <w:rFonts w:ascii="Times New Roman" w:eastAsia="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15.28a:</w:t>
      </w:r>
      <w:r w:rsidR="005B23CE">
        <w:rPr>
          <w:rFonts w:ascii="Times New Roman" w:hAnsi="Times New Roman" w:cs="Times New Roman"/>
          <w:i/>
          <w:iCs/>
          <w:color w:val="000000" w:themeColor="text1"/>
          <w:sz w:val="24"/>
          <w:szCs w:val="24"/>
        </w:rPr>
        <w:t xml:space="preserve"> </w:t>
      </w:r>
      <w:r w:rsidR="005B23CE" w:rsidRPr="00B12A30">
        <w:rPr>
          <w:rFonts w:ascii="Times New Roman" w:hAnsi="Times New Roman" w:cs="Times New Roman"/>
          <w:sz w:val="24"/>
          <w:szCs w:val="24"/>
        </w:rPr>
        <w:t>At Aramis in the Middle Awash where the Ardi fossils were found,</w:t>
      </w:r>
      <w:r w:rsidR="005B23CE" w:rsidRPr="00A7482A">
        <w:rPr>
          <w:rFonts w:ascii="Times New Roman" w:hAnsi="Times New Roman" w:cs="Times New Roman"/>
          <w:color w:val="000000"/>
          <w:sz w:val="24"/>
          <w:szCs w:val="24"/>
        </w:rPr>
        <w:t xml:space="preserve"> Tim White and Yohannes Haile-Selassie crawl</w:t>
      </w:r>
      <w:r w:rsidR="005B23CE">
        <w:rPr>
          <w:rFonts w:ascii="Times New Roman" w:hAnsi="Times New Roman" w:cs="Times New Roman"/>
          <w:color w:val="000000"/>
          <w:sz w:val="24"/>
          <w:szCs w:val="24"/>
        </w:rPr>
        <w:t xml:space="preserve"> an incline, searching </w:t>
      </w:r>
      <w:r w:rsidR="005B23CE" w:rsidRPr="00A7482A">
        <w:rPr>
          <w:rFonts w:ascii="Times New Roman" w:hAnsi="Times New Roman" w:cs="Times New Roman"/>
          <w:color w:val="000000"/>
          <w:sz w:val="24"/>
          <w:szCs w:val="24"/>
        </w:rPr>
        <w:t xml:space="preserve">the surface for the tiniest fossil fragments. Photo: </w:t>
      </w:r>
      <w:r w:rsidR="005B23CE" w:rsidRPr="00A7482A">
        <w:rPr>
          <w:rFonts w:ascii="Times New Roman" w:eastAsia="Times New Roman" w:hAnsi="Times New Roman" w:cs="Times New Roman"/>
          <w:color w:val="000000"/>
          <w:sz w:val="24"/>
          <w:szCs w:val="24"/>
        </w:rPr>
        <w:t>© 1996 David L. Brill, humanoriginsphotos.com</w:t>
      </w:r>
      <w:r w:rsidR="005B23CE">
        <w:rPr>
          <w:rFonts w:ascii="Times New Roman" w:eastAsia="Times New Roman" w:hAnsi="Times New Roman" w:cs="Times New Roman"/>
          <w:color w:val="000000"/>
          <w:sz w:val="24"/>
          <w:szCs w:val="24"/>
        </w:rPr>
        <w:t>.</w:t>
      </w:r>
      <w:r w:rsidR="005B23CE" w:rsidRPr="00A7482A">
        <w:rPr>
          <w:rFonts w:ascii="Times New Roman" w:eastAsia="Times New Roman" w:hAnsi="Times New Roman" w:cs="Times New Roman"/>
          <w:color w:val="000000"/>
          <w:sz w:val="24"/>
          <w:szCs w:val="24"/>
        </w:rPr>
        <w:t xml:space="preserve"> </w:t>
      </w:r>
      <w:r w:rsidR="005B23CE" w:rsidRPr="00A7482A">
        <w:rPr>
          <w:rFonts w:ascii="Times New Roman" w:eastAsia="Times New Roman" w:hAnsi="Times New Roman" w:cs="Times New Roman"/>
          <w:color w:val="000000" w:themeColor="text1"/>
          <w:sz w:val="24"/>
          <w:szCs w:val="24"/>
        </w:rPr>
        <w:t>ID: 2002-0929-02</w:t>
      </w:r>
      <w:r w:rsidR="005B23CE">
        <w:rPr>
          <w:rFonts w:ascii="Times New Roman" w:eastAsia="Times New Roman" w:hAnsi="Times New Roman" w:cs="Times New Roman"/>
          <w:color w:val="000000" w:themeColor="text1"/>
          <w:sz w:val="24"/>
          <w:szCs w:val="24"/>
        </w:rPr>
        <w:t>W</w:t>
      </w:r>
    </w:p>
    <w:p w14:paraId="50A02DD2" w14:textId="2C0AB9BE" w:rsidR="006001B3" w:rsidRDefault="006001B3" w:rsidP="00D96EC7">
      <w:pPr>
        <w:tabs>
          <w:tab w:val="left" w:pos="900"/>
        </w:tabs>
        <w:ind w:right="-450"/>
        <w:rPr>
          <w:rFonts w:ascii="Times New Roman" w:hAnsi="Times New Roman" w:cs="Times New Roman"/>
          <w:i/>
          <w:iCs/>
          <w:color w:val="000000" w:themeColor="text1"/>
          <w:sz w:val="24"/>
          <w:szCs w:val="24"/>
        </w:rPr>
      </w:pPr>
    </w:p>
    <w:p w14:paraId="75D7895D" w14:textId="6AE97FB9" w:rsidR="005B23CE" w:rsidRPr="001210AD" w:rsidRDefault="006001B3" w:rsidP="005B23CE">
      <w:pPr>
        <w:rPr>
          <w:sz w:val="20"/>
          <w:szCs w:val="20"/>
        </w:rPr>
      </w:pPr>
      <w:r>
        <w:rPr>
          <w:rFonts w:ascii="Times New Roman" w:hAnsi="Times New Roman" w:cs="Times New Roman"/>
          <w:i/>
          <w:iCs/>
          <w:color w:val="000000" w:themeColor="text1"/>
          <w:sz w:val="24"/>
          <w:szCs w:val="24"/>
        </w:rPr>
        <w:t>Figure 15.28b:</w:t>
      </w:r>
      <w:r w:rsidR="005B23CE">
        <w:rPr>
          <w:rFonts w:ascii="Times New Roman" w:hAnsi="Times New Roman" w:cs="Times New Roman"/>
          <w:i/>
          <w:iCs/>
          <w:color w:val="000000" w:themeColor="text1"/>
          <w:sz w:val="24"/>
          <w:szCs w:val="24"/>
        </w:rPr>
        <w:t xml:space="preserve"> </w:t>
      </w:r>
      <w:r w:rsidR="005B23CE" w:rsidRPr="000F073A">
        <w:rPr>
          <w:rFonts w:ascii="Times New Roman" w:eastAsia="Times New Roman" w:hAnsi="Times New Roman" w:cs="Times New Roman"/>
          <w:color w:val="000000" w:themeColor="text1"/>
          <w:sz w:val="24"/>
          <w:szCs w:val="24"/>
        </w:rPr>
        <w:t>T</w:t>
      </w:r>
      <w:r w:rsidR="005B23CE" w:rsidRPr="000F073A">
        <w:rPr>
          <w:rFonts w:ascii="Times New Roman" w:hAnsi="Times New Roman" w:cs="Times New Roman"/>
          <w:sz w:val="24"/>
          <w:szCs w:val="24"/>
        </w:rPr>
        <w:t>housands of round fossilized seeds and many more thousands of fossilized wood chips and slivers survived 4.4 million years of geology</w:t>
      </w:r>
      <w:r w:rsidR="00504138">
        <w:rPr>
          <w:rFonts w:ascii="Times New Roman" w:hAnsi="Times New Roman" w:cs="Times New Roman"/>
          <w:sz w:val="24"/>
          <w:szCs w:val="24"/>
        </w:rPr>
        <w:t>. They</w:t>
      </w:r>
      <w:r w:rsidR="005B23CE" w:rsidRPr="000F073A">
        <w:rPr>
          <w:rFonts w:ascii="Times New Roman" w:hAnsi="Times New Roman" w:cs="Times New Roman"/>
          <w:sz w:val="24"/>
          <w:szCs w:val="24"/>
        </w:rPr>
        <w:t xml:space="preserve"> help explain the paleo-environment shared with </w:t>
      </w:r>
      <w:r w:rsidR="005B23CE" w:rsidRPr="000F073A">
        <w:rPr>
          <w:rFonts w:ascii="Times New Roman" w:hAnsi="Times New Roman" w:cs="Times New Roman"/>
          <w:i/>
          <w:iCs/>
          <w:sz w:val="24"/>
          <w:szCs w:val="24"/>
        </w:rPr>
        <w:t>Ardipithecus ramidus</w:t>
      </w:r>
      <w:r w:rsidR="005B23CE" w:rsidRPr="000F073A">
        <w:rPr>
          <w:rFonts w:ascii="Times New Roman" w:hAnsi="Times New Roman" w:cs="Times New Roman"/>
          <w:sz w:val="24"/>
          <w:szCs w:val="24"/>
        </w:rPr>
        <w:t xml:space="preserve">. Fossil credit: Housed in the National Museums of Ethiopia, Addis Ababa. Photo © 1998 David L. Brill, humanoriginsphotos.com. </w:t>
      </w:r>
      <w:r w:rsidR="005B23CE" w:rsidRPr="000F073A">
        <w:rPr>
          <w:rFonts w:ascii="Times New Roman" w:eastAsia="Times New Roman" w:hAnsi="Times New Roman" w:cs="Times New Roman"/>
          <w:color w:val="000000" w:themeColor="text1"/>
          <w:sz w:val="24"/>
          <w:szCs w:val="24"/>
        </w:rPr>
        <w:t xml:space="preserve">ID: </w:t>
      </w:r>
      <w:r w:rsidR="005B23CE" w:rsidRPr="000F073A">
        <w:rPr>
          <w:rFonts w:ascii="Times New Roman" w:hAnsi="Times New Roman" w:cs="Times New Roman"/>
          <w:sz w:val="24"/>
          <w:szCs w:val="24"/>
        </w:rPr>
        <w:t>1998-0333-33</w:t>
      </w:r>
      <w:r w:rsidR="005B23CE">
        <w:rPr>
          <w:rFonts w:ascii="Times New Roman" w:hAnsi="Times New Roman" w:cs="Times New Roman"/>
          <w:sz w:val="24"/>
          <w:szCs w:val="24"/>
        </w:rPr>
        <w:t>W</w:t>
      </w:r>
      <w:r w:rsidR="005B23CE" w:rsidRPr="000F073A">
        <w:rPr>
          <w:rFonts w:ascii="Times New Roman" w:hAnsi="Times New Roman" w:cs="Times New Roman"/>
          <w:sz w:val="24"/>
          <w:szCs w:val="24"/>
        </w:rPr>
        <w:t>.</w:t>
      </w:r>
    </w:p>
    <w:p w14:paraId="22D021D8" w14:textId="77777777" w:rsidR="006001B3" w:rsidRDefault="006001B3" w:rsidP="00D96EC7">
      <w:pPr>
        <w:tabs>
          <w:tab w:val="left" w:pos="900"/>
        </w:tabs>
        <w:ind w:right="-450"/>
        <w:rPr>
          <w:rFonts w:ascii="Times New Roman" w:hAnsi="Times New Roman" w:cs="Times New Roman"/>
          <w:i/>
          <w:iCs/>
          <w:color w:val="000000" w:themeColor="text1"/>
          <w:sz w:val="24"/>
          <w:szCs w:val="24"/>
        </w:rPr>
      </w:pPr>
    </w:p>
    <w:p w14:paraId="5AFD64B5" w14:textId="5381FB56" w:rsidR="00B078FB" w:rsidRDefault="00B078FB" w:rsidP="00BB79F1">
      <w:pPr>
        <w:tabs>
          <w:tab w:val="left" w:pos="900"/>
        </w:tabs>
        <w:ind w:right="-450"/>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Figure 15.29: </w:t>
      </w:r>
      <w:r w:rsidR="00BB79F1" w:rsidRPr="00595124">
        <w:rPr>
          <w:rFonts w:ascii="Times New Roman" w:hAnsi="Times New Roman" w:cs="Times New Roman"/>
          <w:sz w:val="24"/>
          <w:szCs w:val="24"/>
        </w:rPr>
        <w:t xml:space="preserve">Dr. Henry Gilbert and local Afar tribal chief Hamed Elema study a variety of mammals found in the Bouri Daka Member sediments </w:t>
      </w:r>
      <w:r w:rsidR="00BB79F1">
        <w:rPr>
          <w:rFonts w:ascii="Times New Roman" w:hAnsi="Times New Roman" w:cs="Times New Roman"/>
          <w:sz w:val="24"/>
          <w:szCs w:val="24"/>
        </w:rPr>
        <w:t>where</w:t>
      </w:r>
      <w:r w:rsidR="00BB79F1" w:rsidRPr="00595124">
        <w:rPr>
          <w:rFonts w:ascii="Times New Roman" w:hAnsi="Times New Roman" w:cs="Times New Roman"/>
          <w:sz w:val="24"/>
          <w:szCs w:val="24"/>
        </w:rPr>
        <w:t xml:space="preserve"> </w:t>
      </w:r>
      <w:r w:rsidR="00BB79F1" w:rsidRPr="00C243DC">
        <w:rPr>
          <w:rFonts w:ascii="Times New Roman" w:hAnsi="Times New Roman" w:cs="Times New Roman"/>
          <w:i/>
          <w:iCs/>
          <w:sz w:val="24"/>
          <w:szCs w:val="24"/>
        </w:rPr>
        <w:t>Homo erectus</w:t>
      </w:r>
      <w:r w:rsidR="00BB79F1">
        <w:rPr>
          <w:rFonts w:ascii="Times New Roman" w:hAnsi="Times New Roman" w:cs="Times New Roman"/>
          <w:sz w:val="24"/>
          <w:szCs w:val="24"/>
        </w:rPr>
        <w:t xml:space="preserve"> was also found</w:t>
      </w:r>
      <w:r w:rsidR="00BB79F1" w:rsidRPr="00595124">
        <w:rPr>
          <w:rFonts w:ascii="Times New Roman" w:hAnsi="Times New Roman" w:cs="Times New Roman"/>
          <w:sz w:val="24"/>
          <w:szCs w:val="24"/>
        </w:rPr>
        <w:t>. Elema is aligning a bone inside the horn sheath of a large extinct buffalo. Other Bouri Daka Member mammals on the table</w:t>
      </w:r>
      <w:r w:rsidR="00BB79F1">
        <w:rPr>
          <w:rFonts w:ascii="Times New Roman" w:hAnsi="Times New Roman" w:cs="Times New Roman"/>
          <w:sz w:val="24"/>
          <w:szCs w:val="24"/>
        </w:rPr>
        <w:t xml:space="preserve"> are</w:t>
      </w:r>
      <w:r w:rsidR="00BB79F1" w:rsidRPr="00595124">
        <w:rPr>
          <w:rFonts w:ascii="Times New Roman" w:hAnsi="Times New Roman" w:cs="Times New Roman"/>
          <w:sz w:val="24"/>
          <w:szCs w:val="24"/>
        </w:rPr>
        <w:t>: giant giraffes, hyaenas, baboons, crocodiles, elephants, and hippos. Photo © 2001 David L. Brill, humanoriginsphotos.com. ID: 2001-0744-11</w:t>
      </w:r>
      <w:r w:rsidR="00BB79F1">
        <w:rPr>
          <w:rFonts w:ascii="Times New Roman" w:hAnsi="Times New Roman" w:cs="Times New Roman"/>
          <w:sz w:val="24"/>
          <w:szCs w:val="24"/>
        </w:rPr>
        <w:t>W.</w:t>
      </w:r>
    </w:p>
    <w:p w14:paraId="0BE17E4B" w14:textId="77777777" w:rsidR="00B078FB" w:rsidRDefault="00B078FB" w:rsidP="00B078FB">
      <w:pPr>
        <w:rPr>
          <w:rFonts w:ascii="Times New Roman" w:hAnsi="Times New Roman" w:cs="Times New Roman"/>
          <w:i/>
          <w:iCs/>
          <w:color w:val="000000" w:themeColor="text1"/>
          <w:sz w:val="24"/>
          <w:szCs w:val="24"/>
        </w:rPr>
      </w:pPr>
    </w:p>
    <w:p w14:paraId="456E8D63" w14:textId="460D6B7D" w:rsidR="00B078FB" w:rsidRDefault="006001B3" w:rsidP="00B078FB">
      <w:pPr>
        <w:rPr>
          <w:rFonts w:ascii="Times New Roman" w:hAnsi="Times New Roman" w:cs="Times New Roman"/>
          <w:sz w:val="24"/>
          <w:szCs w:val="24"/>
        </w:rPr>
      </w:pPr>
      <w:r>
        <w:rPr>
          <w:rFonts w:ascii="Times New Roman" w:hAnsi="Times New Roman" w:cs="Times New Roman"/>
          <w:i/>
          <w:iCs/>
          <w:color w:val="000000" w:themeColor="text1"/>
          <w:sz w:val="24"/>
          <w:szCs w:val="24"/>
        </w:rPr>
        <w:t>Figure 15.</w:t>
      </w:r>
      <w:r w:rsidR="00B078FB">
        <w:rPr>
          <w:rFonts w:ascii="Times New Roman" w:hAnsi="Times New Roman" w:cs="Times New Roman"/>
          <w:i/>
          <w:iCs/>
          <w:color w:val="000000" w:themeColor="text1"/>
          <w:sz w:val="24"/>
          <w:szCs w:val="24"/>
        </w:rPr>
        <w:t>30</w:t>
      </w:r>
      <w:r>
        <w:rPr>
          <w:rFonts w:ascii="Times New Roman" w:hAnsi="Times New Roman" w:cs="Times New Roman"/>
          <w:i/>
          <w:iCs/>
          <w:color w:val="000000" w:themeColor="text1"/>
          <w:sz w:val="24"/>
          <w:szCs w:val="24"/>
        </w:rPr>
        <w:t>:</w:t>
      </w:r>
      <w:r w:rsidR="00B078FB">
        <w:rPr>
          <w:rFonts w:ascii="Times New Roman" w:hAnsi="Times New Roman" w:cs="Times New Roman"/>
          <w:i/>
          <w:iCs/>
          <w:color w:val="000000" w:themeColor="text1"/>
          <w:sz w:val="24"/>
          <w:szCs w:val="24"/>
        </w:rPr>
        <w:t xml:space="preserve"> </w:t>
      </w:r>
      <w:r w:rsidR="00B078FB" w:rsidRPr="007852A6">
        <w:rPr>
          <w:rFonts w:ascii="Times New Roman" w:hAnsi="Times New Roman" w:cs="Times New Roman"/>
          <w:sz w:val="24"/>
          <w:szCs w:val="24"/>
        </w:rPr>
        <w:t xml:space="preserve">Co-directors of the Middle Awash Research Project, Dr. Berhane Asfaw, an Ethiopian anthropologist who specializes in the study of cranial remains, and Dr. Tim White of the University of California Berkeley, discuss the significance of the new species, </w:t>
      </w:r>
      <w:r w:rsidR="00B078FB" w:rsidRPr="007852A6">
        <w:rPr>
          <w:rFonts w:ascii="Times New Roman" w:hAnsi="Times New Roman" w:cs="Times New Roman"/>
          <w:i/>
          <w:iCs/>
          <w:sz w:val="24"/>
          <w:szCs w:val="24"/>
        </w:rPr>
        <w:t>Australopithecus garhi</w:t>
      </w:r>
      <w:r w:rsidR="00B078FB" w:rsidRPr="007852A6">
        <w:rPr>
          <w:rFonts w:ascii="Times New Roman" w:hAnsi="Times New Roman" w:cs="Times New Roman"/>
          <w:sz w:val="24"/>
          <w:szCs w:val="24"/>
        </w:rPr>
        <w:t xml:space="preserve">, 2.5 million years old. </w:t>
      </w:r>
      <w:r w:rsidR="00B078FB">
        <w:rPr>
          <w:rFonts w:ascii="Times New Roman" w:hAnsi="Times New Roman" w:cs="Times New Roman"/>
          <w:sz w:val="24"/>
          <w:szCs w:val="24"/>
        </w:rPr>
        <w:t>Its fossils were</w:t>
      </w:r>
      <w:r w:rsidR="00B078FB" w:rsidRPr="007852A6">
        <w:rPr>
          <w:rFonts w:ascii="Times New Roman" w:hAnsi="Times New Roman" w:cs="Times New Roman"/>
          <w:sz w:val="24"/>
          <w:szCs w:val="24"/>
        </w:rPr>
        <w:t xml:space="preserve"> found in Bouri, Middle Awash Valley, Afar Depression</w:t>
      </w:r>
      <w:r w:rsidR="00B078FB">
        <w:rPr>
          <w:rFonts w:ascii="Times New Roman" w:hAnsi="Times New Roman" w:cs="Times New Roman"/>
          <w:sz w:val="24"/>
          <w:szCs w:val="24"/>
        </w:rPr>
        <w:t xml:space="preserve">. </w:t>
      </w:r>
      <w:r w:rsidR="00B078FB">
        <w:rPr>
          <w:rFonts w:ascii="Times New Roman" w:hAnsi="Times New Roman" w:cs="Times New Roman"/>
          <w:i/>
          <w:iCs/>
          <w:sz w:val="24"/>
          <w:szCs w:val="24"/>
        </w:rPr>
        <w:t>A. garhi</w:t>
      </w:r>
      <w:r w:rsidR="00B078FB" w:rsidRPr="007852A6">
        <w:rPr>
          <w:rFonts w:ascii="Times New Roman" w:hAnsi="Times New Roman" w:cs="Times New Roman"/>
          <w:sz w:val="24"/>
          <w:szCs w:val="24"/>
        </w:rPr>
        <w:t xml:space="preserve"> is associated with the first evidence of </w:t>
      </w:r>
      <w:r w:rsidR="00B078FB">
        <w:rPr>
          <w:rFonts w:ascii="Times New Roman" w:hAnsi="Times New Roman" w:cs="Times New Roman"/>
          <w:sz w:val="24"/>
          <w:szCs w:val="24"/>
        </w:rPr>
        <w:t xml:space="preserve">using </w:t>
      </w:r>
      <w:r w:rsidR="00B078FB" w:rsidRPr="007852A6">
        <w:rPr>
          <w:rFonts w:ascii="Times New Roman" w:hAnsi="Times New Roman" w:cs="Times New Roman"/>
          <w:sz w:val="24"/>
          <w:szCs w:val="24"/>
        </w:rPr>
        <w:t>stone tool</w:t>
      </w:r>
      <w:r w:rsidR="00B078FB">
        <w:rPr>
          <w:rFonts w:ascii="Times New Roman" w:hAnsi="Times New Roman" w:cs="Times New Roman"/>
          <w:sz w:val="24"/>
          <w:szCs w:val="24"/>
        </w:rPr>
        <w:t>s</w:t>
      </w:r>
      <w:r w:rsidR="00B078FB" w:rsidRPr="007852A6">
        <w:rPr>
          <w:rFonts w:ascii="Times New Roman" w:hAnsi="Times New Roman" w:cs="Times New Roman"/>
          <w:sz w:val="24"/>
          <w:szCs w:val="24"/>
        </w:rPr>
        <w:t xml:space="preserve"> to acquire meat and marrow by butchery.</w:t>
      </w:r>
      <w:r w:rsidR="00B078FB">
        <w:rPr>
          <w:rFonts w:ascii="Times New Roman" w:hAnsi="Times New Roman" w:cs="Times New Roman"/>
          <w:sz w:val="24"/>
          <w:szCs w:val="24"/>
        </w:rPr>
        <w:t xml:space="preserve"> </w:t>
      </w:r>
      <w:r w:rsidR="00B078FB" w:rsidRPr="007852A6">
        <w:rPr>
          <w:rFonts w:ascii="Times New Roman" w:hAnsi="Times New Roman" w:cs="Times New Roman"/>
          <w:sz w:val="24"/>
          <w:szCs w:val="24"/>
        </w:rPr>
        <w:t>Photo © 1998 David L. Brill, humanoriginsphotos.com, ID: 1998-0352-37</w:t>
      </w:r>
      <w:r w:rsidR="00B078FB">
        <w:rPr>
          <w:rFonts w:ascii="Times New Roman" w:hAnsi="Times New Roman" w:cs="Times New Roman"/>
          <w:sz w:val="24"/>
          <w:szCs w:val="24"/>
        </w:rPr>
        <w:t>W</w:t>
      </w:r>
    </w:p>
    <w:p w14:paraId="353E16AA" w14:textId="29F83739" w:rsidR="006001B3" w:rsidRDefault="006001B3" w:rsidP="00D96EC7">
      <w:pPr>
        <w:tabs>
          <w:tab w:val="left" w:pos="900"/>
        </w:tabs>
        <w:ind w:right="-450"/>
        <w:rPr>
          <w:rFonts w:ascii="Times New Roman" w:hAnsi="Times New Roman" w:cs="Times New Roman"/>
          <w:i/>
          <w:iCs/>
          <w:color w:val="000000" w:themeColor="text1"/>
          <w:sz w:val="24"/>
          <w:szCs w:val="24"/>
        </w:rPr>
      </w:pPr>
    </w:p>
    <w:p w14:paraId="1A4910E1" w14:textId="74AD828D" w:rsidR="006001B3" w:rsidRPr="002C1530" w:rsidRDefault="006001B3" w:rsidP="00D96EC7">
      <w:pPr>
        <w:tabs>
          <w:tab w:val="left" w:pos="900"/>
        </w:tabs>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15.31:</w:t>
      </w:r>
      <w:r w:rsidR="002C1530">
        <w:rPr>
          <w:rFonts w:ascii="Times New Roman" w:hAnsi="Times New Roman" w:cs="Times New Roman"/>
          <w:color w:val="000000" w:themeColor="text1"/>
          <w:sz w:val="24"/>
          <w:szCs w:val="24"/>
        </w:rPr>
        <w:t xml:space="preserve"> </w:t>
      </w:r>
      <w:r w:rsidR="002C1530" w:rsidRPr="00504138">
        <w:rPr>
          <w:rFonts w:ascii="Times New Roman" w:hAnsi="Times New Roman" w:cs="Times New Roman"/>
          <w:b/>
          <w:bCs/>
          <w:color w:val="FF0000"/>
          <w:sz w:val="24"/>
          <w:szCs w:val="24"/>
        </w:rPr>
        <w:t>SWITCH TO PHOTO OF SUWA</w:t>
      </w:r>
    </w:p>
    <w:p w14:paraId="7DC131E9" w14:textId="77A4A869" w:rsidR="006001B3" w:rsidRDefault="006001B3" w:rsidP="00D96EC7">
      <w:pPr>
        <w:tabs>
          <w:tab w:val="left" w:pos="900"/>
        </w:tabs>
        <w:ind w:right="-450"/>
        <w:rPr>
          <w:rFonts w:ascii="Times New Roman" w:hAnsi="Times New Roman" w:cs="Times New Roman"/>
          <w:i/>
          <w:iCs/>
          <w:color w:val="000000" w:themeColor="text1"/>
          <w:sz w:val="24"/>
          <w:szCs w:val="24"/>
        </w:rPr>
      </w:pPr>
    </w:p>
    <w:p w14:paraId="1F90C2EE" w14:textId="2B7FE85A" w:rsidR="005852DC" w:rsidRDefault="006001B3" w:rsidP="005852DC">
      <w:pPr>
        <w:rPr>
          <w:rFonts w:ascii="Times New Roman" w:hAnsi="Times New Roman" w:cs="Times New Roman"/>
          <w:color w:val="FF0000"/>
          <w:sz w:val="24"/>
          <w:szCs w:val="24"/>
        </w:rPr>
      </w:pPr>
      <w:r>
        <w:rPr>
          <w:rFonts w:ascii="Times New Roman" w:hAnsi="Times New Roman" w:cs="Times New Roman"/>
          <w:i/>
          <w:iCs/>
          <w:color w:val="000000" w:themeColor="text1"/>
          <w:sz w:val="24"/>
          <w:szCs w:val="24"/>
        </w:rPr>
        <w:t>Figure 15.32:</w:t>
      </w:r>
      <w:r w:rsidR="002C1530">
        <w:rPr>
          <w:rFonts w:ascii="Times New Roman" w:hAnsi="Times New Roman" w:cs="Times New Roman"/>
          <w:color w:val="000000" w:themeColor="text1"/>
          <w:sz w:val="24"/>
          <w:szCs w:val="24"/>
        </w:rPr>
        <w:t xml:space="preserve"> </w:t>
      </w:r>
      <w:r w:rsidR="005852DC" w:rsidRPr="00EA239E">
        <w:rPr>
          <w:rFonts w:ascii="Times New Roman" w:hAnsi="Times New Roman" w:cs="Times New Roman"/>
          <w:color w:val="000000"/>
          <w:sz w:val="24"/>
          <w:szCs w:val="24"/>
        </w:rPr>
        <w:t xml:space="preserve">The mandible of </w:t>
      </w:r>
      <w:r w:rsidR="005852DC" w:rsidRPr="00EA239E">
        <w:rPr>
          <w:rFonts w:ascii="Times New Roman" w:hAnsi="Times New Roman" w:cs="Times New Roman"/>
          <w:i/>
          <w:iCs/>
          <w:color w:val="000000"/>
          <w:sz w:val="24"/>
          <w:szCs w:val="24"/>
        </w:rPr>
        <w:t>Ardipithecus ramidus</w:t>
      </w:r>
      <w:r w:rsidR="005852DC" w:rsidRPr="00EA239E">
        <w:rPr>
          <w:rFonts w:ascii="Times New Roman" w:hAnsi="Times New Roman" w:cs="Times New Roman"/>
          <w:color w:val="000000"/>
          <w:sz w:val="24"/>
          <w:szCs w:val="24"/>
        </w:rPr>
        <w:t xml:space="preserve"> is being excavated at </w:t>
      </w:r>
      <w:r w:rsidR="005852DC" w:rsidRPr="00EA239E">
        <w:rPr>
          <w:rFonts w:ascii="Times New Roman" w:hAnsi="Times New Roman" w:cs="Times New Roman"/>
          <w:sz w:val="24"/>
          <w:szCs w:val="24"/>
        </w:rPr>
        <w:t xml:space="preserve">Aramis, Middle Awash Valley, Afar depression, NE Ethiopia. </w:t>
      </w:r>
      <w:r w:rsidR="005852DC">
        <w:rPr>
          <w:rFonts w:ascii="Times New Roman" w:hAnsi="Times New Roman" w:cs="Times New Roman"/>
          <w:sz w:val="24"/>
          <w:szCs w:val="24"/>
        </w:rPr>
        <w:t xml:space="preserve">We see the mandible with teeth emerging as the fossil is dug out of the earth with dental picks. </w:t>
      </w:r>
      <w:r w:rsidR="005852DC" w:rsidRPr="00EA239E">
        <w:rPr>
          <w:rFonts w:ascii="Times New Roman" w:hAnsi="Times New Roman" w:cs="Times New Roman"/>
          <w:sz w:val="24"/>
          <w:szCs w:val="24"/>
        </w:rPr>
        <w:t xml:space="preserve">Photo © 1994 Tim D. White, humanoriginsphotos.com. ID: </w:t>
      </w:r>
      <w:r w:rsidR="005852DC" w:rsidRPr="00EA239E">
        <w:rPr>
          <w:rFonts w:ascii="Times New Roman" w:hAnsi="Times New Roman" w:cs="Times New Roman"/>
          <w:color w:val="000000" w:themeColor="text1"/>
          <w:sz w:val="24"/>
          <w:szCs w:val="24"/>
        </w:rPr>
        <w:t>TW1994-54, 11</w:t>
      </w:r>
      <w:r w:rsidR="005852DC">
        <w:rPr>
          <w:rFonts w:ascii="Times New Roman" w:hAnsi="Times New Roman" w:cs="Times New Roman"/>
          <w:color w:val="000000" w:themeColor="text1"/>
          <w:sz w:val="24"/>
          <w:szCs w:val="24"/>
        </w:rPr>
        <w:t>W</w:t>
      </w:r>
      <w:r w:rsidR="005852DC" w:rsidRPr="00EA239E">
        <w:rPr>
          <w:rFonts w:ascii="Times New Roman" w:hAnsi="Times New Roman" w:cs="Times New Roman"/>
          <w:color w:val="000000" w:themeColor="text1"/>
          <w:sz w:val="24"/>
          <w:szCs w:val="24"/>
        </w:rPr>
        <w:t>.</w:t>
      </w:r>
      <w:r w:rsidR="005852DC">
        <w:rPr>
          <w:rFonts w:ascii="Times New Roman" w:hAnsi="Times New Roman" w:cs="Times New Roman"/>
          <w:color w:val="FF0000"/>
          <w:sz w:val="24"/>
          <w:szCs w:val="24"/>
        </w:rPr>
        <w:t xml:space="preserve"> </w:t>
      </w:r>
      <w:r w:rsidR="005852DC" w:rsidRPr="005852DC">
        <w:rPr>
          <w:rFonts w:ascii="Times New Roman" w:hAnsi="Times New Roman" w:cs="Times New Roman"/>
          <w:b/>
          <w:bCs/>
          <w:color w:val="FF0000"/>
          <w:sz w:val="24"/>
          <w:szCs w:val="24"/>
        </w:rPr>
        <w:t>Brill, please crop top as you see fit.</w:t>
      </w:r>
      <w:r w:rsidR="005852DC">
        <w:rPr>
          <w:rFonts w:ascii="Times New Roman" w:hAnsi="Times New Roman" w:cs="Times New Roman"/>
          <w:color w:val="FF0000"/>
          <w:sz w:val="24"/>
          <w:szCs w:val="24"/>
        </w:rPr>
        <w:t xml:space="preserve"> </w:t>
      </w:r>
    </w:p>
    <w:p w14:paraId="02DDAC39" w14:textId="0F92D638" w:rsidR="006001B3" w:rsidRPr="002C1530" w:rsidRDefault="006001B3" w:rsidP="00D96EC7">
      <w:pPr>
        <w:tabs>
          <w:tab w:val="left" w:pos="900"/>
        </w:tabs>
        <w:ind w:right="-450"/>
        <w:rPr>
          <w:rFonts w:ascii="Times New Roman" w:hAnsi="Times New Roman" w:cs="Times New Roman"/>
          <w:color w:val="000000" w:themeColor="text1"/>
          <w:sz w:val="24"/>
          <w:szCs w:val="24"/>
        </w:rPr>
      </w:pPr>
    </w:p>
    <w:p w14:paraId="5765BB4A" w14:textId="4EB2D55F" w:rsidR="005852DC" w:rsidRDefault="006001B3" w:rsidP="005852DC">
      <w:pPr>
        <w:rPr>
          <w:rFonts w:ascii="Times New Roman" w:hAnsi="Times New Roman" w:cs="Times New Roman"/>
          <w:sz w:val="24"/>
          <w:szCs w:val="24"/>
        </w:rPr>
      </w:pPr>
      <w:r>
        <w:rPr>
          <w:rFonts w:ascii="Times New Roman" w:hAnsi="Times New Roman" w:cs="Times New Roman"/>
          <w:i/>
          <w:iCs/>
          <w:color w:val="000000" w:themeColor="text1"/>
          <w:sz w:val="24"/>
          <w:szCs w:val="24"/>
        </w:rPr>
        <w:t>Figure 1</w:t>
      </w:r>
      <w:r w:rsidR="005852DC">
        <w:rPr>
          <w:rFonts w:ascii="Times New Roman" w:hAnsi="Times New Roman" w:cs="Times New Roman"/>
          <w:i/>
          <w:iCs/>
          <w:color w:val="000000" w:themeColor="text1"/>
          <w:sz w:val="24"/>
          <w:szCs w:val="24"/>
        </w:rPr>
        <w:t>5</w:t>
      </w:r>
      <w:r>
        <w:rPr>
          <w:rFonts w:ascii="Times New Roman" w:hAnsi="Times New Roman" w:cs="Times New Roman"/>
          <w:i/>
          <w:iCs/>
          <w:color w:val="000000" w:themeColor="text1"/>
          <w:sz w:val="24"/>
          <w:szCs w:val="24"/>
        </w:rPr>
        <w:t>.33:</w:t>
      </w:r>
      <w:r w:rsidR="005852DC">
        <w:rPr>
          <w:rFonts w:ascii="Times New Roman" w:hAnsi="Times New Roman" w:cs="Times New Roman"/>
          <w:color w:val="000000" w:themeColor="text1"/>
          <w:sz w:val="24"/>
          <w:szCs w:val="24"/>
        </w:rPr>
        <w:t xml:space="preserve"> </w:t>
      </w:r>
      <w:r w:rsidR="005852DC" w:rsidRPr="005C1602">
        <w:rPr>
          <w:rFonts w:ascii="Times New Roman" w:hAnsi="Times New Roman" w:cs="Times New Roman"/>
          <w:sz w:val="24"/>
          <w:szCs w:val="24"/>
        </w:rPr>
        <w:t>At the NSF</w:t>
      </w:r>
      <w:r w:rsidR="005852DC">
        <w:rPr>
          <w:rFonts w:ascii="Times New Roman" w:hAnsi="Times New Roman" w:cs="Times New Roman"/>
          <w:sz w:val="24"/>
          <w:szCs w:val="24"/>
        </w:rPr>
        <w:t>*</w:t>
      </w:r>
      <w:r w:rsidR="005852DC" w:rsidRPr="005C1602">
        <w:rPr>
          <w:rFonts w:ascii="Times New Roman" w:hAnsi="Times New Roman" w:cs="Times New Roman"/>
          <w:sz w:val="24"/>
          <w:szCs w:val="24"/>
        </w:rPr>
        <w:t xml:space="preserve">-sponsored Paleoanthropology Laboratory, National Museums of Ethiopia, Addis Ababa: </w:t>
      </w:r>
      <w:r w:rsidR="005852DC">
        <w:rPr>
          <w:rFonts w:ascii="Times New Roman" w:hAnsi="Times New Roman" w:cs="Times New Roman"/>
          <w:sz w:val="24"/>
          <w:szCs w:val="24"/>
        </w:rPr>
        <w:t xml:space="preserve">Realizing the significance of their find, the team </w:t>
      </w:r>
      <w:r w:rsidR="005852DC" w:rsidRPr="005C1602">
        <w:rPr>
          <w:rFonts w:ascii="Times New Roman" w:hAnsi="Times New Roman" w:cs="Times New Roman"/>
          <w:sz w:val="24"/>
          <w:szCs w:val="24"/>
        </w:rPr>
        <w:t xml:space="preserve">is elated! </w:t>
      </w:r>
      <w:r w:rsidR="005852DC">
        <w:rPr>
          <w:rFonts w:ascii="Times New Roman" w:hAnsi="Times New Roman" w:cs="Times New Roman"/>
          <w:sz w:val="24"/>
          <w:szCs w:val="24"/>
        </w:rPr>
        <w:t>In o</w:t>
      </w:r>
      <w:r w:rsidR="005852DC" w:rsidRPr="005C1602">
        <w:rPr>
          <w:rFonts w:ascii="Times New Roman" w:hAnsi="Times New Roman" w:cs="Times New Roman"/>
          <w:sz w:val="24"/>
          <w:szCs w:val="24"/>
        </w:rPr>
        <w:t>ne week in July 1995,</w:t>
      </w:r>
      <w:r w:rsidR="005852DC">
        <w:rPr>
          <w:rFonts w:ascii="Times New Roman" w:hAnsi="Times New Roman" w:cs="Times New Roman"/>
          <w:sz w:val="24"/>
          <w:szCs w:val="24"/>
        </w:rPr>
        <w:t xml:space="preserve"> as fossils were </w:t>
      </w:r>
      <w:r w:rsidR="005852DC" w:rsidRPr="005C1602">
        <w:rPr>
          <w:rFonts w:ascii="Times New Roman" w:hAnsi="Times New Roman" w:cs="Times New Roman"/>
          <w:sz w:val="24"/>
          <w:szCs w:val="24"/>
        </w:rPr>
        <w:t>excavated and</w:t>
      </w:r>
      <w:r w:rsidR="005852DC">
        <w:rPr>
          <w:rFonts w:ascii="Times New Roman" w:hAnsi="Times New Roman" w:cs="Times New Roman"/>
          <w:sz w:val="24"/>
          <w:szCs w:val="24"/>
        </w:rPr>
        <w:t xml:space="preserve"> being</w:t>
      </w:r>
      <w:r w:rsidR="005852DC" w:rsidRPr="005C1602">
        <w:rPr>
          <w:rFonts w:ascii="Times New Roman" w:hAnsi="Times New Roman" w:cs="Times New Roman"/>
          <w:sz w:val="24"/>
          <w:szCs w:val="24"/>
        </w:rPr>
        <w:t xml:space="preserve"> prepared</w:t>
      </w:r>
      <w:r w:rsidR="005852DC">
        <w:rPr>
          <w:rFonts w:ascii="Times New Roman" w:hAnsi="Times New Roman" w:cs="Times New Roman"/>
          <w:sz w:val="24"/>
          <w:szCs w:val="24"/>
        </w:rPr>
        <w:t xml:space="preserve"> for a comparative anatomy study, </w:t>
      </w:r>
      <w:r w:rsidR="005852DC" w:rsidRPr="005C1602">
        <w:rPr>
          <w:rFonts w:ascii="Times New Roman" w:hAnsi="Times New Roman" w:cs="Times New Roman"/>
          <w:sz w:val="24"/>
          <w:szCs w:val="24"/>
        </w:rPr>
        <w:t>the</w:t>
      </w:r>
      <w:r w:rsidR="005852DC">
        <w:rPr>
          <w:rFonts w:ascii="Times New Roman" w:hAnsi="Times New Roman" w:cs="Times New Roman"/>
          <w:sz w:val="24"/>
          <w:szCs w:val="24"/>
        </w:rPr>
        <w:t xml:space="preserve"> six principal researchers</w:t>
      </w:r>
      <w:r w:rsidR="005852DC" w:rsidRPr="005C1602">
        <w:rPr>
          <w:rFonts w:ascii="Times New Roman" w:hAnsi="Times New Roman" w:cs="Times New Roman"/>
          <w:sz w:val="24"/>
          <w:szCs w:val="24"/>
        </w:rPr>
        <w:t xml:space="preserve"> saw the essential element of the </w:t>
      </w:r>
      <w:r w:rsidR="005852DC" w:rsidRPr="005C1602">
        <w:rPr>
          <w:rFonts w:ascii="Times New Roman" w:hAnsi="Times New Roman" w:cs="Times New Roman"/>
          <w:i/>
          <w:iCs/>
          <w:sz w:val="24"/>
          <w:szCs w:val="24"/>
        </w:rPr>
        <w:t>Ardipithecus ramidus</w:t>
      </w:r>
      <w:r w:rsidR="005852DC" w:rsidRPr="005C1602">
        <w:rPr>
          <w:rFonts w:ascii="Times New Roman" w:hAnsi="Times New Roman" w:cs="Times New Roman"/>
          <w:sz w:val="24"/>
          <w:szCs w:val="24"/>
        </w:rPr>
        <w:t xml:space="preserve"> skeleton</w:t>
      </w:r>
      <w:r w:rsidR="005852DC">
        <w:rPr>
          <w:rFonts w:ascii="Times New Roman" w:hAnsi="Times New Roman" w:cs="Times New Roman"/>
          <w:sz w:val="24"/>
          <w:szCs w:val="24"/>
        </w:rPr>
        <w:t>–an opposable “toe,” unique to hominids. Here they</w:t>
      </w:r>
      <w:r w:rsidR="005852DC" w:rsidRPr="005C1602">
        <w:rPr>
          <w:rFonts w:ascii="Times New Roman" w:hAnsi="Times New Roman" w:cs="Times New Roman"/>
          <w:sz w:val="24"/>
          <w:szCs w:val="24"/>
        </w:rPr>
        <w:t xml:space="preserve"> celebrate</w:t>
      </w:r>
      <w:r w:rsidR="005852DC">
        <w:rPr>
          <w:rFonts w:ascii="Times New Roman" w:hAnsi="Times New Roman" w:cs="Times New Roman"/>
          <w:sz w:val="24"/>
          <w:szCs w:val="24"/>
        </w:rPr>
        <w:t>,</w:t>
      </w:r>
      <w:r w:rsidR="005852DC" w:rsidRPr="005C1602">
        <w:rPr>
          <w:rFonts w:ascii="Times New Roman" w:hAnsi="Times New Roman" w:cs="Times New Roman"/>
          <w:sz w:val="24"/>
          <w:szCs w:val="24"/>
        </w:rPr>
        <w:t xml:space="preserve"> pinch</w:t>
      </w:r>
      <w:r w:rsidR="005852DC">
        <w:rPr>
          <w:rFonts w:ascii="Times New Roman" w:hAnsi="Times New Roman" w:cs="Times New Roman"/>
          <w:sz w:val="24"/>
          <w:szCs w:val="24"/>
        </w:rPr>
        <w:t>ing</w:t>
      </w:r>
      <w:r w:rsidR="005852DC" w:rsidRPr="005C1602">
        <w:rPr>
          <w:rFonts w:ascii="Times New Roman" w:hAnsi="Times New Roman" w:cs="Times New Roman"/>
          <w:sz w:val="24"/>
          <w:szCs w:val="24"/>
        </w:rPr>
        <w:t xml:space="preserve"> thumb to forefinger, sharing a “salute,” realizing they would have to keep this secret for the duration of their research. Throughout the long 15 year</w:t>
      </w:r>
      <w:r w:rsidR="005852DC">
        <w:rPr>
          <w:rFonts w:ascii="Times New Roman" w:hAnsi="Times New Roman" w:cs="Times New Roman"/>
          <w:sz w:val="24"/>
          <w:szCs w:val="24"/>
        </w:rPr>
        <w:t>s</w:t>
      </w:r>
      <w:r w:rsidR="005852DC" w:rsidRPr="005C1602">
        <w:rPr>
          <w:rFonts w:ascii="Times New Roman" w:hAnsi="Times New Roman" w:cs="Times New Roman"/>
          <w:sz w:val="24"/>
          <w:szCs w:val="24"/>
        </w:rPr>
        <w:t>, no one broke the pact.  Left to right</w:t>
      </w:r>
      <w:r w:rsidR="005852DC">
        <w:rPr>
          <w:rFonts w:ascii="Times New Roman" w:hAnsi="Times New Roman" w:cs="Times New Roman"/>
          <w:sz w:val="24"/>
          <w:szCs w:val="24"/>
        </w:rPr>
        <w:t xml:space="preserve"> </w:t>
      </w:r>
      <w:r w:rsidR="005852DC" w:rsidRPr="005C1602">
        <w:rPr>
          <w:rFonts w:ascii="Times New Roman" w:hAnsi="Times New Roman" w:cs="Times New Roman"/>
          <w:sz w:val="24"/>
          <w:szCs w:val="24"/>
        </w:rPr>
        <w:t>: Scott W. Simpson, Bruce Latimer, Berhane Asfaw, C. Owen Lovejoy, Tim D. White, Gen Suwa</w:t>
      </w:r>
      <w:r w:rsidR="007E2949">
        <w:rPr>
          <w:rFonts w:ascii="Times New Roman" w:hAnsi="Times New Roman" w:cs="Times New Roman"/>
          <w:sz w:val="24"/>
          <w:szCs w:val="24"/>
        </w:rPr>
        <w:t xml:space="preserve">, </w:t>
      </w:r>
      <w:r w:rsidR="005852DC" w:rsidRPr="005C1602">
        <w:rPr>
          <w:rFonts w:ascii="Times New Roman" w:hAnsi="Times New Roman" w:cs="Times New Roman"/>
          <w:sz w:val="24"/>
          <w:szCs w:val="24"/>
        </w:rPr>
        <w:t>and Alemu Ademassu (lab technician out of frame on left). Photo © 1995 David L. Brill, humanoriginsphotos.com. ID: 1995-005</w:t>
      </w:r>
      <w:r w:rsidR="005852DC">
        <w:rPr>
          <w:rFonts w:ascii="Times New Roman" w:hAnsi="Times New Roman" w:cs="Times New Roman"/>
          <w:sz w:val="24"/>
          <w:szCs w:val="24"/>
        </w:rPr>
        <w:t>3</w:t>
      </w:r>
      <w:r w:rsidR="005852DC" w:rsidRPr="005C1602">
        <w:rPr>
          <w:rFonts w:ascii="Times New Roman" w:hAnsi="Times New Roman" w:cs="Times New Roman"/>
          <w:sz w:val="24"/>
          <w:szCs w:val="24"/>
        </w:rPr>
        <w:t>-1</w:t>
      </w:r>
      <w:r w:rsidR="005852DC">
        <w:rPr>
          <w:rFonts w:ascii="Times New Roman" w:hAnsi="Times New Roman" w:cs="Times New Roman"/>
          <w:sz w:val="24"/>
          <w:szCs w:val="24"/>
        </w:rPr>
        <w:t>3W; text: David L. Brill.</w:t>
      </w:r>
    </w:p>
    <w:p w14:paraId="74CEE138" w14:textId="77777777" w:rsidR="005852DC" w:rsidRPr="00E861D0" w:rsidRDefault="005852DC" w:rsidP="005852DC">
      <w:pPr>
        <w:rPr>
          <w:rFonts w:ascii="Times New Roman" w:hAnsi="Times New Roman" w:cs="Times New Roman"/>
          <w:sz w:val="20"/>
          <w:szCs w:val="20"/>
        </w:rPr>
      </w:pPr>
      <w:r w:rsidRPr="00E861D0">
        <w:rPr>
          <w:rFonts w:ascii="Times New Roman" w:hAnsi="Times New Roman" w:cs="Times New Roman"/>
          <w:sz w:val="20"/>
          <w:szCs w:val="20"/>
        </w:rPr>
        <w:t>*National Science Foundation, a U. S. government agency</w:t>
      </w:r>
      <w:r>
        <w:rPr>
          <w:rFonts w:ascii="Times New Roman" w:hAnsi="Times New Roman" w:cs="Times New Roman"/>
          <w:sz w:val="20"/>
          <w:szCs w:val="20"/>
        </w:rPr>
        <w:t xml:space="preserve"> that funds science education and research and development</w:t>
      </w:r>
    </w:p>
    <w:p w14:paraId="525026FF" w14:textId="67F4F6C0" w:rsidR="006001B3" w:rsidRDefault="006001B3" w:rsidP="00D96EC7">
      <w:pPr>
        <w:tabs>
          <w:tab w:val="left" w:pos="900"/>
        </w:tabs>
        <w:ind w:right="-450"/>
        <w:rPr>
          <w:rFonts w:ascii="Times New Roman" w:hAnsi="Times New Roman" w:cs="Times New Roman"/>
          <w:i/>
          <w:iCs/>
          <w:color w:val="000000" w:themeColor="text1"/>
          <w:sz w:val="24"/>
          <w:szCs w:val="24"/>
        </w:rPr>
      </w:pPr>
    </w:p>
    <w:p w14:paraId="47F94B69" w14:textId="4D7C92F9" w:rsidR="00D02771" w:rsidRPr="002F345B" w:rsidRDefault="006001B3" w:rsidP="00D02771">
      <w:pPr>
        <w:widowControl/>
        <w:autoSpaceDE/>
        <w:autoSpaceDN/>
        <w:rPr>
          <w:rFonts w:ascii="Times New Roman" w:hAnsi="Times New Roman" w:cs="Times New Roman"/>
          <w:sz w:val="24"/>
          <w:szCs w:val="24"/>
        </w:rPr>
      </w:pPr>
      <w:r>
        <w:rPr>
          <w:rFonts w:ascii="Times New Roman" w:hAnsi="Times New Roman" w:cs="Times New Roman"/>
          <w:i/>
          <w:iCs/>
          <w:color w:val="000000" w:themeColor="text1"/>
          <w:sz w:val="24"/>
          <w:szCs w:val="24"/>
        </w:rPr>
        <w:t>Figure 15.34:</w:t>
      </w:r>
      <w:r w:rsidR="00573810">
        <w:rPr>
          <w:rFonts w:ascii="Times New Roman" w:hAnsi="Times New Roman" w:cs="Times New Roman"/>
          <w:i/>
          <w:iCs/>
          <w:color w:val="000000" w:themeColor="text1"/>
          <w:sz w:val="24"/>
          <w:szCs w:val="24"/>
        </w:rPr>
        <w:t xml:space="preserve"> </w:t>
      </w:r>
      <w:r w:rsidR="00D02771" w:rsidRPr="002F345B">
        <w:rPr>
          <w:rFonts w:ascii="Times New Roman" w:hAnsi="Times New Roman" w:cs="Times New Roman"/>
          <w:sz w:val="24"/>
          <w:szCs w:val="24"/>
        </w:rPr>
        <w:t>As Yohannes Haile-Selassie and Berhane Asfaw place the most delicate bones in protective cast jackets to guard against the jarring, roadless, 4-wheel-drive trip out of the Afar, they find a moment for a photo,</w:t>
      </w:r>
      <w:r w:rsidR="00D02771">
        <w:rPr>
          <w:rFonts w:ascii="Times New Roman" w:hAnsi="Times New Roman" w:cs="Times New Roman"/>
          <w:sz w:val="24"/>
          <w:szCs w:val="24"/>
        </w:rPr>
        <w:t xml:space="preserve"> their smiles</w:t>
      </w:r>
      <w:r w:rsidR="00D02771" w:rsidRPr="002F345B">
        <w:rPr>
          <w:rFonts w:ascii="Times New Roman" w:hAnsi="Times New Roman" w:cs="Times New Roman"/>
          <w:sz w:val="24"/>
          <w:szCs w:val="24"/>
        </w:rPr>
        <w:t xml:space="preserve"> </w:t>
      </w:r>
      <w:r w:rsidR="00D02771">
        <w:rPr>
          <w:rFonts w:ascii="Times New Roman" w:hAnsi="Times New Roman" w:cs="Times New Roman"/>
          <w:sz w:val="24"/>
          <w:szCs w:val="24"/>
        </w:rPr>
        <w:t>expressing</w:t>
      </w:r>
      <w:r w:rsidR="00D02771" w:rsidRPr="002F345B">
        <w:rPr>
          <w:rFonts w:ascii="Times New Roman" w:hAnsi="Times New Roman" w:cs="Times New Roman"/>
          <w:sz w:val="24"/>
          <w:szCs w:val="24"/>
        </w:rPr>
        <w:t xml:space="preserve"> their appreciation for the unique hominid skeleton they have found. </w:t>
      </w:r>
    </w:p>
    <w:p w14:paraId="41CED236" w14:textId="77777777" w:rsidR="00D02771" w:rsidRPr="002F345B" w:rsidRDefault="00D02771" w:rsidP="00D02771">
      <w:pPr>
        <w:widowControl/>
        <w:autoSpaceDE/>
        <w:autoSpaceDN/>
        <w:rPr>
          <w:rFonts w:ascii="Times New Roman" w:hAnsi="Times New Roman" w:cs="Times New Roman"/>
          <w:b/>
          <w:bCs/>
          <w:sz w:val="24"/>
          <w:szCs w:val="24"/>
        </w:rPr>
      </w:pPr>
      <w:r w:rsidRPr="002F345B">
        <w:rPr>
          <w:rFonts w:ascii="Times New Roman" w:hAnsi="Times New Roman" w:cs="Times New Roman"/>
          <w:sz w:val="24"/>
          <w:szCs w:val="24"/>
        </w:rPr>
        <w:t>Photo © 1995 Tim D. White, humanoriginsphotos.com. ID: Tw1995-01-07-TableBaYhs-2</w:t>
      </w:r>
      <w:r>
        <w:rPr>
          <w:rFonts w:ascii="Times New Roman" w:hAnsi="Times New Roman" w:cs="Times New Roman"/>
          <w:sz w:val="24"/>
          <w:szCs w:val="24"/>
        </w:rPr>
        <w:t>W</w:t>
      </w:r>
    </w:p>
    <w:p w14:paraId="067611EA" w14:textId="7A99DEE6" w:rsidR="006001B3" w:rsidRDefault="006001B3" w:rsidP="00D96EC7">
      <w:pPr>
        <w:tabs>
          <w:tab w:val="left" w:pos="900"/>
        </w:tabs>
        <w:ind w:right="-450"/>
        <w:rPr>
          <w:rFonts w:ascii="Times New Roman" w:hAnsi="Times New Roman" w:cs="Times New Roman"/>
          <w:i/>
          <w:iCs/>
          <w:color w:val="000000" w:themeColor="text1"/>
          <w:sz w:val="24"/>
          <w:szCs w:val="24"/>
        </w:rPr>
      </w:pPr>
    </w:p>
    <w:p w14:paraId="45DE585B" w14:textId="4D0C268D" w:rsidR="00EB5324" w:rsidRPr="005260A8" w:rsidRDefault="006001B3" w:rsidP="00EB5324">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15.35</w:t>
      </w:r>
      <w:r w:rsidR="00D02771">
        <w:rPr>
          <w:rFonts w:ascii="Times New Roman" w:hAnsi="Times New Roman" w:cs="Times New Roman"/>
          <w:i/>
          <w:iCs/>
          <w:color w:val="000000" w:themeColor="text1"/>
          <w:sz w:val="24"/>
          <w:szCs w:val="24"/>
        </w:rPr>
        <w:t xml:space="preserve"> </w:t>
      </w:r>
      <w:r w:rsidR="00EB5324">
        <w:rPr>
          <w:rFonts w:ascii="Times New Roman" w:hAnsi="Times New Roman" w:cs="Times New Roman"/>
          <w:color w:val="000000" w:themeColor="text1"/>
          <w:sz w:val="24"/>
          <w:szCs w:val="24"/>
        </w:rPr>
        <w:t>F</w:t>
      </w:r>
      <w:r w:rsidR="00EB5324" w:rsidRPr="00FB62D0">
        <w:rPr>
          <w:rFonts w:ascii="Times New Roman" w:hAnsi="Times New Roman" w:cs="Times New Roman"/>
          <w:sz w:val="24"/>
          <w:szCs w:val="24"/>
        </w:rPr>
        <w:t>ossilized bone</w:t>
      </w:r>
      <w:r w:rsidR="00EB5324">
        <w:rPr>
          <w:rFonts w:ascii="Times New Roman" w:hAnsi="Times New Roman" w:cs="Times New Roman"/>
          <w:sz w:val="24"/>
          <w:szCs w:val="24"/>
        </w:rPr>
        <w:t>s</w:t>
      </w:r>
      <w:r w:rsidR="00921481">
        <w:rPr>
          <w:rFonts w:ascii="Times New Roman" w:hAnsi="Times New Roman" w:cs="Times New Roman"/>
          <w:sz w:val="24"/>
          <w:szCs w:val="24"/>
        </w:rPr>
        <w:t xml:space="preserve"> from the </w:t>
      </w:r>
      <w:r w:rsidR="00EB5324" w:rsidRPr="00FB62D0">
        <w:rPr>
          <w:rFonts w:ascii="Times New Roman" w:hAnsi="Times New Roman" w:cs="Times New Roman"/>
          <w:sz w:val="24"/>
          <w:szCs w:val="24"/>
        </w:rPr>
        <w:t xml:space="preserve">partial skeleton of </w:t>
      </w:r>
      <w:r w:rsidR="00EB5324" w:rsidRPr="00FB62D0">
        <w:rPr>
          <w:rFonts w:ascii="Times New Roman" w:hAnsi="Times New Roman" w:cs="Times New Roman"/>
          <w:i/>
          <w:iCs/>
          <w:sz w:val="24"/>
          <w:szCs w:val="24"/>
        </w:rPr>
        <w:t>Ardipithecus ramidus</w:t>
      </w:r>
      <w:r w:rsidR="00EB5324" w:rsidRPr="00FB62D0">
        <w:rPr>
          <w:rFonts w:ascii="Times New Roman" w:hAnsi="Times New Roman" w:cs="Times New Roman"/>
          <w:sz w:val="24"/>
          <w:szCs w:val="24"/>
        </w:rPr>
        <w:t>: Lower left - wrist, hands and feet; arm and leg bones. Lower right</w:t>
      </w:r>
      <w:r w:rsidR="00EB5324">
        <w:rPr>
          <w:rFonts w:ascii="Times New Roman" w:hAnsi="Times New Roman" w:cs="Times New Roman"/>
          <w:sz w:val="24"/>
          <w:szCs w:val="24"/>
        </w:rPr>
        <w:t xml:space="preserve"> -</w:t>
      </w:r>
      <w:r w:rsidR="00EB5324" w:rsidRPr="00FB62D0">
        <w:rPr>
          <w:rFonts w:ascii="Times New Roman" w:hAnsi="Times New Roman" w:cs="Times New Roman"/>
          <w:sz w:val="24"/>
          <w:szCs w:val="24"/>
        </w:rPr>
        <w:t xml:space="preserve"> skull fragments and teeth. Upper center: The pelvis, in its geologically distorted shape, is just above the vertebrae. As a kind of witness-excavation for future study, a few fossils were left in their original matrix of sediment and contained in their protective cast and foil jackets (the way </w:t>
      </w:r>
      <w:r w:rsidR="00182F4B">
        <w:rPr>
          <w:rFonts w:ascii="Times New Roman" w:hAnsi="Times New Roman" w:cs="Times New Roman"/>
          <w:sz w:val="24"/>
          <w:szCs w:val="24"/>
        </w:rPr>
        <w:t>in which</w:t>
      </w:r>
      <w:r w:rsidR="00EB5324" w:rsidRPr="00FB62D0">
        <w:rPr>
          <w:rFonts w:ascii="Times New Roman" w:hAnsi="Times New Roman" w:cs="Times New Roman"/>
          <w:sz w:val="24"/>
          <w:szCs w:val="24"/>
        </w:rPr>
        <w:t xml:space="preserve"> many bones were originally removed from the site).</w:t>
      </w:r>
      <w:r w:rsidR="00110BF8">
        <w:rPr>
          <w:rFonts w:ascii="Times New Roman" w:hAnsi="Times New Roman" w:cs="Times New Roman"/>
          <w:sz w:val="24"/>
          <w:szCs w:val="24"/>
        </w:rPr>
        <w:t xml:space="preserve"> </w:t>
      </w:r>
      <w:r w:rsidR="00EB5324" w:rsidRPr="00FB62D0">
        <w:rPr>
          <w:rFonts w:ascii="Times New Roman" w:hAnsi="Times New Roman" w:cs="Times New Roman"/>
          <w:sz w:val="24"/>
          <w:szCs w:val="24"/>
        </w:rPr>
        <w:t xml:space="preserve">Photo: © 1994 Tim D. White, humanoriginsphotos.com. ID: </w:t>
      </w:r>
      <w:r w:rsidR="00EB5324">
        <w:rPr>
          <w:rFonts w:ascii="Times New Roman" w:hAnsi="Times New Roman" w:cs="Times New Roman"/>
          <w:color w:val="000000" w:themeColor="text1"/>
          <w:sz w:val="24"/>
          <w:szCs w:val="24"/>
        </w:rPr>
        <w:t xml:space="preserve"> </w:t>
      </w:r>
      <w:r w:rsidR="00EB5324" w:rsidRPr="0006471F">
        <w:rPr>
          <w:rFonts w:ascii="Times New Roman" w:hAnsi="Times New Roman" w:cs="Times New Roman"/>
          <w:b/>
          <w:bCs/>
          <w:color w:val="FF0000"/>
          <w:sz w:val="24"/>
          <w:szCs w:val="24"/>
        </w:rPr>
        <w:t xml:space="preserve"> </w:t>
      </w:r>
      <w:r w:rsidR="00EB5324" w:rsidRPr="005260A8">
        <w:rPr>
          <w:rFonts w:ascii="Times New Roman" w:hAnsi="Times New Roman" w:cs="Times New Roman"/>
          <w:color w:val="000000" w:themeColor="text1"/>
          <w:sz w:val="24"/>
          <w:szCs w:val="24"/>
        </w:rPr>
        <w:t>Photo © David L. Brill, humanoriginsphotos.com ID: 2003-1003-16W</w:t>
      </w:r>
    </w:p>
    <w:p w14:paraId="7C0913CA" w14:textId="7DF08800" w:rsidR="006001B3" w:rsidRPr="00EB5324" w:rsidRDefault="006001B3" w:rsidP="00D96EC7">
      <w:pPr>
        <w:tabs>
          <w:tab w:val="left" w:pos="900"/>
        </w:tabs>
        <w:ind w:right="-450"/>
        <w:rPr>
          <w:rFonts w:ascii="Times New Roman" w:hAnsi="Times New Roman" w:cs="Times New Roman"/>
          <w:color w:val="000000" w:themeColor="text1"/>
          <w:sz w:val="24"/>
          <w:szCs w:val="24"/>
        </w:rPr>
      </w:pPr>
    </w:p>
    <w:p w14:paraId="0B21FD24" w14:textId="7060719D" w:rsidR="00190F8A" w:rsidRDefault="006001B3" w:rsidP="00190F8A">
      <w:pPr>
        <w:rPr>
          <w:rFonts w:ascii="Times New Roman" w:hAnsi="Times New Roman" w:cs="Times New Roman"/>
          <w:iCs/>
          <w:sz w:val="24"/>
          <w:szCs w:val="24"/>
        </w:rPr>
      </w:pPr>
      <w:r>
        <w:rPr>
          <w:rFonts w:ascii="Times New Roman" w:hAnsi="Times New Roman" w:cs="Times New Roman"/>
          <w:i/>
          <w:iCs/>
          <w:color w:val="000000" w:themeColor="text1"/>
          <w:sz w:val="24"/>
          <w:szCs w:val="24"/>
        </w:rPr>
        <w:t>Figure 15.36</w:t>
      </w:r>
      <w:r w:rsidR="00190F8A">
        <w:rPr>
          <w:rFonts w:ascii="Times New Roman" w:hAnsi="Times New Roman" w:cs="Times New Roman"/>
          <w:i/>
          <w:iCs/>
          <w:color w:val="000000" w:themeColor="text1"/>
          <w:sz w:val="24"/>
          <w:szCs w:val="24"/>
        </w:rPr>
        <w:t xml:space="preserve">: </w:t>
      </w:r>
      <w:r w:rsidR="00190F8A">
        <w:rPr>
          <w:rFonts w:ascii="Times New Roman" w:hAnsi="Times New Roman" w:cs="Times New Roman"/>
          <w:iCs/>
          <w:sz w:val="24"/>
          <w:szCs w:val="24"/>
        </w:rPr>
        <w:t>Pattison says</w:t>
      </w:r>
      <w:r w:rsidR="00921481">
        <w:rPr>
          <w:rFonts w:ascii="Times New Roman" w:hAnsi="Times New Roman" w:cs="Times New Roman"/>
          <w:iCs/>
          <w:sz w:val="24"/>
          <w:szCs w:val="24"/>
        </w:rPr>
        <w:t xml:space="preserve"> that</w:t>
      </w:r>
      <w:r w:rsidR="00190F8A">
        <w:rPr>
          <w:rFonts w:ascii="Times New Roman" w:hAnsi="Times New Roman" w:cs="Times New Roman"/>
          <w:iCs/>
          <w:sz w:val="24"/>
          <w:szCs w:val="24"/>
        </w:rPr>
        <w:t xml:space="preserve"> Ardi “will likely go down in history as one of the major discoveries of our era. . . . [The fossil] revealed an evolutionary stage never seen before and demanded a wholesale rethinking of our origins.” (33, p.6) </w:t>
      </w:r>
    </w:p>
    <w:p w14:paraId="525DC549" w14:textId="31F9133D" w:rsidR="006001B3" w:rsidRPr="00190F8A" w:rsidRDefault="006001B3" w:rsidP="00D96EC7">
      <w:pPr>
        <w:tabs>
          <w:tab w:val="left" w:pos="900"/>
        </w:tabs>
        <w:ind w:right="-450"/>
        <w:rPr>
          <w:rFonts w:ascii="Times New Roman" w:hAnsi="Times New Roman" w:cs="Times New Roman"/>
          <w:color w:val="000000" w:themeColor="text1"/>
          <w:sz w:val="24"/>
          <w:szCs w:val="24"/>
        </w:rPr>
      </w:pPr>
    </w:p>
    <w:p w14:paraId="5052689B" w14:textId="24B2F166" w:rsidR="00A54C98" w:rsidRDefault="00A54C98" w:rsidP="008B718C">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Figures </w:t>
      </w:r>
      <w:r w:rsidRPr="00AC7442">
        <w:rPr>
          <w:rFonts w:ascii="Times New Roman" w:hAnsi="Times New Roman" w:cs="Times New Roman"/>
          <w:b/>
          <w:bCs/>
          <w:i/>
          <w:iCs/>
          <w:color w:val="231F20"/>
          <w:sz w:val="24"/>
          <w:szCs w:val="24"/>
          <w:rPrChange w:id="273" w:author="Ann Lewin-Benham" w:date="2021-12-07T17:47:00Z">
            <w:rPr>
              <w:rFonts w:ascii="Times New Roman" w:hAnsi="Times New Roman" w:cs="Times New Roman"/>
              <w:i/>
              <w:iCs/>
              <w:color w:val="231F20"/>
              <w:sz w:val="24"/>
              <w:szCs w:val="24"/>
            </w:rPr>
          </w:rPrChange>
        </w:rPr>
        <w:t>15.37 through 15.4</w:t>
      </w:r>
      <w:r w:rsidR="00F573E1" w:rsidRPr="00AC7442">
        <w:rPr>
          <w:rFonts w:ascii="Times New Roman" w:hAnsi="Times New Roman" w:cs="Times New Roman"/>
          <w:b/>
          <w:bCs/>
          <w:i/>
          <w:iCs/>
          <w:color w:val="231F20"/>
          <w:sz w:val="24"/>
          <w:szCs w:val="24"/>
          <w:rPrChange w:id="274" w:author="Ann Lewin-Benham" w:date="2021-12-07T17:47:00Z">
            <w:rPr>
              <w:rFonts w:ascii="Times New Roman" w:hAnsi="Times New Roman" w:cs="Times New Roman"/>
              <w:i/>
              <w:iCs/>
              <w:color w:val="231F20"/>
              <w:sz w:val="24"/>
              <w:szCs w:val="24"/>
            </w:rPr>
          </w:rPrChange>
        </w:rPr>
        <w:t>1</w:t>
      </w:r>
      <w:r>
        <w:rPr>
          <w:rFonts w:ascii="Times New Roman" w:hAnsi="Times New Roman" w:cs="Times New Roman"/>
          <w:i/>
          <w:iCs/>
          <w:color w:val="231F20"/>
          <w:sz w:val="24"/>
          <w:szCs w:val="24"/>
        </w:rPr>
        <w:t xml:space="preserve"> </w:t>
      </w:r>
      <w:r>
        <w:rPr>
          <w:rFonts w:ascii="Times New Roman" w:hAnsi="Times New Roman" w:cs="Times New Roman"/>
          <w:color w:val="231F20"/>
          <w:sz w:val="24"/>
          <w:szCs w:val="24"/>
        </w:rPr>
        <w:t>In turn, compare each sk</w:t>
      </w:r>
      <w:r w:rsidR="002250B7">
        <w:rPr>
          <w:rFonts w:ascii="Times New Roman" w:hAnsi="Times New Roman" w:cs="Times New Roman"/>
          <w:color w:val="231F20"/>
          <w:sz w:val="24"/>
          <w:szCs w:val="24"/>
        </w:rPr>
        <w:t>ull</w:t>
      </w:r>
      <w:r w:rsidR="00F36B3B">
        <w:rPr>
          <w:rFonts w:ascii="Times New Roman" w:hAnsi="Times New Roman" w:cs="Times New Roman"/>
          <w:color w:val="231F20"/>
          <w:sz w:val="24"/>
          <w:szCs w:val="24"/>
        </w:rPr>
        <w:t xml:space="preserve"> to </w:t>
      </w:r>
      <w:r w:rsidR="004C3DE2">
        <w:rPr>
          <w:rFonts w:ascii="Times New Roman" w:hAnsi="Times New Roman" w:cs="Times New Roman"/>
          <w:color w:val="231F20"/>
          <w:sz w:val="24"/>
          <w:szCs w:val="24"/>
        </w:rPr>
        <w:t xml:space="preserve">the </w:t>
      </w:r>
      <w:r w:rsidR="002250B7">
        <w:rPr>
          <w:rFonts w:ascii="Times New Roman" w:hAnsi="Times New Roman" w:cs="Times New Roman"/>
          <w:color w:val="231F20"/>
          <w:sz w:val="24"/>
          <w:szCs w:val="24"/>
        </w:rPr>
        <w:t xml:space="preserve">modern human skull </w:t>
      </w:r>
      <w:r w:rsidR="004C3DE2">
        <w:rPr>
          <w:rFonts w:ascii="Times New Roman" w:hAnsi="Times New Roman" w:cs="Times New Roman"/>
          <w:color w:val="231F20"/>
          <w:sz w:val="24"/>
          <w:szCs w:val="24"/>
        </w:rPr>
        <w:t>(</w:t>
      </w:r>
      <w:r w:rsidR="004C3DE2" w:rsidRPr="00CA27CC">
        <w:rPr>
          <w:rFonts w:ascii="Times New Roman" w:hAnsi="Times New Roman" w:cs="Times New Roman"/>
          <w:b/>
          <w:bCs/>
          <w:color w:val="231F20"/>
          <w:sz w:val="24"/>
          <w:szCs w:val="24"/>
          <w:rPrChange w:id="275" w:author="Ann Lewin-Benham" w:date="2021-12-07T17:56:00Z">
            <w:rPr>
              <w:rFonts w:ascii="Times New Roman" w:hAnsi="Times New Roman" w:cs="Times New Roman"/>
              <w:color w:val="231F20"/>
              <w:sz w:val="24"/>
              <w:szCs w:val="24"/>
            </w:rPr>
          </w:rPrChange>
        </w:rPr>
        <w:t xml:space="preserve">Fig. </w:t>
      </w:r>
      <w:r w:rsidR="004C3DE2" w:rsidRPr="00CA27CC">
        <w:rPr>
          <w:rFonts w:ascii="Times New Roman" w:hAnsi="Times New Roman" w:cs="Times New Roman"/>
          <w:b/>
          <w:bCs/>
          <w:i/>
          <w:iCs/>
          <w:color w:val="231F20"/>
          <w:sz w:val="24"/>
          <w:szCs w:val="24"/>
          <w:rPrChange w:id="276" w:author="Ann Lewin-Benham" w:date="2021-12-07T17:56:00Z">
            <w:rPr>
              <w:rFonts w:ascii="Times New Roman" w:hAnsi="Times New Roman" w:cs="Times New Roman"/>
              <w:color w:val="231F20"/>
              <w:sz w:val="24"/>
              <w:szCs w:val="24"/>
            </w:rPr>
          </w:rPrChange>
        </w:rPr>
        <w:t>15.42</w:t>
      </w:r>
      <w:r w:rsidR="004C3DE2">
        <w:rPr>
          <w:rFonts w:ascii="Times New Roman" w:hAnsi="Times New Roman" w:cs="Times New Roman"/>
          <w:color w:val="231F20"/>
          <w:sz w:val="24"/>
          <w:szCs w:val="24"/>
        </w:rPr>
        <w:t>. What is different? What is the same?</w:t>
      </w:r>
    </w:p>
    <w:p w14:paraId="5120154C" w14:textId="77777777" w:rsidR="00A54C98" w:rsidRDefault="00A54C98" w:rsidP="008B718C">
      <w:pPr>
        <w:tabs>
          <w:tab w:val="left" w:pos="900"/>
        </w:tabs>
        <w:ind w:right="-450"/>
        <w:rPr>
          <w:rFonts w:ascii="Times New Roman" w:hAnsi="Times New Roman" w:cs="Times New Roman"/>
          <w:i/>
          <w:iCs/>
          <w:color w:val="231F20"/>
          <w:sz w:val="24"/>
          <w:szCs w:val="24"/>
        </w:rPr>
      </w:pPr>
    </w:p>
    <w:p w14:paraId="0FFA9B48" w14:textId="6880ACA7" w:rsidR="005D099C" w:rsidRDefault="008B718C" w:rsidP="008B718C">
      <w:pPr>
        <w:tabs>
          <w:tab w:val="left" w:pos="900"/>
        </w:tabs>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15.43 </w:t>
      </w:r>
      <w:r w:rsidR="00A54C98">
        <w:rPr>
          <w:rFonts w:ascii="Times New Roman" w:hAnsi="Times New Roman" w:cs="Times New Roman"/>
          <w:color w:val="231F20"/>
          <w:sz w:val="24"/>
          <w:szCs w:val="24"/>
        </w:rPr>
        <w:t>What</w:t>
      </w:r>
      <w:r>
        <w:rPr>
          <w:rFonts w:ascii="Times New Roman" w:hAnsi="Times New Roman" w:cs="Times New Roman"/>
          <w:color w:val="231F20"/>
          <w:sz w:val="24"/>
          <w:szCs w:val="24"/>
        </w:rPr>
        <w:t xml:space="preserve"> </w:t>
      </w:r>
      <w:r w:rsidR="00C966DC">
        <w:rPr>
          <w:rFonts w:ascii="Times New Roman" w:hAnsi="Times New Roman" w:cs="Times New Roman"/>
          <w:color w:val="231F20"/>
          <w:sz w:val="24"/>
          <w:szCs w:val="24"/>
        </w:rPr>
        <w:t>about</w:t>
      </w:r>
      <w:r>
        <w:rPr>
          <w:rFonts w:ascii="Times New Roman" w:hAnsi="Times New Roman" w:cs="Times New Roman"/>
          <w:color w:val="231F20"/>
          <w:sz w:val="24"/>
          <w:szCs w:val="24"/>
        </w:rPr>
        <w:t xml:space="preserve"> the Lucy skeleto</w:t>
      </w:r>
      <w:r w:rsidR="00A54C98">
        <w:rPr>
          <w:rFonts w:ascii="Times New Roman" w:hAnsi="Times New Roman" w:cs="Times New Roman"/>
          <w:color w:val="231F20"/>
          <w:sz w:val="24"/>
          <w:szCs w:val="24"/>
        </w:rPr>
        <w:t>n tell</w:t>
      </w:r>
      <w:r w:rsidR="00C966DC">
        <w:rPr>
          <w:rFonts w:ascii="Times New Roman" w:hAnsi="Times New Roman" w:cs="Times New Roman"/>
          <w:color w:val="231F20"/>
          <w:sz w:val="24"/>
          <w:szCs w:val="24"/>
        </w:rPr>
        <w:t>s</w:t>
      </w:r>
      <w:r w:rsidR="00A54C98">
        <w:rPr>
          <w:rFonts w:ascii="Times New Roman" w:hAnsi="Times New Roman" w:cs="Times New Roman"/>
          <w:color w:val="231F20"/>
          <w:sz w:val="24"/>
          <w:szCs w:val="24"/>
        </w:rPr>
        <w:t xml:space="preserve"> you that </w:t>
      </w:r>
      <w:ins w:id="277" w:author="Ann Lewin-Benham" w:date="2021-12-07T17:57:00Z">
        <w:r w:rsidR="00CA27CC">
          <w:rPr>
            <w:rFonts w:ascii="Times New Roman" w:hAnsi="Times New Roman" w:cs="Times New Roman"/>
            <w:color w:val="231F20"/>
            <w:sz w:val="24"/>
            <w:szCs w:val="24"/>
          </w:rPr>
          <w:t xml:space="preserve">her </w:t>
        </w:r>
      </w:ins>
      <w:del w:id="278" w:author="Ann Lewin-Benham" w:date="2021-12-07T17:57:00Z">
        <w:r w:rsidR="00A54C98" w:rsidDel="00CA27CC">
          <w:rPr>
            <w:rFonts w:ascii="Times New Roman" w:hAnsi="Times New Roman" w:cs="Times New Roman"/>
            <w:color w:val="231F20"/>
            <w:sz w:val="24"/>
            <w:szCs w:val="24"/>
          </w:rPr>
          <w:delText xml:space="preserve">she </w:delText>
        </w:r>
      </w:del>
      <w:r w:rsidR="00A54C98">
        <w:rPr>
          <w:rFonts w:ascii="Times New Roman" w:hAnsi="Times New Roman" w:cs="Times New Roman"/>
          <w:color w:val="231F20"/>
          <w:sz w:val="24"/>
          <w:szCs w:val="24"/>
        </w:rPr>
        <w:t>walk</w:t>
      </w:r>
      <w:del w:id="279" w:author="Ann Lewin-Benham" w:date="2021-12-07T17:57:00Z">
        <w:r w:rsidR="00A54C98" w:rsidDel="00CA27CC">
          <w:rPr>
            <w:rFonts w:ascii="Times New Roman" w:hAnsi="Times New Roman" w:cs="Times New Roman"/>
            <w:color w:val="231F20"/>
            <w:sz w:val="24"/>
            <w:szCs w:val="24"/>
          </w:rPr>
          <w:delText>s</w:delText>
        </w:r>
      </w:del>
      <w:ins w:id="280" w:author="Ann Lewin-Benham" w:date="2021-12-07T17:57:00Z">
        <w:r w:rsidR="00CA27CC">
          <w:rPr>
            <w:rFonts w:ascii="Times New Roman" w:hAnsi="Times New Roman" w:cs="Times New Roman"/>
            <w:color w:val="231F20"/>
            <w:sz w:val="24"/>
            <w:szCs w:val="24"/>
          </w:rPr>
          <w:t xml:space="preserve"> as a</w:t>
        </w:r>
      </w:ins>
      <w:del w:id="281" w:author="Ann Lewin-Benham" w:date="2021-12-07T17:57:00Z">
        <w:r w:rsidR="00A54C98" w:rsidDel="00CA27CC">
          <w:rPr>
            <w:rFonts w:ascii="Times New Roman" w:hAnsi="Times New Roman" w:cs="Times New Roman"/>
            <w:color w:val="231F20"/>
            <w:sz w:val="24"/>
            <w:szCs w:val="24"/>
          </w:rPr>
          <w:delText xml:space="preserve"> like</w:delText>
        </w:r>
      </w:del>
      <w:r w:rsidR="00A54C98">
        <w:rPr>
          <w:rFonts w:ascii="Times New Roman" w:hAnsi="Times New Roman" w:cs="Times New Roman"/>
          <w:color w:val="231F20"/>
          <w:sz w:val="24"/>
          <w:szCs w:val="24"/>
        </w:rPr>
        <w:t xml:space="preserve"> modern human</w:t>
      </w:r>
      <w:del w:id="282" w:author="Ann Lewin-Benham" w:date="2021-12-07T17:57:00Z">
        <w:r w:rsidR="00A54C98" w:rsidDel="00CA27CC">
          <w:rPr>
            <w:rFonts w:ascii="Times New Roman" w:hAnsi="Times New Roman" w:cs="Times New Roman"/>
            <w:color w:val="231F20"/>
            <w:sz w:val="24"/>
            <w:szCs w:val="24"/>
          </w:rPr>
          <w:delText>s</w:delText>
        </w:r>
      </w:del>
      <w:r w:rsidR="00A54C98">
        <w:rPr>
          <w:rFonts w:ascii="Times New Roman" w:hAnsi="Times New Roman" w:cs="Times New Roman"/>
          <w:color w:val="231F20"/>
          <w:sz w:val="24"/>
          <w:szCs w:val="24"/>
        </w:rPr>
        <w:t xml:space="preserve"> walk?</w:t>
      </w:r>
    </w:p>
    <w:p w14:paraId="75F56F84" w14:textId="77777777" w:rsidR="008B718C" w:rsidRDefault="008B718C" w:rsidP="008B718C">
      <w:pPr>
        <w:tabs>
          <w:tab w:val="left" w:pos="900"/>
        </w:tabs>
        <w:ind w:right="-450"/>
        <w:rPr>
          <w:rFonts w:ascii="Times New Roman" w:hAnsi="Times New Roman" w:cs="Times New Roman"/>
          <w:i/>
          <w:iCs/>
          <w:color w:val="231F20"/>
          <w:sz w:val="24"/>
          <w:szCs w:val="24"/>
        </w:rPr>
      </w:pPr>
    </w:p>
    <w:p w14:paraId="54113B42" w14:textId="54E6AF18" w:rsidR="005D099C" w:rsidRDefault="00A07128" w:rsidP="00B00730">
      <w:pPr>
        <w:tabs>
          <w:tab w:val="left" w:pos="900"/>
        </w:tabs>
        <w:spacing w:line="218" w:lineRule="auto"/>
        <w:ind w:right="-45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15.44 </w:t>
      </w:r>
      <w:r>
        <w:rPr>
          <w:rFonts w:ascii="Times New Roman" w:hAnsi="Times New Roman" w:cs="Times New Roman"/>
          <w:color w:val="231F20"/>
          <w:sz w:val="24"/>
          <w:szCs w:val="24"/>
        </w:rPr>
        <w:t xml:space="preserve">Modern skeleton. </w:t>
      </w:r>
      <w:r w:rsidRPr="00A07128">
        <w:rPr>
          <w:rFonts w:ascii="Times New Roman" w:hAnsi="Times New Roman" w:cs="Times New Roman"/>
          <w:i/>
          <w:iCs/>
          <w:color w:val="231F20"/>
          <w:sz w:val="24"/>
          <w:szCs w:val="24"/>
        </w:rPr>
        <w:t>Homo sapiens</w:t>
      </w:r>
      <w:r>
        <w:rPr>
          <w:rFonts w:ascii="Times New Roman" w:hAnsi="Times New Roman" w:cs="Times New Roman"/>
          <w:color w:val="231F20"/>
          <w:sz w:val="24"/>
          <w:szCs w:val="24"/>
        </w:rPr>
        <w:t xml:space="preserve">: Compare a skeleton of today’s human with </w:t>
      </w:r>
      <w:r w:rsidR="005D099C">
        <w:rPr>
          <w:rFonts w:ascii="Times New Roman" w:hAnsi="Times New Roman" w:cs="Times New Roman"/>
          <w:color w:val="231F20"/>
          <w:sz w:val="24"/>
          <w:szCs w:val="24"/>
        </w:rPr>
        <w:t xml:space="preserve">skeletons of “Lucy” </w:t>
      </w:r>
      <w:ins w:id="283" w:author="Ann Lewin-Benham" w:date="2021-12-07T17:58:00Z">
        <w:r w:rsidR="00975BE0" w:rsidRPr="00975BE0">
          <w:rPr>
            <w:rFonts w:ascii="Times New Roman" w:hAnsi="Times New Roman" w:cs="Times New Roman"/>
            <w:color w:val="000000" w:themeColor="text1"/>
            <w:sz w:val="24"/>
            <w:szCs w:val="24"/>
            <w:rPrChange w:id="284" w:author="Ann Lewin-Benham" w:date="2021-12-07T17:59:00Z">
              <w:rPr>
                <w:rFonts w:ascii="Times New Roman" w:hAnsi="Times New Roman" w:cs="Times New Roman"/>
                <w:b/>
                <w:bCs/>
                <w:color w:val="FF0000"/>
                <w:sz w:val="24"/>
                <w:szCs w:val="24"/>
              </w:rPr>
            </w:rPrChange>
          </w:rPr>
          <w:t>(F</w:t>
        </w:r>
      </w:ins>
      <w:ins w:id="285" w:author="Ann Lewin-Benham" w:date="2021-12-07T17:59:00Z">
        <w:r w:rsidR="00975BE0" w:rsidRPr="00975BE0">
          <w:rPr>
            <w:rFonts w:ascii="Times New Roman" w:hAnsi="Times New Roman" w:cs="Times New Roman"/>
            <w:color w:val="000000" w:themeColor="text1"/>
            <w:sz w:val="24"/>
            <w:szCs w:val="24"/>
            <w:rPrChange w:id="286" w:author="Ann Lewin-Benham" w:date="2021-12-07T17:59:00Z">
              <w:rPr>
                <w:rFonts w:ascii="Times New Roman" w:hAnsi="Times New Roman" w:cs="Times New Roman"/>
                <w:b/>
                <w:bCs/>
                <w:color w:val="FF0000"/>
                <w:sz w:val="24"/>
                <w:szCs w:val="24"/>
              </w:rPr>
            </w:rPrChange>
          </w:rPr>
          <w:t xml:space="preserve">igs. 15.8a and 15.8b </w:t>
        </w:r>
      </w:ins>
      <w:del w:id="287" w:author="Ann Lewin-Benham" w:date="2021-12-07T17:58:00Z">
        <w:r w:rsidR="005D099C" w:rsidDel="00975BE0">
          <w:rPr>
            <w:rFonts w:ascii="Times New Roman" w:hAnsi="Times New Roman" w:cs="Times New Roman"/>
            <w:color w:val="231F20"/>
            <w:sz w:val="24"/>
            <w:szCs w:val="24"/>
          </w:rPr>
          <w:delText>(</w:delText>
        </w:r>
        <w:r w:rsidR="005D099C" w:rsidRPr="00A50519" w:rsidDel="00975BE0">
          <w:rPr>
            <w:rFonts w:ascii="Times New Roman" w:hAnsi="Times New Roman" w:cs="Times New Roman"/>
            <w:b/>
            <w:bCs/>
            <w:color w:val="FF0000"/>
            <w:sz w:val="24"/>
            <w:szCs w:val="24"/>
          </w:rPr>
          <w:delText>Fig. 15.XX</w:delText>
        </w:r>
        <w:r w:rsidR="00A50519" w:rsidDel="00975BE0">
          <w:rPr>
            <w:rFonts w:ascii="Times New Roman" w:hAnsi="Times New Roman" w:cs="Times New Roman"/>
            <w:b/>
            <w:bCs/>
            <w:color w:val="FF0000"/>
            <w:sz w:val="24"/>
            <w:szCs w:val="24"/>
          </w:rPr>
          <w:delText xml:space="preserve"> This figure is missing.)</w:delText>
        </w:r>
        <w:r w:rsidR="00C966DC" w:rsidDel="00975BE0">
          <w:rPr>
            <w:rFonts w:ascii="Times New Roman" w:hAnsi="Times New Roman" w:cs="Times New Roman"/>
            <w:b/>
            <w:bCs/>
            <w:color w:val="FF0000"/>
            <w:sz w:val="24"/>
            <w:szCs w:val="24"/>
          </w:rPr>
          <w:delText xml:space="preserve"> </w:delText>
        </w:r>
      </w:del>
      <w:r w:rsidR="005D099C">
        <w:rPr>
          <w:rFonts w:ascii="Times New Roman" w:hAnsi="Times New Roman" w:cs="Times New Roman"/>
          <w:color w:val="231F20"/>
          <w:sz w:val="24"/>
          <w:szCs w:val="24"/>
        </w:rPr>
        <w:t>) and “Ardi” (Fig. 15.</w:t>
      </w:r>
      <w:r w:rsidR="00031F7F">
        <w:rPr>
          <w:rFonts w:ascii="Times New Roman" w:hAnsi="Times New Roman" w:cs="Times New Roman"/>
          <w:color w:val="231F20"/>
          <w:sz w:val="24"/>
          <w:szCs w:val="24"/>
        </w:rPr>
        <w:t>36)</w:t>
      </w:r>
    </w:p>
    <w:p w14:paraId="08AAC7D5" w14:textId="1AC0FE03" w:rsidR="005D099C" w:rsidRDefault="005D099C" w:rsidP="00B00730">
      <w:pPr>
        <w:tabs>
          <w:tab w:val="left" w:pos="900"/>
        </w:tabs>
        <w:spacing w:line="218" w:lineRule="auto"/>
        <w:ind w:right="-450"/>
        <w:rPr>
          <w:rFonts w:ascii="Times New Roman" w:hAnsi="Times New Roman" w:cs="Times New Roman"/>
          <w:color w:val="231F20"/>
          <w:sz w:val="24"/>
          <w:szCs w:val="24"/>
        </w:rPr>
      </w:pPr>
    </w:p>
    <w:p w14:paraId="0FF500B2" w14:textId="54B28F6B" w:rsidR="00CB31E1" w:rsidRPr="00A07128" w:rsidRDefault="00CB31E1" w:rsidP="00B00730">
      <w:pPr>
        <w:tabs>
          <w:tab w:val="left" w:pos="900"/>
        </w:tabs>
        <w:spacing w:line="230" w:lineRule="auto"/>
        <w:ind w:right="-450"/>
        <w:rPr>
          <w:rFonts w:ascii="Times New Roman" w:hAnsi="Times New Roman" w:cs="Times New Roman"/>
          <w:iCs/>
          <w:color w:val="FF0000"/>
          <w:sz w:val="24"/>
          <w:szCs w:val="24"/>
        </w:rPr>
      </w:pPr>
      <w:r>
        <w:rPr>
          <w:rFonts w:ascii="Times New Roman" w:hAnsi="Times New Roman" w:cs="Times New Roman"/>
          <w:i/>
          <w:color w:val="231F20"/>
          <w:sz w:val="24"/>
          <w:szCs w:val="24"/>
        </w:rPr>
        <w:t>Figure 15.45</w:t>
      </w:r>
      <w:r>
        <w:rPr>
          <w:rFonts w:ascii="Times New Roman" w:hAnsi="Times New Roman" w:cs="Times New Roman"/>
          <w:iCs/>
          <w:color w:val="231F20"/>
          <w:sz w:val="24"/>
          <w:szCs w:val="24"/>
        </w:rPr>
        <w:t xml:space="preserve"> Ready for a photo shoot, Brill has positioned lighting devices </w:t>
      </w:r>
      <w:del w:id="288" w:author="Ann Lewin-Benham" w:date="2021-12-07T18:00:00Z">
        <w:r w:rsidR="00A07128" w:rsidDel="00F10063">
          <w:rPr>
            <w:rFonts w:ascii="Times New Roman" w:hAnsi="Times New Roman" w:cs="Times New Roman"/>
            <w:iCs/>
            <w:color w:val="231F20"/>
            <w:sz w:val="24"/>
            <w:szCs w:val="24"/>
          </w:rPr>
          <w:delText xml:space="preserve">that include </w:delText>
        </w:r>
        <w:r w:rsidRPr="00A07128" w:rsidDel="00F10063">
          <w:rPr>
            <w:b/>
            <w:bCs/>
            <w:color w:val="C00000"/>
          </w:rPr>
          <w:delText>BRILL FILL IN</w:delText>
        </w:r>
        <w:r w:rsidR="00A07128" w:rsidDel="00F10063">
          <w:rPr>
            <w:b/>
            <w:bCs/>
            <w:color w:val="C00000"/>
          </w:rPr>
          <w:delText xml:space="preserve"> </w:delText>
        </w:r>
      </w:del>
      <w:r w:rsidR="00A07128">
        <w:rPr>
          <w:color w:val="000000" w:themeColor="text1"/>
        </w:rPr>
        <w:t xml:space="preserve">around the skull. </w:t>
      </w:r>
      <w:r w:rsidR="00A07128" w:rsidRPr="00A07128">
        <w:rPr>
          <w:b/>
          <w:bCs/>
          <w:color w:val="FF0000"/>
        </w:rPr>
        <w:t>OR REVISE COMPLETELY</w:t>
      </w:r>
    </w:p>
    <w:p w14:paraId="28C7857E" w14:textId="77777777" w:rsidR="00CB31E1" w:rsidRDefault="00CB31E1" w:rsidP="00B00730">
      <w:pPr>
        <w:tabs>
          <w:tab w:val="left" w:pos="900"/>
        </w:tabs>
        <w:spacing w:line="230" w:lineRule="auto"/>
        <w:ind w:right="-450"/>
        <w:rPr>
          <w:rFonts w:ascii="Times New Roman" w:hAnsi="Times New Roman" w:cs="Times New Roman"/>
          <w:i/>
          <w:color w:val="231F20"/>
          <w:sz w:val="24"/>
          <w:szCs w:val="24"/>
        </w:rPr>
      </w:pPr>
    </w:p>
    <w:p w14:paraId="0B8A7085" w14:textId="1D95E373"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Pr="004E7904">
        <w:rPr>
          <w:rFonts w:ascii="Times New Roman" w:hAnsi="Times New Roman" w:cs="Times New Roman"/>
          <w:i/>
          <w:color w:val="231F20"/>
          <w:sz w:val="24"/>
          <w:szCs w:val="24"/>
        </w:rPr>
        <w:t>.</w:t>
      </w:r>
      <w:r w:rsidR="00CB31E1">
        <w:rPr>
          <w:rFonts w:ascii="Times New Roman" w:hAnsi="Times New Roman" w:cs="Times New Roman"/>
          <w:i/>
          <w:color w:val="231F20"/>
          <w:sz w:val="24"/>
          <w:szCs w:val="24"/>
        </w:rPr>
        <w:t>46</w:t>
      </w:r>
      <w:r w:rsidRPr="004E7904">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 xml:space="preserve">Children poured over the book </w:t>
      </w:r>
      <w:r>
        <w:rPr>
          <w:rFonts w:ascii="Times New Roman" w:hAnsi="Times New Roman" w:cs="Times New Roman"/>
          <w:i/>
          <w:color w:val="231F20"/>
          <w:sz w:val="24"/>
          <w:szCs w:val="24"/>
        </w:rPr>
        <w:t xml:space="preserve">Evolution. </w:t>
      </w:r>
      <w:r>
        <w:rPr>
          <w:rFonts w:ascii="Times New Roman" w:hAnsi="Times New Roman" w:cs="Times New Roman"/>
          <w:iCs/>
          <w:color w:val="231F20"/>
          <w:sz w:val="24"/>
          <w:szCs w:val="24"/>
        </w:rPr>
        <w:t>They studied the images, repeatedly asking about each. Gradually, they came to know the entire book.</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Text and illustrations</w:t>
      </w:r>
      <w:r w:rsidR="009B62B5">
        <w:rPr>
          <w:rFonts w:ascii="Times New Roman" w:hAnsi="Times New Roman" w:cs="Times New Roman"/>
          <w:iCs/>
          <w:color w:val="231F20"/>
          <w:sz w:val="24"/>
          <w:szCs w:val="24"/>
        </w:rPr>
        <w:t xml:space="preserve"> </w:t>
      </w:r>
      <w:r>
        <w:rPr>
          <w:rFonts w:ascii="Times New Roman" w:hAnsi="Times New Roman" w:cs="Times New Roman"/>
          <w:iCs/>
          <w:color w:val="231F20"/>
          <w:sz w:val="24"/>
          <w:szCs w:val="24"/>
        </w:rPr>
        <w:t xml:space="preserve">by </w:t>
      </w:r>
      <w:r w:rsidR="009B62B5">
        <w:rPr>
          <w:rFonts w:ascii="Times New Roman" w:hAnsi="Times New Roman" w:cs="Times New Roman"/>
          <w:iCs/>
          <w:color w:val="231F20"/>
          <w:sz w:val="24"/>
          <w:szCs w:val="24"/>
        </w:rPr>
        <w:t xml:space="preserve">and with permission of author/illustrator </w:t>
      </w:r>
      <w:r>
        <w:rPr>
          <w:rFonts w:ascii="Times New Roman" w:hAnsi="Times New Roman" w:cs="Times New Roman"/>
          <w:iCs/>
          <w:color w:val="231F20"/>
          <w:sz w:val="24"/>
          <w:szCs w:val="24"/>
        </w:rPr>
        <w:t xml:space="preserve">Daniel Loxton </w:t>
      </w:r>
    </w:p>
    <w:p w14:paraId="56F3B5BD" w14:textId="77777777" w:rsidR="00B00730" w:rsidRDefault="00B00730" w:rsidP="00B00730">
      <w:pPr>
        <w:tabs>
          <w:tab w:val="left" w:pos="900"/>
        </w:tabs>
        <w:spacing w:line="230" w:lineRule="auto"/>
        <w:ind w:right="-450"/>
        <w:rPr>
          <w:rFonts w:ascii="Times New Roman" w:hAnsi="Times New Roman" w:cs="Times New Roman"/>
          <w:i/>
          <w:color w:val="231F20"/>
          <w:sz w:val="24"/>
          <w:szCs w:val="24"/>
        </w:rPr>
      </w:pPr>
    </w:p>
    <w:p w14:paraId="590B4C2C" w14:textId="1C15CB93" w:rsidR="00B00730" w:rsidRDefault="00B00730" w:rsidP="00B00730">
      <w:pPr>
        <w:tabs>
          <w:tab w:val="left" w:pos="900"/>
        </w:tabs>
        <w:spacing w:line="230" w:lineRule="auto"/>
        <w:ind w:right="-450"/>
        <w:rPr>
          <w:rFonts w:ascii="Times New Roman" w:hAnsi="Times New Roman" w:cs="Times New Roman"/>
          <w:iCs/>
          <w:color w:val="231F20"/>
          <w:sz w:val="24"/>
          <w:szCs w:val="24"/>
        </w:rPr>
      </w:pPr>
      <w:r>
        <w:rPr>
          <w:rFonts w:ascii="Times New Roman" w:hAnsi="Times New Roman" w:cs="Times New Roman"/>
          <w:i/>
          <w:color w:val="231F20"/>
          <w:sz w:val="24"/>
          <w:szCs w:val="24"/>
        </w:rPr>
        <w:t>Figure 15.</w:t>
      </w:r>
      <w:r w:rsidR="00CB31E1">
        <w:rPr>
          <w:rFonts w:ascii="Times New Roman" w:hAnsi="Times New Roman" w:cs="Times New Roman"/>
          <w:i/>
          <w:color w:val="231F20"/>
          <w:sz w:val="24"/>
          <w:szCs w:val="24"/>
        </w:rPr>
        <w:t>47</w:t>
      </w:r>
      <w:r>
        <w:rPr>
          <w:rFonts w:ascii="Times New Roman" w:hAnsi="Times New Roman" w:cs="Times New Roman"/>
          <w:i/>
          <w:color w:val="231F20"/>
          <w:sz w:val="24"/>
          <w:szCs w:val="24"/>
        </w:rPr>
        <w:t xml:space="preserve"> </w:t>
      </w:r>
      <w:r>
        <w:rPr>
          <w:rFonts w:ascii="Times New Roman" w:hAnsi="Times New Roman" w:cs="Times New Roman"/>
          <w:iCs/>
          <w:color w:val="231F20"/>
          <w:sz w:val="24"/>
          <w:szCs w:val="24"/>
        </w:rPr>
        <w:t>Among its many rules</w:t>
      </w:r>
      <w:r w:rsidR="009B62B5">
        <w:rPr>
          <w:rFonts w:ascii="Times New Roman" w:hAnsi="Times New Roman" w:cs="Times New Roman"/>
          <w:iCs/>
          <w:color w:val="231F20"/>
          <w:sz w:val="24"/>
          <w:szCs w:val="24"/>
        </w:rPr>
        <w:t>,</w:t>
      </w:r>
      <w:r>
        <w:rPr>
          <w:rFonts w:ascii="Times New Roman" w:hAnsi="Times New Roman" w:cs="Times New Roman"/>
          <w:iCs/>
          <w:color w:val="231F20"/>
          <w:sz w:val="24"/>
          <w:szCs w:val="24"/>
        </w:rPr>
        <w:t xml:space="preserve"> structures,</w:t>
      </w:r>
      <w:r w:rsidR="009B62B5">
        <w:rPr>
          <w:rFonts w:ascii="Times New Roman" w:hAnsi="Times New Roman" w:cs="Times New Roman"/>
          <w:iCs/>
          <w:color w:val="231F20"/>
          <w:sz w:val="24"/>
          <w:szCs w:val="24"/>
        </w:rPr>
        <w:t xml:space="preserve"> and capacities,</w:t>
      </w:r>
      <w:r>
        <w:rPr>
          <w:rFonts w:ascii="Times New Roman" w:hAnsi="Times New Roman" w:cs="Times New Roman"/>
          <w:iCs/>
          <w:color w:val="231F20"/>
          <w:sz w:val="24"/>
          <w:szCs w:val="24"/>
        </w:rPr>
        <w:t xml:space="preserve"> </w:t>
      </w:r>
      <w:r w:rsidR="009B456A">
        <w:rPr>
          <w:rFonts w:ascii="Times New Roman" w:hAnsi="Times New Roman" w:cs="Times New Roman"/>
          <w:iCs/>
          <w:color w:val="231F20"/>
          <w:sz w:val="24"/>
          <w:szCs w:val="24"/>
        </w:rPr>
        <w:t>the brain uses</w:t>
      </w:r>
      <w:r>
        <w:rPr>
          <w:rFonts w:ascii="Times New Roman" w:hAnsi="Times New Roman" w:cs="Times New Roman"/>
          <w:iCs/>
          <w:color w:val="231F20"/>
          <w:sz w:val="24"/>
          <w:szCs w:val="24"/>
        </w:rPr>
        <w:t xml:space="preserve"> concepts and context to organize </w:t>
      </w:r>
      <w:r w:rsidR="00894989">
        <w:rPr>
          <w:rFonts w:ascii="Times New Roman" w:hAnsi="Times New Roman" w:cs="Times New Roman"/>
          <w:iCs/>
          <w:color w:val="231F20"/>
          <w:sz w:val="24"/>
          <w:szCs w:val="24"/>
        </w:rPr>
        <w:t xml:space="preserve">and understand </w:t>
      </w:r>
      <w:r>
        <w:rPr>
          <w:rFonts w:ascii="Times New Roman" w:hAnsi="Times New Roman" w:cs="Times New Roman"/>
          <w:iCs/>
          <w:color w:val="231F20"/>
          <w:sz w:val="24"/>
          <w:szCs w:val="24"/>
        </w:rPr>
        <w:t xml:space="preserve">content. </w:t>
      </w:r>
      <w:r w:rsidR="009B62B5">
        <w:rPr>
          <w:rFonts w:ascii="Times New Roman" w:hAnsi="Times New Roman" w:cs="Times New Roman"/>
          <w:iCs/>
          <w:color w:val="231F20"/>
          <w:sz w:val="24"/>
          <w:szCs w:val="24"/>
        </w:rPr>
        <w:t xml:space="preserve">Drawing by Vally Sharp. </w:t>
      </w:r>
      <w:r>
        <w:rPr>
          <w:rFonts w:ascii="Times New Roman" w:hAnsi="Times New Roman" w:cs="Times New Roman"/>
          <w:iCs/>
          <w:color w:val="231F20"/>
          <w:sz w:val="24"/>
          <w:szCs w:val="24"/>
        </w:rPr>
        <w:t>© Ann Lewin-Benham</w:t>
      </w:r>
    </w:p>
    <w:bookmarkEnd w:id="268"/>
    <w:p w14:paraId="72EAF70A" w14:textId="77777777" w:rsidR="004C1B5E" w:rsidRDefault="004C1B5E" w:rsidP="00664BD2">
      <w:pPr>
        <w:tabs>
          <w:tab w:val="left" w:pos="900"/>
        </w:tabs>
        <w:spacing w:before="116" w:line="218" w:lineRule="auto"/>
        <w:ind w:right="-540"/>
        <w:rPr>
          <w:rFonts w:ascii="Times New Roman" w:hAnsi="Times New Roman" w:cs="Times New Roman"/>
          <w:b/>
          <w:bCs/>
          <w:color w:val="231F20"/>
          <w:sz w:val="24"/>
          <w:szCs w:val="24"/>
        </w:rPr>
      </w:pPr>
    </w:p>
    <w:p w14:paraId="65C072CD" w14:textId="35C97531" w:rsidR="00CA0C2D" w:rsidRDefault="00CA0C2D" w:rsidP="00664BD2">
      <w:pPr>
        <w:tabs>
          <w:tab w:val="left" w:pos="900"/>
        </w:tabs>
        <w:spacing w:before="116" w:line="218" w:lineRule="auto"/>
        <w:ind w:right="-540"/>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Try This Chapter </w:t>
      </w:r>
      <w:r w:rsidR="007124DC">
        <w:rPr>
          <w:rFonts w:ascii="Times New Roman" w:hAnsi="Times New Roman" w:cs="Times New Roman"/>
          <w:b/>
          <w:bCs/>
          <w:color w:val="231F20"/>
          <w:sz w:val="24"/>
          <w:szCs w:val="24"/>
        </w:rPr>
        <w:t>1</w:t>
      </w:r>
      <w:r w:rsidR="008657D5">
        <w:rPr>
          <w:rFonts w:ascii="Times New Roman" w:hAnsi="Times New Roman" w:cs="Times New Roman"/>
          <w:b/>
          <w:bCs/>
          <w:color w:val="231F20"/>
          <w:sz w:val="24"/>
          <w:szCs w:val="24"/>
        </w:rPr>
        <w:t>5</w:t>
      </w:r>
    </w:p>
    <w:p w14:paraId="0CA1963F" w14:textId="74171BF4" w:rsidR="0014697F" w:rsidRDefault="0014697F" w:rsidP="00664BD2">
      <w:pPr>
        <w:tabs>
          <w:tab w:val="left" w:pos="900"/>
        </w:tabs>
        <w:spacing w:before="116" w:line="218" w:lineRule="auto"/>
        <w:ind w:right="-540"/>
        <w:rPr>
          <w:rFonts w:ascii="Times New Roman" w:hAnsi="Times New Roman" w:cs="Times New Roman"/>
          <w:b/>
          <w:bCs/>
          <w:color w:val="231F20"/>
          <w:sz w:val="24"/>
          <w:szCs w:val="24"/>
        </w:rPr>
      </w:pPr>
    </w:p>
    <w:p w14:paraId="2E51B94B" w14:textId="77777777" w:rsidR="0014697F" w:rsidRDefault="0014697F" w:rsidP="0014697F">
      <w:pPr>
        <w:tabs>
          <w:tab w:val="left" w:pos="900"/>
        </w:tabs>
        <w:spacing w:line="218" w:lineRule="auto"/>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 Find Extinct Species</w:t>
      </w:r>
    </w:p>
    <w:p w14:paraId="103E3FBA" w14:textId="77777777" w:rsidR="0014697F" w:rsidRDefault="0014697F" w:rsidP="0014697F">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Enter the words “extinct species images.”</w:t>
      </w:r>
    </w:p>
    <w:p w14:paraId="3F1F6F01" w14:textId="77777777" w:rsidR="0014697F" w:rsidRDefault="0014697F" w:rsidP="0014697F">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Click on whatever catches your interest.</w:t>
      </w:r>
    </w:p>
    <w:p w14:paraId="33F24830" w14:textId="77777777" w:rsidR="0014697F" w:rsidRDefault="0014697F" w:rsidP="0014697F">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Some will be photographs, others drawings;</w:t>
      </w:r>
    </w:p>
    <w:p w14:paraId="70C83692" w14:textId="77777777" w:rsidR="0014697F" w:rsidRDefault="0014697F" w:rsidP="0014697F">
      <w:pPr>
        <w:tabs>
          <w:tab w:val="left" w:pos="900"/>
        </w:tabs>
        <w:spacing w:line="218" w:lineRule="auto"/>
        <w:ind w:right="-540"/>
        <w:jc w:val="center"/>
        <w:rPr>
          <w:rFonts w:ascii="Times New Roman" w:hAnsi="Times New Roman" w:cs="Times New Roman"/>
          <w:color w:val="231F20"/>
          <w:sz w:val="24"/>
          <w:szCs w:val="24"/>
        </w:rPr>
      </w:pPr>
      <w:r>
        <w:rPr>
          <w:rFonts w:ascii="Times New Roman" w:hAnsi="Times New Roman" w:cs="Times New Roman"/>
          <w:color w:val="231F20"/>
          <w:sz w:val="24"/>
          <w:szCs w:val="24"/>
        </w:rPr>
        <w:t>many explain how the species became extinct.</w:t>
      </w:r>
    </w:p>
    <w:p w14:paraId="4BE276C6" w14:textId="77777777" w:rsidR="0014697F" w:rsidRDefault="0014697F" w:rsidP="0014697F">
      <w:pPr>
        <w:spacing w:line="199" w:lineRule="auto"/>
        <w:ind w:left="-720" w:right="-720"/>
        <w:jc w:val="center"/>
        <w:rPr>
          <w:rFonts w:ascii="Times New Roman" w:hAnsi="Times New Roman" w:cs="Times New Roman"/>
          <w:b/>
          <w:bCs/>
          <w:color w:val="231F20"/>
          <w:sz w:val="24"/>
          <w:szCs w:val="24"/>
        </w:rPr>
      </w:pPr>
    </w:p>
    <w:p w14:paraId="49F36DF5" w14:textId="77777777" w:rsidR="0014697F" w:rsidRDefault="0014697F" w:rsidP="0014697F">
      <w:pPr>
        <w:spacing w:line="199" w:lineRule="auto"/>
        <w:ind w:left="-7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15.2: An Analogy about Earth’s Age</w:t>
      </w:r>
    </w:p>
    <w:p w14:paraId="1ACE3CA7" w14:textId="77777777" w:rsidR="0014697F" w:rsidRDefault="0014697F" w:rsidP="0014697F">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 xml:space="preserve">Ask older children who </w:t>
      </w:r>
      <w:r w:rsidRPr="001C5C5E">
        <w:rPr>
          <w:rFonts w:ascii="Times New Roman" w:hAnsi="Times New Roman"/>
          <w:color w:val="231F20"/>
          <w:spacing w:val="-6"/>
          <w:sz w:val="24"/>
          <w:szCs w:val="24"/>
        </w:rPr>
        <w:t xml:space="preserve">“get” </w:t>
      </w:r>
      <w:r w:rsidRPr="001C5C5E">
        <w:rPr>
          <w:rFonts w:ascii="Times New Roman" w:hAnsi="Times New Roman"/>
          <w:color w:val="231F20"/>
          <w:sz w:val="24"/>
          <w:szCs w:val="24"/>
        </w:rPr>
        <w:t>the analogy</w:t>
      </w:r>
    </w:p>
    <w:p w14:paraId="74F994AD" w14:textId="77777777" w:rsidR="0014697F" w:rsidRDefault="0014697F" w:rsidP="0014697F">
      <w:pPr>
        <w:spacing w:line="199" w:lineRule="auto"/>
        <w:ind w:left="-720" w:right="-720"/>
        <w:jc w:val="center"/>
        <w:rPr>
          <w:rFonts w:ascii="Times New Roman" w:hAnsi="Times New Roman"/>
          <w:color w:val="231F20"/>
          <w:sz w:val="24"/>
          <w:szCs w:val="24"/>
        </w:rPr>
      </w:pPr>
      <w:r w:rsidRPr="001C5C5E">
        <w:rPr>
          <w:rFonts w:ascii="Times New Roman" w:hAnsi="Times New Roman"/>
          <w:color w:val="231F20"/>
          <w:sz w:val="24"/>
          <w:szCs w:val="24"/>
        </w:rPr>
        <w:t>to play with</w:t>
      </w:r>
      <w:r>
        <w:rPr>
          <w:rFonts w:ascii="Times New Roman" w:hAnsi="Times New Roman"/>
          <w:color w:val="231F20"/>
          <w:sz w:val="24"/>
          <w:szCs w:val="24"/>
        </w:rPr>
        <w:t xml:space="preserve"> </w:t>
      </w:r>
      <w:r w:rsidRPr="001C5C5E">
        <w:rPr>
          <w:rFonts w:ascii="Times New Roman" w:hAnsi="Times New Roman"/>
          <w:color w:val="231F20"/>
          <w:sz w:val="24"/>
          <w:szCs w:val="24"/>
        </w:rPr>
        <w:t>younger</w:t>
      </w:r>
      <w:r w:rsidRPr="001C5C5E">
        <w:rPr>
          <w:rFonts w:ascii="Times New Roman" w:hAnsi="Times New Roman"/>
          <w:color w:val="231F20"/>
          <w:spacing w:val="31"/>
          <w:sz w:val="24"/>
          <w:szCs w:val="24"/>
        </w:rPr>
        <w:t xml:space="preserve"> </w:t>
      </w:r>
      <w:r w:rsidRPr="001C5C5E">
        <w:rPr>
          <w:rFonts w:ascii="Times New Roman" w:hAnsi="Times New Roman"/>
          <w:color w:val="231F20"/>
          <w:sz w:val="24"/>
          <w:szCs w:val="24"/>
        </w:rPr>
        <w:t>children</w:t>
      </w:r>
    </w:p>
    <w:p w14:paraId="25C9B207" w14:textId="77777777" w:rsidR="0014697F" w:rsidRDefault="0014697F" w:rsidP="0014697F">
      <w:pPr>
        <w:spacing w:line="199" w:lineRule="auto"/>
        <w:ind w:left="-720" w:right="-720"/>
        <w:jc w:val="center"/>
        <w:rPr>
          <w:rFonts w:ascii="Times New Roman" w:hAnsi="Times New Roman"/>
          <w:color w:val="231F20"/>
          <w:sz w:val="24"/>
          <w:szCs w:val="24"/>
        </w:rPr>
      </w:pPr>
      <w:r>
        <w:rPr>
          <w:rFonts w:ascii="Times New Roman" w:hAnsi="Times New Roman"/>
          <w:color w:val="231F20"/>
          <w:sz w:val="24"/>
          <w:szCs w:val="24"/>
        </w:rPr>
        <w:t>who</w:t>
      </w:r>
      <w:r w:rsidRPr="001C5C5E">
        <w:rPr>
          <w:rFonts w:ascii="Times New Roman" w:hAnsi="Times New Roman"/>
          <w:color w:val="231F20"/>
          <w:sz w:val="24"/>
          <w:szCs w:val="24"/>
        </w:rPr>
        <w:t xml:space="preserve"> will play </w:t>
      </w:r>
      <w:r w:rsidRPr="001C5C5E">
        <w:rPr>
          <w:rFonts w:ascii="Times New Roman" w:hAnsi="Times New Roman"/>
          <w:i/>
          <w:color w:val="231F20"/>
          <w:sz w:val="24"/>
          <w:szCs w:val="24"/>
        </w:rPr>
        <w:t xml:space="preserve">because </w:t>
      </w:r>
      <w:r w:rsidRPr="001C5C5E">
        <w:rPr>
          <w:rFonts w:ascii="Times New Roman" w:hAnsi="Times New Roman"/>
          <w:color w:val="231F20"/>
          <w:sz w:val="24"/>
          <w:szCs w:val="24"/>
        </w:rPr>
        <w:t xml:space="preserve">older children </w:t>
      </w:r>
      <w:r>
        <w:rPr>
          <w:rFonts w:ascii="Times New Roman" w:hAnsi="Times New Roman"/>
          <w:color w:val="231F20"/>
          <w:sz w:val="24"/>
          <w:szCs w:val="24"/>
        </w:rPr>
        <w:t>ask.</w:t>
      </w:r>
    </w:p>
    <w:p w14:paraId="45BF6FB7" w14:textId="77777777" w:rsidR="0014697F" w:rsidRDefault="0014697F" w:rsidP="0014697F">
      <w:pPr>
        <w:spacing w:line="199" w:lineRule="auto"/>
        <w:ind w:left="-720" w:right="-720"/>
        <w:jc w:val="center"/>
        <w:rPr>
          <w:rFonts w:ascii="Times New Roman" w:hAnsi="Times New Roman" w:cs="Times New Roman"/>
          <w:color w:val="231F20"/>
          <w:sz w:val="24"/>
          <w:szCs w:val="24"/>
        </w:rPr>
      </w:pPr>
      <w:r>
        <w:rPr>
          <w:rFonts w:ascii="Times New Roman" w:hAnsi="Times New Roman"/>
          <w:color w:val="231F20"/>
          <w:sz w:val="24"/>
          <w:szCs w:val="24"/>
        </w:rPr>
        <w:t>R</w:t>
      </w:r>
      <w:r>
        <w:rPr>
          <w:rFonts w:ascii="Times New Roman" w:hAnsi="Times New Roman" w:cs="Times New Roman"/>
          <w:color w:val="231F20"/>
          <w:sz w:val="24"/>
          <w:szCs w:val="24"/>
        </w:rPr>
        <w:t>eturn to the game from time to time</w:t>
      </w:r>
    </w:p>
    <w:p w14:paraId="5C2D89A8" w14:textId="77777777" w:rsidR="0014697F" w:rsidRDefault="0014697F" w:rsidP="0014697F">
      <w:pPr>
        <w:spacing w:line="199" w:lineRule="auto"/>
        <w:ind w:left="-7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and watch children’s understanding grow.</w:t>
      </w:r>
    </w:p>
    <w:p w14:paraId="5A06EB7D" w14:textId="77777777" w:rsidR="0014697F" w:rsidRDefault="0014697F" w:rsidP="0014697F">
      <w:pPr>
        <w:tabs>
          <w:tab w:val="left" w:pos="2970"/>
        </w:tabs>
        <w:spacing w:line="199" w:lineRule="auto"/>
        <w:ind w:left="-720" w:right="-720"/>
        <w:rPr>
          <w:rFonts w:ascii="Times New Roman" w:hAnsi="Times New Roman"/>
          <w:b/>
          <w:color w:val="231F20"/>
          <w:sz w:val="24"/>
          <w:u w:color="231F20"/>
        </w:rPr>
      </w:pPr>
      <w:r>
        <w:rPr>
          <w:rFonts w:ascii="Times New Roman" w:hAnsi="Times New Roman"/>
          <w:b/>
          <w:color w:val="231F20"/>
          <w:sz w:val="24"/>
          <w:u w:color="231F20"/>
        </w:rPr>
        <w:tab/>
      </w:r>
    </w:p>
    <w:p w14:paraId="5685051B" w14:textId="77777777" w:rsidR="0014697F" w:rsidRDefault="0014697F" w:rsidP="0014697F">
      <w:pPr>
        <w:spacing w:line="199" w:lineRule="auto"/>
        <w:ind w:left="-900" w:right="-720"/>
        <w:jc w:val="center"/>
        <w:rPr>
          <w:rFonts w:ascii="Times New Roman" w:hAnsi="Times New Roman"/>
          <w:b/>
          <w:color w:val="231F20"/>
          <w:sz w:val="24"/>
          <w:u w:color="231F20"/>
        </w:rPr>
      </w:pPr>
      <w:r>
        <w:rPr>
          <w:rFonts w:ascii="Times New Roman" w:hAnsi="Times New Roman"/>
          <w:b/>
          <w:color w:val="231F20"/>
          <w:sz w:val="24"/>
          <w:u w:color="231F20"/>
        </w:rPr>
        <w:t>Try This 15.3: Playing Telephone</w:t>
      </w:r>
    </w:p>
    <w:p w14:paraId="4821CFD3" w14:textId="77777777" w:rsidR="0014697F" w:rsidRPr="00725783" w:rsidRDefault="0014697F" w:rsidP="0014697F">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easy challenge</w:t>
      </w:r>
      <w:r>
        <w:rPr>
          <w:rFonts w:ascii="Times New Roman" w:hAnsi="Times New Roman"/>
          <w:bCs/>
          <w:i/>
          <w:iCs/>
          <w:color w:val="231F20"/>
          <w:sz w:val="24"/>
          <w:u w:color="231F20"/>
        </w:rPr>
        <w:t>s</w:t>
      </w:r>
      <w:r w:rsidRPr="00725783">
        <w:rPr>
          <w:rFonts w:ascii="Times New Roman" w:hAnsi="Times New Roman"/>
          <w:bCs/>
          <w:i/>
          <w:iCs/>
          <w:color w:val="231F20"/>
          <w:sz w:val="24"/>
          <w:u w:color="231F20"/>
        </w:rPr>
        <w:t>:</w:t>
      </w:r>
    </w:p>
    <w:p w14:paraId="542EA486"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Grandma Grandpa</w:t>
      </w:r>
    </w:p>
    <w:p w14:paraId="1C6A7E7A"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Strawberries</w:t>
      </w:r>
    </w:p>
    <w:p w14:paraId="3C82C0F9"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 love you.</w:t>
      </w:r>
    </w:p>
    <w:p w14:paraId="7F31E233"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I’m thirsty.</w:t>
      </w:r>
    </w:p>
    <w:p w14:paraId="37BFC540" w14:textId="77777777" w:rsidR="0014697F" w:rsidRPr="00725783" w:rsidRDefault="0014697F" w:rsidP="0014697F">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Examples of</w:t>
      </w:r>
      <w:r w:rsidRPr="00725783">
        <w:rPr>
          <w:rFonts w:ascii="Times New Roman" w:hAnsi="Times New Roman"/>
          <w:bCs/>
          <w:i/>
          <w:iCs/>
          <w:color w:val="231F20"/>
          <w:sz w:val="24"/>
          <w:u w:color="231F20"/>
        </w:rPr>
        <w:t xml:space="preserve"> harder challenges</w:t>
      </w:r>
      <w:r>
        <w:rPr>
          <w:rFonts w:ascii="Times New Roman" w:hAnsi="Times New Roman"/>
          <w:bCs/>
          <w:i/>
          <w:iCs/>
          <w:color w:val="231F20"/>
          <w:sz w:val="24"/>
          <w:u w:color="231F20"/>
        </w:rPr>
        <w:t>:</w:t>
      </w:r>
    </w:p>
    <w:p w14:paraId="52FEF281"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A penny for your thoughts</w:t>
      </w:r>
    </w:p>
    <w:p w14:paraId="19AA18EE"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Nice to meet you.</w:t>
      </w:r>
    </w:p>
    <w:p w14:paraId="2D8B22AD"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What language do you speak?</w:t>
      </w:r>
    </w:p>
    <w:p w14:paraId="4DBE13E0"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Please pass the potatoes.</w:t>
      </w:r>
    </w:p>
    <w:p w14:paraId="100D47BA" w14:textId="77777777" w:rsidR="0014697F" w:rsidRDefault="0014697F" w:rsidP="0014697F">
      <w:pPr>
        <w:spacing w:line="199" w:lineRule="auto"/>
        <w:ind w:left="3240" w:right="-720"/>
        <w:rPr>
          <w:rFonts w:ascii="Times New Roman" w:hAnsi="Times New Roman"/>
          <w:bCs/>
          <w:i/>
          <w:iCs/>
          <w:color w:val="231F20"/>
          <w:sz w:val="24"/>
          <w:u w:color="231F20"/>
        </w:rPr>
      </w:pPr>
      <w:r>
        <w:rPr>
          <w:rFonts w:ascii="Times New Roman" w:hAnsi="Times New Roman"/>
          <w:bCs/>
          <w:i/>
          <w:iCs/>
          <w:color w:val="231F20"/>
          <w:sz w:val="24"/>
          <w:u w:color="231F20"/>
        </w:rPr>
        <w:t>Try tongue twisters:*</w:t>
      </w:r>
    </w:p>
    <w:p w14:paraId="68856BC1"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She sells seashells . . .</w:t>
      </w:r>
    </w:p>
    <w:p w14:paraId="6183CC5D"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Peter Piper picked a peck of . . .</w:t>
      </w:r>
    </w:p>
    <w:p w14:paraId="1843F24A" w14:textId="77777777" w:rsidR="0014697F" w:rsidRDefault="0014697F" w:rsidP="0014697F">
      <w:pPr>
        <w:spacing w:line="199" w:lineRule="auto"/>
        <w:ind w:left="3420" w:right="-720"/>
        <w:rPr>
          <w:rFonts w:ascii="Times New Roman" w:hAnsi="Times New Roman"/>
          <w:bCs/>
          <w:color w:val="231F20"/>
          <w:sz w:val="24"/>
          <w:u w:color="231F20"/>
        </w:rPr>
      </w:pPr>
      <w:r>
        <w:rPr>
          <w:rFonts w:ascii="Times New Roman" w:hAnsi="Times New Roman"/>
          <w:bCs/>
          <w:color w:val="231F20"/>
          <w:sz w:val="24"/>
          <w:u w:color="231F20"/>
        </w:rPr>
        <w:t>Six slippery snails . . .</w:t>
      </w:r>
    </w:p>
    <w:p w14:paraId="01B2C6F2" w14:textId="77777777" w:rsidR="0014697F" w:rsidRDefault="0014697F" w:rsidP="0014697F">
      <w:pPr>
        <w:spacing w:line="199" w:lineRule="auto"/>
        <w:ind w:left="3240" w:right="-720"/>
        <w:rPr>
          <w:rFonts w:ascii="Times New Roman" w:hAnsi="Times New Roman"/>
          <w:bCs/>
          <w:color w:val="231F20"/>
          <w:sz w:val="24"/>
          <w:u w:color="231F20"/>
        </w:rPr>
      </w:pPr>
      <w:r>
        <w:rPr>
          <w:rFonts w:ascii="Times New Roman" w:hAnsi="Times New Roman"/>
          <w:bCs/>
          <w:color w:val="231F20"/>
          <w:sz w:val="24"/>
          <w:u w:color="231F20"/>
        </w:rPr>
        <w:t>Tongue twisters are online.</w:t>
      </w:r>
    </w:p>
    <w:p w14:paraId="4286DF05" w14:textId="77777777" w:rsidR="0014697F" w:rsidRDefault="0014697F" w:rsidP="0014697F">
      <w:pPr>
        <w:spacing w:line="199" w:lineRule="auto"/>
        <w:ind w:left="3960" w:right="-720"/>
        <w:rPr>
          <w:rFonts w:ascii="Times New Roman" w:hAnsi="Times New Roman"/>
          <w:bCs/>
          <w:i/>
          <w:iCs/>
          <w:color w:val="231F20"/>
          <w:sz w:val="24"/>
          <w:u w:color="231F20"/>
        </w:rPr>
      </w:pPr>
      <w:r>
        <w:rPr>
          <w:rFonts w:ascii="Times New Roman" w:hAnsi="Times New Roman"/>
          <w:bCs/>
          <w:i/>
          <w:iCs/>
          <w:color w:val="231F20"/>
          <w:sz w:val="24"/>
          <w:u w:color="231F20"/>
        </w:rPr>
        <w:t>Have fun!</w:t>
      </w:r>
    </w:p>
    <w:p w14:paraId="4B26A9FF" w14:textId="77777777" w:rsidR="0014697F" w:rsidRPr="00411110" w:rsidRDefault="0014697F" w:rsidP="0014697F">
      <w:pPr>
        <w:spacing w:line="199" w:lineRule="auto"/>
        <w:ind w:left="2880" w:right="-720"/>
        <w:rPr>
          <w:rFonts w:ascii="Times New Roman" w:hAnsi="Times New Roman"/>
          <w:bCs/>
          <w:i/>
          <w:iCs/>
          <w:color w:val="231F20"/>
          <w:sz w:val="20"/>
          <w:szCs w:val="20"/>
          <w:u w:color="231F20"/>
        </w:rPr>
      </w:pPr>
      <w:r>
        <w:rPr>
          <w:rFonts w:ascii="Times New Roman" w:hAnsi="Times New Roman"/>
          <w:bCs/>
          <w:i/>
          <w:iCs/>
          <w:color w:val="231F20"/>
          <w:sz w:val="20"/>
          <w:szCs w:val="20"/>
          <w:u w:color="231F20"/>
        </w:rPr>
        <w:t xml:space="preserve">     </w:t>
      </w:r>
      <w:r>
        <w:rPr>
          <w:rFonts w:ascii="Times New Roman" w:hAnsi="Times New Roman"/>
          <w:b/>
          <w:i/>
          <w:iCs/>
          <w:color w:val="231F20"/>
          <w:sz w:val="20"/>
          <w:szCs w:val="20"/>
          <w:u w:color="231F20"/>
        </w:rPr>
        <w:t>XX</w:t>
      </w:r>
      <w:r w:rsidRPr="00411110">
        <w:rPr>
          <w:rFonts w:ascii="Times New Roman" w:hAnsi="Times New Roman"/>
          <w:bCs/>
          <w:i/>
          <w:iCs/>
          <w:color w:val="231F20"/>
          <w:sz w:val="20"/>
          <w:szCs w:val="20"/>
          <w:u w:color="231F20"/>
        </w:rPr>
        <w:t xml:space="preserve"> *Find </w:t>
      </w:r>
      <w:r>
        <w:rPr>
          <w:rFonts w:ascii="Times New Roman" w:hAnsi="Times New Roman"/>
          <w:bCs/>
          <w:i/>
          <w:iCs/>
          <w:color w:val="231F20"/>
          <w:sz w:val="20"/>
          <w:szCs w:val="20"/>
          <w:u w:color="231F20"/>
        </w:rPr>
        <w:t xml:space="preserve">other </w:t>
      </w:r>
      <w:r w:rsidRPr="00411110">
        <w:rPr>
          <w:rFonts w:ascii="Times New Roman" w:hAnsi="Times New Roman"/>
          <w:bCs/>
          <w:i/>
          <w:iCs/>
          <w:color w:val="231F20"/>
          <w:sz w:val="20"/>
          <w:szCs w:val="20"/>
          <w:u w:color="231F20"/>
        </w:rPr>
        <w:t>tongue twisters on the web.</w:t>
      </w:r>
    </w:p>
    <w:p w14:paraId="25546AB0" w14:textId="77777777" w:rsidR="0014697F" w:rsidRDefault="0014697F" w:rsidP="0014697F">
      <w:pPr>
        <w:spacing w:line="199" w:lineRule="auto"/>
        <w:ind w:left="3240" w:right="-720"/>
        <w:rPr>
          <w:rFonts w:ascii="Times New Roman" w:hAnsi="Times New Roman"/>
          <w:bCs/>
          <w:i/>
          <w:iCs/>
          <w:color w:val="231F20"/>
          <w:sz w:val="24"/>
          <w:u w:color="231F20"/>
        </w:rPr>
      </w:pPr>
    </w:p>
    <w:p w14:paraId="328DAD9E" w14:textId="77777777" w:rsidR="0014697F" w:rsidRDefault="0014697F" w:rsidP="0014697F">
      <w:pPr>
        <w:spacing w:line="199" w:lineRule="auto"/>
        <w:ind w:left="-450" w:right="-720"/>
        <w:jc w:val="center"/>
        <w:rPr>
          <w:rFonts w:ascii="Times New Roman" w:hAnsi="Times New Roman"/>
          <w:b/>
          <w:color w:val="231F20"/>
          <w:sz w:val="24"/>
          <w:u w:color="231F20"/>
        </w:rPr>
      </w:pPr>
      <w:r>
        <w:rPr>
          <w:rFonts w:ascii="Times New Roman" w:hAnsi="Times New Roman"/>
          <w:b/>
          <w:color w:val="231F20"/>
          <w:sz w:val="24"/>
          <w:u w:color="231F20"/>
        </w:rPr>
        <w:t>Try This 15.4: What’s In A Name?</w:t>
      </w:r>
    </w:p>
    <w:p w14:paraId="004A4B69" w14:textId="77777777" w:rsidR="0014697F" w:rsidRDefault="0014697F" w:rsidP="0014697F">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 xml:space="preserve">Find an extinct species with a </w:t>
      </w:r>
      <w:r>
        <w:rPr>
          <w:rFonts w:ascii="Times New Roman" w:hAnsi="Times New Roman"/>
          <w:bCs/>
          <w:i/>
          <w:iCs/>
          <w:color w:val="231F20"/>
          <w:sz w:val="24"/>
          <w:u w:color="231F20"/>
        </w:rPr>
        <w:t xml:space="preserve">long </w:t>
      </w:r>
      <w:r>
        <w:rPr>
          <w:rFonts w:ascii="Times New Roman" w:hAnsi="Times New Roman"/>
          <w:bCs/>
          <w:color w:val="231F20"/>
          <w:sz w:val="24"/>
          <w:u w:color="231F20"/>
        </w:rPr>
        <w:t>name.</w:t>
      </w:r>
    </w:p>
    <w:p w14:paraId="3D3BB9C9" w14:textId="77777777" w:rsidR="0014697F" w:rsidRDefault="0014697F" w:rsidP="0014697F">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Break the name into syllables.</w:t>
      </w:r>
    </w:p>
    <w:p w14:paraId="3753282B" w14:textId="77777777" w:rsidR="0014697F" w:rsidRDefault="0014697F" w:rsidP="0014697F">
      <w:pPr>
        <w:spacing w:line="199" w:lineRule="auto"/>
        <w:ind w:left="-450" w:right="-720"/>
        <w:jc w:val="center"/>
        <w:rPr>
          <w:rFonts w:ascii="Times New Roman" w:hAnsi="Times New Roman"/>
          <w:bCs/>
          <w:color w:val="231F20"/>
          <w:sz w:val="24"/>
          <w:u w:color="231F20"/>
        </w:rPr>
      </w:pPr>
      <w:r>
        <w:rPr>
          <w:rFonts w:ascii="Times New Roman" w:hAnsi="Times New Roman"/>
          <w:bCs/>
          <w:color w:val="231F20"/>
          <w:sz w:val="24"/>
          <w:u w:color="231F20"/>
        </w:rPr>
        <w:t>Look online for each syllable’s meaning.</w:t>
      </w:r>
    </w:p>
    <w:p w14:paraId="0C38BAD0" w14:textId="77777777" w:rsidR="0014697F" w:rsidRPr="00BC53AF" w:rsidRDefault="0014697F" w:rsidP="0014697F">
      <w:pPr>
        <w:spacing w:line="199" w:lineRule="auto"/>
        <w:ind w:left="-450" w:right="-720"/>
        <w:jc w:val="center"/>
        <w:rPr>
          <w:rFonts w:ascii="Times New Roman" w:hAnsi="Times New Roman"/>
          <w:bCs/>
          <w:i/>
          <w:iCs/>
          <w:color w:val="231F20"/>
          <w:sz w:val="24"/>
          <w:u w:color="231F20"/>
        </w:rPr>
      </w:pPr>
      <w:r>
        <w:rPr>
          <w:rFonts w:ascii="Times New Roman" w:hAnsi="Times New Roman"/>
          <w:bCs/>
          <w:color w:val="231F20"/>
          <w:sz w:val="24"/>
          <w:u w:color="231F20"/>
        </w:rPr>
        <w:t xml:space="preserve">Note: </w:t>
      </w:r>
      <w:r w:rsidRPr="00BC53AF">
        <w:rPr>
          <w:rFonts w:ascii="Times New Roman" w:hAnsi="Times New Roman"/>
          <w:bCs/>
          <w:i/>
          <w:iCs/>
          <w:color w:val="231F20"/>
          <w:sz w:val="24"/>
          <w:u w:color="231F20"/>
        </w:rPr>
        <w:t xml:space="preserve">It is easier to pronounce </w:t>
      </w:r>
    </w:p>
    <w:p w14:paraId="77637216" w14:textId="77777777" w:rsidR="0014697F" w:rsidRPr="00BC53AF" w:rsidRDefault="0014697F" w:rsidP="0014697F">
      <w:pPr>
        <w:spacing w:line="199" w:lineRule="auto"/>
        <w:ind w:left="-450" w:right="-720"/>
        <w:jc w:val="center"/>
        <w:rPr>
          <w:rFonts w:ascii="Times New Roman" w:hAnsi="Times New Roman"/>
          <w:bCs/>
          <w:i/>
          <w:iCs/>
          <w:color w:val="231F20"/>
          <w:sz w:val="24"/>
          <w:u w:color="231F20"/>
        </w:rPr>
      </w:pPr>
      <w:r w:rsidRPr="00BC53AF">
        <w:rPr>
          <w:rFonts w:ascii="Times New Roman" w:hAnsi="Times New Roman"/>
          <w:bCs/>
          <w:i/>
          <w:iCs/>
          <w:color w:val="231F20"/>
          <w:sz w:val="24"/>
          <w:u w:color="231F20"/>
        </w:rPr>
        <w:t>and remember a name</w:t>
      </w:r>
    </w:p>
    <w:p w14:paraId="3D1C9C7F" w14:textId="77777777" w:rsidR="0014697F" w:rsidRPr="00BC53AF" w:rsidRDefault="0014697F" w:rsidP="0014697F">
      <w:pPr>
        <w:spacing w:line="199" w:lineRule="auto"/>
        <w:ind w:left="-450" w:right="-720"/>
        <w:jc w:val="center"/>
        <w:rPr>
          <w:rFonts w:ascii="Times New Roman" w:hAnsi="Times New Roman"/>
          <w:bCs/>
          <w:i/>
          <w:iCs/>
          <w:color w:val="231F20"/>
          <w:sz w:val="24"/>
          <w:u w:color="231F20"/>
        </w:rPr>
      </w:pPr>
      <w:r w:rsidRPr="00BC53AF">
        <w:rPr>
          <w:rFonts w:ascii="Times New Roman" w:hAnsi="Times New Roman"/>
          <w:bCs/>
          <w:i/>
          <w:iCs/>
          <w:color w:val="231F20"/>
          <w:sz w:val="24"/>
          <w:u w:color="231F20"/>
        </w:rPr>
        <w:t xml:space="preserve"> if you know each syllables’ meaning.</w:t>
      </w:r>
    </w:p>
    <w:p w14:paraId="0DAC7A33" w14:textId="77777777" w:rsidR="0014697F" w:rsidRPr="00725783" w:rsidRDefault="0014697F" w:rsidP="0014697F">
      <w:pPr>
        <w:spacing w:line="199" w:lineRule="auto"/>
        <w:ind w:left="-450" w:right="-720"/>
        <w:jc w:val="center"/>
        <w:rPr>
          <w:rFonts w:ascii="Times New Roman" w:hAnsi="Times New Roman"/>
          <w:bCs/>
          <w:color w:val="231F20"/>
          <w:sz w:val="24"/>
          <w:u w:color="231F20"/>
        </w:rPr>
      </w:pPr>
    </w:p>
    <w:p w14:paraId="2CD8A3A3" w14:textId="77777777" w:rsidR="0014697F" w:rsidRDefault="0014697F" w:rsidP="0014697F">
      <w:pPr>
        <w:spacing w:line="199" w:lineRule="auto"/>
        <w:ind w:left="-720" w:right="-720"/>
        <w:jc w:val="center"/>
        <w:rPr>
          <w:rFonts w:ascii="Times New Roman" w:hAnsi="Times New Roman"/>
          <w:b/>
          <w:color w:val="231F20"/>
          <w:sz w:val="24"/>
          <w:u w:color="231F20"/>
        </w:rPr>
      </w:pPr>
      <w:r>
        <w:rPr>
          <w:rFonts w:ascii="Times New Roman" w:hAnsi="Times New Roman"/>
          <w:b/>
          <w:color w:val="231F20"/>
          <w:sz w:val="24"/>
          <w:u w:color="231F20"/>
        </w:rPr>
        <w:t xml:space="preserve">Try This 15.5: What </w:t>
      </w:r>
      <w:r>
        <w:rPr>
          <w:rFonts w:ascii="Times New Roman" w:hAnsi="Times New Roman"/>
          <w:b/>
          <w:i/>
          <w:iCs/>
          <w:color w:val="231F20"/>
          <w:sz w:val="24"/>
          <w:u w:color="231F20"/>
        </w:rPr>
        <w:t xml:space="preserve">Is </w:t>
      </w:r>
      <w:r>
        <w:rPr>
          <w:rFonts w:ascii="Times New Roman" w:hAnsi="Times New Roman"/>
          <w:b/>
          <w:color w:val="231F20"/>
          <w:sz w:val="24"/>
          <w:u w:color="231F20"/>
        </w:rPr>
        <w:t>A Species?</w:t>
      </w:r>
    </w:p>
    <w:p w14:paraId="0E0A6508"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Explain: A species is a life-form</w:t>
      </w:r>
    </w:p>
    <w:p w14:paraId="3FD29BF4" w14:textId="77777777" w:rsidR="0014697F" w:rsidRDefault="0014697F" w:rsidP="0014697F">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can produce babies like themselves</w:t>
      </w:r>
    </w:p>
    <w:p w14:paraId="0DB5B463" w14:textId="77777777" w:rsidR="0014697F" w:rsidRDefault="0014697F" w:rsidP="0014697F">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that also produce babies like themselves.</w:t>
      </w:r>
    </w:p>
    <w:p w14:paraId="0ED5FE27"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Ask and discuss questions like these:</w:t>
      </w:r>
    </w:p>
    <w:p w14:paraId="4283DCE2"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dogs and cats the same species? </w:t>
      </w:r>
    </w:p>
    <w:p w14:paraId="57BDA537"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robins and crows the same species? </w:t>
      </w:r>
    </w:p>
    <w:p w14:paraId="21780407"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tuna fish and sharks the same species? </w:t>
      </w:r>
    </w:p>
    <w:p w14:paraId="143F3A3E"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Are cobra and python the same species? </w:t>
      </w:r>
    </w:p>
    <w:p w14:paraId="58AA0AC1"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toads and frogs the same species?</w:t>
      </w:r>
    </w:p>
    <w:p w14:paraId="0E6B6ABA"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Are ants and ladybugs the same species?</w:t>
      </w:r>
    </w:p>
    <w:p w14:paraId="49EA2887"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Examine pictures of species you discuss.</w:t>
      </w:r>
    </w:p>
    <w:p w14:paraId="37219D68" w14:textId="77777777" w:rsidR="0014697F" w:rsidRPr="000E69C7" w:rsidRDefault="0014697F" w:rsidP="0014697F">
      <w:pPr>
        <w:spacing w:line="199" w:lineRule="auto"/>
        <w:ind w:left="2880" w:right="-720"/>
        <w:rPr>
          <w:rFonts w:ascii="Times New Roman" w:hAnsi="Times New Roman"/>
          <w:bCs/>
          <w:i/>
          <w:iCs/>
          <w:color w:val="231F20"/>
          <w:sz w:val="24"/>
          <w:u w:color="231F20"/>
        </w:rPr>
      </w:pPr>
      <w:r>
        <w:rPr>
          <w:rFonts w:ascii="Times New Roman" w:hAnsi="Times New Roman"/>
          <w:bCs/>
          <w:color w:val="231F20"/>
          <w:sz w:val="24"/>
          <w:u w:color="231F20"/>
        </w:rPr>
        <w:t>(</w:t>
      </w:r>
      <w:r w:rsidRPr="000E69C7">
        <w:rPr>
          <w:rFonts w:ascii="Times New Roman" w:hAnsi="Times New Roman"/>
          <w:bCs/>
          <w:i/>
          <w:iCs/>
          <w:color w:val="231F20"/>
          <w:sz w:val="24"/>
          <w:u w:color="231F20"/>
        </w:rPr>
        <w:t>Note</w:t>
      </w:r>
      <w:r>
        <w:rPr>
          <w:rFonts w:ascii="Times New Roman" w:hAnsi="Times New Roman"/>
          <w:bCs/>
          <w:color w:val="231F20"/>
          <w:sz w:val="24"/>
          <w:u w:color="231F20"/>
        </w:rPr>
        <w:t xml:space="preserve">: </w:t>
      </w:r>
      <w:r w:rsidRPr="000E69C7">
        <w:rPr>
          <w:rFonts w:ascii="Times New Roman" w:hAnsi="Times New Roman"/>
          <w:bCs/>
          <w:i/>
          <w:iCs/>
          <w:color w:val="231F20"/>
          <w:sz w:val="24"/>
          <w:u w:color="231F20"/>
        </w:rPr>
        <w:t xml:space="preserve">Use just one pair in a discussion.)  </w:t>
      </w:r>
    </w:p>
    <w:p w14:paraId="1FA07ADF"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Discuss life-forms that children suggest.</w:t>
      </w:r>
    </w:p>
    <w:p w14:paraId="6A96798D" w14:textId="77777777" w:rsidR="0014697F" w:rsidRDefault="0014697F" w:rsidP="0014697F">
      <w:pPr>
        <w:spacing w:line="199" w:lineRule="auto"/>
        <w:ind w:left="2880" w:right="-720" w:firstLine="720"/>
        <w:rPr>
          <w:rFonts w:ascii="Times New Roman" w:hAnsi="Times New Roman"/>
          <w:bCs/>
          <w:color w:val="231F20"/>
          <w:sz w:val="24"/>
          <w:u w:color="231F20"/>
        </w:rPr>
      </w:pPr>
      <w:r>
        <w:rPr>
          <w:rFonts w:ascii="Times New Roman" w:hAnsi="Times New Roman"/>
          <w:bCs/>
          <w:color w:val="231F20"/>
          <w:sz w:val="24"/>
          <w:u w:color="231F20"/>
        </w:rPr>
        <w:t xml:space="preserve">    Don’t rush conversations.</w:t>
      </w:r>
    </w:p>
    <w:p w14:paraId="29C20D6F" w14:textId="77777777" w:rsidR="0014697F" w:rsidRDefault="0014697F" w:rsidP="0014697F">
      <w:pPr>
        <w:spacing w:line="199" w:lineRule="auto"/>
        <w:ind w:left="2880" w:right="-720"/>
        <w:rPr>
          <w:rFonts w:ascii="Times New Roman" w:hAnsi="Times New Roman"/>
          <w:bCs/>
          <w:color w:val="231F20"/>
          <w:sz w:val="24"/>
          <w:u w:color="231F20"/>
        </w:rPr>
      </w:pPr>
      <w:r>
        <w:rPr>
          <w:rFonts w:ascii="Times New Roman" w:hAnsi="Times New Roman"/>
          <w:bCs/>
          <w:color w:val="231F20"/>
          <w:sz w:val="24"/>
          <w:u w:color="231F20"/>
        </w:rPr>
        <w:t xml:space="preserve">Remember: Even experts can be stymied </w:t>
      </w:r>
    </w:p>
    <w:p w14:paraId="148A34CB" w14:textId="77777777" w:rsidR="0014697F" w:rsidRDefault="0014697F" w:rsidP="0014697F">
      <w:pPr>
        <w:spacing w:line="199" w:lineRule="auto"/>
        <w:ind w:left="3060" w:right="-720"/>
        <w:rPr>
          <w:rFonts w:ascii="Times New Roman" w:hAnsi="Times New Roman"/>
          <w:bCs/>
          <w:color w:val="231F20"/>
          <w:sz w:val="24"/>
          <w:u w:color="231F20"/>
        </w:rPr>
      </w:pPr>
      <w:r>
        <w:rPr>
          <w:rFonts w:ascii="Times New Roman" w:hAnsi="Times New Roman"/>
          <w:bCs/>
          <w:color w:val="231F20"/>
          <w:sz w:val="24"/>
          <w:u w:color="231F20"/>
        </w:rPr>
        <w:t xml:space="preserve">by what species a life-form is!  </w:t>
      </w:r>
    </w:p>
    <w:p w14:paraId="1517FE94" w14:textId="77777777" w:rsidR="0014697F" w:rsidRDefault="0014697F" w:rsidP="0014697F">
      <w:pPr>
        <w:spacing w:line="199" w:lineRule="auto"/>
        <w:ind w:left="3060" w:right="-720"/>
        <w:rPr>
          <w:rFonts w:ascii="Times New Roman" w:hAnsi="Times New Roman"/>
          <w:bCs/>
          <w:color w:val="231F20"/>
          <w:sz w:val="24"/>
          <w:u w:color="231F20"/>
        </w:rPr>
      </w:pPr>
    </w:p>
    <w:p w14:paraId="548E3B65" w14:textId="77777777" w:rsidR="0014697F" w:rsidRDefault="0014697F" w:rsidP="0014697F">
      <w:pPr>
        <w:pStyle w:val="BodyText"/>
        <w:tabs>
          <w:tab w:val="left" w:pos="720"/>
        </w:tabs>
        <w:spacing w:line="225"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15.6 Defining the Word “Evidence”</w:t>
      </w:r>
    </w:p>
    <w:p w14:paraId="6F898467" w14:textId="77777777" w:rsidR="0014697F" w:rsidRPr="00264FF5"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See Meaning-FULL Conversation, pp.: (Chptrs. 3 &amp; 4.)</w:t>
      </w:r>
    </w:p>
    <w:p w14:paraId="09A96725"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Ask, “What is the evidence for today’s weather?”</w:t>
      </w:r>
    </w:p>
    <w:p w14:paraId="42E6B681"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Listen. (Make no comment on wrong answers.)</w:t>
      </w:r>
    </w:p>
    <w:p w14:paraId="27F45851"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Converse about good answers:</w:t>
      </w:r>
    </w:p>
    <w:p w14:paraId="63ECF304"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“Jim brought an umbrella; it might rain!”</w:t>
      </w:r>
    </w:p>
    <w:p w14:paraId="1433C742"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“It’s warm. I only wore a sweater.”</w:t>
      </w:r>
    </w:p>
    <w:p w14:paraId="216FEA8C"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More questions: </w:t>
      </w:r>
    </w:p>
    <w:p w14:paraId="5D85BFD8"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that it is lunchtime?</w:t>
      </w:r>
    </w:p>
    <w:p w14:paraId="6F1DAA24"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evidence tells us it is winter?</w:t>
      </w:r>
    </w:p>
    <w:p w14:paraId="60151DC3"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the evidence someone is your friend?</w:t>
      </w:r>
    </w:p>
    <w:p w14:paraId="2523B741"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is evidence that adults care about you?</w:t>
      </w:r>
    </w:p>
    <w:p w14:paraId="663A044A" w14:textId="77777777" w:rsidR="0014697F" w:rsidRDefault="0014697F" w:rsidP="0014697F">
      <w:pPr>
        <w:pStyle w:val="BodyText"/>
        <w:tabs>
          <w:tab w:val="left" w:pos="720"/>
        </w:tabs>
        <w:spacing w:line="225" w:lineRule="auto"/>
        <w:ind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What kinds of evidence do skeletons give us?</w:t>
      </w:r>
    </w:p>
    <w:p w14:paraId="5AC37641" w14:textId="77777777" w:rsidR="0014697F" w:rsidRDefault="0014697F" w:rsidP="0014697F">
      <w:pPr>
        <w:spacing w:line="199" w:lineRule="auto"/>
        <w:ind w:left="3060" w:right="-720"/>
        <w:rPr>
          <w:rFonts w:ascii="Times New Roman" w:hAnsi="Times New Roman"/>
          <w:bCs/>
          <w:color w:val="231F20"/>
          <w:sz w:val="24"/>
          <w:u w:color="231F20"/>
        </w:rPr>
      </w:pPr>
    </w:p>
    <w:p w14:paraId="179C809F" w14:textId="77777777" w:rsidR="0014697F" w:rsidRDefault="0014697F" w:rsidP="0014697F">
      <w:pPr>
        <w:spacing w:line="199" w:lineRule="auto"/>
        <w:ind w:left="3150" w:right="-720"/>
        <w:rPr>
          <w:rFonts w:ascii="Times New Roman" w:hAnsi="Times New Roman"/>
          <w:b/>
          <w:color w:val="231F20"/>
          <w:sz w:val="24"/>
          <w:u w:color="231F20"/>
        </w:rPr>
      </w:pPr>
      <w:r>
        <w:rPr>
          <w:rFonts w:ascii="Times New Roman" w:hAnsi="Times New Roman"/>
          <w:b/>
          <w:color w:val="231F20"/>
          <w:sz w:val="24"/>
          <w:u w:color="231F20"/>
        </w:rPr>
        <w:t>Try This 15.7 Asking Good Questions</w:t>
      </w:r>
    </w:p>
    <w:p w14:paraId="69FF018A" w14:textId="77777777" w:rsidR="0014697F" w:rsidRDefault="0014697F" w:rsidP="0014697F">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One at a time and at different times, use questions</w:t>
      </w:r>
    </w:p>
    <w:p w14:paraId="76EB0AA8" w14:textId="77777777" w:rsidR="0014697F" w:rsidRPr="007A7783" w:rsidRDefault="0014697F" w:rsidP="0014697F">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 from this list, or a child’s, or your own question:</w:t>
      </w:r>
    </w:p>
    <w:p w14:paraId="3204D514" w14:textId="77777777" w:rsidR="0014697F" w:rsidRDefault="0014697F" w:rsidP="0014697F">
      <w:pPr>
        <w:pStyle w:val="BodyText"/>
        <w:tabs>
          <w:tab w:val="left" w:pos="900"/>
        </w:tabs>
        <w:spacing w:before="12" w:line="228" w:lineRule="auto"/>
        <w:ind w:left="3420" w:right="-270"/>
        <w:rPr>
          <w:rFonts w:ascii="Times New Roman" w:hAnsi="Times New Roman" w:cs="Times New Roman"/>
          <w:color w:val="231F20"/>
          <w:sz w:val="24"/>
          <w:szCs w:val="24"/>
        </w:rPr>
      </w:pPr>
      <w:r>
        <w:rPr>
          <w:rFonts w:ascii="Times New Roman" w:hAnsi="Times New Roman" w:cs="Times New Roman"/>
          <w:color w:val="231F20"/>
          <w:sz w:val="24"/>
          <w:szCs w:val="24"/>
        </w:rPr>
        <w:t>What animal</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species</w:t>
      </w:r>
      <w:r w:rsidRPr="007A1039">
        <w:rPr>
          <w:rFonts w:ascii="Times New Roman" w:hAnsi="Times New Roman" w:cs="Times New Roman"/>
          <w:color w:val="231F20"/>
          <w:sz w:val="24"/>
          <w:szCs w:val="24"/>
        </w:rPr>
        <w:t xml:space="preserve"> can you name? </w:t>
      </w:r>
    </w:p>
    <w:p w14:paraId="7E6F3874" w14:textId="77777777" w:rsidR="0014697F" w:rsidRDefault="0014697F" w:rsidP="0014697F">
      <w:pPr>
        <w:pStyle w:val="BodyText"/>
        <w:tabs>
          <w:tab w:val="left" w:pos="900"/>
        </w:tabs>
        <w:spacing w:before="12"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Where does (animal) get its food?</w:t>
      </w:r>
    </w:p>
    <w:p w14:paraId="0BD5B254" w14:textId="77777777" w:rsidR="0014697F" w:rsidRPr="007A1039" w:rsidRDefault="0014697F" w:rsidP="0014697F">
      <w:pPr>
        <w:pStyle w:val="BodyText"/>
        <w:tabs>
          <w:tab w:val="left" w:pos="900"/>
        </w:tabs>
        <w:spacing w:before="12" w:line="228" w:lineRule="auto"/>
        <w:ind w:left="3420" w:right="-270" w:hanging="1"/>
        <w:rPr>
          <w:rFonts w:ascii="Times New Roman" w:hAnsi="Times New Roman" w:cs="Times New Roman"/>
          <w:sz w:val="24"/>
          <w:szCs w:val="24"/>
        </w:rPr>
      </w:pPr>
      <w:r>
        <w:rPr>
          <w:rFonts w:ascii="Times New Roman" w:hAnsi="Times New Roman" w:cs="Times New Roman"/>
          <w:sz w:val="24"/>
          <w:szCs w:val="24"/>
        </w:rPr>
        <w:t>Why do animals need water?</w:t>
      </w:r>
    </w:p>
    <w:p w14:paraId="2027017B" w14:textId="77777777" w:rsidR="0014697F" w:rsidRDefault="0014697F" w:rsidP="0014697F">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What would animals do </w:t>
      </w:r>
      <w:r>
        <w:rPr>
          <w:rFonts w:ascii="Times New Roman" w:hAnsi="Times New Roman" w:cs="Times New Roman"/>
          <w:color w:val="231F20"/>
          <w:sz w:val="24"/>
          <w:szCs w:val="24"/>
        </w:rPr>
        <w:t>without</w:t>
      </w:r>
      <w:r w:rsidRPr="007A1039">
        <w:rPr>
          <w:rFonts w:ascii="Times New Roman" w:hAnsi="Times New Roman" w:cs="Times New Roman"/>
          <w:color w:val="231F20"/>
          <w:sz w:val="24"/>
          <w:szCs w:val="24"/>
        </w:rPr>
        <w:t xml:space="preserve"> water? </w:t>
      </w:r>
    </w:p>
    <w:p w14:paraId="137091AB" w14:textId="77777777" w:rsidR="0014697F" w:rsidRDefault="0014697F" w:rsidP="0014697F">
      <w:pPr>
        <w:pStyle w:val="BodyText"/>
        <w:tabs>
          <w:tab w:val="left" w:pos="900"/>
        </w:tabs>
        <w:spacing w:before="3"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Why does it matter where (animal) lives?</w:t>
      </w:r>
    </w:p>
    <w:p w14:paraId="6091199F" w14:textId="77777777" w:rsidR="0014697F" w:rsidRDefault="0014697F" w:rsidP="0014697F">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Is (name a species) a social species?</w:t>
      </w:r>
    </w:p>
    <w:p w14:paraId="3990D40F" w14:textId="77777777" w:rsidR="0014697F" w:rsidRDefault="0014697F" w:rsidP="0014697F">
      <w:pPr>
        <w:pStyle w:val="BodyText"/>
        <w:tabs>
          <w:tab w:val="left" w:pos="900"/>
        </w:tabs>
        <w:spacing w:before="3" w:line="228" w:lineRule="auto"/>
        <w:ind w:left="3420" w:right="-270" w:hanging="1"/>
        <w:rPr>
          <w:rFonts w:ascii="Times New Roman" w:hAnsi="Times New Roman" w:cs="Times New Roman"/>
          <w:color w:val="231F20"/>
          <w:sz w:val="24"/>
          <w:szCs w:val="24"/>
        </w:rPr>
      </w:pPr>
      <w:r>
        <w:rPr>
          <w:rFonts w:ascii="Times New Roman" w:hAnsi="Times New Roman" w:cs="Times New Roman"/>
          <w:color w:val="231F20"/>
          <w:sz w:val="24"/>
          <w:szCs w:val="24"/>
        </w:rPr>
        <w:t>What makes a species social?</w:t>
      </w:r>
    </w:p>
    <w:p w14:paraId="0424217D" w14:textId="77777777" w:rsidR="0014697F" w:rsidRPr="007A1039" w:rsidRDefault="0014697F" w:rsidP="0014697F">
      <w:pPr>
        <w:pStyle w:val="BodyText"/>
        <w:tabs>
          <w:tab w:val="left" w:pos="900"/>
        </w:tabs>
        <w:spacing w:before="3"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 nature?</w:t>
      </w:r>
    </w:p>
    <w:p w14:paraId="79256A4F" w14:textId="77777777" w:rsidR="0014697F" w:rsidRPr="007A1039" w:rsidRDefault="0014697F" w:rsidP="0014697F">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z w:val="24"/>
          <w:szCs w:val="24"/>
        </w:rPr>
        <w:t>What is</w:t>
      </w:r>
      <w:r>
        <w:rPr>
          <w:rFonts w:ascii="Times New Roman" w:hAnsi="Times New Roman" w:cs="Times New Roman"/>
          <w:color w:val="231F20"/>
          <w:sz w:val="24"/>
          <w:szCs w:val="24"/>
        </w:rPr>
        <w:t xml:space="preserve"> t</w:t>
      </w:r>
      <w:r w:rsidRPr="007A1039">
        <w:rPr>
          <w:rFonts w:ascii="Times New Roman" w:hAnsi="Times New Roman" w:cs="Times New Roman"/>
          <w:color w:val="231F20"/>
          <w:sz w:val="24"/>
          <w:szCs w:val="24"/>
        </w:rPr>
        <w:t>ime?</w:t>
      </w:r>
    </w:p>
    <w:p w14:paraId="2B6C57DB" w14:textId="77777777" w:rsidR="0014697F" w:rsidRPr="007A1039" w:rsidRDefault="0014697F" w:rsidP="0014697F">
      <w:pPr>
        <w:pStyle w:val="BodyText"/>
        <w:tabs>
          <w:tab w:val="left" w:pos="900"/>
          <w:tab w:val="left" w:pos="468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5"/>
          <w:sz w:val="24"/>
          <w:szCs w:val="24"/>
        </w:rPr>
        <w:t xml:space="preserve">What </w:t>
      </w:r>
      <w:r w:rsidRPr="007A1039">
        <w:rPr>
          <w:rFonts w:ascii="Times New Roman" w:hAnsi="Times New Roman" w:cs="Times New Roman"/>
          <w:color w:val="231F20"/>
          <w:sz w:val="24"/>
          <w:szCs w:val="24"/>
        </w:rPr>
        <w:t>is a</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million?</w:t>
      </w:r>
    </w:p>
    <w:p w14:paraId="76732979" w14:textId="77777777" w:rsidR="0014697F" w:rsidRPr="007A1039" w:rsidRDefault="0014697F" w:rsidP="0014697F">
      <w:pPr>
        <w:pStyle w:val="BodyText"/>
        <w:tabs>
          <w:tab w:val="left" w:pos="900"/>
        </w:tabs>
        <w:spacing w:before="1" w:line="228" w:lineRule="auto"/>
        <w:ind w:left="3420" w:right="-270" w:hanging="1"/>
        <w:rPr>
          <w:rFonts w:ascii="Times New Roman" w:hAnsi="Times New Roman" w:cs="Times New Roman"/>
          <w:sz w:val="24"/>
          <w:szCs w:val="24"/>
        </w:rPr>
      </w:pPr>
      <w:r w:rsidRPr="007A1039">
        <w:rPr>
          <w:rFonts w:ascii="Times New Roman" w:hAnsi="Times New Roman" w:cs="Times New Roman"/>
          <w:color w:val="231F20"/>
          <w:spacing w:val="-4"/>
          <w:sz w:val="24"/>
          <w:szCs w:val="24"/>
        </w:rPr>
        <w:t xml:space="preserve">Why </w:t>
      </w:r>
      <w:r w:rsidRPr="007A1039">
        <w:rPr>
          <w:rFonts w:ascii="Times New Roman" w:hAnsi="Times New Roman" w:cs="Times New Roman"/>
          <w:color w:val="231F20"/>
          <w:sz w:val="24"/>
          <w:szCs w:val="24"/>
        </w:rPr>
        <w:t xml:space="preserve">are </w:t>
      </w:r>
      <w:r>
        <w:rPr>
          <w:rFonts w:ascii="Times New Roman" w:hAnsi="Times New Roman" w:cs="Times New Roman"/>
          <w:color w:val="231F20"/>
          <w:sz w:val="24"/>
          <w:szCs w:val="24"/>
        </w:rPr>
        <w:t xml:space="preserve">some </w:t>
      </w:r>
      <w:r w:rsidRPr="007A1039">
        <w:rPr>
          <w:rFonts w:ascii="Times New Roman" w:hAnsi="Times New Roman" w:cs="Times New Roman"/>
          <w:color w:val="231F20"/>
          <w:sz w:val="24"/>
          <w:szCs w:val="24"/>
        </w:rPr>
        <w:t>trees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tall?</w:t>
      </w:r>
    </w:p>
    <w:p w14:paraId="3B0AFAA6" w14:textId="77777777" w:rsidR="0014697F" w:rsidRDefault="0014697F" w:rsidP="0014697F">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shells? </w:t>
      </w:r>
    </w:p>
    <w:p w14:paraId="2F3E772A" w14:textId="77777777" w:rsidR="0014697F" w:rsidRDefault="0014697F" w:rsidP="0014697F">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Why do some animals live in trees? </w:t>
      </w:r>
    </w:p>
    <w:p w14:paraId="0A6E5D54" w14:textId="77777777" w:rsidR="0014697F" w:rsidRDefault="0014697F" w:rsidP="0014697F">
      <w:pPr>
        <w:pStyle w:val="BodyText"/>
        <w:tabs>
          <w:tab w:val="left" w:pos="900"/>
        </w:tabs>
        <w:spacing w:before="1" w:line="228"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z w:val="24"/>
          <w:szCs w:val="24"/>
        </w:rPr>
        <w:t>How do worms find their food?</w:t>
      </w:r>
    </w:p>
    <w:p w14:paraId="46FF158A" w14:textId="77777777" w:rsidR="0014697F" w:rsidRPr="007A1039" w:rsidRDefault="0014697F" w:rsidP="0014697F">
      <w:pPr>
        <w:pStyle w:val="BodyText"/>
        <w:tabs>
          <w:tab w:val="left" w:pos="900"/>
        </w:tabs>
        <w:spacing w:before="1" w:line="228"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Are worms social?</w:t>
      </w:r>
    </w:p>
    <w:p w14:paraId="42EA278C" w14:textId="77777777" w:rsidR="0014697F" w:rsidRDefault="0014697F" w:rsidP="0014697F">
      <w:pPr>
        <w:pStyle w:val="BodyText"/>
        <w:tabs>
          <w:tab w:val="left" w:pos="900"/>
        </w:tabs>
        <w:spacing w:before="7" w:line="223" w:lineRule="auto"/>
        <w:ind w:left="3420" w:right="-270" w:hanging="1"/>
        <w:rPr>
          <w:rFonts w:ascii="Times New Roman" w:hAnsi="Times New Roman" w:cs="Times New Roman"/>
          <w:color w:val="231F20"/>
          <w:sz w:val="24"/>
          <w:szCs w:val="24"/>
        </w:rPr>
      </w:pPr>
      <w:r w:rsidRPr="007A1039">
        <w:rPr>
          <w:rFonts w:ascii="Times New Roman" w:hAnsi="Times New Roman" w:cs="Times New Roman"/>
          <w:color w:val="231F20"/>
          <w:spacing w:val="-5"/>
          <w:sz w:val="24"/>
          <w:szCs w:val="24"/>
        </w:rPr>
        <w:t>What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happens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dead</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animal</w:t>
      </w:r>
      <w:r>
        <w:rPr>
          <w:rFonts w:ascii="Times New Roman" w:hAnsi="Times New Roman" w:cs="Times New Roman"/>
          <w:color w:val="231F20"/>
          <w:sz w:val="24"/>
          <w:szCs w:val="24"/>
        </w:rPr>
        <w:t>?</w:t>
      </w:r>
    </w:p>
    <w:p w14:paraId="2BFC0C96" w14:textId="77777777" w:rsidR="0014697F" w:rsidRPr="007A1039" w:rsidRDefault="0014697F" w:rsidP="0014697F">
      <w:pPr>
        <w:pStyle w:val="BodyText"/>
        <w:tabs>
          <w:tab w:val="left" w:pos="900"/>
        </w:tabs>
        <w:spacing w:before="7" w:line="223" w:lineRule="auto"/>
        <w:ind w:left="3420" w:right="-270" w:hanging="1"/>
        <w:rPr>
          <w:rFonts w:ascii="Times New Roman" w:hAnsi="Times New Roman" w:cs="Times New Roman"/>
          <w:sz w:val="24"/>
          <w:szCs w:val="24"/>
        </w:rPr>
      </w:pPr>
      <w:r>
        <w:rPr>
          <w:rFonts w:ascii="Times New Roman" w:hAnsi="Times New Roman" w:cs="Times New Roman"/>
          <w:color w:val="231F20"/>
          <w:sz w:val="24"/>
          <w:szCs w:val="24"/>
        </w:rPr>
        <w:t>What happens to a dead p</w:t>
      </w:r>
      <w:r w:rsidRPr="007A1039">
        <w:rPr>
          <w:rFonts w:ascii="Times New Roman" w:hAnsi="Times New Roman" w:cs="Times New Roman"/>
          <w:color w:val="231F20"/>
          <w:spacing w:val="-4"/>
          <w:sz w:val="24"/>
          <w:szCs w:val="24"/>
        </w:rPr>
        <w:t>lant?</w:t>
      </w:r>
    </w:p>
    <w:p w14:paraId="7F7BB174" w14:textId="77777777" w:rsidR="0014697F" w:rsidRDefault="0014697F" w:rsidP="0014697F">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food</w:t>
      </w:r>
      <w:r w:rsidRPr="007A1039">
        <w:rPr>
          <w:rFonts w:ascii="Times New Roman" w:hAnsi="Times New Roman" w:cs="Times New Roman"/>
          <w:color w:val="231F20"/>
          <w:sz w:val="24"/>
          <w:szCs w:val="24"/>
        </w:rPr>
        <w:t xml:space="preserve">? </w:t>
      </w:r>
    </w:p>
    <w:p w14:paraId="47539C9C" w14:textId="77777777" w:rsidR="0014697F" w:rsidRDefault="0014697F" w:rsidP="0014697F">
      <w:pPr>
        <w:pStyle w:val="BodyText"/>
        <w:tabs>
          <w:tab w:val="left" w:pos="900"/>
        </w:tabs>
        <w:spacing w:before="7" w:line="223" w:lineRule="auto"/>
        <w:ind w:left="3150" w:right="-270" w:hanging="1"/>
        <w:rPr>
          <w:rFonts w:ascii="Times New Roman" w:hAnsi="Times New Roman" w:cs="Times New Roman"/>
          <w:color w:val="231F20"/>
          <w:sz w:val="24"/>
          <w:szCs w:val="24"/>
        </w:rPr>
      </w:pPr>
      <w:r>
        <w:rPr>
          <w:rFonts w:ascii="Times New Roman" w:hAnsi="Times New Roman" w:cs="Times New Roman"/>
          <w:color w:val="231F20"/>
          <w:sz w:val="24"/>
          <w:szCs w:val="24"/>
        </w:rPr>
        <w:t>How do we know if something is safe to eat?</w:t>
      </w:r>
    </w:p>
    <w:p w14:paraId="6DABF50B" w14:textId="77777777" w:rsidR="0014697F" w:rsidRDefault="0014697F" w:rsidP="0014697F">
      <w:pPr>
        <w:pStyle w:val="BodyText"/>
        <w:tabs>
          <w:tab w:val="left" w:pos="900"/>
        </w:tabs>
        <w:spacing w:before="7" w:line="223" w:lineRule="auto"/>
        <w:ind w:left="3150" w:right="-270" w:hanging="1"/>
        <w:rPr>
          <w:rFonts w:ascii="Times New Roman" w:hAnsi="Times New Roman" w:cs="Times New Roman"/>
          <w:color w:val="231F20"/>
          <w:sz w:val="24"/>
          <w:szCs w:val="24"/>
        </w:rPr>
      </w:pPr>
    </w:p>
    <w:p w14:paraId="78E4A82B" w14:textId="77777777" w:rsidR="0014697F" w:rsidRDefault="0014697F" w:rsidP="0014697F">
      <w:pPr>
        <w:pStyle w:val="BodyText"/>
        <w:tabs>
          <w:tab w:val="left" w:pos="900"/>
        </w:tabs>
        <w:spacing w:before="7" w:line="223" w:lineRule="auto"/>
        <w:ind w:left="900" w:right="-270" w:hanging="1"/>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15.8: Changing One’s Mind</w:t>
      </w:r>
    </w:p>
    <w:p w14:paraId="77147F84" w14:textId="77777777" w:rsidR="0014697F" w:rsidRDefault="0014697F" w:rsidP="0014697F">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As more and more has been learned,</w:t>
      </w:r>
    </w:p>
    <w:p w14:paraId="686CDB91" w14:textId="77777777" w:rsidR="0014697F" w:rsidRDefault="0014697F" w:rsidP="0014697F">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scientists have sometimes changed their minds.</w:t>
      </w:r>
    </w:p>
    <w:p w14:paraId="33304A2E" w14:textId="77777777" w:rsidR="0014697F" w:rsidRDefault="0014697F" w:rsidP="0014697F">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Look online: How many examples can you find</w:t>
      </w:r>
    </w:p>
    <w:p w14:paraId="5E9A8DE4" w14:textId="77777777" w:rsidR="0014697F" w:rsidRDefault="0014697F" w:rsidP="0014697F">
      <w:pPr>
        <w:pStyle w:val="BodyText"/>
        <w:tabs>
          <w:tab w:val="left" w:pos="900"/>
        </w:tabs>
        <w:spacing w:before="7" w:line="223" w:lineRule="auto"/>
        <w:ind w:left="900" w:right="-270" w:hanging="1"/>
        <w:jc w:val="center"/>
        <w:rPr>
          <w:rFonts w:ascii="Times New Roman" w:hAnsi="Times New Roman" w:cs="Times New Roman"/>
          <w:color w:val="231F20"/>
          <w:sz w:val="24"/>
          <w:szCs w:val="24"/>
        </w:rPr>
      </w:pPr>
      <w:r>
        <w:rPr>
          <w:rFonts w:ascii="Times New Roman" w:hAnsi="Times New Roman" w:cs="Times New Roman"/>
          <w:color w:val="231F20"/>
          <w:sz w:val="24"/>
          <w:szCs w:val="24"/>
        </w:rPr>
        <w:t>of scientists renaming species, reorganizing</w:t>
      </w:r>
    </w:p>
    <w:p w14:paraId="6A425318" w14:textId="77777777" w:rsidR="0014697F" w:rsidRDefault="0014697F" w:rsidP="0014697F">
      <w:pPr>
        <w:pStyle w:val="BodyText"/>
        <w:tabs>
          <w:tab w:val="left" w:pos="900"/>
        </w:tabs>
        <w:spacing w:before="7" w:line="223" w:lineRule="auto"/>
        <w:ind w:left="900" w:right="-270"/>
        <w:jc w:val="center"/>
        <w:rPr>
          <w:rFonts w:ascii="Times New Roman" w:hAnsi="Times New Roman" w:cs="Times New Roman"/>
          <w:color w:val="231F20"/>
          <w:sz w:val="24"/>
          <w:szCs w:val="24"/>
        </w:rPr>
      </w:pPr>
      <w:r>
        <w:rPr>
          <w:rFonts w:ascii="Times New Roman" w:hAnsi="Times New Roman" w:cs="Times New Roman"/>
          <w:color w:val="231F20"/>
          <w:sz w:val="24"/>
          <w:szCs w:val="24"/>
        </w:rPr>
        <w:t>trees of life or clades, or making other changes?</w:t>
      </w:r>
    </w:p>
    <w:p w14:paraId="0D7AB5CF" w14:textId="77777777" w:rsidR="0014697F" w:rsidRDefault="0014697F" w:rsidP="0014697F">
      <w:pPr>
        <w:pStyle w:val="BodyText"/>
        <w:tabs>
          <w:tab w:val="left" w:pos="900"/>
        </w:tabs>
        <w:spacing w:before="7" w:line="223" w:lineRule="auto"/>
        <w:ind w:left="900" w:right="-270"/>
        <w:jc w:val="center"/>
        <w:rPr>
          <w:rFonts w:ascii="Times New Roman" w:hAnsi="Times New Roman" w:cs="Times New Roman"/>
          <w:color w:val="231F20"/>
          <w:sz w:val="24"/>
          <w:szCs w:val="24"/>
        </w:rPr>
      </w:pPr>
    </w:p>
    <w:p w14:paraId="379D83DE" w14:textId="77777777" w:rsidR="0014697F" w:rsidRDefault="0014697F" w:rsidP="0014697F">
      <w:pPr>
        <w:spacing w:line="199" w:lineRule="auto"/>
        <w:ind w:right="-720"/>
        <w:jc w:val="center"/>
        <w:rPr>
          <w:rFonts w:ascii="Times New Roman" w:hAnsi="Times New Roman"/>
          <w:b/>
          <w:color w:val="231F20"/>
          <w:sz w:val="24"/>
          <w:u w:color="231F20"/>
        </w:rPr>
      </w:pPr>
      <w:r>
        <w:rPr>
          <w:rFonts w:ascii="Times New Roman" w:hAnsi="Times New Roman"/>
          <w:b/>
          <w:color w:val="231F20"/>
          <w:sz w:val="24"/>
          <w:u w:color="231F20"/>
        </w:rPr>
        <w:t>Try This 15.9: Comparing Anatomies</w:t>
      </w:r>
    </w:p>
    <w:p w14:paraId="30D8A1EF" w14:textId="77777777" w:rsidR="0014697F" w:rsidRDefault="0014697F" w:rsidP="0014697F">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Look at the red bone in each of the 4 skeletons.</w:t>
      </w:r>
    </w:p>
    <w:p w14:paraId="01C90FD7" w14:textId="77777777" w:rsidR="0014697F" w:rsidRDefault="0014697F" w:rsidP="0014697F">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What is the same? What is different? (Fig. 15.7a)</w:t>
      </w:r>
    </w:p>
    <w:p w14:paraId="19715F8F" w14:textId="77777777" w:rsidR="0014697F" w:rsidRDefault="0014697F" w:rsidP="0014697F">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Analyze how the difference affects what the life-form can do?</w:t>
      </w:r>
    </w:p>
    <w:p w14:paraId="2D6BAA20" w14:textId="77777777" w:rsidR="0014697F" w:rsidRDefault="0014697F" w:rsidP="0014697F">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Next, one at a time, look at the blue, green, and yellow bones.</w:t>
      </w:r>
    </w:p>
    <w:p w14:paraId="166A4872" w14:textId="77777777" w:rsidR="0014697F" w:rsidRDefault="0014697F" w:rsidP="0014697F">
      <w:pPr>
        <w:spacing w:line="199" w:lineRule="auto"/>
        <w:ind w:right="-720"/>
        <w:jc w:val="center"/>
        <w:rPr>
          <w:rFonts w:ascii="Times New Roman" w:hAnsi="Times New Roman"/>
          <w:bCs/>
          <w:color w:val="231F20"/>
          <w:sz w:val="24"/>
          <w:u w:color="231F20"/>
        </w:rPr>
      </w:pPr>
      <w:r>
        <w:rPr>
          <w:rFonts w:ascii="Times New Roman" w:hAnsi="Times New Roman"/>
          <w:bCs/>
          <w:color w:val="231F20"/>
          <w:sz w:val="24"/>
          <w:u w:color="231F20"/>
        </w:rPr>
        <w:t xml:space="preserve">For each ask: What does </w:t>
      </w:r>
      <w:r w:rsidRPr="005044CD">
        <w:rPr>
          <w:rFonts w:ascii="Times New Roman" w:hAnsi="Times New Roman"/>
          <w:bCs/>
          <w:i/>
          <w:iCs/>
          <w:color w:val="231F20"/>
          <w:sz w:val="24"/>
          <w:u w:color="231F20"/>
        </w:rPr>
        <w:t>this</w:t>
      </w:r>
      <w:r>
        <w:rPr>
          <w:rFonts w:ascii="Times New Roman" w:hAnsi="Times New Roman"/>
          <w:bCs/>
          <w:color w:val="231F20"/>
          <w:sz w:val="24"/>
          <w:u w:color="231F20"/>
        </w:rPr>
        <w:t xml:space="preserve"> bone enable the life-form to do?</w:t>
      </w:r>
    </w:p>
    <w:p w14:paraId="066A0772" w14:textId="77777777" w:rsidR="0014697F" w:rsidRDefault="0014697F" w:rsidP="0014697F">
      <w:pPr>
        <w:spacing w:line="199" w:lineRule="auto"/>
        <w:ind w:right="-720"/>
        <w:jc w:val="center"/>
        <w:rPr>
          <w:rFonts w:ascii="Times New Roman" w:hAnsi="Times New Roman"/>
          <w:bCs/>
          <w:color w:val="231F20"/>
          <w:sz w:val="24"/>
          <w:u w:color="231F20"/>
        </w:rPr>
      </w:pPr>
    </w:p>
    <w:p w14:paraId="2CAC6593"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b/>
          <w:bCs/>
          <w:color w:val="231F20"/>
          <w:sz w:val="24"/>
          <w:szCs w:val="24"/>
        </w:rPr>
      </w:pPr>
      <w:bookmarkStart w:id="289" w:name="_Hlk89582695"/>
      <w:r>
        <w:rPr>
          <w:rFonts w:ascii="Times New Roman" w:hAnsi="Times New Roman" w:cs="Times New Roman"/>
          <w:b/>
          <w:bCs/>
          <w:color w:val="231F20"/>
          <w:sz w:val="24"/>
          <w:szCs w:val="24"/>
        </w:rPr>
        <w:t>Try This 15.10: Examining Lucy</w:t>
      </w:r>
    </w:p>
    <w:p w14:paraId="6CC184FA"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Study Fig.15.8a, the 40% of the skeleton that was found.</w:t>
      </w:r>
    </w:p>
    <w:p w14:paraId="57175D16"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Then, look at the images of Lucy at this link:</w:t>
      </w:r>
    </w:p>
    <w:p w14:paraId="365AEEFB"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sidRPr="00614FEC">
        <w:rPr>
          <w:rFonts w:ascii="Times New Roman" w:hAnsi="Times New Roman" w:cs="Times New Roman"/>
          <w:color w:val="231F20"/>
          <w:sz w:val="24"/>
          <w:szCs w:val="24"/>
        </w:rPr>
        <w:t>en.wikipedia.org/wiki/Lucy</w:t>
      </w:r>
      <w:r>
        <w:rPr>
          <w:rFonts w:ascii="Times New Roman" w:hAnsi="Times New Roman" w:cs="Times New Roman"/>
          <w:color w:val="231F20"/>
          <w:sz w:val="24"/>
          <w:szCs w:val="24"/>
        </w:rPr>
        <w:t xml:space="preserve">, </w:t>
      </w:r>
      <w:r w:rsidRPr="00614FEC">
        <w:rPr>
          <w:rFonts w:ascii="Times New Roman" w:hAnsi="Times New Roman" w:cs="Times New Roman"/>
          <w:color w:val="231F20"/>
          <w:sz w:val="24"/>
          <w:szCs w:val="24"/>
        </w:rPr>
        <w:t>(Australopithecus</w:t>
      </w:r>
      <w:r>
        <w:rPr>
          <w:rFonts w:ascii="Times New Roman" w:hAnsi="Times New Roman" w:cs="Times New Roman"/>
          <w:color w:val="231F20"/>
          <w:sz w:val="24"/>
          <w:szCs w:val="24"/>
        </w:rPr>
        <w:t>,</w:t>
      </w:r>
    </w:p>
    <w:p w14:paraId="598EF2CA"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Cleveland Museum). Scroll to the 4</w:t>
      </w:r>
      <w:r w:rsidRPr="00ED7865">
        <w:rPr>
          <w:rFonts w:ascii="Times New Roman" w:hAnsi="Times New Roman" w:cs="Times New Roman"/>
          <w:color w:val="231F20"/>
          <w:sz w:val="24"/>
          <w:szCs w:val="24"/>
          <w:vertAlign w:val="superscript"/>
        </w:rPr>
        <w:t>th</w:t>
      </w:r>
      <w:r>
        <w:rPr>
          <w:rFonts w:ascii="Times New Roman" w:hAnsi="Times New Roman" w:cs="Times New Roman"/>
          <w:color w:val="231F20"/>
          <w:sz w:val="24"/>
          <w:szCs w:val="24"/>
        </w:rPr>
        <w:t xml:space="preserve"> on the right</w:t>
      </w:r>
    </w:p>
    <w:p w14:paraId="5C0526E4"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Enlarge the image. Which parts are fossils?</w:t>
      </w:r>
    </w:p>
    <w:p w14:paraId="4CB1EE2A"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Which parts are reconstructions?</w:t>
      </w:r>
    </w:p>
    <w:p w14:paraId="610AAC54"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Fig. 15.8b: Compare the bones found</w:t>
      </w:r>
    </w:p>
    <w:p w14:paraId="71820202"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with the reconstruction of the full fossil.</w:t>
      </w:r>
    </w:p>
    <w:p w14:paraId="2393EB5B"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do fossils differ from reconstructions?</w:t>
      </w:r>
    </w:p>
    <w:bookmarkEnd w:id="289"/>
    <w:p w14:paraId="7CB8D9CC"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p>
    <w:p w14:paraId="5A885BD9"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Try This 15.11: Examining Ardi </w:t>
      </w:r>
    </w:p>
    <w:p w14:paraId="3C386DAC"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Study Fig.15.36, the Ardie fossils arranged as a skeleton.</w:t>
      </w:r>
    </w:p>
    <w:p w14:paraId="5BD43128"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Enter: Australian Museum Ardi images.</w:t>
      </w:r>
    </w:p>
    <w:p w14:paraId="766EA4EB"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Click an image labeled The Australian.Museum.</w:t>
      </w:r>
    </w:p>
    <w:p w14:paraId="0DB9BFF7"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Repeat and look at many more.</w:t>
      </w:r>
    </w:p>
    <w:p w14:paraId="2A060C1F"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Which do you like best? Why?</w:t>
      </w:r>
    </w:p>
    <w:p w14:paraId="450BCD3D"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Together read the text describing images you like.</w:t>
      </w:r>
    </w:p>
    <w:p w14:paraId="70CD7E0A" w14:textId="77777777" w:rsidR="0014697F" w:rsidRPr="00950A01"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p>
    <w:p w14:paraId="16694085"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15.12: Comparing Lucy &amp; Ardi Skeletons</w:t>
      </w:r>
    </w:p>
    <w:p w14:paraId="5EDCDD98"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Look at Lucy’s skeleton in Fig.15.8a.</w:t>
      </w:r>
    </w:p>
    <w:p w14:paraId="5A2E01A9"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Look at Ardi’s skeleton in Fig.15.36.</w:t>
      </w:r>
    </w:p>
    <w:p w14:paraId="32028A62"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What </w:t>
      </w:r>
      <w:r w:rsidRPr="00762740">
        <w:rPr>
          <w:rFonts w:ascii="Times New Roman" w:hAnsi="Times New Roman" w:cs="Times New Roman"/>
          <w:i/>
          <w:iCs/>
          <w:color w:val="231F20"/>
          <w:sz w:val="24"/>
          <w:szCs w:val="24"/>
        </w:rPr>
        <w:t>differences</w:t>
      </w:r>
      <w:r>
        <w:rPr>
          <w:rFonts w:ascii="Times New Roman" w:hAnsi="Times New Roman" w:cs="Times New Roman"/>
          <w:color w:val="231F20"/>
          <w:sz w:val="24"/>
          <w:szCs w:val="24"/>
        </w:rPr>
        <w:t xml:space="preserve"> do you notice in</w:t>
      </w:r>
    </w:p>
    <w:p w14:paraId="2683B136"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the </w:t>
      </w:r>
      <w:r w:rsidRPr="00762740">
        <w:rPr>
          <w:rFonts w:ascii="Times New Roman" w:hAnsi="Times New Roman" w:cs="Times New Roman"/>
          <w:i/>
          <w:iCs/>
          <w:color w:val="231F20"/>
          <w:sz w:val="24"/>
          <w:szCs w:val="24"/>
        </w:rPr>
        <w:t>number</w:t>
      </w:r>
      <w:r>
        <w:rPr>
          <w:rFonts w:ascii="Times New Roman" w:hAnsi="Times New Roman" w:cs="Times New Roman"/>
          <w:color w:val="231F20"/>
          <w:sz w:val="24"/>
          <w:szCs w:val="24"/>
        </w:rPr>
        <w:t xml:space="preserve"> of fossils?</w:t>
      </w:r>
    </w:p>
    <w:p w14:paraId="253235C4"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the fossils in the </w:t>
      </w:r>
      <w:r w:rsidRPr="00762740">
        <w:rPr>
          <w:rFonts w:ascii="Times New Roman" w:hAnsi="Times New Roman" w:cs="Times New Roman"/>
          <w:i/>
          <w:iCs/>
          <w:color w:val="231F20"/>
          <w:sz w:val="24"/>
          <w:szCs w:val="24"/>
        </w:rPr>
        <w:t>heads</w:t>
      </w:r>
      <w:r>
        <w:rPr>
          <w:rFonts w:ascii="Times New Roman" w:hAnsi="Times New Roman" w:cs="Times New Roman"/>
          <w:color w:val="231F20"/>
          <w:sz w:val="24"/>
          <w:szCs w:val="24"/>
        </w:rPr>
        <w:t>?</w:t>
      </w:r>
    </w:p>
    <w:p w14:paraId="12456F2E"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the fossils in the </w:t>
      </w:r>
      <w:r w:rsidRPr="00762740">
        <w:rPr>
          <w:rFonts w:ascii="Times New Roman" w:hAnsi="Times New Roman" w:cs="Times New Roman"/>
          <w:i/>
          <w:iCs/>
          <w:color w:val="231F20"/>
          <w:sz w:val="24"/>
          <w:szCs w:val="24"/>
        </w:rPr>
        <w:t>torsos</w:t>
      </w:r>
      <w:r>
        <w:rPr>
          <w:rFonts w:ascii="Times New Roman" w:hAnsi="Times New Roman" w:cs="Times New Roman"/>
          <w:color w:val="231F20"/>
          <w:sz w:val="24"/>
          <w:szCs w:val="24"/>
        </w:rPr>
        <w:t>?</w:t>
      </w:r>
    </w:p>
    <w:p w14:paraId="0CC6FC6C" w14:textId="77777777" w:rsidR="0014697F" w:rsidRPr="00762740" w:rsidRDefault="0014697F" w:rsidP="0014697F">
      <w:pPr>
        <w:pStyle w:val="BodyText"/>
        <w:tabs>
          <w:tab w:val="left" w:pos="900"/>
        </w:tabs>
        <w:spacing w:before="7" w:line="223" w:lineRule="auto"/>
        <w:ind w:left="1620" w:right="720"/>
        <w:jc w:val="center"/>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 the fossils in the </w:t>
      </w:r>
      <w:r>
        <w:rPr>
          <w:rFonts w:ascii="Times New Roman" w:hAnsi="Times New Roman" w:cs="Times New Roman"/>
          <w:i/>
          <w:iCs/>
          <w:color w:val="231F20"/>
          <w:sz w:val="24"/>
          <w:szCs w:val="24"/>
        </w:rPr>
        <w:t>arms?</w:t>
      </w:r>
    </w:p>
    <w:p w14:paraId="48CE845D" w14:textId="77777777" w:rsidR="0014697F" w:rsidRDefault="0014697F" w:rsidP="0014697F">
      <w:pPr>
        <w:pStyle w:val="BodyText"/>
        <w:tabs>
          <w:tab w:val="left" w:pos="900"/>
        </w:tabs>
        <w:spacing w:before="7" w:line="223" w:lineRule="auto"/>
        <w:ind w:left="1620" w:right="720"/>
        <w:rPr>
          <w:rFonts w:ascii="Times New Roman" w:hAnsi="Times New Roman" w:cs="Times New Roman"/>
          <w:i/>
          <w:iCs/>
          <w:color w:val="231F20"/>
          <w:sz w:val="24"/>
          <w:szCs w:val="24"/>
        </w:rPr>
      </w:pPr>
      <w:r>
        <w:rPr>
          <w:rFonts w:ascii="Times New Roman" w:hAnsi="Times New Roman" w:cs="Times New Roman"/>
          <w:color w:val="231F20"/>
          <w:sz w:val="24"/>
          <w:szCs w:val="24"/>
        </w:rPr>
        <w:t xml:space="preserve">  </w:t>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        the fossils in the </w:t>
      </w:r>
      <w:r w:rsidRPr="00762740">
        <w:rPr>
          <w:rFonts w:ascii="Times New Roman" w:hAnsi="Times New Roman" w:cs="Times New Roman"/>
          <w:i/>
          <w:iCs/>
          <w:color w:val="231F20"/>
          <w:sz w:val="24"/>
          <w:szCs w:val="24"/>
        </w:rPr>
        <w:t>legs?</w:t>
      </w:r>
    </w:p>
    <w:p w14:paraId="35B8C86A" w14:textId="77777777" w:rsidR="0014697F" w:rsidRDefault="0014697F" w:rsidP="0014697F">
      <w:pPr>
        <w:pStyle w:val="BodyText"/>
        <w:tabs>
          <w:tab w:val="left" w:pos="900"/>
        </w:tabs>
        <w:spacing w:before="7" w:line="223" w:lineRule="auto"/>
        <w:ind w:left="1620" w:right="720"/>
        <w:rPr>
          <w:rFonts w:ascii="Times New Roman" w:hAnsi="Times New Roman" w:cs="Times New Roman"/>
          <w:color w:val="231F20"/>
          <w:sz w:val="24"/>
          <w:szCs w:val="24"/>
        </w:rPr>
      </w:pPr>
      <w:r>
        <w:rPr>
          <w:rFonts w:ascii="Times New Roman" w:hAnsi="Times New Roman" w:cs="Times New Roman"/>
          <w:i/>
          <w:iCs/>
          <w:color w:val="231F20"/>
          <w:sz w:val="24"/>
          <w:szCs w:val="24"/>
        </w:rPr>
        <w:tab/>
      </w:r>
      <w:r>
        <w:rPr>
          <w:rFonts w:ascii="Times New Roman" w:hAnsi="Times New Roman" w:cs="Times New Roman"/>
          <w:i/>
          <w:iCs/>
          <w:color w:val="231F20"/>
          <w:sz w:val="24"/>
          <w:szCs w:val="24"/>
        </w:rPr>
        <w:tab/>
      </w:r>
      <w:r>
        <w:rPr>
          <w:rFonts w:ascii="Times New Roman" w:hAnsi="Times New Roman" w:cs="Times New Roman"/>
          <w:i/>
          <w:iCs/>
          <w:color w:val="231F20"/>
          <w:sz w:val="24"/>
          <w:szCs w:val="24"/>
        </w:rPr>
        <w:tab/>
        <w:t xml:space="preserve">    </w:t>
      </w:r>
      <w:r>
        <w:rPr>
          <w:rFonts w:ascii="Times New Roman" w:hAnsi="Times New Roman" w:cs="Times New Roman"/>
          <w:color w:val="231F20"/>
          <w:sz w:val="24"/>
          <w:szCs w:val="24"/>
        </w:rPr>
        <w:t>How might each difference</w:t>
      </w:r>
    </w:p>
    <w:p w14:paraId="0CED622D" w14:textId="77777777" w:rsidR="0014697F" w:rsidRPr="005912CD" w:rsidRDefault="0014697F" w:rsidP="0014697F">
      <w:pPr>
        <w:pStyle w:val="BodyText"/>
        <w:tabs>
          <w:tab w:val="left" w:pos="900"/>
        </w:tabs>
        <w:spacing w:before="7" w:line="223" w:lineRule="auto"/>
        <w:ind w:left="1620" w:right="72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t xml:space="preserve">            affect what the species could do?</w:t>
      </w:r>
    </w:p>
    <w:p w14:paraId="09DC1FC2" w14:textId="77777777" w:rsidR="0014697F" w:rsidRDefault="0014697F" w:rsidP="0014697F">
      <w:pPr>
        <w:pStyle w:val="BodyText"/>
        <w:tabs>
          <w:tab w:val="left" w:pos="900"/>
        </w:tabs>
        <w:spacing w:before="7" w:line="223" w:lineRule="auto"/>
        <w:ind w:left="1620" w:right="1980"/>
        <w:rPr>
          <w:rFonts w:ascii="Times New Roman" w:hAnsi="Times New Roman" w:cs="Times New Roman"/>
          <w:b/>
          <w:bCs/>
          <w:color w:val="231F20"/>
          <w:sz w:val="24"/>
          <w:szCs w:val="24"/>
        </w:rPr>
      </w:pPr>
    </w:p>
    <w:p w14:paraId="5CBB0CEC"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15.13: Ask, “What Is Evolution?”</w:t>
      </w:r>
    </w:p>
    <w:p w14:paraId="0EEBA376"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Stimulate conversations. Write down all answers.</w:t>
      </w:r>
    </w:p>
    <w:p w14:paraId="00EAA4A9"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      Choose ideas with potential to build understanding.</w:t>
      </w:r>
    </w:p>
    <w:p w14:paraId="44BBA31D" w14:textId="77777777" w:rsidR="0014697F" w:rsidRDefault="0014697F" w:rsidP="0014697F">
      <w:pPr>
        <w:pStyle w:val="BodyText"/>
        <w:tabs>
          <w:tab w:val="left" w:pos="900"/>
        </w:tabs>
        <w:spacing w:before="7" w:line="223" w:lineRule="auto"/>
        <w:ind w:left="1620" w:right="72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        One at a time on different days read and discuss ideas.</w:t>
      </w:r>
    </w:p>
    <w:p w14:paraId="6D6D6075"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If children’s answers are fantastical, ask:</w:t>
      </w:r>
    </w:p>
    <w:p w14:paraId="181A5467"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“How could we find evidence for this idea?”</w:t>
      </w:r>
    </w:p>
    <w:p w14:paraId="4524BC79"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At yearend ask again: What is evolution?</w:t>
      </w:r>
    </w:p>
    <w:p w14:paraId="2D5F4B9E" w14:textId="77777777" w:rsidR="0014697F" w:rsidRDefault="0014697F"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r>
        <w:rPr>
          <w:rFonts w:ascii="Times New Roman" w:hAnsi="Times New Roman" w:cs="Times New Roman"/>
          <w:color w:val="231F20"/>
          <w:sz w:val="24"/>
          <w:szCs w:val="24"/>
        </w:rPr>
        <w:t>Compare year-end answers with earlier answers.</w:t>
      </w:r>
    </w:p>
    <w:p w14:paraId="3BE4C830" w14:textId="772064AD" w:rsidR="0014697F" w:rsidRDefault="0014697F" w:rsidP="0014697F">
      <w:pPr>
        <w:pStyle w:val="BodyText"/>
        <w:tabs>
          <w:tab w:val="left" w:pos="900"/>
        </w:tabs>
        <w:spacing w:before="7" w:line="223" w:lineRule="auto"/>
        <w:ind w:left="1620" w:right="720"/>
        <w:jc w:val="center"/>
        <w:rPr>
          <w:ins w:id="290" w:author="Ann Lewin-Benham" w:date="2021-12-07T18:03:00Z"/>
          <w:rFonts w:ascii="Times New Roman" w:hAnsi="Times New Roman" w:cs="Times New Roman"/>
          <w:color w:val="231F20"/>
          <w:sz w:val="24"/>
          <w:szCs w:val="24"/>
        </w:rPr>
      </w:pPr>
      <w:r>
        <w:rPr>
          <w:rFonts w:ascii="Times New Roman" w:hAnsi="Times New Roman" w:cs="Times New Roman"/>
          <w:color w:val="231F20"/>
          <w:sz w:val="24"/>
          <w:szCs w:val="24"/>
        </w:rPr>
        <w:t xml:space="preserve">If answers changed, discuss how and ask why. </w:t>
      </w:r>
    </w:p>
    <w:p w14:paraId="30C3447F" w14:textId="56D26282" w:rsidR="00F10063" w:rsidRDefault="00F10063" w:rsidP="0014697F">
      <w:pPr>
        <w:pStyle w:val="BodyText"/>
        <w:tabs>
          <w:tab w:val="left" w:pos="900"/>
        </w:tabs>
        <w:spacing w:before="7" w:line="223" w:lineRule="auto"/>
        <w:ind w:left="1620" w:right="720"/>
        <w:jc w:val="center"/>
        <w:rPr>
          <w:ins w:id="291" w:author="Ann Lewin-Benham" w:date="2021-12-07T18:03:00Z"/>
          <w:rFonts w:ascii="Times New Roman" w:hAnsi="Times New Roman" w:cs="Times New Roman"/>
          <w:color w:val="231F20"/>
          <w:sz w:val="24"/>
          <w:szCs w:val="24"/>
        </w:rPr>
      </w:pPr>
    </w:p>
    <w:p w14:paraId="6019F2CF" w14:textId="55707B31" w:rsidR="00F10063" w:rsidRPr="00F10063" w:rsidRDefault="00F10063" w:rsidP="0014697F">
      <w:pPr>
        <w:pStyle w:val="BodyText"/>
        <w:tabs>
          <w:tab w:val="left" w:pos="900"/>
        </w:tabs>
        <w:spacing w:before="7" w:line="223" w:lineRule="auto"/>
        <w:ind w:left="1620" w:right="720"/>
        <w:jc w:val="center"/>
        <w:rPr>
          <w:ins w:id="292" w:author="Ann Lewin-Benham" w:date="2021-12-07T14:52:00Z"/>
          <w:rFonts w:ascii="Times New Roman" w:hAnsi="Times New Roman" w:cs="Times New Roman"/>
          <w:b/>
          <w:bCs/>
          <w:color w:val="231F20"/>
          <w:sz w:val="24"/>
          <w:szCs w:val="24"/>
          <w:rPrChange w:id="293" w:author="Ann Lewin-Benham" w:date="2021-12-07T18:03:00Z">
            <w:rPr>
              <w:ins w:id="294" w:author="Ann Lewin-Benham" w:date="2021-12-07T14:52:00Z"/>
              <w:rFonts w:ascii="Times New Roman" w:hAnsi="Times New Roman" w:cs="Times New Roman"/>
              <w:color w:val="231F20"/>
              <w:sz w:val="24"/>
              <w:szCs w:val="24"/>
            </w:rPr>
          </w:rPrChange>
        </w:rPr>
      </w:pPr>
      <w:ins w:id="295" w:author="Ann Lewin-Benham" w:date="2021-12-07T18:03:00Z">
        <w:r>
          <w:rPr>
            <w:rFonts w:ascii="Times New Roman" w:hAnsi="Times New Roman" w:cs="Times New Roman"/>
            <w:b/>
            <w:bCs/>
            <w:color w:val="231F20"/>
            <w:sz w:val="24"/>
            <w:szCs w:val="24"/>
          </w:rPr>
          <w:t>Try This 15.14: What in the Evidence for Evolution?</w:t>
        </w:r>
      </w:ins>
    </w:p>
    <w:p w14:paraId="47CD7DD3" w14:textId="77777777" w:rsidR="005142C6" w:rsidRDefault="005142C6" w:rsidP="0014697F">
      <w:pPr>
        <w:pStyle w:val="BodyText"/>
        <w:tabs>
          <w:tab w:val="left" w:pos="900"/>
        </w:tabs>
        <w:spacing w:before="7" w:line="223" w:lineRule="auto"/>
        <w:ind w:left="1620" w:right="720"/>
        <w:jc w:val="center"/>
        <w:rPr>
          <w:rFonts w:ascii="Times New Roman" w:hAnsi="Times New Roman" w:cs="Times New Roman"/>
          <w:color w:val="231F20"/>
          <w:sz w:val="24"/>
          <w:szCs w:val="24"/>
        </w:rPr>
      </w:pPr>
    </w:p>
    <w:p w14:paraId="7A3CA235" w14:textId="29C261B5" w:rsidR="004C3DE2" w:rsidRPr="008F4F31" w:rsidRDefault="005142C6" w:rsidP="008F4F31">
      <w:pPr>
        <w:tabs>
          <w:tab w:val="left" w:pos="900"/>
        </w:tabs>
        <w:spacing w:before="116" w:line="218" w:lineRule="auto"/>
        <w:ind w:right="-540"/>
        <w:rPr>
          <w:rFonts w:ascii="Times New Roman" w:hAnsi="Times New Roman" w:cs="Times New Roman"/>
          <w:b/>
          <w:bCs/>
          <w:sz w:val="24"/>
          <w:szCs w:val="24"/>
        </w:rPr>
      </w:pPr>
      <w:ins w:id="296" w:author="Ann Lewin-Benham" w:date="2021-12-07T14:54:00Z">
        <w:r w:rsidRPr="005142C6">
          <w:rPr>
            <w:rFonts w:ascii="Times New Roman" w:hAnsi="Times New Roman" w:cs="Times New Roman"/>
            <w:b/>
            <w:bCs/>
            <w:color w:val="FF0000"/>
            <w:sz w:val="24"/>
            <w:szCs w:val="24"/>
            <w:rPrChange w:id="297" w:author="Ann Lewin-Benham" w:date="2021-12-07T14:55:00Z">
              <w:rPr>
                <w:rFonts w:ascii="Times New Roman" w:hAnsi="Times New Roman" w:cs="Times New Roman"/>
                <w:b/>
                <w:bCs/>
                <w:color w:val="231F20"/>
                <w:sz w:val="24"/>
                <w:szCs w:val="24"/>
              </w:rPr>
            </w:rPrChange>
          </w:rPr>
          <w:t xml:space="preserve">Brill: </w:t>
        </w:r>
      </w:ins>
      <w:r w:rsidR="008F4F31" w:rsidRPr="005142C6">
        <w:rPr>
          <w:rFonts w:ascii="Times New Roman" w:hAnsi="Times New Roman" w:cs="Times New Roman"/>
          <w:b/>
          <w:bCs/>
          <w:color w:val="FF0000"/>
          <w:sz w:val="24"/>
          <w:szCs w:val="24"/>
          <w:rPrChange w:id="298" w:author="Ann Lewin-Benham" w:date="2021-12-07T14:55:00Z">
            <w:rPr>
              <w:rFonts w:ascii="Times New Roman" w:hAnsi="Times New Roman" w:cs="Times New Roman"/>
              <w:b/>
              <w:bCs/>
              <w:color w:val="231F20"/>
              <w:sz w:val="24"/>
              <w:szCs w:val="24"/>
            </w:rPr>
          </w:rPrChange>
        </w:rPr>
        <w:t>May</w:t>
      </w:r>
      <w:ins w:id="299" w:author="Ann Lewin-Benham" w:date="2021-12-07T14:52:00Z">
        <w:r w:rsidRPr="005142C6">
          <w:rPr>
            <w:rFonts w:ascii="Times New Roman" w:hAnsi="Times New Roman" w:cs="Times New Roman"/>
            <w:b/>
            <w:bCs/>
            <w:color w:val="FF0000"/>
            <w:sz w:val="24"/>
            <w:szCs w:val="24"/>
            <w:rPrChange w:id="300" w:author="Ann Lewin-Benham" w:date="2021-12-07T14:55:00Z">
              <w:rPr>
                <w:rFonts w:ascii="Times New Roman" w:hAnsi="Times New Roman" w:cs="Times New Roman"/>
                <w:b/>
                <w:bCs/>
                <w:color w:val="231F20"/>
                <w:sz w:val="24"/>
                <w:szCs w:val="24"/>
              </w:rPr>
            </w:rPrChange>
          </w:rPr>
          <w:t>be</w:t>
        </w:r>
      </w:ins>
      <w:del w:id="301" w:author="Ann Lewin-Benham" w:date="2021-12-07T14:52:00Z">
        <w:r w:rsidR="00FC6C88" w:rsidRPr="005142C6" w:rsidDel="005142C6">
          <w:rPr>
            <w:rFonts w:ascii="Times New Roman" w:hAnsi="Times New Roman" w:cs="Times New Roman"/>
            <w:b/>
            <w:bCs/>
            <w:color w:val="FF0000"/>
            <w:sz w:val="24"/>
            <w:szCs w:val="24"/>
            <w:rPrChange w:id="302" w:author="Ann Lewin-Benham" w:date="2021-12-07T14:55:00Z">
              <w:rPr>
                <w:rFonts w:ascii="Times New Roman" w:hAnsi="Times New Roman" w:cs="Times New Roman"/>
                <w:b/>
                <w:bCs/>
                <w:color w:val="231F20"/>
                <w:sz w:val="24"/>
                <w:szCs w:val="24"/>
              </w:rPr>
            </w:rPrChange>
          </w:rPr>
          <w:delText xml:space="preserve"> </w:delText>
        </w:r>
        <w:r w:rsidR="00526FB4" w:rsidRPr="005142C6" w:rsidDel="005142C6">
          <w:rPr>
            <w:rFonts w:ascii="Times New Roman" w:hAnsi="Times New Roman" w:cs="Times New Roman"/>
            <w:b/>
            <w:bCs/>
            <w:color w:val="FF0000"/>
            <w:sz w:val="24"/>
            <w:szCs w:val="24"/>
            <w:rPrChange w:id="303" w:author="Ann Lewin-Benham" w:date="2021-12-07T14:55:00Z">
              <w:rPr>
                <w:rFonts w:ascii="Times New Roman" w:hAnsi="Times New Roman" w:cs="Times New Roman"/>
                <w:b/>
                <w:bCs/>
                <w:color w:val="231F20"/>
                <w:sz w:val="24"/>
                <w:szCs w:val="24"/>
              </w:rPr>
            </w:rPrChange>
          </w:rPr>
          <w:delText xml:space="preserve"> </w:delText>
        </w:r>
        <w:r w:rsidR="004C3DE2" w:rsidRPr="005142C6" w:rsidDel="005142C6">
          <w:rPr>
            <w:rFonts w:ascii="Times New Roman" w:hAnsi="Times New Roman" w:cs="Times New Roman"/>
            <w:b/>
            <w:bCs/>
            <w:color w:val="FF0000"/>
            <w:sz w:val="24"/>
            <w:szCs w:val="24"/>
            <w:rPrChange w:id="304" w:author="Ann Lewin-Benham" w:date="2021-12-07T14:55:00Z">
              <w:rPr>
                <w:rFonts w:ascii="Times New Roman" w:hAnsi="Times New Roman" w:cs="Times New Roman"/>
                <w:b/>
                <w:bCs/>
                <w:sz w:val="24"/>
                <w:szCs w:val="24"/>
              </w:rPr>
            </w:rPrChange>
          </w:rPr>
          <w:delText>O</w:delText>
        </w:r>
      </w:del>
      <w:ins w:id="305" w:author="Ann Lewin-Benham" w:date="2021-12-07T14:52:00Z">
        <w:r w:rsidRPr="005142C6">
          <w:rPr>
            <w:rFonts w:ascii="Times New Roman" w:hAnsi="Times New Roman" w:cs="Times New Roman"/>
            <w:b/>
            <w:bCs/>
            <w:color w:val="FF0000"/>
            <w:sz w:val="24"/>
            <w:szCs w:val="24"/>
            <w:rPrChange w:id="306" w:author="Ann Lewin-Benham" w:date="2021-12-07T14:55:00Z">
              <w:rPr>
                <w:rFonts w:ascii="Times New Roman" w:hAnsi="Times New Roman" w:cs="Times New Roman"/>
                <w:b/>
                <w:bCs/>
                <w:sz w:val="24"/>
                <w:szCs w:val="24"/>
              </w:rPr>
            </w:rPrChange>
          </w:rPr>
          <w:t xml:space="preserve"> </w:t>
        </w:r>
      </w:ins>
      <w:ins w:id="307" w:author="Ann Lewin-Benham" w:date="2021-12-07T14:54:00Z">
        <w:r w:rsidRPr="005142C6">
          <w:rPr>
            <w:rFonts w:ascii="Times New Roman" w:hAnsi="Times New Roman" w:cs="Times New Roman"/>
            <w:b/>
            <w:bCs/>
            <w:color w:val="FF0000"/>
            <w:sz w:val="24"/>
            <w:szCs w:val="24"/>
            <w:rPrChange w:id="308" w:author="Ann Lewin-Benham" w:date="2021-12-07T14:55:00Z">
              <w:rPr>
                <w:rFonts w:ascii="Times New Roman" w:hAnsi="Times New Roman" w:cs="Times New Roman"/>
                <w:b/>
                <w:bCs/>
                <w:sz w:val="24"/>
                <w:szCs w:val="24"/>
              </w:rPr>
            </w:rPrChange>
          </w:rPr>
          <w:t xml:space="preserve">5 </w:t>
        </w:r>
      </w:ins>
      <w:ins w:id="309" w:author="Ann Lewin-Benham" w:date="2021-12-07T14:52:00Z">
        <w:r w:rsidRPr="005142C6">
          <w:rPr>
            <w:rFonts w:ascii="Times New Roman" w:hAnsi="Times New Roman" w:cs="Times New Roman"/>
            <w:b/>
            <w:bCs/>
            <w:color w:val="FF0000"/>
            <w:sz w:val="24"/>
            <w:szCs w:val="24"/>
            <w:rPrChange w:id="310" w:author="Ann Lewin-Benham" w:date="2021-12-07T14:55:00Z">
              <w:rPr>
                <w:rFonts w:ascii="Times New Roman" w:hAnsi="Times New Roman" w:cs="Times New Roman"/>
                <w:b/>
                <w:bCs/>
                <w:sz w:val="24"/>
                <w:szCs w:val="24"/>
              </w:rPr>
            </w:rPrChange>
          </w:rPr>
          <w:t>o</w:t>
        </w:r>
      </w:ins>
      <w:r w:rsidR="004C3DE2" w:rsidRPr="005142C6">
        <w:rPr>
          <w:rFonts w:ascii="Times New Roman" w:hAnsi="Times New Roman" w:cs="Times New Roman"/>
          <w:b/>
          <w:bCs/>
          <w:color w:val="FF0000"/>
          <w:sz w:val="24"/>
          <w:szCs w:val="24"/>
          <w:rPrChange w:id="311" w:author="Ann Lewin-Benham" w:date="2021-12-07T14:55:00Z">
            <w:rPr>
              <w:rFonts w:ascii="Times New Roman" w:hAnsi="Times New Roman" w:cs="Times New Roman"/>
              <w:b/>
              <w:bCs/>
              <w:sz w:val="24"/>
              <w:szCs w:val="24"/>
            </w:rPr>
          </w:rPrChange>
        </w:rPr>
        <w:t>ut of place</w:t>
      </w:r>
      <w:ins w:id="312" w:author="Ann Lewin-Benham" w:date="2021-12-07T17:34:00Z">
        <w:r w:rsidR="00A61583">
          <w:rPr>
            <w:rFonts w:ascii="Times New Roman" w:hAnsi="Times New Roman" w:cs="Times New Roman"/>
            <w:b/>
            <w:bCs/>
            <w:color w:val="FF0000"/>
            <w:sz w:val="24"/>
            <w:szCs w:val="24"/>
          </w:rPr>
          <w:t xml:space="preserve"> or misnumbered</w:t>
        </w:r>
      </w:ins>
      <w:r w:rsidR="004C3DE2" w:rsidRPr="005142C6">
        <w:rPr>
          <w:rFonts w:ascii="Times New Roman" w:hAnsi="Times New Roman" w:cs="Times New Roman"/>
          <w:b/>
          <w:bCs/>
          <w:color w:val="FF0000"/>
          <w:sz w:val="24"/>
          <w:szCs w:val="24"/>
          <w:rPrChange w:id="313" w:author="Ann Lewin-Benham" w:date="2021-12-07T14:55:00Z">
            <w:rPr>
              <w:rFonts w:ascii="Times New Roman" w:hAnsi="Times New Roman" w:cs="Times New Roman"/>
              <w:b/>
              <w:bCs/>
              <w:sz w:val="24"/>
              <w:szCs w:val="24"/>
            </w:rPr>
          </w:rPrChange>
        </w:rPr>
        <w:t xml:space="preserve"> figures</w:t>
      </w:r>
      <w:ins w:id="314" w:author="Ann Lewin-Benham" w:date="2021-12-07T17:32:00Z">
        <w:r w:rsidR="00AF3170">
          <w:rPr>
            <w:rFonts w:ascii="Times New Roman" w:hAnsi="Times New Roman" w:cs="Times New Roman"/>
            <w:b/>
            <w:bCs/>
            <w:color w:val="FF0000"/>
            <w:sz w:val="24"/>
            <w:szCs w:val="24"/>
          </w:rPr>
          <w:t>:</w:t>
        </w:r>
      </w:ins>
      <w:del w:id="315" w:author="Ann Lewin-Benham" w:date="2021-12-07T14:55:00Z">
        <w:r w:rsidR="004C3DE2" w:rsidRPr="005142C6" w:rsidDel="005142C6">
          <w:rPr>
            <w:rFonts w:ascii="Times New Roman" w:hAnsi="Times New Roman" w:cs="Times New Roman"/>
            <w:b/>
            <w:bCs/>
            <w:color w:val="FF0000"/>
            <w:sz w:val="24"/>
            <w:szCs w:val="24"/>
            <w:rPrChange w:id="316" w:author="Ann Lewin-Benham" w:date="2021-12-07T14:55:00Z">
              <w:rPr>
                <w:rFonts w:ascii="Times New Roman" w:hAnsi="Times New Roman" w:cs="Times New Roman"/>
                <w:b/>
                <w:bCs/>
                <w:sz w:val="24"/>
                <w:szCs w:val="24"/>
              </w:rPr>
            </w:rPrChange>
          </w:rPr>
          <w:delText>.</w:delText>
        </w:r>
      </w:del>
      <w:ins w:id="317" w:author="Ann Lewin-Benham" w:date="2021-12-07T17:30:00Z">
        <w:r w:rsidR="00AF3170">
          <w:rPr>
            <w:rFonts w:ascii="Times New Roman" w:hAnsi="Times New Roman" w:cs="Times New Roman"/>
            <w:b/>
            <w:bCs/>
            <w:color w:val="FF0000"/>
            <w:sz w:val="24"/>
            <w:szCs w:val="24"/>
          </w:rPr>
          <w:t xml:space="preserve"> </w:t>
        </w:r>
      </w:ins>
      <w:r w:rsidR="004C3DE2" w:rsidRPr="008F4F31">
        <w:rPr>
          <w:rFonts w:ascii="Times New Roman" w:hAnsi="Times New Roman" w:cs="Times New Roman"/>
          <w:b/>
          <w:bCs/>
          <w:sz w:val="24"/>
          <w:szCs w:val="24"/>
        </w:rPr>
        <w:t xml:space="preserve"> </w:t>
      </w:r>
      <w:del w:id="318" w:author="Ann Lewin-Benham" w:date="2021-12-07T14:53:00Z">
        <w:r w:rsidR="004C3DE2" w:rsidRPr="008F4F31" w:rsidDel="005142C6">
          <w:rPr>
            <w:rFonts w:ascii="Times New Roman" w:hAnsi="Times New Roman" w:cs="Times New Roman"/>
            <w:b/>
            <w:bCs/>
            <w:sz w:val="24"/>
            <w:szCs w:val="24"/>
          </w:rPr>
          <w:delText>chec</w:delText>
        </w:r>
      </w:del>
      <w:del w:id="319" w:author="Ann Lewin-Benham" w:date="2021-12-07T14:52:00Z">
        <w:r w:rsidR="004C3DE2" w:rsidRPr="008F4F31" w:rsidDel="005142C6">
          <w:rPr>
            <w:rFonts w:ascii="Times New Roman" w:hAnsi="Times New Roman" w:cs="Times New Roman"/>
            <w:b/>
            <w:bCs/>
            <w:sz w:val="24"/>
            <w:szCs w:val="24"/>
          </w:rPr>
          <w:delText>k side by side.</w:delText>
        </w:r>
      </w:del>
    </w:p>
    <w:p w14:paraId="5FD71154" w14:textId="2EF14DA6" w:rsidR="004C3DE2" w:rsidRDefault="004C3DE2" w:rsidP="004C3DE2">
      <w:pPr>
        <w:tabs>
          <w:tab w:val="left" w:pos="900"/>
        </w:tabs>
        <w:ind w:right="-450"/>
        <w:rPr>
          <w:rFonts w:ascii="Times New Roman" w:hAnsi="Times New Roman" w:cs="Times New Roman"/>
          <w:color w:val="000000" w:themeColor="text1"/>
          <w:sz w:val="24"/>
          <w:szCs w:val="24"/>
        </w:rPr>
      </w:pPr>
      <w:r w:rsidRPr="00CE132D">
        <w:rPr>
          <w:rFonts w:ascii="Times New Roman" w:hAnsi="Times New Roman" w:cs="Times New Roman"/>
          <w:i/>
          <w:iCs/>
          <w:color w:val="000000" w:themeColor="text1"/>
          <w:sz w:val="24"/>
          <w:szCs w:val="24"/>
        </w:rPr>
        <w:t>Figure 15.15</w:t>
      </w:r>
      <w:r>
        <w:rPr>
          <w:rFonts w:ascii="Times New Roman" w:hAnsi="Times New Roman" w:cs="Times New Roman"/>
          <w:b/>
          <w:bCs/>
          <w:i/>
          <w:iCs/>
          <w:color w:val="000000" w:themeColor="text1"/>
          <w:sz w:val="24"/>
          <w:szCs w:val="24"/>
        </w:rPr>
        <w:t xml:space="preserve"> </w:t>
      </w:r>
      <w:r>
        <w:rPr>
          <w:rFonts w:ascii="Times New Roman" w:hAnsi="Times New Roman" w:cs="Times New Roman"/>
          <w:color w:val="000000" w:themeColor="text1"/>
          <w:sz w:val="24"/>
          <w:szCs w:val="24"/>
        </w:rPr>
        <w:t xml:space="preserve">This panoramic set-up photo shows the geology of the Afar escarpment and the depth of the rift. The blocks of the escarpment* on the west margin of the Middle Awash Valley are being pushed up in “faulting,” a fracture where two blocks of rock move in relation to one another. In the foreground is the plain in the valley which is dropping altitude as the East African Rift System on the Earth’s surface splits apart. </w:t>
      </w:r>
    </w:p>
    <w:p w14:paraId="58C0AA2B" w14:textId="77777777" w:rsidR="004C3DE2" w:rsidRPr="00A32B73" w:rsidRDefault="004C3DE2" w:rsidP="004C3DE2">
      <w:pPr>
        <w:tabs>
          <w:tab w:val="left" w:pos="900"/>
        </w:tabs>
        <w:ind w:right="-450"/>
        <w:rPr>
          <w:rFonts w:ascii="Times New Roman" w:hAnsi="Times New Roman" w:cs="Times New Roman"/>
          <w:color w:val="000000" w:themeColor="text1"/>
          <w:sz w:val="20"/>
          <w:szCs w:val="20"/>
        </w:rPr>
      </w:pPr>
      <w:r w:rsidRPr="00A32B73">
        <w:rPr>
          <w:rFonts w:ascii="Times New Roman" w:hAnsi="Times New Roman" w:cs="Times New Roman"/>
          <w:color w:val="000000" w:themeColor="text1"/>
          <w:sz w:val="20"/>
          <w:szCs w:val="20"/>
        </w:rPr>
        <w:t>*Steep slope or long cliff</w:t>
      </w:r>
    </w:p>
    <w:p w14:paraId="724D079D" w14:textId="77777777" w:rsidR="004C3DE2" w:rsidRPr="005A7480" w:rsidRDefault="004C3DE2" w:rsidP="004C3DE2">
      <w:pPr>
        <w:tabs>
          <w:tab w:val="left" w:pos="900"/>
        </w:tabs>
        <w:ind w:right="-450"/>
        <w:rPr>
          <w:rFonts w:ascii="Times New Roman" w:hAnsi="Times New Roman" w:cs="Times New Roman"/>
          <w:b/>
          <w:bCs/>
          <w:color w:val="FF0000"/>
          <w:sz w:val="24"/>
          <w:szCs w:val="24"/>
        </w:rPr>
      </w:pPr>
      <w:r>
        <w:rPr>
          <w:rFonts w:ascii="Times New Roman" w:hAnsi="Times New Roman" w:cs="Times New Roman"/>
          <w:b/>
          <w:bCs/>
          <w:color w:val="FF0000"/>
          <w:sz w:val="24"/>
          <w:szCs w:val="24"/>
        </w:rPr>
        <w:t>Brill photo 1996-0206-30 (Brill, should it be 1996-0206-30W? Or is that a different photo??) Does the following text go with 1996-0206-30W: View: NE from a hilltop in the Western Margin of the Middle Awash study area. Looking across the plain to the east.</w:t>
      </w:r>
    </w:p>
    <w:p w14:paraId="102A03A1" w14:textId="77777777" w:rsidR="004C3DE2" w:rsidRDefault="004C3DE2" w:rsidP="004C3DE2">
      <w:pPr>
        <w:tabs>
          <w:tab w:val="left" w:pos="900"/>
        </w:tabs>
        <w:ind w:right="-450"/>
        <w:rPr>
          <w:rFonts w:ascii="Times New Roman" w:hAnsi="Times New Roman" w:cs="Times New Roman"/>
          <w:b/>
          <w:bCs/>
          <w:color w:val="000000" w:themeColor="text1"/>
          <w:sz w:val="24"/>
          <w:szCs w:val="24"/>
        </w:rPr>
      </w:pPr>
    </w:p>
    <w:p w14:paraId="36D9F90D" w14:textId="3E2AA8AC" w:rsidR="004C3DE2" w:rsidRDefault="004C3DE2" w:rsidP="004C3DE2">
      <w:pPr>
        <w:rPr>
          <w:rFonts w:ascii="Times New Roman" w:eastAsia="Times New Roman" w:hAnsi="Times New Roman" w:cs="Times New Roman"/>
          <w:sz w:val="24"/>
          <w:szCs w:val="24"/>
        </w:rPr>
      </w:pPr>
      <w:r>
        <w:rPr>
          <w:rFonts w:ascii="Times New Roman" w:hAnsi="Times New Roman" w:cs="Times New Roman"/>
          <w:i/>
          <w:iCs/>
          <w:color w:val="000000" w:themeColor="text1"/>
          <w:sz w:val="24"/>
          <w:szCs w:val="24"/>
        </w:rPr>
        <w:t xml:space="preserve">Figure 15.16 </w:t>
      </w:r>
      <w:r w:rsidRPr="009A4047">
        <w:rPr>
          <w:rFonts w:ascii="Times New Roman" w:eastAsia="Times New Roman" w:hAnsi="Times New Roman" w:cs="Times New Roman"/>
          <w:sz w:val="24"/>
          <w:szCs w:val="24"/>
        </w:rPr>
        <w:t>VIEW:  NE from a hilltop in the Western Margin of the Middle Awash study area.  Looking across the plain to the east</w:t>
      </w:r>
      <w:r>
        <w:rPr>
          <w:rFonts w:ascii="Times New Roman" w:eastAsia="Times New Roman" w:hAnsi="Times New Roman" w:cs="Times New Roman"/>
          <w:sz w:val="24"/>
          <w:szCs w:val="24"/>
        </w:rPr>
        <w:t xml:space="preserve">, </w:t>
      </w:r>
      <w:r w:rsidRPr="009A4047">
        <w:rPr>
          <w:rFonts w:ascii="Times New Roman" w:eastAsia="Times New Roman" w:hAnsi="Times New Roman" w:cs="Times New Roman"/>
          <w:sz w:val="24"/>
          <w:szCs w:val="24"/>
        </w:rPr>
        <w:t>Yohannes Haile-Selassie and Giday WoldeGabriel explore sediments</w:t>
      </w:r>
      <w:r>
        <w:rPr>
          <w:rFonts w:ascii="Times New Roman" w:eastAsia="Times New Roman" w:hAnsi="Times New Roman" w:cs="Times New Roman"/>
          <w:sz w:val="24"/>
          <w:szCs w:val="24"/>
        </w:rPr>
        <w:t xml:space="preserve"> with</w:t>
      </w:r>
      <w:r w:rsidRPr="009A4047">
        <w:rPr>
          <w:rFonts w:ascii="Times New Roman" w:eastAsia="Times New Roman" w:hAnsi="Times New Roman" w:cs="Times New Roman"/>
          <w:sz w:val="24"/>
          <w:szCs w:val="24"/>
        </w:rPr>
        <w:t xml:space="preserve"> dat</w:t>
      </w:r>
      <w:r>
        <w:rPr>
          <w:rFonts w:ascii="Times New Roman" w:eastAsia="Times New Roman" w:hAnsi="Times New Roman" w:cs="Times New Roman"/>
          <w:sz w:val="24"/>
          <w:szCs w:val="24"/>
        </w:rPr>
        <w:t>es</w:t>
      </w:r>
      <w:r w:rsidRPr="009A4047">
        <w:rPr>
          <w:rFonts w:ascii="Times New Roman" w:eastAsia="Times New Roman" w:hAnsi="Times New Roman" w:cs="Times New Roman"/>
          <w:sz w:val="24"/>
          <w:szCs w:val="24"/>
        </w:rPr>
        <w:t xml:space="preserve"> older than 5.6 </w:t>
      </w:r>
      <w:r w:rsidR="00B50C19">
        <w:rPr>
          <w:rFonts w:ascii="Times New Roman" w:eastAsia="Times New Roman" w:hAnsi="Times New Roman" w:cs="Times New Roman"/>
          <w:sz w:val="24"/>
          <w:szCs w:val="24"/>
        </w:rPr>
        <w:t>MYA</w:t>
      </w:r>
      <w:r>
        <w:rPr>
          <w:rFonts w:ascii="Times New Roman" w:eastAsia="Times New Roman" w:hAnsi="Times New Roman" w:cs="Times New Roman"/>
          <w:sz w:val="24"/>
          <w:szCs w:val="24"/>
        </w:rPr>
        <w:t>. A</w:t>
      </w:r>
      <w:r w:rsidRPr="009A4047">
        <w:rPr>
          <w:rFonts w:ascii="Times New Roman" w:eastAsia="Times New Roman" w:hAnsi="Times New Roman" w:cs="Times New Roman"/>
          <w:sz w:val="24"/>
          <w:szCs w:val="24"/>
        </w:rPr>
        <w:t>ncient lake (white) and river beds contain fossils that show the region</w:t>
      </w:r>
      <w:r>
        <w:rPr>
          <w:rFonts w:ascii="Times New Roman" w:eastAsia="Times New Roman" w:hAnsi="Times New Roman" w:cs="Times New Roman"/>
          <w:sz w:val="24"/>
          <w:szCs w:val="24"/>
        </w:rPr>
        <w:t xml:space="preserve"> was</w:t>
      </w:r>
      <w:r w:rsidRPr="009A4047">
        <w:rPr>
          <w:rFonts w:ascii="Times New Roman" w:eastAsia="Times New Roman" w:hAnsi="Times New Roman" w:cs="Times New Roman"/>
          <w:sz w:val="24"/>
          <w:szCs w:val="24"/>
        </w:rPr>
        <w:t xml:space="preserve"> much higher in elevation and much more vegetated in the late Miocene</w:t>
      </w:r>
      <w:r>
        <w:rPr>
          <w:rFonts w:ascii="Times New Roman" w:eastAsia="Times New Roman" w:hAnsi="Times New Roman" w:cs="Times New Roman"/>
          <w:sz w:val="24"/>
          <w:szCs w:val="24"/>
        </w:rPr>
        <w:t xml:space="preserve"> (ca 11mya)</w:t>
      </w:r>
      <w:r w:rsidRPr="009A4047">
        <w:rPr>
          <w:rFonts w:ascii="Times New Roman" w:eastAsia="Times New Roman" w:hAnsi="Times New Roman" w:cs="Times New Roman"/>
          <w:sz w:val="24"/>
          <w:szCs w:val="24"/>
        </w:rPr>
        <w:t xml:space="preserve"> than </w:t>
      </w:r>
      <w:r>
        <w:rPr>
          <w:rFonts w:ascii="Times New Roman" w:eastAsia="Times New Roman" w:hAnsi="Times New Roman" w:cs="Times New Roman"/>
          <w:sz w:val="24"/>
          <w:szCs w:val="24"/>
        </w:rPr>
        <w:t>it</w:t>
      </w:r>
      <w:r w:rsidRPr="009A4047">
        <w:rPr>
          <w:rFonts w:ascii="Times New Roman" w:eastAsia="Times New Roman" w:hAnsi="Times New Roman" w:cs="Times New Roman"/>
          <w:sz w:val="24"/>
          <w:szCs w:val="24"/>
        </w:rPr>
        <w:t xml:space="preserve"> is today. The </w:t>
      </w:r>
      <w:r>
        <w:rPr>
          <w:rFonts w:ascii="Times New Roman" w:eastAsia="Times New Roman" w:hAnsi="Times New Roman" w:cs="Times New Roman"/>
          <w:sz w:val="24"/>
          <w:szCs w:val="24"/>
        </w:rPr>
        <w:t>men</w:t>
      </w:r>
      <w:r w:rsidRPr="009A4047">
        <w:rPr>
          <w:rFonts w:ascii="Times New Roman" w:eastAsia="Times New Roman" w:hAnsi="Times New Roman" w:cs="Times New Roman"/>
          <w:sz w:val="24"/>
          <w:szCs w:val="24"/>
        </w:rPr>
        <w:t xml:space="preserve"> are standing on a hill that remains amidst the faulting blocks of the west margin </w:t>
      </w:r>
      <w:r>
        <w:rPr>
          <w:rFonts w:ascii="Times New Roman" w:eastAsia="Times New Roman" w:hAnsi="Times New Roman" w:cs="Times New Roman"/>
          <w:sz w:val="24"/>
          <w:szCs w:val="24"/>
        </w:rPr>
        <w:t>(Fig. 15.</w:t>
      </w:r>
      <w:r w:rsidR="000C195E">
        <w:rPr>
          <w:rFonts w:ascii="Times New Roman" w:eastAsia="Times New Roman" w:hAnsi="Times New Roman" w:cs="Times New Roman"/>
          <w:sz w:val="24"/>
          <w:szCs w:val="24"/>
        </w:rPr>
        <w:t>26</w:t>
      </w:r>
      <w:r>
        <w:rPr>
          <w:rFonts w:ascii="Times New Roman" w:eastAsia="Times New Roman" w:hAnsi="Times New Roman" w:cs="Times New Roman"/>
          <w:sz w:val="24"/>
          <w:szCs w:val="24"/>
        </w:rPr>
        <w:t>)</w:t>
      </w:r>
      <w:r w:rsidR="000C195E">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The geological layers in the hillocks</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that remain as white mounds in the distance, can be matched to the stratigraphy</w:t>
      </w:r>
      <w:r>
        <w:rPr>
          <w:rFonts w:ascii="Times New Roman" w:eastAsia="Times New Roman" w:hAnsi="Times New Roman" w:cs="Times New Roman"/>
          <w:sz w:val="24"/>
          <w:szCs w:val="24"/>
        </w:rPr>
        <w:t>*</w:t>
      </w:r>
      <w:r w:rsidRPr="009A4047">
        <w:rPr>
          <w:rFonts w:ascii="Times New Roman" w:eastAsia="Times New Roman" w:hAnsi="Times New Roman" w:cs="Times New Roman"/>
          <w:sz w:val="24"/>
          <w:szCs w:val="24"/>
        </w:rPr>
        <w:t xml:space="preserve"> seen on the foreground hill, on which the researchers are </w:t>
      </w:r>
      <w:r>
        <w:rPr>
          <w:rFonts w:ascii="Times New Roman" w:eastAsia="Times New Roman" w:hAnsi="Times New Roman" w:cs="Times New Roman"/>
          <w:sz w:val="24"/>
          <w:szCs w:val="24"/>
        </w:rPr>
        <w:t xml:space="preserve">exploring and </w:t>
      </w:r>
      <w:r w:rsidRPr="009A4047">
        <w:rPr>
          <w:rFonts w:ascii="Times New Roman" w:eastAsia="Times New Roman" w:hAnsi="Times New Roman" w:cs="Times New Roman"/>
          <w:sz w:val="24"/>
          <w:szCs w:val="24"/>
        </w:rPr>
        <w:t>examining.  </w:t>
      </w:r>
    </w:p>
    <w:p w14:paraId="63343F16" w14:textId="77777777" w:rsidR="004C3DE2" w:rsidRDefault="004C3DE2" w:rsidP="004C3DE2">
      <w:pPr>
        <w:rPr>
          <w:rFonts w:ascii="Times New Roman" w:hAnsi="Times New Roman" w:cs="Times New Roman"/>
          <w:color w:val="202124"/>
          <w:sz w:val="20"/>
          <w:szCs w:val="20"/>
          <w:shd w:val="clear" w:color="auto" w:fill="FFFFFF"/>
        </w:rPr>
      </w:pPr>
      <w:r w:rsidRPr="00DF7F40">
        <w:rPr>
          <w:rFonts w:ascii="Times New Roman" w:eastAsia="Times New Roman" w:hAnsi="Times New Roman" w:cs="Times New Roman"/>
          <w:sz w:val="20"/>
          <w:szCs w:val="20"/>
        </w:rPr>
        <w:t xml:space="preserve">*The </w:t>
      </w:r>
      <w:r w:rsidRPr="00DF7F40">
        <w:rPr>
          <w:rFonts w:ascii="Times New Roman" w:hAnsi="Times New Roman" w:cs="Times New Roman"/>
          <w:color w:val="202124"/>
          <w:sz w:val="20"/>
          <w:szCs w:val="20"/>
          <w:shd w:val="clear" w:color="auto" w:fill="FFFFFF"/>
        </w:rPr>
        <w:t>order and relative position of rock layers and their relationship to the geological time scale. See Fig. 6.x???)</w:t>
      </w:r>
    </w:p>
    <w:p w14:paraId="66652740" w14:textId="77777777" w:rsidR="004C3DE2" w:rsidRPr="0037344C" w:rsidRDefault="004C3DE2" w:rsidP="004C3DE2">
      <w:pPr>
        <w:rPr>
          <w:rFonts w:ascii="Times New Roman" w:eastAsia="Times New Roman" w:hAnsi="Times New Roman" w:cs="Times New Roman"/>
          <w:b/>
          <w:bCs/>
          <w:color w:val="FF0000"/>
          <w:sz w:val="24"/>
          <w:szCs w:val="24"/>
        </w:rPr>
      </w:pPr>
      <w:r>
        <w:rPr>
          <w:rFonts w:ascii="Times New Roman" w:hAnsi="Times New Roman" w:cs="Times New Roman"/>
          <w:b/>
          <w:bCs/>
          <w:color w:val="FF0000"/>
          <w:sz w:val="24"/>
          <w:szCs w:val="24"/>
          <w:shd w:val="clear" w:color="auto" w:fill="FFFFFF"/>
        </w:rPr>
        <w:t xml:space="preserve">Brill photo: </w:t>
      </w:r>
      <w:r>
        <w:rPr>
          <w:rFonts w:ascii="Times New Roman" w:hAnsi="Times New Roman" w:cs="Times New Roman"/>
          <w:b/>
          <w:bCs/>
          <w:color w:val="FF0000"/>
          <w:sz w:val="24"/>
          <w:szCs w:val="24"/>
        </w:rPr>
        <w:t>1996-0206-30W?</w:t>
      </w:r>
      <w:r>
        <w:rPr>
          <w:rFonts w:ascii="Times New Roman" w:hAnsi="Times New Roman" w:cs="Times New Roman"/>
          <w:b/>
          <w:bCs/>
          <w:color w:val="FF0000"/>
          <w:sz w:val="24"/>
          <w:szCs w:val="24"/>
          <w:shd w:val="clear" w:color="auto" w:fill="FFFFFF"/>
        </w:rPr>
        <w:t xml:space="preserve"> </w:t>
      </w:r>
    </w:p>
    <w:p w14:paraId="519FB08B" w14:textId="77777777" w:rsidR="004C3DE2" w:rsidRDefault="004C3DE2" w:rsidP="004C3DE2">
      <w:pPr>
        <w:tabs>
          <w:tab w:val="left" w:pos="900"/>
        </w:tabs>
        <w:spacing w:line="230" w:lineRule="auto"/>
        <w:ind w:right="-450"/>
        <w:rPr>
          <w:rFonts w:ascii="Times New Roman" w:hAnsi="Times New Roman" w:cs="Times New Roman"/>
          <w:i/>
          <w:iCs/>
          <w:color w:val="000000" w:themeColor="text1"/>
          <w:sz w:val="24"/>
          <w:szCs w:val="24"/>
        </w:rPr>
      </w:pPr>
    </w:p>
    <w:p w14:paraId="7644ACB8" w14:textId="0C16C60F" w:rsidR="004C3DE2" w:rsidRPr="00EB3108" w:rsidRDefault="004C3DE2" w:rsidP="004C3DE2">
      <w:pPr>
        <w:tabs>
          <w:tab w:val="left" w:pos="900"/>
        </w:tabs>
        <w:spacing w:line="230" w:lineRule="auto"/>
        <w:ind w:right="-450"/>
        <w:rPr>
          <w:rFonts w:ascii="Times New Roman" w:hAnsi="Times New Roman" w:cs="Times New Roman"/>
          <w:sz w:val="24"/>
          <w:szCs w:val="24"/>
        </w:rPr>
      </w:pPr>
      <w:r w:rsidRPr="00D96EC7">
        <w:rPr>
          <w:rFonts w:ascii="Times New Roman" w:hAnsi="Times New Roman" w:cs="Times New Roman"/>
          <w:i/>
          <w:iCs/>
          <w:color w:val="000000" w:themeColor="text1"/>
          <w:sz w:val="24"/>
          <w:szCs w:val="24"/>
        </w:rPr>
        <w:t>Figure 15.1</w:t>
      </w:r>
      <w:r>
        <w:rPr>
          <w:rFonts w:ascii="Times New Roman" w:hAnsi="Times New Roman" w:cs="Times New Roman"/>
          <w:i/>
          <w:iCs/>
          <w:color w:val="000000" w:themeColor="text1"/>
          <w:sz w:val="24"/>
          <w:szCs w:val="24"/>
        </w:rPr>
        <w:t>7</w:t>
      </w:r>
      <w:r>
        <w:rPr>
          <w:rFonts w:ascii="Times New Roman" w:hAnsi="Times New Roman" w:cs="Times New Roman"/>
          <w:color w:val="000000" w:themeColor="text1"/>
          <w:sz w:val="24"/>
          <w:szCs w:val="24"/>
        </w:rPr>
        <w:t xml:space="preserve"> </w:t>
      </w:r>
      <w:r w:rsidRPr="003B708E">
        <w:rPr>
          <w:rFonts w:ascii="Times New Roman" w:hAnsi="Times New Roman" w:cs="Times New Roman"/>
          <w:color w:val="000000" w:themeColor="text1"/>
          <w:sz w:val="24"/>
          <w:szCs w:val="24"/>
        </w:rPr>
        <w:t xml:space="preserve">Middle Awash Valley, </w:t>
      </w:r>
      <w:r>
        <w:rPr>
          <w:rFonts w:ascii="Times New Roman" w:hAnsi="Times New Roman" w:cs="Times New Roman"/>
          <w:color w:val="000000" w:themeColor="text1"/>
          <w:sz w:val="24"/>
          <w:szCs w:val="24"/>
        </w:rPr>
        <w:t xml:space="preserve">Afar </w:t>
      </w:r>
      <w:r w:rsidR="0015648B">
        <w:rPr>
          <w:rFonts w:ascii="Times New Roman" w:hAnsi="Times New Roman" w:cs="Times New Roman"/>
          <w:color w:val="000000" w:themeColor="text1"/>
          <w:sz w:val="24"/>
          <w:szCs w:val="24"/>
        </w:rPr>
        <w:t>Triangle</w:t>
      </w:r>
    </w:p>
    <w:p w14:paraId="43A30215" w14:textId="77777777" w:rsidR="004C3DE2" w:rsidRPr="00EB3108" w:rsidRDefault="004C3DE2" w:rsidP="004C3DE2">
      <w:pPr>
        <w:rPr>
          <w:rFonts w:ascii="Times New Roman" w:hAnsi="Times New Roman" w:cs="Times New Roman"/>
          <w:sz w:val="24"/>
          <w:szCs w:val="24"/>
        </w:rPr>
      </w:pPr>
      <w:r w:rsidRPr="00EB3108">
        <w:rPr>
          <w:rFonts w:ascii="Times New Roman" w:hAnsi="Times New Roman" w:cs="Times New Roman"/>
          <w:sz w:val="24"/>
          <w:szCs w:val="24"/>
        </w:rPr>
        <w:t xml:space="preserve">LOCATION: Hadar Region, near the Awash River in the Afar Triangle of Northern Ethiopia.  </w:t>
      </w:r>
    </w:p>
    <w:p w14:paraId="5F93C78E" w14:textId="77777777" w:rsidR="004C3DE2" w:rsidRPr="00EB3108" w:rsidRDefault="004C3DE2" w:rsidP="004C3DE2">
      <w:pPr>
        <w:rPr>
          <w:rFonts w:ascii="Times New Roman" w:hAnsi="Times New Roman" w:cs="Times New Roman"/>
          <w:sz w:val="24"/>
          <w:szCs w:val="24"/>
        </w:rPr>
      </w:pPr>
      <w:r w:rsidRPr="00EB3108">
        <w:rPr>
          <w:rFonts w:ascii="Times New Roman" w:hAnsi="Times New Roman" w:cs="Times New Roman"/>
          <w:sz w:val="24"/>
          <w:szCs w:val="24"/>
        </w:rPr>
        <w:t>PHOTO CREDIT: (c) 1975 David L. Brill, humanoriginsphotos.com</w:t>
      </w:r>
    </w:p>
    <w:p w14:paraId="435B69F4" w14:textId="77777777" w:rsidR="004C3DE2" w:rsidRPr="00EB3108" w:rsidRDefault="004C3DE2" w:rsidP="004C3DE2">
      <w:pPr>
        <w:tabs>
          <w:tab w:val="left" w:pos="900"/>
        </w:tabs>
        <w:ind w:right="-450"/>
        <w:rPr>
          <w:rFonts w:ascii="Times New Roman" w:hAnsi="Times New Roman" w:cs="Times New Roman"/>
          <w:b/>
          <w:bCs/>
          <w:color w:val="FF0000"/>
          <w:sz w:val="24"/>
          <w:szCs w:val="24"/>
        </w:rPr>
      </w:pPr>
    </w:p>
    <w:p w14:paraId="24FC878A" w14:textId="77777777" w:rsidR="004C3DE2" w:rsidRDefault="004C3DE2" w:rsidP="004C3DE2">
      <w:pPr>
        <w:tabs>
          <w:tab w:val="left" w:pos="900"/>
        </w:tabs>
        <w:ind w:right="-450"/>
        <w:rPr>
          <w:rFonts w:ascii="Times New Roman" w:hAnsi="Times New Roman" w:cs="Times New Roman"/>
          <w:iCs/>
          <w:color w:val="000000" w:themeColor="text1"/>
          <w:sz w:val="24"/>
          <w:szCs w:val="24"/>
        </w:rPr>
      </w:pPr>
      <w:r w:rsidRPr="003B708E">
        <w:rPr>
          <w:rFonts w:ascii="Times New Roman" w:hAnsi="Times New Roman" w:cs="Times New Roman"/>
          <w:i/>
          <w:iCs/>
          <w:color w:val="000000" w:themeColor="text1"/>
          <w:sz w:val="24"/>
          <w:szCs w:val="24"/>
        </w:rPr>
        <w:t>Figure 15.18</w:t>
      </w:r>
      <w:r>
        <w:rPr>
          <w:rFonts w:ascii="Times New Roman" w:hAnsi="Times New Roman" w:cs="Times New Roman"/>
          <w:i/>
          <w:iCs/>
          <w:color w:val="000000" w:themeColor="text1"/>
          <w:sz w:val="24"/>
          <w:szCs w:val="24"/>
        </w:rPr>
        <w:t xml:space="preserve"> </w:t>
      </w:r>
      <w:r w:rsidRPr="00803F98">
        <w:rPr>
          <w:rFonts w:ascii="Times New Roman" w:hAnsi="Times New Roman" w:cs="Times New Roman"/>
          <w:iCs/>
          <w:color w:val="000000" w:themeColor="text1"/>
          <w:sz w:val="24"/>
          <w:szCs w:val="24"/>
        </w:rPr>
        <w:t xml:space="preserve">A new hominid species is studied and named </w:t>
      </w:r>
      <w:r w:rsidRPr="002730CF">
        <w:rPr>
          <w:rFonts w:ascii="Times New Roman" w:hAnsi="Times New Roman" w:cs="Times New Roman"/>
          <w:i/>
          <w:color w:val="000000" w:themeColor="text1"/>
          <w:sz w:val="24"/>
          <w:szCs w:val="24"/>
        </w:rPr>
        <w:t>Australopithecus garhi</w:t>
      </w:r>
      <w:r w:rsidRPr="00803F98">
        <w:rPr>
          <w:rFonts w:ascii="Times New Roman" w:hAnsi="Times New Roman" w:cs="Times New Roman"/>
          <w:iCs/>
          <w:color w:val="000000" w:themeColor="text1"/>
          <w:sz w:val="24"/>
          <w:szCs w:val="24"/>
        </w:rPr>
        <w:t>. Dr. Berhane Asfaw, an Ethiopian anthropologist specializ</w:t>
      </w:r>
      <w:r>
        <w:rPr>
          <w:rFonts w:ascii="Times New Roman" w:hAnsi="Times New Roman" w:cs="Times New Roman"/>
          <w:iCs/>
          <w:color w:val="000000" w:themeColor="text1"/>
          <w:sz w:val="24"/>
          <w:szCs w:val="24"/>
        </w:rPr>
        <w:t>ing</w:t>
      </w:r>
      <w:r w:rsidRPr="00803F98">
        <w:rPr>
          <w:rFonts w:ascii="Times New Roman" w:hAnsi="Times New Roman" w:cs="Times New Roman"/>
          <w:iCs/>
          <w:color w:val="000000" w:themeColor="text1"/>
          <w:sz w:val="24"/>
          <w:szCs w:val="24"/>
        </w:rPr>
        <w:t xml:space="preserve"> in the study of cranial remains, and Dr. Tim White</w:t>
      </w:r>
      <w:r>
        <w:rPr>
          <w:rFonts w:ascii="Times New Roman" w:hAnsi="Times New Roman" w:cs="Times New Roman"/>
          <w:iCs/>
          <w:color w:val="000000" w:themeColor="text1"/>
          <w:sz w:val="24"/>
          <w:szCs w:val="24"/>
        </w:rPr>
        <w:t>,</w:t>
      </w:r>
      <w:r w:rsidRPr="00803F98">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UC</w:t>
      </w:r>
      <w:r w:rsidRPr="00803F98">
        <w:rPr>
          <w:rFonts w:ascii="Times New Roman" w:hAnsi="Times New Roman" w:cs="Times New Roman"/>
          <w:iCs/>
          <w:color w:val="000000" w:themeColor="text1"/>
          <w:sz w:val="24"/>
          <w:szCs w:val="24"/>
        </w:rPr>
        <w:t xml:space="preserve"> Berkeley,</w:t>
      </w:r>
      <w:r>
        <w:rPr>
          <w:rFonts w:ascii="Times New Roman" w:hAnsi="Times New Roman" w:cs="Times New Roman"/>
          <w:iCs/>
          <w:color w:val="000000" w:themeColor="text1"/>
          <w:sz w:val="24"/>
          <w:szCs w:val="24"/>
        </w:rPr>
        <w:t xml:space="preserve"> discuss the significance of the new species: It is 2.5 million years old and associated with the first evidence of stone tool use to acquire meat and marrow by butchery. Drs. Asfaw and White are co-directors of the Middle Awash Research Project in the Afar depression. Here they are working in the Paleoanthropology Laboratory at the National Museum of Ethiopia, Addis Ababa. </w:t>
      </w:r>
      <w:r w:rsidRPr="00DB1F30">
        <w:rPr>
          <w:rFonts w:ascii="Times New Roman" w:hAnsi="Times New Roman" w:cs="Times New Roman"/>
          <w:b/>
          <w:bCs/>
          <w:color w:val="FF0000"/>
          <w:sz w:val="24"/>
          <w:szCs w:val="24"/>
        </w:rPr>
        <w:t xml:space="preserve">Brill photo </w:t>
      </w:r>
      <w:r>
        <w:rPr>
          <w:rFonts w:ascii="Times New Roman" w:hAnsi="Times New Roman" w:cs="Times New Roman"/>
          <w:b/>
          <w:bCs/>
          <w:color w:val="FF0000"/>
          <w:sz w:val="24"/>
          <w:szCs w:val="24"/>
        </w:rPr>
        <w:t>Fig</w:t>
      </w:r>
      <w:r w:rsidRPr="00DB1F30">
        <w:rPr>
          <w:rFonts w:ascii="Times New Roman" w:hAnsi="Times New Roman" w:cs="Times New Roman"/>
          <w:b/>
          <w:bCs/>
          <w:color w:val="FF0000"/>
          <w:sz w:val="24"/>
          <w:szCs w:val="24"/>
        </w:rPr>
        <w:t>0352-37W</w:t>
      </w:r>
      <w:r>
        <w:rPr>
          <w:rFonts w:ascii="Times New Roman" w:hAnsi="Times New Roman" w:cs="Times New Roman"/>
          <w:b/>
          <w:bCs/>
          <w:color w:val="FF0000"/>
          <w:sz w:val="24"/>
          <w:szCs w:val="24"/>
        </w:rPr>
        <w:t xml:space="preserve"> </w:t>
      </w:r>
      <w:r>
        <w:rPr>
          <w:rFonts w:ascii="Times New Roman" w:hAnsi="Times New Roman" w:cs="Times New Roman"/>
          <w:iCs/>
          <w:color w:val="000000" w:themeColor="text1"/>
          <w:sz w:val="24"/>
          <w:szCs w:val="24"/>
        </w:rPr>
        <w:t>© 1998 David L. Brill, humanoriginsphotos.com</w:t>
      </w:r>
    </w:p>
    <w:p w14:paraId="06E88111" w14:textId="77777777" w:rsidR="004C3DE2" w:rsidRPr="00D96EC7" w:rsidRDefault="004C3DE2" w:rsidP="004C3DE2">
      <w:pPr>
        <w:tabs>
          <w:tab w:val="left" w:pos="900"/>
          <w:tab w:val="left" w:pos="2340"/>
        </w:tabs>
        <w:ind w:right="-450"/>
        <w:rPr>
          <w:rFonts w:ascii="Times New Roman" w:hAnsi="Times New Roman" w:cs="Times New Roman"/>
          <w:color w:val="000000" w:themeColor="text1"/>
          <w:sz w:val="24"/>
          <w:szCs w:val="24"/>
        </w:rPr>
      </w:pPr>
    </w:p>
    <w:p w14:paraId="20AC2B0A" w14:textId="2047F797" w:rsidR="004C3DE2" w:rsidDel="00A61583" w:rsidRDefault="004C3DE2" w:rsidP="004C3DE2">
      <w:pPr>
        <w:tabs>
          <w:tab w:val="left" w:pos="900"/>
        </w:tabs>
        <w:ind w:right="-450"/>
        <w:rPr>
          <w:del w:id="320" w:author="Ann Lewin-Benham" w:date="2021-12-07T17:35:00Z"/>
          <w:rFonts w:ascii="Times New Roman" w:hAnsi="Times New Roman" w:cs="Times New Roman"/>
          <w:color w:val="231F20"/>
          <w:sz w:val="24"/>
          <w:szCs w:val="24"/>
        </w:rPr>
      </w:pPr>
      <w:r>
        <w:rPr>
          <w:rFonts w:ascii="Times New Roman" w:hAnsi="Times New Roman" w:cs="Times New Roman"/>
          <w:i/>
          <w:iCs/>
          <w:color w:val="231F20"/>
          <w:sz w:val="24"/>
          <w:szCs w:val="24"/>
        </w:rPr>
        <w:t>Figure 15.19</w:t>
      </w:r>
      <w:r>
        <w:rPr>
          <w:rFonts w:ascii="Times New Roman" w:hAnsi="Times New Roman" w:cs="Times New Roman"/>
          <w:color w:val="231F20"/>
          <w:sz w:val="24"/>
          <w:szCs w:val="24"/>
        </w:rPr>
        <w:t xml:space="preserve"> Skeletons of </w:t>
      </w:r>
      <w:r w:rsidRPr="00813DBD">
        <w:rPr>
          <w:rFonts w:ascii="Times New Roman" w:hAnsi="Times New Roman" w:cs="Times New Roman"/>
          <w:b/>
          <w:bCs/>
          <w:color w:val="231F20"/>
          <w:sz w:val="24"/>
          <w:szCs w:val="24"/>
        </w:rPr>
        <w:t>Hominids</w:t>
      </w:r>
      <w:r>
        <w:rPr>
          <w:rFonts w:ascii="Times New Roman" w:hAnsi="Times New Roman" w:cs="Times New Roman"/>
          <w:color w:val="231F20"/>
          <w:sz w:val="24"/>
          <w:szCs w:val="24"/>
        </w:rPr>
        <w:t xml:space="preserve"> (all Chordates), a Primate subfamily: This small group of 5 species includes humans. What differences do you see when you compare the five</w:t>
      </w:r>
      <w:r>
        <w:rPr>
          <w:rFonts w:ascii="Times New Roman" w:hAnsi="Times New Roman" w:cs="Times New Roman"/>
          <w:i/>
          <w:iCs/>
          <w:color w:val="231F20"/>
          <w:sz w:val="24"/>
          <w:szCs w:val="24"/>
        </w:rPr>
        <w:t xml:space="preserve"> </w:t>
      </w:r>
      <w:r w:rsidRPr="00813DBD">
        <w:rPr>
          <w:rFonts w:ascii="Times New Roman" w:hAnsi="Times New Roman" w:cs="Times New Roman"/>
          <w:b/>
          <w:bCs/>
          <w:color w:val="231F20"/>
          <w:sz w:val="24"/>
          <w:szCs w:val="24"/>
        </w:rPr>
        <w:t>Hominid</w:t>
      </w:r>
      <w:r>
        <w:rPr>
          <w:rFonts w:ascii="Times New Roman" w:hAnsi="Times New Roman" w:cs="Times New Roman"/>
          <w:color w:val="231F20"/>
          <w:sz w:val="24"/>
          <w:szCs w:val="24"/>
        </w:rPr>
        <w:t xml:space="preserve"> skeletons?  </w:t>
      </w:r>
      <w:del w:id="321" w:author="Ann Lewin-Benham" w:date="2021-12-07T17:35:00Z">
        <w:r w:rsidDel="00A61583">
          <w:rPr>
            <w:rFonts w:ascii="Times New Roman" w:hAnsi="Times New Roman" w:cs="Times New Roman"/>
            <w:color w:val="231F20"/>
            <w:sz w:val="24"/>
            <w:szCs w:val="24"/>
          </w:rPr>
          <w:delText>a</w:delText>
        </w:r>
      </w:del>
      <w:del w:id="322" w:author="Ann Lewin-Benham" w:date="2021-12-07T17:34:00Z">
        <w:r w:rsidDel="00A61583">
          <w:rPr>
            <w:rFonts w:ascii="Times New Roman" w:hAnsi="Times New Roman" w:cs="Times New Roman"/>
            <w:color w:val="231F20"/>
            <w:sz w:val="24"/>
            <w:szCs w:val="24"/>
          </w:rPr>
          <w:delText>s</w:delText>
        </w:r>
      </w:del>
      <w:del w:id="323" w:author="Ann Lewin-Benham" w:date="2021-12-07T17:35:00Z">
        <w:r w:rsidDel="00A61583">
          <w:rPr>
            <w:rFonts w:ascii="Times New Roman" w:hAnsi="Times New Roman" w:cs="Times New Roman"/>
            <w:color w:val="231F20"/>
            <w:sz w:val="24"/>
            <w:szCs w:val="24"/>
          </w:rPr>
          <w:delText xml:space="preserve"> many features</w:delText>
        </w:r>
      </w:del>
    </w:p>
    <w:p w14:paraId="0D88824C" w14:textId="07FBEB83" w:rsidR="00A44447" w:rsidRDefault="00A44447" w:rsidP="00A61583">
      <w:pPr>
        <w:tabs>
          <w:tab w:val="left" w:pos="900"/>
        </w:tabs>
        <w:ind w:right="-450"/>
        <w:rPr>
          <w:rFonts w:ascii="Times New Roman" w:hAnsi="Times New Roman" w:cs="Times New Roman"/>
          <w:b/>
          <w:bCs/>
          <w:color w:val="231F20"/>
          <w:sz w:val="24"/>
          <w:szCs w:val="24"/>
        </w:rPr>
        <w:pPrChange w:id="324" w:author="Ann Lewin-Benham" w:date="2021-12-07T17:35:00Z">
          <w:pPr>
            <w:tabs>
              <w:tab w:val="left" w:pos="900"/>
            </w:tabs>
            <w:spacing w:before="116" w:line="218" w:lineRule="auto"/>
            <w:ind w:right="-540"/>
          </w:pPr>
        </w:pPrChange>
      </w:pPr>
    </w:p>
    <w:p w14:paraId="6686C200" w14:textId="77777777" w:rsidR="004C3DE2" w:rsidRDefault="004C3DE2" w:rsidP="00B277B6">
      <w:pPr>
        <w:tabs>
          <w:tab w:val="left" w:pos="900"/>
        </w:tabs>
        <w:spacing w:before="116" w:line="218" w:lineRule="auto"/>
        <w:ind w:right="-540"/>
        <w:rPr>
          <w:rFonts w:ascii="Times New Roman" w:hAnsi="Times New Roman" w:cs="Times New Roman"/>
          <w:b/>
          <w:bCs/>
          <w:color w:val="231F20"/>
          <w:sz w:val="24"/>
          <w:szCs w:val="24"/>
        </w:rPr>
      </w:pPr>
    </w:p>
    <w:sectPr w:rsidR="004C3DE2" w:rsidSect="0073247A">
      <w:headerReference w:type="default" r:id="rId30"/>
      <w:footerReference w:type="default" r:id="rId31"/>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9" w:author="Ann Lewin-Benham" w:date="2021-10-29T13:48:00Z" w:initials="ALB">
    <w:p w14:paraId="7C83AA7A" w14:textId="77777777" w:rsidR="00052392" w:rsidRDefault="00052392" w:rsidP="00052392">
      <w:pPr>
        <w:pStyle w:val="CommentText"/>
      </w:pPr>
      <w:r>
        <w:rPr>
          <w:rStyle w:val="CommentReference"/>
        </w:rPr>
        <w:annotationRef/>
      </w:r>
    </w:p>
  </w:comment>
  <w:comment w:id="272" w:author="Ann Lewin-Benham" w:date="2021-10-29T13:48:00Z" w:initials="ALB">
    <w:p w14:paraId="39D9C032" w14:textId="77777777" w:rsidR="0035026F" w:rsidRDefault="0035026F" w:rsidP="0035026F">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83AA7A" w15:done="0"/>
  <w15:commentEx w15:paraId="39D9C0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267A1A" w16cex:dateUtc="2021-10-29T20:48:00Z"/>
  <w16cex:commentExtensible w16cex:durableId="254F75F0" w16cex:dateUtc="2021-10-29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83AA7A" w16cid:durableId="25267A1A"/>
  <w16cid:commentId w16cid:paraId="39D9C032" w16cid:durableId="254F75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8720C" w14:textId="77777777" w:rsidR="003B55D9" w:rsidRDefault="003B55D9">
      <w:r>
        <w:separator/>
      </w:r>
    </w:p>
  </w:endnote>
  <w:endnote w:type="continuationSeparator" w:id="0">
    <w:p w14:paraId="64CBCBC6" w14:textId="77777777" w:rsidR="003B55D9" w:rsidRDefault="003B5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Roboto">
    <w:altName w:val="Roboto"/>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B4D1" w14:textId="4A4ECDD5" w:rsidR="000E1B33" w:rsidRDefault="000E1B33">
    <w:pPr>
      <w:pStyle w:val="BodyText"/>
      <w:spacing w:line="14" w:lineRule="auto"/>
      <w:rPr>
        <w:sz w:val="20"/>
      </w:rPr>
    </w:pPr>
    <w:del w:id="325" w:author="Ann Lewin-Benham" w:date="2021-12-06T18:04:00Z">
      <w:r w:rsidDel="002B5327">
        <w:rPr>
          <w:noProof/>
        </w:rPr>
        <mc:AlternateContent>
          <mc:Choice Requires="wps">
            <w:drawing>
              <wp:anchor distT="0" distB="0" distL="114300" distR="114300" simplePos="0" relativeHeight="251679744" behindDoc="1" locked="0" layoutInCell="1" allowOverlap="1" wp14:anchorId="3118C7B0" wp14:editId="1EB16B9A">
                <wp:simplePos x="0" y="0"/>
                <wp:positionH relativeFrom="page">
                  <wp:posOffset>419100</wp:posOffset>
                </wp:positionH>
                <wp:positionV relativeFrom="page">
                  <wp:posOffset>8877300</wp:posOffset>
                </wp:positionV>
                <wp:extent cx="0" cy="190500"/>
                <wp:effectExtent l="9525" t="9525" r="9525" b="9525"/>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AF656" id="Straight Connector 238"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" strokeweight=".25pt">
                <w10:wrap anchorx="page" anchory="page"/>
              </v:line>
            </w:pict>
          </mc:Fallback>
        </mc:AlternateContent>
      </w:r>
      <w:r w:rsidDel="002B5327">
        <w:rPr>
          <w:noProof/>
        </w:rPr>
        <mc:AlternateContent>
          <mc:Choice Requires="wps">
            <w:drawing>
              <wp:anchor distT="0" distB="0" distL="114300" distR="114300" simplePos="0" relativeHeight="251680768" behindDoc="1" locked="0" layoutInCell="1" allowOverlap="1" wp14:anchorId="1779C36C" wp14:editId="354ABCDC">
                <wp:simplePos x="0" y="0"/>
                <wp:positionH relativeFrom="page">
                  <wp:posOffset>5905500</wp:posOffset>
                </wp:positionH>
                <wp:positionV relativeFrom="page">
                  <wp:posOffset>8877300</wp:posOffset>
                </wp:positionV>
                <wp:extent cx="0" cy="190500"/>
                <wp:effectExtent l="9525" t="9525" r="9525" b="9525"/>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DD3068" id="Straight Connector 237"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" strokeweight=".25pt">
                <w10:wrap anchorx="page" anchory="page"/>
              </v:line>
            </w:pict>
          </mc:Fallback>
        </mc:AlternateContent>
      </w:r>
      <w:r w:rsidDel="002B5327">
        <w:rPr>
          <w:noProof/>
        </w:rPr>
        <mc:AlternateContent>
          <mc:Choice Requires="wps">
            <w:drawing>
              <wp:anchor distT="0" distB="0" distL="114300" distR="114300" simplePos="0" relativeHeight="251681792" behindDoc="1" locked="0" layoutInCell="1" allowOverlap="1" wp14:anchorId="0F3C075C" wp14:editId="0CF31A2F">
                <wp:simplePos x="0" y="0"/>
                <wp:positionH relativeFrom="page">
                  <wp:posOffset>190500</wp:posOffset>
                </wp:positionH>
                <wp:positionV relativeFrom="page">
                  <wp:posOffset>8648700</wp:posOffset>
                </wp:positionV>
                <wp:extent cx="0" cy="0"/>
                <wp:effectExtent l="200025" t="9525" r="200025" b="9525"/>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83737" id="Straight Connector 236"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" strokeweight=".25pt">
                <w10:wrap anchorx="page" anchory="page"/>
              </v:line>
            </w:pict>
          </mc:Fallback>
        </mc:AlternateContent>
      </w:r>
      <w:r w:rsidDel="002B5327">
        <w:rPr>
          <w:noProof/>
        </w:rPr>
        <mc:AlternateContent>
          <mc:Choice Requires="wps">
            <w:drawing>
              <wp:anchor distT="0" distB="0" distL="114300" distR="114300" simplePos="0" relativeHeight="251682816" behindDoc="1" locked="0" layoutInCell="1" allowOverlap="1" wp14:anchorId="654034AB" wp14:editId="6B317BC7">
                <wp:simplePos x="0" y="0"/>
                <wp:positionH relativeFrom="page">
                  <wp:posOffset>6134100</wp:posOffset>
                </wp:positionH>
                <wp:positionV relativeFrom="page">
                  <wp:posOffset>8648700</wp:posOffset>
                </wp:positionV>
                <wp:extent cx="190500" cy="0"/>
                <wp:effectExtent l="9525" t="9525" r="9525" b="9525"/>
                <wp:wrapNone/>
                <wp:docPr id="235" name="Straight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B271" id="Straight Connector 235"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2yQHQIAADk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" strokeweight=".25pt">
                <w10:wrap anchorx="page" anchory="page"/>
              </v:line>
            </w:pict>
          </mc:Fallback>
        </mc:AlternateContent>
      </w:r>
      <w:r w:rsidR="00A9407F" w:rsidDel="002B5327">
        <w:rPr>
          <w:sz w:val="20"/>
        </w:rPr>
        <w:delText>ig</w:delText>
      </w:r>
      <w:r w:rsidR="00777479" w:rsidDel="002B5327">
        <w:rPr>
          <w:sz w:val="20"/>
        </w:rPr>
        <w:delText>(missi</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2238F" w14:textId="77777777" w:rsidR="003B55D9" w:rsidRDefault="003B55D9">
      <w:r>
        <w:separator/>
      </w:r>
    </w:p>
  </w:footnote>
  <w:footnote w:type="continuationSeparator" w:id="0">
    <w:p w14:paraId="65533DE7" w14:textId="77777777" w:rsidR="003B55D9" w:rsidRDefault="003B55D9">
      <w:r>
        <w:continuationSeparator/>
      </w:r>
    </w:p>
  </w:footnote>
  <w:footnote w:id="1">
    <w:p w14:paraId="5258F6CC" w14:textId="304B808E" w:rsidR="00CD2F05" w:rsidRPr="00CD2F05" w:rsidRDefault="00CD2F05" w:rsidP="00CD2F0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536755"/>
      <w:docPartObj>
        <w:docPartGallery w:val="Page Numbers (Top of Page)"/>
        <w:docPartUnique/>
      </w:docPartObj>
    </w:sdtPr>
    <w:sdtEndPr>
      <w:rPr>
        <w:noProof/>
      </w:rPr>
    </w:sdtEndPr>
    <w:sdtContent>
      <w:p w14:paraId="5F02EC06" w14:textId="2F5A6188" w:rsidR="000E1B33" w:rsidRDefault="000E1B3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CE4728" w14:textId="77777777" w:rsidR="000E1B33" w:rsidRDefault="000E1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1A1D"/>
    <w:multiLevelType w:val="hybridMultilevel"/>
    <w:tmpl w:val="F48E7520"/>
    <w:lvl w:ilvl="0" w:tplc="B106BB20">
      <w:numFmt w:val="bullet"/>
      <w:lvlText w:val="◆"/>
      <w:lvlJc w:val="left"/>
      <w:pPr>
        <w:ind w:left="1634" w:hanging="281"/>
      </w:pPr>
      <w:rPr>
        <w:rFonts w:ascii="Lucida Sans Unicode" w:eastAsia="Lucida Sans Unicode" w:hAnsi="Lucida Sans Unicode" w:cs="Lucida Sans Unicode" w:hint="default"/>
        <w:color w:val="231F20"/>
        <w:w w:val="99"/>
        <w:sz w:val="21"/>
        <w:szCs w:val="21"/>
      </w:rPr>
    </w:lvl>
    <w:lvl w:ilvl="1" w:tplc="65980152">
      <w:numFmt w:val="bullet"/>
      <w:lvlText w:val="•"/>
      <w:lvlJc w:val="left"/>
      <w:pPr>
        <w:ind w:left="2304" w:hanging="281"/>
      </w:pPr>
      <w:rPr>
        <w:rFonts w:hint="default"/>
      </w:rPr>
    </w:lvl>
    <w:lvl w:ilvl="2" w:tplc="F656E5E6">
      <w:numFmt w:val="bullet"/>
      <w:lvlText w:val="•"/>
      <w:lvlJc w:val="left"/>
      <w:pPr>
        <w:ind w:left="2968" w:hanging="281"/>
      </w:pPr>
      <w:rPr>
        <w:rFonts w:hint="default"/>
      </w:rPr>
    </w:lvl>
    <w:lvl w:ilvl="3" w:tplc="2FE82BB8">
      <w:numFmt w:val="bullet"/>
      <w:lvlText w:val="•"/>
      <w:lvlJc w:val="left"/>
      <w:pPr>
        <w:ind w:left="3632" w:hanging="281"/>
      </w:pPr>
      <w:rPr>
        <w:rFonts w:hint="default"/>
      </w:rPr>
    </w:lvl>
    <w:lvl w:ilvl="4" w:tplc="946448C2">
      <w:numFmt w:val="bullet"/>
      <w:lvlText w:val="•"/>
      <w:lvlJc w:val="left"/>
      <w:pPr>
        <w:ind w:left="4296" w:hanging="281"/>
      </w:pPr>
      <w:rPr>
        <w:rFonts w:hint="default"/>
      </w:rPr>
    </w:lvl>
    <w:lvl w:ilvl="5" w:tplc="A628D876">
      <w:numFmt w:val="bullet"/>
      <w:lvlText w:val="•"/>
      <w:lvlJc w:val="left"/>
      <w:pPr>
        <w:ind w:left="4960" w:hanging="281"/>
      </w:pPr>
      <w:rPr>
        <w:rFonts w:hint="default"/>
      </w:rPr>
    </w:lvl>
    <w:lvl w:ilvl="6" w:tplc="DDF0BD68">
      <w:numFmt w:val="bullet"/>
      <w:lvlText w:val="•"/>
      <w:lvlJc w:val="left"/>
      <w:pPr>
        <w:ind w:left="5624" w:hanging="281"/>
      </w:pPr>
      <w:rPr>
        <w:rFonts w:hint="default"/>
      </w:rPr>
    </w:lvl>
    <w:lvl w:ilvl="7" w:tplc="BA8867B8">
      <w:numFmt w:val="bullet"/>
      <w:lvlText w:val="•"/>
      <w:lvlJc w:val="left"/>
      <w:pPr>
        <w:ind w:left="6288" w:hanging="281"/>
      </w:pPr>
      <w:rPr>
        <w:rFonts w:hint="default"/>
      </w:rPr>
    </w:lvl>
    <w:lvl w:ilvl="8" w:tplc="7DFA86D2">
      <w:numFmt w:val="bullet"/>
      <w:lvlText w:val="•"/>
      <w:lvlJc w:val="left"/>
      <w:pPr>
        <w:ind w:left="6952" w:hanging="281"/>
      </w:pPr>
      <w:rPr>
        <w:rFonts w:hint="default"/>
      </w:rPr>
    </w:lvl>
  </w:abstractNum>
  <w:abstractNum w:abstractNumId="1" w15:restartNumberingAfterBreak="0">
    <w:nsid w:val="032B288B"/>
    <w:multiLevelType w:val="hybridMultilevel"/>
    <w:tmpl w:val="B6A8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812FB"/>
    <w:multiLevelType w:val="hybridMultilevel"/>
    <w:tmpl w:val="AA646A4A"/>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10496569"/>
    <w:multiLevelType w:val="hybridMultilevel"/>
    <w:tmpl w:val="82848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A4CE3"/>
    <w:multiLevelType w:val="hybridMultilevel"/>
    <w:tmpl w:val="E6EEC9C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08E5CA5"/>
    <w:multiLevelType w:val="hybridMultilevel"/>
    <w:tmpl w:val="CB10B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E80790"/>
    <w:multiLevelType w:val="hybridMultilevel"/>
    <w:tmpl w:val="D71E47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3B95ED3"/>
    <w:multiLevelType w:val="hybridMultilevel"/>
    <w:tmpl w:val="72827862"/>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20ED9"/>
    <w:multiLevelType w:val="hybridMultilevel"/>
    <w:tmpl w:val="83AA6F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505712"/>
    <w:multiLevelType w:val="hybridMultilevel"/>
    <w:tmpl w:val="4FC6F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AE00B1"/>
    <w:multiLevelType w:val="hybridMultilevel"/>
    <w:tmpl w:val="60B8E856"/>
    <w:lvl w:ilvl="0" w:tplc="C6C2A826">
      <w:start w:val="6"/>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0F7829"/>
    <w:multiLevelType w:val="hybridMultilevel"/>
    <w:tmpl w:val="319C9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233E23"/>
    <w:multiLevelType w:val="hybridMultilevel"/>
    <w:tmpl w:val="022EE30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1FDE4B06"/>
    <w:multiLevelType w:val="hybridMultilevel"/>
    <w:tmpl w:val="50482DA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2C6A12"/>
    <w:multiLevelType w:val="hybridMultilevel"/>
    <w:tmpl w:val="4EA4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675D3E"/>
    <w:multiLevelType w:val="hybridMultilevel"/>
    <w:tmpl w:val="AAE472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15:restartNumberingAfterBreak="0">
    <w:nsid w:val="25F03095"/>
    <w:multiLevelType w:val="hybridMultilevel"/>
    <w:tmpl w:val="D1E02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88B0E3B"/>
    <w:multiLevelType w:val="hybridMultilevel"/>
    <w:tmpl w:val="5744228A"/>
    <w:lvl w:ilvl="0" w:tplc="5112B6F6">
      <w:numFmt w:val="bullet"/>
      <w:lvlText w:val="◆"/>
      <w:lvlJc w:val="left"/>
      <w:pPr>
        <w:ind w:left="1719" w:hanging="360"/>
      </w:pPr>
      <w:rPr>
        <w:rFonts w:ascii="MS UI Gothic" w:eastAsia="MS UI Gothic" w:hAnsi="MS UI Gothic" w:cs="MS UI Gothic"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8" w15:restartNumberingAfterBreak="0">
    <w:nsid w:val="2AB92D82"/>
    <w:multiLevelType w:val="hybridMultilevel"/>
    <w:tmpl w:val="1CECF052"/>
    <w:lvl w:ilvl="0" w:tplc="41CC8BC2">
      <w:start w:val="1"/>
      <w:numFmt w:val="decimal"/>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9" w15:restartNumberingAfterBreak="0">
    <w:nsid w:val="2F865475"/>
    <w:multiLevelType w:val="hybridMultilevel"/>
    <w:tmpl w:val="7B3E5D10"/>
    <w:lvl w:ilvl="0" w:tplc="C3A08B0E">
      <w:start w:val="1"/>
      <w:numFmt w:val="decimal"/>
      <w:lvlText w:val="(%1)"/>
      <w:lvlJc w:val="left"/>
      <w:pPr>
        <w:ind w:left="2668" w:hanging="297"/>
      </w:pPr>
      <w:rPr>
        <w:rFonts w:ascii="Cambria" w:eastAsia="Cambria" w:hAnsi="Cambria" w:cs="Cambria" w:hint="default"/>
        <w:b w:val="0"/>
        <w:i w:val="0"/>
        <w:color w:val="231F20"/>
        <w:w w:val="88"/>
        <w:sz w:val="21"/>
        <w:szCs w:val="21"/>
      </w:rPr>
    </w:lvl>
    <w:lvl w:ilvl="1" w:tplc="2BEA00A0">
      <w:numFmt w:val="bullet"/>
      <w:lvlText w:val="•"/>
      <w:lvlJc w:val="left"/>
      <w:pPr>
        <w:ind w:left="3860" w:hanging="297"/>
      </w:pPr>
      <w:rPr>
        <w:rFonts w:hint="default"/>
      </w:rPr>
    </w:lvl>
    <w:lvl w:ilvl="2" w:tplc="43D48380">
      <w:numFmt w:val="bullet"/>
      <w:lvlText w:val="•"/>
      <w:lvlJc w:val="left"/>
      <w:pPr>
        <w:ind w:left="4331" w:hanging="297"/>
      </w:pPr>
      <w:rPr>
        <w:rFonts w:hint="default"/>
      </w:rPr>
    </w:lvl>
    <w:lvl w:ilvl="3" w:tplc="5058C280">
      <w:numFmt w:val="bullet"/>
      <w:lvlText w:val="•"/>
      <w:lvlJc w:val="left"/>
      <w:pPr>
        <w:ind w:left="4802" w:hanging="297"/>
      </w:pPr>
      <w:rPr>
        <w:rFonts w:hint="default"/>
      </w:rPr>
    </w:lvl>
    <w:lvl w:ilvl="4" w:tplc="2370E7D0">
      <w:numFmt w:val="bullet"/>
      <w:lvlText w:val="•"/>
      <w:lvlJc w:val="left"/>
      <w:pPr>
        <w:ind w:left="5273" w:hanging="297"/>
      </w:pPr>
      <w:rPr>
        <w:rFonts w:hint="default"/>
      </w:rPr>
    </w:lvl>
    <w:lvl w:ilvl="5" w:tplc="B596E12C">
      <w:numFmt w:val="bullet"/>
      <w:lvlText w:val="•"/>
      <w:lvlJc w:val="left"/>
      <w:pPr>
        <w:ind w:left="5744" w:hanging="297"/>
      </w:pPr>
      <w:rPr>
        <w:rFonts w:hint="default"/>
      </w:rPr>
    </w:lvl>
    <w:lvl w:ilvl="6" w:tplc="F378CD0C">
      <w:numFmt w:val="bullet"/>
      <w:lvlText w:val="•"/>
      <w:lvlJc w:val="left"/>
      <w:pPr>
        <w:ind w:left="6215" w:hanging="297"/>
      </w:pPr>
      <w:rPr>
        <w:rFonts w:hint="default"/>
      </w:rPr>
    </w:lvl>
    <w:lvl w:ilvl="7" w:tplc="BA2A907C">
      <w:numFmt w:val="bullet"/>
      <w:lvlText w:val="•"/>
      <w:lvlJc w:val="left"/>
      <w:pPr>
        <w:ind w:left="6686" w:hanging="297"/>
      </w:pPr>
      <w:rPr>
        <w:rFonts w:hint="default"/>
      </w:rPr>
    </w:lvl>
    <w:lvl w:ilvl="8" w:tplc="8B20B4BA">
      <w:numFmt w:val="bullet"/>
      <w:lvlText w:val="•"/>
      <w:lvlJc w:val="left"/>
      <w:pPr>
        <w:ind w:left="7157" w:hanging="297"/>
      </w:pPr>
      <w:rPr>
        <w:rFonts w:hint="default"/>
      </w:rPr>
    </w:lvl>
  </w:abstractNum>
  <w:abstractNum w:abstractNumId="20" w15:restartNumberingAfterBreak="0">
    <w:nsid w:val="38AC5943"/>
    <w:multiLevelType w:val="hybridMultilevel"/>
    <w:tmpl w:val="7B0259F8"/>
    <w:lvl w:ilvl="0" w:tplc="01E87BB0">
      <w:start w:val="5"/>
      <w:numFmt w:val="decimal"/>
      <w:lvlText w:val="%1."/>
      <w:lvlJc w:val="left"/>
      <w:pPr>
        <w:ind w:left="720" w:hanging="360"/>
      </w:pPr>
      <w:rPr>
        <w:rFonts w:hint="default"/>
        <w:i w:val="0"/>
        <w:i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214B5C"/>
    <w:multiLevelType w:val="hybridMultilevel"/>
    <w:tmpl w:val="47982556"/>
    <w:lvl w:ilvl="0" w:tplc="B99AF9BE">
      <w:start w:val="1"/>
      <w:numFmt w:val="decimal"/>
      <w:lvlText w:val="%1)"/>
      <w:lvlJc w:val="left"/>
      <w:pPr>
        <w:ind w:left="-360" w:hanging="360"/>
      </w:pPr>
      <w:rPr>
        <w:rFonts w:hint="default"/>
        <w:b w:val="0"/>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2" w15:restartNumberingAfterBreak="0">
    <w:nsid w:val="3F13019C"/>
    <w:multiLevelType w:val="hybridMultilevel"/>
    <w:tmpl w:val="B27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0055A"/>
    <w:multiLevelType w:val="hybridMultilevel"/>
    <w:tmpl w:val="E4682D7E"/>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24" w15:restartNumberingAfterBreak="0">
    <w:nsid w:val="469626D4"/>
    <w:multiLevelType w:val="hybridMultilevel"/>
    <w:tmpl w:val="96FA8AB0"/>
    <w:lvl w:ilvl="0" w:tplc="18D63DF6">
      <w:numFmt w:val="bullet"/>
      <w:lvlText w:val="◆"/>
      <w:lvlJc w:val="left"/>
      <w:pPr>
        <w:ind w:left="1720" w:hanging="360"/>
      </w:pPr>
      <w:rPr>
        <w:rFonts w:ascii="MS UI Gothic" w:eastAsia="MS UI Gothic" w:hAnsi="MS UI Gothic" w:cs="MS UI Gothic" w:hint="default"/>
        <w:color w:val="231F20"/>
        <w:w w:val="78"/>
        <w:sz w:val="18"/>
        <w:szCs w:val="18"/>
      </w:rPr>
    </w:lvl>
    <w:lvl w:ilvl="1" w:tplc="803E530C">
      <w:numFmt w:val="bullet"/>
      <w:lvlText w:val="•"/>
      <w:lvlJc w:val="left"/>
      <w:pPr>
        <w:ind w:left="2376" w:hanging="360"/>
      </w:pPr>
      <w:rPr>
        <w:rFonts w:hint="default"/>
      </w:rPr>
    </w:lvl>
    <w:lvl w:ilvl="2" w:tplc="894CC4D8">
      <w:numFmt w:val="bullet"/>
      <w:lvlText w:val="•"/>
      <w:lvlJc w:val="left"/>
      <w:pPr>
        <w:ind w:left="3032" w:hanging="360"/>
      </w:pPr>
      <w:rPr>
        <w:rFonts w:hint="default"/>
      </w:rPr>
    </w:lvl>
    <w:lvl w:ilvl="3" w:tplc="0478B550">
      <w:numFmt w:val="bullet"/>
      <w:lvlText w:val="•"/>
      <w:lvlJc w:val="left"/>
      <w:pPr>
        <w:ind w:left="3688" w:hanging="360"/>
      </w:pPr>
      <w:rPr>
        <w:rFonts w:hint="default"/>
      </w:rPr>
    </w:lvl>
    <w:lvl w:ilvl="4" w:tplc="45206B18">
      <w:numFmt w:val="bullet"/>
      <w:lvlText w:val="•"/>
      <w:lvlJc w:val="left"/>
      <w:pPr>
        <w:ind w:left="4344" w:hanging="360"/>
      </w:pPr>
      <w:rPr>
        <w:rFonts w:hint="default"/>
      </w:rPr>
    </w:lvl>
    <w:lvl w:ilvl="5" w:tplc="F8A43D7C">
      <w:numFmt w:val="bullet"/>
      <w:lvlText w:val="•"/>
      <w:lvlJc w:val="left"/>
      <w:pPr>
        <w:ind w:left="5000" w:hanging="360"/>
      </w:pPr>
      <w:rPr>
        <w:rFonts w:hint="default"/>
      </w:rPr>
    </w:lvl>
    <w:lvl w:ilvl="6" w:tplc="0C5A407C">
      <w:numFmt w:val="bullet"/>
      <w:lvlText w:val="•"/>
      <w:lvlJc w:val="left"/>
      <w:pPr>
        <w:ind w:left="5656" w:hanging="360"/>
      </w:pPr>
      <w:rPr>
        <w:rFonts w:hint="default"/>
      </w:rPr>
    </w:lvl>
    <w:lvl w:ilvl="7" w:tplc="3A10027A">
      <w:numFmt w:val="bullet"/>
      <w:lvlText w:val="•"/>
      <w:lvlJc w:val="left"/>
      <w:pPr>
        <w:ind w:left="6312" w:hanging="360"/>
      </w:pPr>
      <w:rPr>
        <w:rFonts w:hint="default"/>
      </w:rPr>
    </w:lvl>
    <w:lvl w:ilvl="8" w:tplc="40C2CBDA">
      <w:numFmt w:val="bullet"/>
      <w:lvlText w:val="•"/>
      <w:lvlJc w:val="left"/>
      <w:pPr>
        <w:ind w:left="6968" w:hanging="360"/>
      </w:pPr>
      <w:rPr>
        <w:rFonts w:hint="default"/>
      </w:rPr>
    </w:lvl>
  </w:abstractNum>
  <w:abstractNum w:abstractNumId="25" w15:restartNumberingAfterBreak="0">
    <w:nsid w:val="47955DEB"/>
    <w:multiLevelType w:val="hybridMultilevel"/>
    <w:tmpl w:val="B374E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C7578A0"/>
    <w:multiLevelType w:val="hybridMultilevel"/>
    <w:tmpl w:val="DA5C96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4CB92337"/>
    <w:multiLevelType w:val="hybridMultilevel"/>
    <w:tmpl w:val="7BDC41D2"/>
    <w:lvl w:ilvl="0" w:tplc="6A1AFDD8">
      <w:start w:val="1"/>
      <w:numFmt w:val="decimal"/>
      <w:lvlText w:val="%1."/>
      <w:lvlJc w:val="left"/>
      <w:pPr>
        <w:ind w:left="1359" w:hanging="308"/>
        <w:jc w:val="right"/>
      </w:pPr>
      <w:rPr>
        <w:rFonts w:hint="default"/>
        <w:spacing w:val="-8"/>
        <w:w w:val="100"/>
      </w:rPr>
    </w:lvl>
    <w:lvl w:ilvl="1" w:tplc="0858876E">
      <w:numFmt w:val="bullet"/>
      <w:lvlText w:val="•"/>
      <w:lvlJc w:val="left"/>
      <w:pPr>
        <w:ind w:left="1660" w:hanging="308"/>
      </w:pPr>
      <w:rPr>
        <w:rFonts w:hint="default"/>
      </w:rPr>
    </w:lvl>
    <w:lvl w:ilvl="2" w:tplc="2DAEBB00">
      <w:numFmt w:val="bullet"/>
      <w:lvlText w:val="•"/>
      <w:lvlJc w:val="left"/>
      <w:pPr>
        <w:ind w:left="2395" w:hanging="308"/>
      </w:pPr>
      <w:rPr>
        <w:rFonts w:hint="default"/>
      </w:rPr>
    </w:lvl>
    <w:lvl w:ilvl="3" w:tplc="6EBEF684">
      <w:numFmt w:val="bullet"/>
      <w:lvlText w:val="•"/>
      <w:lvlJc w:val="left"/>
      <w:pPr>
        <w:ind w:left="3131" w:hanging="308"/>
      </w:pPr>
      <w:rPr>
        <w:rFonts w:hint="default"/>
      </w:rPr>
    </w:lvl>
    <w:lvl w:ilvl="4" w:tplc="C95ED650">
      <w:numFmt w:val="bullet"/>
      <w:lvlText w:val="•"/>
      <w:lvlJc w:val="left"/>
      <w:pPr>
        <w:ind w:left="3866" w:hanging="308"/>
      </w:pPr>
      <w:rPr>
        <w:rFonts w:hint="default"/>
      </w:rPr>
    </w:lvl>
    <w:lvl w:ilvl="5" w:tplc="46FA69F4">
      <w:numFmt w:val="bullet"/>
      <w:lvlText w:val="•"/>
      <w:lvlJc w:val="left"/>
      <w:pPr>
        <w:ind w:left="4602" w:hanging="308"/>
      </w:pPr>
      <w:rPr>
        <w:rFonts w:hint="default"/>
      </w:rPr>
    </w:lvl>
    <w:lvl w:ilvl="6" w:tplc="1BEC7E7A">
      <w:numFmt w:val="bullet"/>
      <w:lvlText w:val="•"/>
      <w:lvlJc w:val="left"/>
      <w:pPr>
        <w:ind w:left="5337" w:hanging="308"/>
      </w:pPr>
      <w:rPr>
        <w:rFonts w:hint="default"/>
      </w:rPr>
    </w:lvl>
    <w:lvl w:ilvl="7" w:tplc="B00A0EDE">
      <w:numFmt w:val="bullet"/>
      <w:lvlText w:val="•"/>
      <w:lvlJc w:val="left"/>
      <w:pPr>
        <w:ind w:left="6073" w:hanging="308"/>
      </w:pPr>
      <w:rPr>
        <w:rFonts w:hint="default"/>
      </w:rPr>
    </w:lvl>
    <w:lvl w:ilvl="8" w:tplc="E0525AEE">
      <w:numFmt w:val="bullet"/>
      <w:lvlText w:val="•"/>
      <w:lvlJc w:val="left"/>
      <w:pPr>
        <w:ind w:left="6808" w:hanging="308"/>
      </w:pPr>
      <w:rPr>
        <w:rFonts w:hint="default"/>
      </w:rPr>
    </w:lvl>
  </w:abstractNum>
  <w:abstractNum w:abstractNumId="28" w15:restartNumberingAfterBreak="0">
    <w:nsid w:val="4D185A5D"/>
    <w:multiLevelType w:val="hybridMultilevel"/>
    <w:tmpl w:val="FC307898"/>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9" w15:restartNumberingAfterBreak="0">
    <w:nsid w:val="4DC8272C"/>
    <w:multiLevelType w:val="hybridMultilevel"/>
    <w:tmpl w:val="5F023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00592B"/>
    <w:multiLevelType w:val="hybridMultilevel"/>
    <w:tmpl w:val="1AE06CBA"/>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3F2D71"/>
    <w:multiLevelType w:val="hybridMultilevel"/>
    <w:tmpl w:val="113EE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97931EA"/>
    <w:multiLevelType w:val="hybridMultilevel"/>
    <w:tmpl w:val="0002901E"/>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33" w15:restartNumberingAfterBreak="0">
    <w:nsid w:val="59C80796"/>
    <w:multiLevelType w:val="hybridMultilevel"/>
    <w:tmpl w:val="4E2C503C"/>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4" w15:restartNumberingAfterBreak="0">
    <w:nsid w:val="5AE71AF6"/>
    <w:multiLevelType w:val="hybridMultilevel"/>
    <w:tmpl w:val="3050F7AA"/>
    <w:lvl w:ilvl="0" w:tplc="04090001">
      <w:start w:val="1"/>
      <w:numFmt w:val="bullet"/>
      <w:lvlText w:val=""/>
      <w:lvlJc w:val="left"/>
      <w:pPr>
        <w:ind w:left="1045" w:hanging="360"/>
      </w:pPr>
      <w:rPr>
        <w:rFonts w:ascii="Symbol" w:hAnsi="Symbol"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35" w15:restartNumberingAfterBreak="0">
    <w:nsid w:val="5D862BC8"/>
    <w:multiLevelType w:val="hybridMultilevel"/>
    <w:tmpl w:val="BF3AA50C"/>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BB59B7"/>
    <w:multiLevelType w:val="hybridMultilevel"/>
    <w:tmpl w:val="EC144AE8"/>
    <w:lvl w:ilvl="0" w:tplc="392CB50C">
      <w:start w:val="1"/>
      <w:numFmt w:val="decimal"/>
      <w:lvlText w:val="%1."/>
      <w:lvlJc w:val="left"/>
      <w:pPr>
        <w:ind w:left="655" w:hanging="308"/>
        <w:jc w:val="right"/>
      </w:pPr>
      <w:rPr>
        <w:rFonts w:ascii="Palatino Linotype" w:eastAsia="Palatino Linotype" w:hAnsi="Palatino Linotype" w:cs="Palatino Linotype" w:hint="default"/>
        <w:color w:val="231F20"/>
        <w:spacing w:val="-34"/>
        <w:w w:val="99"/>
        <w:sz w:val="21"/>
        <w:szCs w:val="21"/>
      </w:rPr>
    </w:lvl>
    <w:lvl w:ilvl="1" w:tplc="04090001">
      <w:start w:val="1"/>
      <w:numFmt w:val="bullet"/>
      <w:lvlText w:val=""/>
      <w:lvlJc w:val="left"/>
      <w:pPr>
        <w:ind w:left="1643" w:hanging="360"/>
      </w:pPr>
      <w:rPr>
        <w:rFonts w:ascii="Symbol" w:hAnsi="Symbol" w:hint="default"/>
        <w:color w:val="231F20"/>
        <w:w w:val="78"/>
        <w:sz w:val="18"/>
        <w:szCs w:val="18"/>
      </w:rPr>
    </w:lvl>
    <w:lvl w:ilvl="2" w:tplc="D2FCC936">
      <w:numFmt w:val="bullet"/>
      <w:lvlText w:val="—"/>
      <w:lvlJc w:val="left"/>
      <w:pPr>
        <w:ind w:left="2079" w:hanging="360"/>
      </w:pPr>
      <w:rPr>
        <w:rFonts w:ascii="Palatino Linotype" w:eastAsia="Palatino Linotype" w:hAnsi="Palatino Linotype" w:cs="Palatino Linotype" w:hint="default"/>
        <w:color w:val="231F20"/>
        <w:spacing w:val="-8"/>
        <w:w w:val="99"/>
        <w:sz w:val="21"/>
        <w:szCs w:val="21"/>
      </w:rPr>
    </w:lvl>
    <w:lvl w:ilvl="3" w:tplc="D6169998">
      <w:numFmt w:val="bullet"/>
      <w:lvlText w:val="•"/>
      <w:lvlJc w:val="left"/>
      <w:pPr>
        <w:ind w:left="2080" w:hanging="360"/>
      </w:pPr>
      <w:rPr>
        <w:rFonts w:hint="default"/>
      </w:rPr>
    </w:lvl>
    <w:lvl w:ilvl="4" w:tplc="F14EDAE6">
      <w:numFmt w:val="bullet"/>
      <w:lvlText w:val="•"/>
      <w:lvlJc w:val="left"/>
      <w:pPr>
        <w:ind w:left="2811" w:hanging="360"/>
      </w:pPr>
      <w:rPr>
        <w:rFonts w:hint="default"/>
      </w:rPr>
    </w:lvl>
    <w:lvl w:ilvl="5" w:tplc="5D08837A">
      <w:numFmt w:val="bullet"/>
      <w:lvlText w:val="•"/>
      <w:lvlJc w:val="left"/>
      <w:pPr>
        <w:ind w:left="3542" w:hanging="360"/>
      </w:pPr>
      <w:rPr>
        <w:rFonts w:hint="default"/>
      </w:rPr>
    </w:lvl>
    <w:lvl w:ilvl="6" w:tplc="891213D4">
      <w:numFmt w:val="bullet"/>
      <w:lvlText w:val="•"/>
      <w:lvlJc w:val="left"/>
      <w:pPr>
        <w:ind w:left="4274" w:hanging="360"/>
      </w:pPr>
      <w:rPr>
        <w:rFonts w:hint="default"/>
      </w:rPr>
    </w:lvl>
    <w:lvl w:ilvl="7" w:tplc="312A79C4">
      <w:numFmt w:val="bullet"/>
      <w:lvlText w:val="•"/>
      <w:lvlJc w:val="left"/>
      <w:pPr>
        <w:ind w:left="5005" w:hanging="360"/>
      </w:pPr>
      <w:rPr>
        <w:rFonts w:hint="default"/>
      </w:rPr>
    </w:lvl>
    <w:lvl w:ilvl="8" w:tplc="F4FE3D72">
      <w:numFmt w:val="bullet"/>
      <w:lvlText w:val="•"/>
      <w:lvlJc w:val="left"/>
      <w:pPr>
        <w:ind w:left="5737" w:hanging="360"/>
      </w:pPr>
      <w:rPr>
        <w:rFonts w:hint="default"/>
      </w:rPr>
    </w:lvl>
  </w:abstractNum>
  <w:abstractNum w:abstractNumId="37" w15:restartNumberingAfterBreak="0">
    <w:nsid w:val="60DD49B2"/>
    <w:multiLevelType w:val="hybridMultilevel"/>
    <w:tmpl w:val="18F27DBA"/>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3464A4E"/>
    <w:multiLevelType w:val="hybridMultilevel"/>
    <w:tmpl w:val="B4B402D4"/>
    <w:lvl w:ilvl="0" w:tplc="FC2A6BBE">
      <w:start w:val="1"/>
      <w:numFmt w:val="decimal"/>
      <w:lvlText w:val="%1."/>
      <w:lvlJc w:val="left"/>
      <w:pPr>
        <w:ind w:left="1499" w:hanging="210"/>
      </w:pPr>
      <w:rPr>
        <w:rFonts w:ascii="Palatino Linotype" w:eastAsia="Palatino Linotype" w:hAnsi="Palatino Linotype" w:cs="Palatino Linotype" w:hint="default"/>
        <w:color w:val="231F20"/>
        <w:spacing w:val="-1"/>
        <w:w w:val="100"/>
        <w:sz w:val="21"/>
        <w:szCs w:val="21"/>
      </w:rPr>
    </w:lvl>
    <w:lvl w:ilvl="1" w:tplc="CA9692F6">
      <w:numFmt w:val="bullet"/>
      <w:lvlText w:val="—"/>
      <w:lvlJc w:val="left"/>
      <w:pPr>
        <w:ind w:left="1758" w:hanging="263"/>
      </w:pPr>
      <w:rPr>
        <w:rFonts w:ascii="Palatino Linotype" w:eastAsia="Palatino Linotype" w:hAnsi="Palatino Linotype" w:cs="Palatino Linotype" w:hint="default"/>
        <w:color w:val="231F20"/>
        <w:spacing w:val="-1"/>
        <w:w w:val="100"/>
        <w:sz w:val="21"/>
        <w:szCs w:val="21"/>
      </w:rPr>
    </w:lvl>
    <w:lvl w:ilvl="2" w:tplc="7D28FE00">
      <w:numFmt w:val="bullet"/>
      <w:lvlText w:val="•"/>
      <w:lvlJc w:val="left"/>
      <w:pPr>
        <w:ind w:left="2484" w:hanging="263"/>
      </w:pPr>
      <w:rPr>
        <w:rFonts w:hint="default"/>
      </w:rPr>
    </w:lvl>
    <w:lvl w:ilvl="3" w:tplc="D87CC9F6">
      <w:numFmt w:val="bullet"/>
      <w:lvlText w:val="•"/>
      <w:lvlJc w:val="left"/>
      <w:pPr>
        <w:ind w:left="3208" w:hanging="263"/>
      </w:pPr>
      <w:rPr>
        <w:rFonts w:hint="default"/>
      </w:rPr>
    </w:lvl>
    <w:lvl w:ilvl="4" w:tplc="73700284">
      <w:numFmt w:val="bullet"/>
      <w:lvlText w:val="•"/>
      <w:lvlJc w:val="left"/>
      <w:pPr>
        <w:ind w:left="3933" w:hanging="263"/>
      </w:pPr>
      <w:rPr>
        <w:rFonts w:hint="default"/>
      </w:rPr>
    </w:lvl>
    <w:lvl w:ilvl="5" w:tplc="CBCA9158">
      <w:numFmt w:val="bullet"/>
      <w:lvlText w:val="•"/>
      <w:lvlJc w:val="left"/>
      <w:pPr>
        <w:ind w:left="4657" w:hanging="263"/>
      </w:pPr>
      <w:rPr>
        <w:rFonts w:hint="default"/>
      </w:rPr>
    </w:lvl>
    <w:lvl w:ilvl="6" w:tplc="63369A2A">
      <w:numFmt w:val="bullet"/>
      <w:lvlText w:val="•"/>
      <w:lvlJc w:val="left"/>
      <w:pPr>
        <w:ind w:left="5382" w:hanging="263"/>
      </w:pPr>
      <w:rPr>
        <w:rFonts w:hint="default"/>
      </w:rPr>
    </w:lvl>
    <w:lvl w:ilvl="7" w:tplc="D786BDE8">
      <w:numFmt w:val="bullet"/>
      <w:lvlText w:val="•"/>
      <w:lvlJc w:val="left"/>
      <w:pPr>
        <w:ind w:left="6106" w:hanging="263"/>
      </w:pPr>
      <w:rPr>
        <w:rFonts w:hint="default"/>
      </w:rPr>
    </w:lvl>
    <w:lvl w:ilvl="8" w:tplc="04C451D2">
      <w:numFmt w:val="bullet"/>
      <w:lvlText w:val="•"/>
      <w:lvlJc w:val="left"/>
      <w:pPr>
        <w:ind w:left="6831" w:hanging="263"/>
      </w:pPr>
      <w:rPr>
        <w:rFonts w:hint="default"/>
      </w:rPr>
    </w:lvl>
  </w:abstractNum>
  <w:abstractNum w:abstractNumId="39" w15:restartNumberingAfterBreak="0">
    <w:nsid w:val="646D68C3"/>
    <w:multiLevelType w:val="hybridMultilevel"/>
    <w:tmpl w:val="C19AB86C"/>
    <w:lvl w:ilvl="0" w:tplc="89F628C8">
      <w:numFmt w:val="bullet"/>
      <w:lvlText w:val="◆"/>
      <w:lvlJc w:val="left"/>
      <w:pPr>
        <w:ind w:left="1723" w:hanging="360"/>
      </w:pPr>
      <w:rPr>
        <w:rFonts w:ascii="MS UI Gothic" w:eastAsia="MS UI Gothic" w:hAnsi="MS UI Gothic" w:cs="MS UI Gothic" w:hint="default"/>
        <w:color w:val="231F20"/>
        <w:w w:val="78"/>
        <w:sz w:val="18"/>
        <w:szCs w:val="18"/>
      </w:rPr>
    </w:lvl>
    <w:lvl w:ilvl="1" w:tplc="DCA8BACA">
      <w:numFmt w:val="bullet"/>
      <w:lvlText w:val="•"/>
      <w:lvlJc w:val="left"/>
      <w:pPr>
        <w:ind w:left="2376" w:hanging="360"/>
      </w:pPr>
      <w:rPr>
        <w:rFonts w:hint="default"/>
      </w:rPr>
    </w:lvl>
    <w:lvl w:ilvl="2" w:tplc="77F2E530">
      <w:numFmt w:val="bullet"/>
      <w:lvlText w:val="•"/>
      <w:lvlJc w:val="left"/>
      <w:pPr>
        <w:ind w:left="3032" w:hanging="360"/>
      </w:pPr>
      <w:rPr>
        <w:rFonts w:hint="default"/>
      </w:rPr>
    </w:lvl>
    <w:lvl w:ilvl="3" w:tplc="299A7ACC">
      <w:numFmt w:val="bullet"/>
      <w:lvlText w:val="•"/>
      <w:lvlJc w:val="left"/>
      <w:pPr>
        <w:ind w:left="3688" w:hanging="360"/>
      </w:pPr>
      <w:rPr>
        <w:rFonts w:hint="default"/>
      </w:rPr>
    </w:lvl>
    <w:lvl w:ilvl="4" w:tplc="5D920DF0">
      <w:numFmt w:val="bullet"/>
      <w:lvlText w:val="•"/>
      <w:lvlJc w:val="left"/>
      <w:pPr>
        <w:ind w:left="4344" w:hanging="360"/>
      </w:pPr>
      <w:rPr>
        <w:rFonts w:hint="default"/>
      </w:rPr>
    </w:lvl>
    <w:lvl w:ilvl="5" w:tplc="06F8BBB2">
      <w:numFmt w:val="bullet"/>
      <w:lvlText w:val="•"/>
      <w:lvlJc w:val="left"/>
      <w:pPr>
        <w:ind w:left="5000" w:hanging="360"/>
      </w:pPr>
      <w:rPr>
        <w:rFonts w:hint="default"/>
      </w:rPr>
    </w:lvl>
    <w:lvl w:ilvl="6" w:tplc="14F66352">
      <w:numFmt w:val="bullet"/>
      <w:lvlText w:val="•"/>
      <w:lvlJc w:val="left"/>
      <w:pPr>
        <w:ind w:left="5656" w:hanging="360"/>
      </w:pPr>
      <w:rPr>
        <w:rFonts w:hint="default"/>
      </w:rPr>
    </w:lvl>
    <w:lvl w:ilvl="7" w:tplc="BEA69C08">
      <w:numFmt w:val="bullet"/>
      <w:lvlText w:val="•"/>
      <w:lvlJc w:val="left"/>
      <w:pPr>
        <w:ind w:left="6312" w:hanging="360"/>
      </w:pPr>
      <w:rPr>
        <w:rFonts w:hint="default"/>
      </w:rPr>
    </w:lvl>
    <w:lvl w:ilvl="8" w:tplc="69623922">
      <w:numFmt w:val="bullet"/>
      <w:lvlText w:val="•"/>
      <w:lvlJc w:val="left"/>
      <w:pPr>
        <w:ind w:left="6968" w:hanging="360"/>
      </w:pPr>
      <w:rPr>
        <w:rFonts w:hint="default"/>
      </w:rPr>
    </w:lvl>
  </w:abstractNum>
  <w:abstractNum w:abstractNumId="40" w15:restartNumberingAfterBreak="0">
    <w:nsid w:val="653871E0"/>
    <w:multiLevelType w:val="hybridMultilevel"/>
    <w:tmpl w:val="01461DEC"/>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41" w15:restartNumberingAfterBreak="0">
    <w:nsid w:val="6A964C5E"/>
    <w:multiLevelType w:val="hybridMultilevel"/>
    <w:tmpl w:val="A54607D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6C596C4D"/>
    <w:multiLevelType w:val="hybridMultilevel"/>
    <w:tmpl w:val="329E3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7B4C37"/>
    <w:multiLevelType w:val="hybridMultilevel"/>
    <w:tmpl w:val="59EAFF8E"/>
    <w:lvl w:ilvl="0" w:tplc="04090001">
      <w:start w:val="1"/>
      <w:numFmt w:val="bullet"/>
      <w:lvlText w:val=""/>
      <w:lvlJc w:val="left"/>
      <w:pPr>
        <w:ind w:left="1472" w:hanging="360"/>
      </w:pPr>
      <w:rPr>
        <w:rFonts w:ascii="Symbol" w:hAnsi="Symbol" w:hint="default"/>
      </w:rPr>
    </w:lvl>
    <w:lvl w:ilvl="1" w:tplc="04090003" w:tentative="1">
      <w:start w:val="1"/>
      <w:numFmt w:val="bullet"/>
      <w:lvlText w:val="o"/>
      <w:lvlJc w:val="left"/>
      <w:pPr>
        <w:ind w:left="2192" w:hanging="360"/>
      </w:pPr>
      <w:rPr>
        <w:rFonts w:ascii="Courier New" w:hAnsi="Courier New" w:cs="Courier New" w:hint="default"/>
      </w:rPr>
    </w:lvl>
    <w:lvl w:ilvl="2" w:tplc="04090005" w:tentative="1">
      <w:start w:val="1"/>
      <w:numFmt w:val="bullet"/>
      <w:lvlText w:val=""/>
      <w:lvlJc w:val="left"/>
      <w:pPr>
        <w:ind w:left="2912" w:hanging="360"/>
      </w:pPr>
      <w:rPr>
        <w:rFonts w:ascii="Wingdings" w:hAnsi="Wingdings" w:hint="default"/>
      </w:rPr>
    </w:lvl>
    <w:lvl w:ilvl="3" w:tplc="04090001" w:tentative="1">
      <w:start w:val="1"/>
      <w:numFmt w:val="bullet"/>
      <w:lvlText w:val=""/>
      <w:lvlJc w:val="left"/>
      <w:pPr>
        <w:ind w:left="3632" w:hanging="360"/>
      </w:pPr>
      <w:rPr>
        <w:rFonts w:ascii="Symbol" w:hAnsi="Symbol" w:hint="default"/>
      </w:rPr>
    </w:lvl>
    <w:lvl w:ilvl="4" w:tplc="04090003" w:tentative="1">
      <w:start w:val="1"/>
      <w:numFmt w:val="bullet"/>
      <w:lvlText w:val="o"/>
      <w:lvlJc w:val="left"/>
      <w:pPr>
        <w:ind w:left="4352" w:hanging="360"/>
      </w:pPr>
      <w:rPr>
        <w:rFonts w:ascii="Courier New" w:hAnsi="Courier New" w:cs="Courier New" w:hint="default"/>
      </w:rPr>
    </w:lvl>
    <w:lvl w:ilvl="5" w:tplc="04090005" w:tentative="1">
      <w:start w:val="1"/>
      <w:numFmt w:val="bullet"/>
      <w:lvlText w:val=""/>
      <w:lvlJc w:val="left"/>
      <w:pPr>
        <w:ind w:left="5072" w:hanging="360"/>
      </w:pPr>
      <w:rPr>
        <w:rFonts w:ascii="Wingdings" w:hAnsi="Wingdings" w:hint="default"/>
      </w:rPr>
    </w:lvl>
    <w:lvl w:ilvl="6" w:tplc="04090001" w:tentative="1">
      <w:start w:val="1"/>
      <w:numFmt w:val="bullet"/>
      <w:lvlText w:val=""/>
      <w:lvlJc w:val="left"/>
      <w:pPr>
        <w:ind w:left="5792" w:hanging="360"/>
      </w:pPr>
      <w:rPr>
        <w:rFonts w:ascii="Symbol" w:hAnsi="Symbol" w:hint="default"/>
      </w:rPr>
    </w:lvl>
    <w:lvl w:ilvl="7" w:tplc="04090003" w:tentative="1">
      <w:start w:val="1"/>
      <w:numFmt w:val="bullet"/>
      <w:lvlText w:val="o"/>
      <w:lvlJc w:val="left"/>
      <w:pPr>
        <w:ind w:left="6512" w:hanging="360"/>
      </w:pPr>
      <w:rPr>
        <w:rFonts w:ascii="Courier New" w:hAnsi="Courier New" w:cs="Courier New" w:hint="default"/>
      </w:rPr>
    </w:lvl>
    <w:lvl w:ilvl="8" w:tplc="04090005" w:tentative="1">
      <w:start w:val="1"/>
      <w:numFmt w:val="bullet"/>
      <w:lvlText w:val=""/>
      <w:lvlJc w:val="left"/>
      <w:pPr>
        <w:ind w:left="7232" w:hanging="360"/>
      </w:pPr>
      <w:rPr>
        <w:rFonts w:ascii="Wingdings" w:hAnsi="Wingdings" w:hint="default"/>
      </w:rPr>
    </w:lvl>
  </w:abstractNum>
  <w:abstractNum w:abstractNumId="44" w15:restartNumberingAfterBreak="0">
    <w:nsid w:val="6ED375E0"/>
    <w:multiLevelType w:val="hybridMultilevel"/>
    <w:tmpl w:val="C8DC38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5" w15:restartNumberingAfterBreak="0">
    <w:nsid w:val="7452511F"/>
    <w:multiLevelType w:val="hybridMultilevel"/>
    <w:tmpl w:val="A8066B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6" w15:restartNumberingAfterBreak="0">
    <w:nsid w:val="76E03E34"/>
    <w:multiLevelType w:val="hybridMultilevel"/>
    <w:tmpl w:val="1348F74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7" w15:restartNumberingAfterBreak="0">
    <w:nsid w:val="79B67D41"/>
    <w:multiLevelType w:val="hybridMultilevel"/>
    <w:tmpl w:val="DD28FCD0"/>
    <w:lvl w:ilvl="0" w:tplc="70F4A7D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4"/>
  </w:num>
  <w:num w:numId="2">
    <w:abstractNumId w:val="27"/>
  </w:num>
  <w:num w:numId="3">
    <w:abstractNumId w:val="39"/>
  </w:num>
  <w:num w:numId="4">
    <w:abstractNumId w:val="19"/>
  </w:num>
  <w:num w:numId="5">
    <w:abstractNumId w:val="38"/>
  </w:num>
  <w:num w:numId="6">
    <w:abstractNumId w:val="17"/>
  </w:num>
  <w:num w:numId="7">
    <w:abstractNumId w:val="0"/>
  </w:num>
  <w:num w:numId="8">
    <w:abstractNumId w:val="36"/>
  </w:num>
  <w:num w:numId="9">
    <w:abstractNumId w:val="8"/>
  </w:num>
  <w:num w:numId="10">
    <w:abstractNumId w:val="41"/>
  </w:num>
  <w:num w:numId="11">
    <w:abstractNumId w:val="25"/>
  </w:num>
  <w:num w:numId="12">
    <w:abstractNumId w:val="6"/>
  </w:num>
  <w:num w:numId="13">
    <w:abstractNumId w:val="31"/>
  </w:num>
  <w:num w:numId="14">
    <w:abstractNumId w:val="14"/>
  </w:num>
  <w:num w:numId="15">
    <w:abstractNumId w:val="16"/>
  </w:num>
  <w:num w:numId="16">
    <w:abstractNumId w:val="29"/>
  </w:num>
  <w:num w:numId="17">
    <w:abstractNumId w:val="23"/>
  </w:num>
  <w:num w:numId="18">
    <w:abstractNumId w:val="40"/>
  </w:num>
  <w:num w:numId="19">
    <w:abstractNumId w:val="44"/>
  </w:num>
  <w:num w:numId="20">
    <w:abstractNumId w:val="15"/>
  </w:num>
  <w:num w:numId="21">
    <w:abstractNumId w:val="3"/>
  </w:num>
  <w:num w:numId="22">
    <w:abstractNumId w:val="46"/>
  </w:num>
  <w:num w:numId="23">
    <w:abstractNumId w:val="26"/>
  </w:num>
  <w:num w:numId="24">
    <w:abstractNumId w:val="42"/>
  </w:num>
  <w:num w:numId="25">
    <w:abstractNumId w:val="22"/>
  </w:num>
  <w:num w:numId="26">
    <w:abstractNumId w:val="4"/>
  </w:num>
  <w:num w:numId="27">
    <w:abstractNumId w:val="5"/>
  </w:num>
  <w:num w:numId="28">
    <w:abstractNumId w:val="2"/>
  </w:num>
  <w:num w:numId="29">
    <w:abstractNumId w:val="28"/>
  </w:num>
  <w:num w:numId="30">
    <w:abstractNumId w:val="18"/>
  </w:num>
  <w:num w:numId="31">
    <w:abstractNumId w:val="21"/>
  </w:num>
  <w:num w:numId="32">
    <w:abstractNumId w:val="11"/>
  </w:num>
  <w:num w:numId="33">
    <w:abstractNumId w:val="45"/>
  </w:num>
  <w:num w:numId="34">
    <w:abstractNumId w:val="34"/>
  </w:num>
  <w:num w:numId="35">
    <w:abstractNumId w:val="20"/>
  </w:num>
  <w:num w:numId="36">
    <w:abstractNumId w:val="10"/>
  </w:num>
  <w:num w:numId="37">
    <w:abstractNumId w:val="33"/>
  </w:num>
  <w:num w:numId="38">
    <w:abstractNumId w:val="1"/>
  </w:num>
  <w:num w:numId="39">
    <w:abstractNumId w:val="30"/>
  </w:num>
  <w:num w:numId="40">
    <w:abstractNumId w:val="37"/>
  </w:num>
  <w:num w:numId="41">
    <w:abstractNumId w:val="47"/>
  </w:num>
  <w:num w:numId="42">
    <w:abstractNumId w:val="35"/>
  </w:num>
  <w:num w:numId="43">
    <w:abstractNumId w:val="7"/>
  </w:num>
  <w:num w:numId="44">
    <w:abstractNumId w:val="13"/>
  </w:num>
  <w:num w:numId="45">
    <w:abstractNumId w:val="9"/>
  </w:num>
  <w:num w:numId="46">
    <w:abstractNumId w:val="32"/>
  </w:num>
  <w:num w:numId="47">
    <w:abstractNumId w:val="43"/>
  </w:num>
  <w:num w:numId="48">
    <w:abstractNumId w:val="1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 Lewin-Benham">
    <w15:presenceInfo w15:providerId="Windows Live" w15:userId="32186cbef1b591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revisionView w:markup="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9F"/>
    <w:rsid w:val="0000018E"/>
    <w:rsid w:val="0000088C"/>
    <w:rsid w:val="00001390"/>
    <w:rsid w:val="00001550"/>
    <w:rsid w:val="00001A2C"/>
    <w:rsid w:val="00002186"/>
    <w:rsid w:val="00002847"/>
    <w:rsid w:val="000028CD"/>
    <w:rsid w:val="00002B43"/>
    <w:rsid w:val="00003226"/>
    <w:rsid w:val="00003B89"/>
    <w:rsid w:val="00004527"/>
    <w:rsid w:val="00005687"/>
    <w:rsid w:val="00005899"/>
    <w:rsid w:val="000059ED"/>
    <w:rsid w:val="00005CB7"/>
    <w:rsid w:val="00006969"/>
    <w:rsid w:val="00007223"/>
    <w:rsid w:val="0000725B"/>
    <w:rsid w:val="0000739D"/>
    <w:rsid w:val="000103F1"/>
    <w:rsid w:val="00010660"/>
    <w:rsid w:val="000108E1"/>
    <w:rsid w:val="00010E5F"/>
    <w:rsid w:val="000114F8"/>
    <w:rsid w:val="00011906"/>
    <w:rsid w:val="00011AF9"/>
    <w:rsid w:val="000122E7"/>
    <w:rsid w:val="0001232F"/>
    <w:rsid w:val="00012459"/>
    <w:rsid w:val="000126E8"/>
    <w:rsid w:val="00012DED"/>
    <w:rsid w:val="000130A6"/>
    <w:rsid w:val="00013B0B"/>
    <w:rsid w:val="00016F0D"/>
    <w:rsid w:val="00020F4A"/>
    <w:rsid w:val="0002219C"/>
    <w:rsid w:val="00022463"/>
    <w:rsid w:val="00022AF4"/>
    <w:rsid w:val="00022B8A"/>
    <w:rsid w:val="00023A16"/>
    <w:rsid w:val="00024128"/>
    <w:rsid w:val="00026BC7"/>
    <w:rsid w:val="000277C3"/>
    <w:rsid w:val="00027F5B"/>
    <w:rsid w:val="000315A6"/>
    <w:rsid w:val="00031CB5"/>
    <w:rsid w:val="00031F7F"/>
    <w:rsid w:val="00032AEB"/>
    <w:rsid w:val="00032E72"/>
    <w:rsid w:val="000330DE"/>
    <w:rsid w:val="0003344E"/>
    <w:rsid w:val="00033903"/>
    <w:rsid w:val="0003442A"/>
    <w:rsid w:val="00034BD7"/>
    <w:rsid w:val="00034FCD"/>
    <w:rsid w:val="00036047"/>
    <w:rsid w:val="00036061"/>
    <w:rsid w:val="0003635D"/>
    <w:rsid w:val="0003645C"/>
    <w:rsid w:val="0003646A"/>
    <w:rsid w:val="000373D4"/>
    <w:rsid w:val="00037660"/>
    <w:rsid w:val="00037A36"/>
    <w:rsid w:val="00037BB2"/>
    <w:rsid w:val="00041BA4"/>
    <w:rsid w:val="00041E58"/>
    <w:rsid w:val="00042D04"/>
    <w:rsid w:val="00042FBC"/>
    <w:rsid w:val="0004309F"/>
    <w:rsid w:val="00043DE7"/>
    <w:rsid w:val="00044B64"/>
    <w:rsid w:val="0004677F"/>
    <w:rsid w:val="0004690A"/>
    <w:rsid w:val="00046CB5"/>
    <w:rsid w:val="00047785"/>
    <w:rsid w:val="00047F0B"/>
    <w:rsid w:val="00050244"/>
    <w:rsid w:val="000513F8"/>
    <w:rsid w:val="00051BF8"/>
    <w:rsid w:val="00051D12"/>
    <w:rsid w:val="00052392"/>
    <w:rsid w:val="00053360"/>
    <w:rsid w:val="000536EB"/>
    <w:rsid w:val="00054030"/>
    <w:rsid w:val="000560A9"/>
    <w:rsid w:val="00056AE9"/>
    <w:rsid w:val="00060637"/>
    <w:rsid w:val="00061358"/>
    <w:rsid w:val="00061744"/>
    <w:rsid w:val="00061BD2"/>
    <w:rsid w:val="00061C49"/>
    <w:rsid w:val="000621F4"/>
    <w:rsid w:val="0006310C"/>
    <w:rsid w:val="000632E1"/>
    <w:rsid w:val="00063BF2"/>
    <w:rsid w:val="0006471F"/>
    <w:rsid w:val="00065E6E"/>
    <w:rsid w:val="0006619F"/>
    <w:rsid w:val="000667F6"/>
    <w:rsid w:val="00066949"/>
    <w:rsid w:val="000671D1"/>
    <w:rsid w:val="00067A45"/>
    <w:rsid w:val="00067E65"/>
    <w:rsid w:val="00070033"/>
    <w:rsid w:val="00070279"/>
    <w:rsid w:val="000705AA"/>
    <w:rsid w:val="000712B8"/>
    <w:rsid w:val="00071A20"/>
    <w:rsid w:val="00074380"/>
    <w:rsid w:val="000746E5"/>
    <w:rsid w:val="00074A6A"/>
    <w:rsid w:val="00074E7C"/>
    <w:rsid w:val="00075138"/>
    <w:rsid w:val="0007520B"/>
    <w:rsid w:val="00075BC8"/>
    <w:rsid w:val="00075CED"/>
    <w:rsid w:val="00075CFA"/>
    <w:rsid w:val="00076533"/>
    <w:rsid w:val="00076736"/>
    <w:rsid w:val="00077CCD"/>
    <w:rsid w:val="000830CD"/>
    <w:rsid w:val="00083BFF"/>
    <w:rsid w:val="00083DD6"/>
    <w:rsid w:val="00084583"/>
    <w:rsid w:val="00084839"/>
    <w:rsid w:val="000853FE"/>
    <w:rsid w:val="0008549A"/>
    <w:rsid w:val="0008575B"/>
    <w:rsid w:val="00085D49"/>
    <w:rsid w:val="00086E73"/>
    <w:rsid w:val="0008715E"/>
    <w:rsid w:val="00087201"/>
    <w:rsid w:val="0009039B"/>
    <w:rsid w:val="000903A3"/>
    <w:rsid w:val="00091020"/>
    <w:rsid w:val="000918E1"/>
    <w:rsid w:val="00092303"/>
    <w:rsid w:val="00093AC7"/>
    <w:rsid w:val="000943D8"/>
    <w:rsid w:val="0009457C"/>
    <w:rsid w:val="00095B91"/>
    <w:rsid w:val="00095E96"/>
    <w:rsid w:val="00095FB2"/>
    <w:rsid w:val="000960F0"/>
    <w:rsid w:val="00096191"/>
    <w:rsid w:val="00096464"/>
    <w:rsid w:val="000A0307"/>
    <w:rsid w:val="000A0C66"/>
    <w:rsid w:val="000A101E"/>
    <w:rsid w:val="000A134F"/>
    <w:rsid w:val="000A15CA"/>
    <w:rsid w:val="000A253C"/>
    <w:rsid w:val="000A30F9"/>
    <w:rsid w:val="000A371E"/>
    <w:rsid w:val="000A3861"/>
    <w:rsid w:val="000A3AFD"/>
    <w:rsid w:val="000A4336"/>
    <w:rsid w:val="000A774D"/>
    <w:rsid w:val="000B005D"/>
    <w:rsid w:val="000B08D0"/>
    <w:rsid w:val="000B119F"/>
    <w:rsid w:val="000B11C0"/>
    <w:rsid w:val="000B1F3E"/>
    <w:rsid w:val="000B2186"/>
    <w:rsid w:val="000B2C0F"/>
    <w:rsid w:val="000B3E3C"/>
    <w:rsid w:val="000B48E3"/>
    <w:rsid w:val="000B4B43"/>
    <w:rsid w:val="000B50CB"/>
    <w:rsid w:val="000B5EA0"/>
    <w:rsid w:val="000B615D"/>
    <w:rsid w:val="000B6CF7"/>
    <w:rsid w:val="000B7352"/>
    <w:rsid w:val="000B7D06"/>
    <w:rsid w:val="000C0453"/>
    <w:rsid w:val="000C0A1B"/>
    <w:rsid w:val="000C1455"/>
    <w:rsid w:val="000C195E"/>
    <w:rsid w:val="000C22D3"/>
    <w:rsid w:val="000C2CD0"/>
    <w:rsid w:val="000C39F2"/>
    <w:rsid w:val="000C4691"/>
    <w:rsid w:val="000C5850"/>
    <w:rsid w:val="000C6716"/>
    <w:rsid w:val="000C705B"/>
    <w:rsid w:val="000C7565"/>
    <w:rsid w:val="000C75E6"/>
    <w:rsid w:val="000C7EAD"/>
    <w:rsid w:val="000D15E2"/>
    <w:rsid w:val="000D1F89"/>
    <w:rsid w:val="000D2F18"/>
    <w:rsid w:val="000D41B2"/>
    <w:rsid w:val="000D43AA"/>
    <w:rsid w:val="000D46E6"/>
    <w:rsid w:val="000D51EC"/>
    <w:rsid w:val="000D56AC"/>
    <w:rsid w:val="000D56E5"/>
    <w:rsid w:val="000D67C3"/>
    <w:rsid w:val="000E0A6C"/>
    <w:rsid w:val="000E1B33"/>
    <w:rsid w:val="000E1C89"/>
    <w:rsid w:val="000E213A"/>
    <w:rsid w:val="000E23D5"/>
    <w:rsid w:val="000E23F5"/>
    <w:rsid w:val="000E47A2"/>
    <w:rsid w:val="000E4D98"/>
    <w:rsid w:val="000E50ED"/>
    <w:rsid w:val="000E51C2"/>
    <w:rsid w:val="000E5D63"/>
    <w:rsid w:val="000E5F94"/>
    <w:rsid w:val="000E69C7"/>
    <w:rsid w:val="000E7943"/>
    <w:rsid w:val="000E7BE2"/>
    <w:rsid w:val="000F073A"/>
    <w:rsid w:val="000F1230"/>
    <w:rsid w:val="000F1898"/>
    <w:rsid w:val="000F27C4"/>
    <w:rsid w:val="000F27CB"/>
    <w:rsid w:val="000F30C6"/>
    <w:rsid w:val="000F32FE"/>
    <w:rsid w:val="000F35D9"/>
    <w:rsid w:val="000F373F"/>
    <w:rsid w:val="000F3775"/>
    <w:rsid w:val="000F3A9E"/>
    <w:rsid w:val="000F4ADD"/>
    <w:rsid w:val="000F5393"/>
    <w:rsid w:val="000F566C"/>
    <w:rsid w:val="00100BF7"/>
    <w:rsid w:val="00100E24"/>
    <w:rsid w:val="00102142"/>
    <w:rsid w:val="001024AF"/>
    <w:rsid w:val="00102A0B"/>
    <w:rsid w:val="00103280"/>
    <w:rsid w:val="0010356A"/>
    <w:rsid w:val="00104179"/>
    <w:rsid w:val="00104666"/>
    <w:rsid w:val="00104EE3"/>
    <w:rsid w:val="00106232"/>
    <w:rsid w:val="0010759D"/>
    <w:rsid w:val="00107D07"/>
    <w:rsid w:val="00110196"/>
    <w:rsid w:val="001109BD"/>
    <w:rsid w:val="00110BF8"/>
    <w:rsid w:val="00110D92"/>
    <w:rsid w:val="00111261"/>
    <w:rsid w:val="00111BB0"/>
    <w:rsid w:val="00111F52"/>
    <w:rsid w:val="001121A1"/>
    <w:rsid w:val="0011282C"/>
    <w:rsid w:val="001130B9"/>
    <w:rsid w:val="00113142"/>
    <w:rsid w:val="001133D0"/>
    <w:rsid w:val="0011349C"/>
    <w:rsid w:val="00113D5E"/>
    <w:rsid w:val="00114436"/>
    <w:rsid w:val="0011523F"/>
    <w:rsid w:val="001155A9"/>
    <w:rsid w:val="00115F59"/>
    <w:rsid w:val="00116D15"/>
    <w:rsid w:val="00117370"/>
    <w:rsid w:val="00117CDB"/>
    <w:rsid w:val="001202B1"/>
    <w:rsid w:val="00120507"/>
    <w:rsid w:val="001205AF"/>
    <w:rsid w:val="00120E23"/>
    <w:rsid w:val="0012189C"/>
    <w:rsid w:val="00121DDA"/>
    <w:rsid w:val="00121F35"/>
    <w:rsid w:val="00122019"/>
    <w:rsid w:val="00122AE2"/>
    <w:rsid w:val="00123F79"/>
    <w:rsid w:val="0012455F"/>
    <w:rsid w:val="00125E2F"/>
    <w:rsid w:val="00125F17"/>
    <w:rsid w:val="00126591"/>
    <w:rsid w:val="00126C1E"/>
    <w:rsid w:val="00126CA4"/>
    <w:rsid w:val="00126E85"/>
    <w:rsid w:val="00126F2C"/>
    <w:rsid w:val="00127A72"/>
    <w:rsid w:val="00127C0A"/>
    <w:rsid w:val="00127C8C"/>
    <w:rsid w:val="00130A06"/>
    <w:rsid w:val="00130F86"/>
    <w:rsid w:val="001319CD"/>
    <w:rsid w:val="00131CC9"/>
    <w:rsid w:val="00132398"/>
    <w:rsid w:val="00132735"/>
    <w:rsid w:val="001329AD"/>
    <w:rsid w:val="00132C75"/>
    <w:rsid w:val="001331BE"/>
    <w:rsid w:val="0013360C"/>
    <w:rsid w:val="0013389D"/>
    <w:rsid w:val="00134687"/>
    <w:rsid w:val="00135422"/>
    <w:rsid w:val="0013577B"/>
    <w:rsid w:val="00135EE5"/>
    <w:rsid w:val="001365EA"/>
    <w:rsid w:val="00136927"/>
    <w:rsid w:val="001374EE"/>
    <w:rsid w:val="00140498"/>
    <w:rsid w:val="001418D2"/>
    <w:rsid w:val="00142651"/>
    <w:rsid w:val="00142A80"/>
    <w:rsid w:val="00143400"/>
    <w:rsid w:val="00144CED"/>
    <w:rsid w:val="00144E2A"/>
    <w:rsid w:val="00145A44"/>
    <w:rsid w:val="00145D54"/>
    <w:rsid w:val="00145FFC"/>
    <w:rsid w:val="00146020"/>
    <w:rsid w:val="001465F3"/>
    <w:rsid w:val="0014697F"/>
    <w:rsid w:val="00146C13"/>
    <w:rsid w:val="00146C6E"/>
    <w:rsid w:val="00146E41"/>
    <w:rsid w:val="00147123"/>
    <w:rsid w:val="00147811"/>
    <w:rsid w:val="001478C8"/>
    <w:rsid w:val="00147BAE"/>
    <w:rsid w:val="00150B80"/>
    <w:rsid w:val="00151284"/>
    <w:rsid w:val="0015194B"/>
    <w:rsid w:val="00151C8D"/>
    <w:rsid w:val="00151F75"/>
    <w:rsid w:val="001520AC"/>
    <w:rsid w:val="00152275"/>
    <w:rsid w:val="00152FA3"/>
    <w:rsid w:val="00153FA2"/>
    <w:rsid w:val="001549FF"/>
    <w:rsid w:val="00154BB1"/>
    <w:rsid w:val="00154FB0"/>
    <w:rsid w:val="0015510B"/>
    <w:rsid w:val="00155296"/>
    <w:rsid w:val="0015648B"/>
    <w:rsid w:val="00156A97"/>
    <w:rsid w:val="001570E9"/>
    <w:rsid w:val="00160151"/>
    <w:rsid w:val="001614D5"/>
    <w:rsid w:val="001615F3"/>
    <w:rsid w:val="00162A6A"/>
    <w:rsid w:val="00162C1B"/>
    <w:rsid w:val="00163BED"/>
    <w:rsid w:val="00164277"/>
    <w:rsid w:val="00164314"/>
    <w:rsid w:val="00164377"/>
    <w:rsid w:val="00164478"/>
    <w:rsid w:val="00164778"/>
    <w:rsid w:val="001647B4"/>
    <w:rsid w:val="00164AEF"/>
    <w:rsid w:val="00164D13"/>
    <w:rsid w:val="00167B89"/>
    <w:rsid w:val="00170362"/>
    <w:rsid w:val="00171670"/>
    <w:rsid w:val="001716A8"/>
    <w:rsid w:val="00172EFA"/>
    <w:rsid w:val="00174353"/>
    <w:rsid w:val="0017437D"/>
    <w:rsid w:val="00176A89"/>
    <w:rsid w:val="00177122"/>
    <w:rsid w:val="001777E0"/>
    <w:rsid w:val="00180244"/>
    <w:rsid w:val="00180629"/>
    <w:rsid w:val="00181E64"/>
    <w:rsid w:val="00182852"/>
    <w:rsid w:val="00182C63"/>
    <w:rsid w:val="00182EC6"/>
    <w:rsid w:val="00182F4B"/>
    <w:rsid w:val="001832D3"/>
    <w:rsid w:val="00184FC9"/>
    <w:rsid w:val="00185050"/>
    <w:rsid w:val="001856FB"/>
    <w:rsid w:val="001860D2"/>
    <w:rsid w:val="0018680F"/>
    <w:rsid w:val="00186890"/>
    <w:rsid w:val="001875B2"/>
    <w:rsid w:val="00187651"/>
    <w:rsid w:val="00187759"/>
    <w:rsid w:val="00190BF0"/>
    <w:rsid w:val="00190F8A"/>
    <w:rsid w:val="00191458"/>
    <w:rsid w:val="001923FC"/>
    <w:rsid w:val="0019270E"/>
    <w:rsid w:val="00192CEE"/>
    <w:rsid w:val="001937D8"/>
    <w:rsid w:val="00193BED"/>
    <w:rsid w:val="00194A66"/>
    <w:rsid w:val="00194CFC"/>
    <w:rsid w:val="00196CFF"/>
    <w:rsid w:val="001A0C49"/>
    <w:rsid w:val="001A12E9"/>
    <w:rsid w:val="001A13B7"/>
    <w:rsid w:val="001A1BD8"/>
    <w:rsid w:val="001A20F6"/>
    <w:rsid w:val="001A435A"/>
    <w:rsid w:val="001A4B5A"/>
    <w:rsid w:val="001A5EE5"/>
    <w:rsid w:val="001A6F53"/>
    <w:rsid w:val="001A77F1"/>
    <w:rsid w:val="001B00D0"/>
    <w:rsid w:val="001B0CA7"/>
    <w:rsid w:val="001B10D2"/>
    <w:rsid w:val="001B1E2E"/>
    <w:rsid w:val="001B2FC8"/>
    <w:rsid w:val="001B3D93"/>
    <w:rsid w:val="001B5252"/>
    <w:rsid w:val="001B59CD"/>
    <w:rsid w:val="001B62F3"/>
    <w:rsid w:val="001B7776"/>
    <w:rsid w:val="001C02E7"/>
    <w:rsid w:val="001C19EB"/>
    <w:rsid w:val="001C1E69"/>
    <w:rsid w:val="001C1FE4"/>
    <w:rsid w:val="001C28E7"/>
    <w:rsid w:val="001C2FA6"/>
    <w:rsid w:val="001C3817"/>
    <w:rsid w:val="001C3AA1"/>
    <w:rsid w:val="001C532C"/>
    <w:rsid w:val="001C5659"/>
    <w:rsid w:val="001C663E"/>
    <w:rsid w:val="001C7474"/>
    <w:rsid w:val="001C7749"/>
    <w:rsid w:val="001C7CEF"/>
    <w:rsid w:val="001D0012"/>
    <w:rsid w:val="001D078A"/>
    <w:rsid w:val="001D0D48"/>
    <w:rsid w:val="001D1419"/>
    <w:rsid w:val="001D1676"/>
    <w:rsid w:val="001D3F57"/>
    <w:rsid w:val="001D60D9"/>
    <w:rsid w:val="001D6A1F"/>
    <w:rsid w:val="001D7B6E"/>
    <w:rsid w:val="001E0029"/>
    <w:rsid w:val="001E023B"/>
    <w:rsid w:val="001E0BB6"/>
    <w:rsid w:val="001E0BD7"/>
    <w:rsid w:val="001E0DB9"/>
    <w:rsid w:val="001E1477"/>
    <w:rsid w:val="001E14B8"/>
    <w:rsid w:val="001E16D8"/>
    <w:rsid w:val="001E2197"/>
    <w:rsid w:val="001E264C"/>
    <w:rsid w:val="001E2B58"/>
    <w:rsid w:val="001E2B65"/>
    <w:rsid w:val="001E3356"/>
    <w:rsid w:val="001E3784"/>
    <w:rsid w:val="001E4824"/>
    <w:rsid w:val="001E4BD2"/>
    <w:rsid w:val="001E4CEF"/>
    <w:rsid w:val="001E4E31"/>
    <w:rsid w:val="001E680D"/>
    <w:rsid w:val="001E6A4F"/>
    <w:rsid w:val="001E7240"/>
    <w:rsid w:val="001E7699"/>
    <w:rsid w:val="001F07C6"/>
    <w:rsid w:val="001F0D0D"/>
    <w:rsid w:val="001F1836"/>
    <w:rsid w:val="001F18F1"/>
    <w:rsid w:val="001F1C1B"/>
    <w:rsid w:val="001F2010"/>
    <w:rsid w:val="001F39ED"/>
    <w:rsid w:val="001F3E38"/>
    <w:rsid w:val="001F4913"/>
    <w:rsid w:val="001F5209"/>
    <w:rsid w:val="001F6553"/>
    <w:rsid w:val="001F6DD0"/>
    <w:rsid w:val="001F7686"/>
    <w:rsid w:val="00200A0A"/>
    <w:rsid w:val="00200B00"/>
    <w:rsid w:val="00200B05"/>
    <w:rsid w:val="00200B1D"/>
    <w:rsid w:val="002012F2"/>
    <w:rsid w:val="00201A16"/>
    <w:rsid w:val="002022AB"/>
    <w:rsid w:val="00202A29"/>
    <w:rsid w:val="00202A30"/>
    <w:rsid w:val="00204024"/>
    <w:rsid w:val="0020539C"/>
    <w:rsid w:val="0020623A"/>
    <w:rsid w:val="002065DF"/>
    <w:rsid w:val="002069B2"/>
    <w:rsid w:val="00206D08"/>
    <w:rsid w:val="00211527"/>
    <w:rsid w:val="0021258F"/>
    <w:rsid w:val="00212AAF"/>
    <w:rsid w:val="00212D56"/>
    <w:rsid w:val="0021320F"/>
    <w:rsid w:val="00213D4F"/>
    <w:rsid w:val="00214023"/>
    <w:rsid w:val="00214610"/>
    <w:rsid w:val="0021565D"/>
    <w:rsid w:val="002158EA"/>
    <w:rsid w:val="00216822"/>
    <w:rsid w:val="00216C5A"/>
    <w:rsid w:val="0021733B"/>
    <w:rsid w:val="002178AE"/>
    <w:rsid w:val="00217E6C"/>
    <w:rsid w:val="002208DD"/>
    <w:rsid w:val="00222536"/>
    <w:rsid w:val="00223567"/>
    <w:rsid w:val="0022467E"/>
    <w:rsid w:val="00224D1E"/>
    <w:rsid w:val="00224E3B"/>
    <w:rsid w:val="002250B7"/>
    <w:rsid w:val="00225638"/>
    <w:rsid w:val="002258FD"/>
    <w:rsid w:val="00226B01"/>
    <w:rsid w:val="00230299"/>
    <w:rsid w:val="002305FE"/>
    <w:rsid w:val="002306B5"/>
    <w:rsid w:val="00230C03"/>
    <w:rsid w:val="002315D7"/>
    <w:rsid w:val="00231A16"/>
    <w:rsid w:val="00232182"/>
    <w:rsid w:val="002324F2"/>
    <w:rsid w:val="0023401E"/>
    <w:rsid w:val="00234754"/>
    <w:rsid w:val="00234D98"/>
    <w:rsid w:val="00235D05"/>
    <w:rsid w:val="00237286"/>
    <w:rsid w:val="00240181"/>
    <w:rsid w:val="00240D13"/>
    <w:rsid w:val="00241315"/>
    <w:rsid w:val="002416EB"/>
    <w:rsid w:val="00241757"/>
    <w:rsid w:val="00241F70"/>
    <w:rsid w:val="00241FB7"/>
    <w:rsid w:val="002421AF"/>
    <w:rsid w:val="00243576"/>
    <w:rsid w:val="002438A1"/>
    <w:rsid w:val="00243F12"/>
    <w:rsid w:val="00244A01"/>
    <w:rsid w:val="0024523E"/>
    <w:rsid w:val="0024529F"/>
    <w:rsid w:val="00245F8B"/>
    <w:rsid w:val="00246F54"/>
    <w:rsid w:val="00247324"/>
    <w:rsid w:val="00247A4C"/>
    <w:rsid w:val="00247D5F"/>
    <w:rsid w:val="00250100"/>
    <w:rsid w:val="00250899"/>
    <w:rsid w:val="00250F4D"/>
    <w:rsid w:val="0025102E"/>
    <w:rsid w:val="002516C8"/>
    <w:rsid w:val="00251ABC"/>
    <w:rsid w:val="00252FC5"/>
    <w:rsid w:val="00253157"/>
    <w:rsid w:val="00253280"/>
    <w:rsid w:val="002535A8"/>
    <w:rsid w:val="002539AC"/>
    <w:rsid w:val="00253A2B"/>
    <w:rsid w:val="0025427A"/>
    <w:rsid w:val="0025453B"/>
    <w:rsid w:val="00254DC2"/>
    <w:rsid w:val="00255436"/>
    <w:rsid w:val="00255678"/>
    <w:rsid w:val="0025652D"/>
    <w:rsid w:val="0025681F"/>
    <w:rsid w:val="00256AED"/>
    <w:rsid w:val="00257781"/>
    <w:rsid w:val="00260210"/>
    <w:rsid w:val="00260E25"/>
    <w:rsid w:val="002628CC"/>
    <w:rsid w:val="00263036"/>
    <w:rsid w:val="002632EF"/>
    <w:rsid w:val="00263317"/>
    <w:rsid w:val="00263A49"/>
    <w:rsid w:val="0026416A"/>
    <w:rsid w:val="00264FF5"/>
    <w:rsid w:val="0026595B"/>
    <w:rsid w:val="002660EB"/>
    <w:rsid w:val="002661F2"/>
    <w:rsid w:val="00266858"/>
    <w:rsid w:val="00267386"/>
    <w:rsid w:val="00267ACD"/>
    <w:rsid w:val="00270694"/>
    <w:rsid w:val="00270CE3"/>
    <w:rsid w:val="002713BE"/>
    <w:rsid w:val="002717F7"/>
    <w:rsid w:val="00272246"/>
    <w:rsid w:val="00272945"/>
    <w:rsid w:val="00272F0D"/>
    <w:rsid w:val="00273179"/>
    <w:rsid w:val="00274088"/>
    <w:rsid w:val="0027549D"/>
    <w:rsid w:val="00275DA1"/>
    <w:rsid w:val="00275E4B"/>
    <w:rsid w:val="00276C05"/>
    <w:rsid w:val="00277242"/>
    <w:rsid w:val="00277684"/>
    <w:rsid w:val="00277DB9"/>
    <w:rsid w:val="00280E18"/>
    <w:rsid w:val="00281F4C"/>
    <w:rsid w:val="00282DDA"/>
    <w:rsid w:val="002836FC"/>
    <w:rsid w:val="00283E3F"/>
    <w:rsid w:val="0028470C"/>
    <w:rsid w:val="00285789"/>
    <w:rsid w:val="00285B54"/>
    <w:rsid w:val="002865A7"/>
    <w:rsid w:val="00286F3C"/>
    <w:rsid w:val="00287AE2"/>
    <w:rsid w:val="00287DED"/>
    <w:rsid w:val="0029097F"/>
    <w:rsid w:val="0029102D"/>
    <w:rsid w:val="0029111B"/>
    <w:rsid w:val="00292E91"/>
    <w:rsid w:val="002930ED"/>
    <w:rsid w:val="0029342B"/>
    <w:rsid w:val="002935B6"/>
    <w:rsid w:val="00294592"/>
    <w:rsid w:val="002948A5"/>
    <w:rsid w:val="002955C8"/>
    <w:rsid w:val="0029621B"/>
    <w:rsid w:val="00296418"/>
    <w:rsid w:val="0029700B"/>
    <w:rsid w:val="00297DE3"/>
    <w:rsid w:val="002A0EFF"/>
    <w:rsid w:val="002A0FE3"/>
    <w:rsid w:val="002A17B9"/>
    <w:rsid w:val="002A25BB"/>
    <w:rsid w:val="002A3007"/>
    <w:rsid w:val="002A3957"/>
    <w:rsid w:val="002A3C18"/>
    <w:rsid w:val="002A3D94"/>
    <w:rsid w:val="002A4AC9"/>
    <w:rsid w:val="002A4D7B"/>
    <w:rsid w:val="002A5284"/>
    <w:rsid w:val="002A603F"/>
    <w:rsid w:val="002A60F1"/>
    <w:rsid w:val="002B0646"/>
    <w:rsid w:val="002B0BD1"/>
    <w:rsid w:val="002B0D28"/>
    <w:rsid w:val="002B14A0"/>
    <w:rsid w:val="002B24EC"/>
    <w:rsid w:val="002B2F7C"/>
    <w:rsid w:val="002B3655"/>
    <w:rsid w:val="002B394D"/>
    <w:rsid w:val="002B3B1F"/>
    <w:rsid w:val="002B3E06"/>
    <w:rsid w:val="002B4839"/>
    <w:rsid w:val="002B4FE3"/>
    <w:rsid w:val="002B52F3"/>
    <w:rsid w:val="002B5327"/>
    <w:rsid w:val="002B5651"/>
    <w:rsid w:val="002B61B8"/>
    <w:rsid w:val="002B6693"/>
    <w:rsid w:val="002B6A03"/>
    <w:rsid w:val="002B7033"/>
    <w:rsid w:val="002B7126"/>
    <w:rsid w:val="002B7130"/>
    <w:rsid w:val="002C0BF1"/>
    <w:rsid w:val="002C1530"/>
    <w:rsid w:val="002C1550"/>
    <w:rsid w:val="002C20B5"/>
    <w:rsid w:val="002C210E"/>
    <w:rsid w:val="002C2F01"/>
    <w:rsid w:val="002C322D"/>
    <w:rsid w:val="002C3717"/>
    <w:rsid w:val="002C3A5B"/>
    <w:rsid w:val="002C3D1C"/>
    <w:rsid w:val="002C40B5"/>
    <w:rsid w:val="002C43BA"/>
    <w:rsid w:val="002C4F7B"/>
    <w:rsid w:val="002C556A"/>
    <w:rsid w:val="002C5937"/>
    <w:rsid w:val="002C648E"/>
    <w:rsid w:val="002C6B2A"/>
    <w:rsid w:val="002C7E59"/>
    <w:rsid w:val="002D009C"/>
    <w:rsid w:val="002D0606"/>
    <w:rsid w:val="002D0C58"/>
    <w:rsid w:val="002D1F8A"/>
    <w:rsid w:val="002D2545"/>
    <w:rsid w:val="002D3199"/>
    <w:rsid w:val="002D40A3"/>
    <w:rsid w:val="002D4563"/>
    <w:rsid w:val="002D4D27"/>
    <w:rsid w:val="002D4F9F"/>
    <w:rsid w:val="002D73F5"/>
    <w:rsid w:val="002D76A7"/>
    <w:rsid w:val="002D7FD3"/>
    <w:rsid w:val="002E04A9"/>
    <w:rsid w:val="002E14FA"/>
    <w:rsid w:val="002E1542"/>
    <w:rsid w:val="002E1887"/>
    <w:rsid w:val="002E1B14"/>
    <w:rsid w:val="002E2A8F"/>
    <w:rsid w:val="002E3096"/>
    <w:rsid w:val="002E4C5F"/>
    <w:rsid w:val="002E609C"/>
    <w:rsid w:val="002E6320"/>
    <w:rsid w:val="002E63DE"/>
    <w:rsid w:val="002E6EC4"/>
    <w:rsid w:val="002E787B"/>
    <w:rsid w:val="002F044F"/>
    <w:rsid w:val="002F0C78"/>
    <w:rsid w:val="002F1327"/>
    <w:rsid w:val="002F2170"/>
    <w:rsid w:val="002F24E1"/>
    <w:rsid w:val="002F345B"/>
    <w:rsid w:val="002F48F2"/>
    <w:rsid w:val="002F4CFB"/>
    <w:rsid w:val="002F57C4"/>
    <w:rsid w:val="002F7991"/>
    <w:rsid w:val="00300005"/>
    <w:rsid w:val="00300899"/>
    <w:rsid w:val="003009FD"/>
    <w:rsid w:val="00300A41"/>
    <w:rsid w:val="00301440"/>
    <w:rsid w:val="00301B50"/>
    <w:rsid w:val="00302451"/>
    <w:rsid w:val="00302BD2"/>
    <w:rsid w:val="00304806"/>
    <w:rsid w:val="0030505E"/>
    <w:rsid w:val="0030521C"/>
    <w:rsid w:val="00305F0A"/>
    <w:rsid w:val="00306FEC"/>
    <w:rsid w:val="003070A1"/>
    <w:rsid w:val="00307698"/>
    <w:rsid w:val="003076D9"/>
    <w:rsid w:val="0031065F"/>
    <w:rsid w:val="0031171E"/>
    <w:rsid w:val="00311945"/>
    <w:rsid w:val="00311AD4"/>
    <w:rsid w:val="00311BC6"/>
    <w:rsid w:val="00311F31"/>
    <w:rsid w:val="00311F43"/>
    <w:rsid w:val="003121B8"/>
    <w:rsid w:val="00313A3C"/>
    <w:rsid w:val="00314213"/>
    <w:rsid w:val="00314756"/>
    <w:rsid w:val="00314B56"/>
    <w:rsid w:val="00314B7B"/>
    <w:rsid w:val="00315446"/>
    <w:rsid w:val="003159CF"/>
    <w:rsid w:val="00315A4E"/>
    <w:rsid w:val="00315C1B"/>
    <w:rsid w:val="003164E8"/>
    <w:rsid w:val="003173F4"/>
    <w:rsid w:val="0031754F"/>
    <w:rsid w:val="003175DB"/>
    <w:rsid w:val="003177D7"/>
    <w:rsid w:val="003178D2"/>
    <w:rsid w:val="00320A60"/>
    <w:rsid w:val="003211A3"/>
    <w:rsid w:val="003227AF"/>
    <w:rsid w:val="00322965"/>
    <w:rsid w:val="0032299E"/>
    <w:rsid w:val="00323343"/>
    <w:rsid w:val="00323904"/>
    <w:rsid w:val="00324ADE"/>
    <w:rsid w:val="00324BC5"/>
    <w:rsid w:val="00324EBB"/>
    <w:rsid w:val="0032557D"/>
    <w:rsid w:val="00326C63"/>
    <w:rsid w:val="00327102"/>
    <w:rsid w:val="003272A5"/>
    <w:rsid w:val="003272F8"/>
    <w:rsid w:val="00327786"/>
    <w:rsid w:val="00332B8C"/>
    <w:rsid w:val="00335FB3"/>
    <w:rsid w:val="00336820"/>
    <w:rsid w:val="00337164"/>
    <w:rsid w:val="003374A3"/>
    <w:rsid w:val="00337FBF"/>
    <w:rsid w:val="003400FC"/>
    <w:rsid w:val="00340F54"/>
    <w:rsid w:val="0034312F"/>
    <w:rsid w:val="0034397E"/>
    <w:rsid w:val="00343FA9"/>
    <w:rsid w:val="00343FD4"/>
    <w:rsid w:val="00344150"/>
    <w:rsid w:val="003451E5"/>
    <w:rsid w:val="003464E9"/>
    <w:rsid w:val="00346B0C"/>
    <w:rsid w:val="00347158"/>
    <w:rsid w:val="003479DD"/>
    <w:rsid w:val="003479E9"/>
    <w:rsid w:val="0035010D"/>
    <w:rsid w:val="0035026F"/>
    <w:rsid w:val="0035042B"/>
    <w:rsid w:val="00350796"/>
    <w:rsid w:val="0035149D"/>
    <w:rsid w:val="00351E13"/>
    <w:rsid w:val="00352B18"/>
    <w:rsid w:val="00353241"/>
    <w:rsid w:val="00353E75"/>
    <w:rsid w:val="00354E4C"/>
    <w:rsid w:val="00355383"/>
    <w:rsid w:val="003572C8"/>
    <w:rsid w:val="00357D5B"/>
    <w:rsid w:val="00357E51"/>
    <w:rsid w:val="00362081"/>
    <w:rsid w:val="00362AF2"/>
    <w:rsid w:val="00363EFA"/>
    <w:rsid w:val="00365B45"/>
    <w:rsid w:val="00365F61"/>
    <w:rsid w:val="003660DA"/>
    <w:rsid w:val="00366253"/>
    <w:rsid w:val="00366641"/>
    <w:rsid w:val="0036698A"/>
    <w:rsid w:val="003672E9"/>
    <w:rsid w:val="003676E3"/>
    <w:rsid w:val="0037344C"/>
    <w:rsid w:val="003735F1"/>
    <w:rsid w:val="00373C2E"/>
    <w:rsid w:val="00373D77"/>
    <w:rsid w:val="00374F87"/>
    <w:rsid w:val="00375757"/>
    <w:rsid w:val="00376183"/>
    <w:rsid w:val="00376595"/>
    <w:rsid w:val="0037681F"/>
    <w:rsid w:val="003768D2"/>
    <w:rsid w:val="003776CE"/>
    <w:rsid w:val="00377903"/>
    <w:rsid w:val="0038012F"/>
    <w:rsid w:val="003802F5"/>
    <w:rsid w:val="00381454"/>
    <w:rsid w:val="003817C1"/>
    <w:rsid w:val="00381820"/>
    <w:rsid w:val="00381BC4"/>
    <w:rsid w:val="0038210B"/>
    <w:rsid w:val="00382C0C"/>
    <w:rsid w:val="00382E19"/>
    <w:rsid w:val="00383BF8"/>
    <w:rsid w:val="00383DDB"/>
    <w:rsid w:val="00385318"/>
    <w:rsid w:val="00385344"/>
    <w:rsid w:val="003854F2"/>
    <w:rsid w:val="003861BB"/>
    <w:rsid w:val="00386D43"/>
    <w:rsid w:val="0038735F"/>
    <w:rsid w:val="00387D86"/>
    <w:rsid w:val="0039089E"/>
    <w:rsid w:val="00391033"/>
    <w:rsid w:val="00392087"/>
    <w:rsid w:val="00392607"/>
    <w:rsid w:val="003928D7"/>
    <w:rsid w:val="003936BD"/>
    <w:rsid w:val="00393B15"/>
    <w:rsid w:val="00393C63"/>
    <w:rsid w:val="0039431E"/>
    <w:rsid w:val="003946F4"/>
    <w:rsid w:val="003961A8"/>
    <w:rsid w:val="00397551"/>
    <w:rsid w:val="00397D4B"/>
    <w:rsid w:val="003A0CD4"/>
    <w:rsid w:val="003A1424"/>
    <w:rsid w:val="003A20A5"/>
    <w:rsid w:val="003A261C"/>
    <w:rsid w:val="003A2B5F"/>
    <w:rsid w:val="003A2C82"/>
    <w:rsid w:val="003A3685"/>
    <w:rsid w:val="003A4FA6"/>
    <w:rsid w:val="003A4FE9"/>
    <w:rsid w:val="003A52F2"/>
    <w:rsid w:val="003A78A9"/>
    <w:rsid w:val="003B00FB"/>
    <w:rsid w:val="003B0726"/>
    <w:rsid w:val="003B0907"/>
    <w:rsid w:val="003B0A5B"/>
    <w:rsid w:val="003B0D08"/>
    <w:rsid w:val="003B14E9"/>
    <w:rsid w:val="003B18C5"/>
    <w:rsid w:val="003B19C3"/>
    <w:rsid w:val="003B1A1D"/>
    <w:rsid w:val="003B263C"/>
    <w:rsid w:val="003B3B51"/>
    <w:rsid w:val="003B4256"/>
    <w:rsid w:val="003B451D"/>
    <w:rsid w:val="003B4F56"/>
    <w:rsid w:val="003B55D9"/>
    <w:rsid w:val="003B5BAF"/>
    <w:rsid w:val="003B708E"/>
    <w:rsid w:val="003B77F9"/>
    <w:rsid w:val="003B7871"/>
    <w:rsid w:val="003C044E"/>
    <w:rsid w:val="003C1F10"/>
    <w:rsid w:val="003C2ABB"/>
    <w:rsid w:val="003C42B6"/>
    <w:rsid w:val="003C4BC8"/>
    <w:rsid w:val="003C69CF"/>
    <w:rsid w:val="003C6ACF"/>
    <w:rsid w:val="003C7025"/>
    <w:rsid w:val="003C79DC"/>
    <w:rsid w:val="003D010C"/>
    <w:rsid w:val="003D0325"/>
    <w:rsid w:val="003D10AF"/>
    <w:rsid w:val="003D15A9"/>
    <w:rsid w:val="003D15B4"/>
    <w:rsid w:val="003D1AD9"/>
    <w:rsid w:val="003D25CD"/>
    <w:rsid w:val="003D2F83"/>
    <w:rsid w:val="003D3AFA"/>
    <w:rsid w:val="003D3CBE"/>
    <w:rsid w:val="003D3E97"/>
    <w:rsid w:val="003D5612"/>
    <w:rsid w:val="003D5869"/>
    <w:rsid w:val="003D5E6D"/>
    <w:rsid w:val="003D633B"/>
    <w:rsid w:val="003D63EF"/>
    <w:rsid w:val="003D688F"/>
    <w:rsid w:val="003D6BD4"/>
    <w:rsid w:val="003D76F8"/>
    <w:rsid w:val="003E0252"/>
    <w:rsid w:val="003E042B"/>
    <w:rsid w:val="003E0CA8"/>
    <w:rsid w:val="003E1042"/>
    <w:rsid w:val="003E1207"/>
    <w:rsid w:val="003E31A5"/>
    <w:rsid w:val="003E3A7E"/>
    <w:rsid w:val="003E3B85"/>
    <w:rsid w:val="003E3DE2"/>
    <w:rsid w:val="003E40C4"/>
    <w:rsid w:val="003E47F9"/>
    <w:rsid w:val="003E533C"/>
    <w:rsid w:val="003E55C2"/>
    <w:rsid w:val="003E5EC5"/>
    <w:rsid w:val="003E5F00"/>
    <w:rsid w:val="003E5FA0"/>
    <w:rsid w:val="003E6E41"/>
    <w:rsid w:val="003E7D48"/>
    <w:rsid w:val="003F03A8"/>
    <w:rsid w:val="003F0868"/>
    <w:rsid w:val="003F0B7B"/>
    <w:rsid w:val="003F0D2F"/>
    <w:rsid w:val="003F1EE3"/>
    <w:rsid w:val="003F2884"/>
    <w:rsid w:val="003F29AE"/>
    <w:rsid w:val="003F29D6"/>
    <w:rsid w:val="003F37B7"/>
    <w:rsid w:val="003F3DD3"/>
    <w:rsid w:val="003F441B"/>
    <w:rsid w:val="003F45DF"/>
    <w:rsid w:val="003F45F2"/>
    <w:rsid w:val="003F46A9"/>
    <w:rsid w:val="003F4D73"/>
    <w:rsid w:val="003F4E4A"/>
    <w:rsid w:val="003F53C5"/>
    <w:rsid w:val="003F5A0E"/>
    <w:rsid w:val="003F61EA"/>
    <w:rsid w:val="003F64D3"/>
    <w:rsid w:val="003F67F1"/>
    <w:rsid w:val="003F766E"/>
    <w:rsid w:val="004004F4"/>
    <w:rsid w:val="0040072A"/>
    <w:rsid w:val="004009E2"/>
    <w:rsid w:val="0040107C"/>
    <w:rsid w:val="00402921"/>
    <w:rsid w:val="00402FB0"/>
    <w:rsid w:val="00405B7C"/>
    <w:rsid w:val="00406658"/>
    <w:rsid w:val="00406A6B"/>
    <w:rsid w:val="00406C2A"/>
    <w:rsid w:val="00407090"/>
    <w:rsid w:val="00407321"/>
    <w:rsid w:val="00407462"/>
    <w:rsid w:val="004075ED"/>
    <w:rsid w:val="00407CEF"/>
    <w:rsid w:val="00407D27"/>
    <w:rsid w:val="00407EF2"/>
    <w:rsid w:val="00410049"/>
    <w:rsid w:val="0041056A"/>
    <w:rsid w:val="00410E58"/>
    <w:rsid w:val="00411110"/>
    <w:rsid w:val="00411F52"/>
    <w:rsid w:val="00412CAE"/>
    <w:rsid w:val="00413343"/>
    <w:rsid w:val="004137DA"/>
    <w:rsid w:val="00413A20"/>
    <w:rsid w:val="00413B42"/>
    <w:rsid w:val="00413E41"/>
    <w:rsid w:val="00414314"/>
    <w:rsid w:val="00414513"/>
    <w:rsid w:val="00414CD0"/>
    <w:rsid w:val="00414F54"/>
    <w:rsid w:val="004155BD"/>
    <w:rsid w:val="00415EBA"/>
    <w:rsid w:val="00416394"/>
    <w:rsid w:val="00416A37"/>
    <w:rsid w:val="00416B1E"/>
    <w:rsid w:val="00416B8C"/>
    <w:rsid w:val="00420A57"/>
    <w:rsid w:val="00420CE7"/>
    <w:rsid w:val="004215CA"/>
    <w:rsid w:val="004217CC"/>
    <w:rsid w:val="00421823"/>
    <w:rsid w:val="00421DE9"/>
    <w:rsid w:val="00422444"/>
    <w:rsid w:val="00422B1D"/>
    <w:rsid w:val="00422EA7"/>
    <w:rsid w:val="00423225"/>
    <w:rsid w:val="00423C8E"/>
    <w:rsid w:val="0042424A"/>
    <w:rsid w:val="00424713"/>
    <w:rsid w:val="00424C15"/>
    <w:rsid w:val="004253CB"/>
    <w:rsid w:val="00425488"/>
    <w:rsid w:val="0042647E"/>
    <w:rsid w:val="0042709F"/>
    <w:rsid w:val="004305B9"/>
    <w:rsid w:val="00430740"/>
    <w:rsid w:val="00430987"/>
    <w:rsid w:val="004317EA"/>
    <w:rsid w:val="0043199F"/>
    <w:rsid w:val="00431A27"/>
    <w:rsid w:val="00431A34"/>
    <w:rsid w:val="00432576"/>
    <w:rsid w:val="0043261D"/>
    <w:rsid w:val="004331E0"/>
    <w:rsid w:val="004335C5"/>
    <w:rsid w:val="0043366B"/>
    <w:rsid w:val="004336EF"/>
    <w:rsid w:val="00433A38"/>
    <w:rsid w:val="00433F8E"/>
    <w:rsid w:val="004350FA"/>
    <w:rsid w:val="0043515C"/>
    <w:rsid w:val="00435640"/>
    <w:rsid w:val="00437DA0"/>
    <w:rsid w:val="00441EDD"/>
    <w:rsid w:val="00442039"/>
    <w:rsid w:val="0044367A"/>
    <w:rsid w:val="0044433A"/>
    <w:rsid w:val="00444DDB"/>
    <w:rsid w:val="00445D58"/>
    <w:rsid w:val="0044627F"/>
    <w:rsid w:val="00446AF8"/>
    <w:rsid w:val="00446E60"/>
    <w:rsid w:val="00446F73"/>
    <w:rsid w:val="004477D5"/>
    <w:rsid w:val="004477EA"/>
    <w:rsid w:val="00447B59"/>
    <w:rsid w:val="00450637"/>
    <w:rsid w:val="00451F96"/>
    <w:rsid w:val="00452342"/>
    <w:rsid w:val="00452F8E"/>
    <w:rsid w:val="00453F92"/>
    <w:rsid w:val="00454178"/>
    <w:rsid w:val="004559C1"/>
    <w:rsid w:val="00456236"/>
    <w:rsid w:val="0045656C"/>
    <w:rsid w:val="00456ADE"/>
    <w:rsid w:val="00456DD7"/>
    <w:rsid w:val="00456DE0"/>
    <w:rsid w:val="0045720C"/>
    <w:rsid w:val="00460340"/>
    <w:rsid w:val="0046043C"/>
    <w:rsid w:val="00460846"/>
    <w:rsid w:val="00460B34"/>
    <w:rsid w:val="004617F0"/>
    <w:rsid w:val="0046345F"/>
    <w:rsid w:val="004659BE"/>
    <w:rsid w:val="00465F88"/>
    <w:rsid w:val="0046661B"/>
    <w:rsid w:val="00467F8C"/>
    <w:rsid w:val="004705CB"/>
    <w:rsid w:val="00471677"/>
    <w:rsid w:val="00473416"/>
    <w:rsid w:val="00474B46"/>
    <w:rsid w:val="00474BEC"/>
    <w:rsid w:val="004751C2"/>
    <w:rsid w:val="004755A2"/>
    <w:rsid w:val="00475B20"/>
    <w:rsid w:val="00476AB3"/>
    <w:rsid w:val="00476B7C"/>
    <w:rsid w:val="00477BF6"/>
    <w:rsid w:val="00480592"/>
    <w:rsid w:val="00480C78"/>
    <w:rsid w:val="00481101"/>
    <w:rsid w:val="00481937"/>
    <w:rsid w:val="00482969"/>
    <w:rsid w:val="00482B16"/>
    <w:rsid w:val="0048518C"/>
    <w:rsid w:val="0048588A"/>
    <w:rsid w:val="00486486"/>
    <w:rsid w:val="0048672D"/>
    <w:rsid w:val="00486AAF"/>
    <w:rsid w:val="00486E00"/>
    <w:rsid w:val="00487999"/>
    <w:rsid w:val="00490252"/>
    <w:rsid w:val="0049067B"/>
    <w:rsid w:val="00490D5F"/>
    <w:rsid w:val="0049195E"/>
    <w:rsid w:val="00492680"/>
    <w:rsid w:val="00492732"/>
    <w:rsid w:val="00492E8A"/>
    <w:rsid w:val="00493756"/>
    <w:rsid w:val="00493A47"/>
    <w:rsid w:val="0049450F"/>
    <w:rsid w:val="0049564E"/>
    <w:rsid w:val="004958B2"/>
    <w:rsid w:val="00495BAB"/>
    <w:rsid w:val="00495D75"/>
    <w:rsid w:val="004968C7"/>
    <w:rsid w:val="00496FBA"/>
    <w:rsid w:val="00497602"/>
    <w:rsid w:val="004A0080"/>
    <w:rsid w:val="004A0088"/>
    <w:rsid w:val="004A0B8A"/>
    <w:rsid w:val="004A1438"/>
    <w:rsid w:val="004A1D6A"/>
    <w:rsid w:val="004A24C4"/>
    <w:rsid w:val="004A2676"/>
    <w:rsid w:val="004A281E"/>
    <w:rsid w:val="004A2BE6"/>
    <w:rsid w:val="004A2E08"/>
    <w:rsid w:val="004A377A"/>
    <w:rsid w:val="004A3AB2"/>
    <w:rsid w:val="004A4273"/>
    <w:rsid w:val="004A497A"/>
    <w:rsid w:val="004A508C"/>
    <w:rsid w:val="004A6EF5"/>
    <w:rsid w:val="004B01FC"/>
    <w:rsid w:val="004B10E7"/>
    <w:rsid w:val="004B13CB"/>
    <w:rsid w:val="004B1937"/>
    <w:rsid w:val="004B2450"/>
    <w:rsid w:val="004B2BD5"/>
    <w:rsid w:val="004B2C50"/>
    <w:rsid w:val="004B382E"/>
    <w:rsid w:val="004B38DA"/>
    <w:rsid w:val="004B42C3"/>
    <w:rsid w:val="004B45EE"/>
    <w:rsid w:val="004B56AB"/>
    <w:rsid w:val="004B6CD9"/>
    <w:rsid w:val="004B74D1"/>
    <w:rsid w:val="004B7667"/>
    <w:rsid w:val="004B7B52"/>
    <w:rsid w:val="004C1B5E"/>
    <w:rsid w:val="004C299D"/>
    <w:rsid w:val="004C2F63"/>
    <w:rsid w:val="004C3345"/>
    <w:rsid w:val="004C38D6"/>
    <w:rsid w:val="004C3C4E"/>
    <w:rsid w:val="004C3DE2"/>
    <w:rsid w:val="004C464E"/>
    <w:rsid w:val="004C4E71"/>
    <w:rsid w:val="004C5CE4"/>
    <w:rsid w:val="004C69C4"/>
    <w:rsid w:val="004C6D59"/>
    <w:rsid w:val="004C74EE"/>
    <w:rsid w:val="004D0530"/>
    <w:rsid w:val="004D0BAD"/>
    <w:rsid w:val="004D0F52"/>
    <w:rsid w:val="004D1B46"/>
    <w:rsid w:val="004D1CE7"/>
    <w:rsid w:val="004D1E6C"/>
    <w:rsid w:val="004D3901"/>
    <w:rsid w:val="004D3B9A"/>
    <w:rsid w:val="004D529A"/>
    <w:rsid w:val="004D52F3"/>
    <w:rsid w:val="004D555D"/>
    <w:rsid w:val="004D5766"/>
    <w:rsid w:val="004D5947"/>
    <w:rsid w:val="004D628D"/>
    <w:rsid w:val="004D65F0"/>
    <w:rsid w:val="004D6783"/>
    <w:rsid w:val="004D67E5"/>
    <w:rsid w:val="004D728E"/>
    <w:rsid w:val="004D72CB"/>
    <w:rsid w:val="004D7492"/>
    <w:rsid w:val="004E0173"/>
    <w:rsid w:val="004E087B"/>
    <w:rsid w:val="004E1103"/>
    <w:rsid w:val="004E197C"/>
    <w:rsid w:val="004E217F"/>
    <w:rsid w:val="004E23A4"/>
    <w:rsid w:val="004E2A1F"/>
    <w:rsid w:val="004E36AB"/>
    <w:rsid w:val="004E3CBA"/>
    <w:rsid w:val="004E50F3"/>
    <w:rsid w:val="004E52EB"/>
    <w:rsid w:val="004E5C31"/>
    <w:rsid w:val="004E6F3F"/>
    <w:rsid w:val="004E71C2"/>
    <w:rsid w:val="004E7663"/>
    <w:rsid w:val="004E7904"/>
    <w:rsid w:val="004E7AD2"/>
    <w:rsid w:val="004F0829"/>
    <w:rsid w:val="004F09C8"/>
    <w:rsid w:val="004F1472"/>
    <w:rsid w:val="004F1D63"/>
    <w:rsid w:val="004F1E4D"/>
    <w:rsid w:val="004F1F21"/>
    <w:rsid w:val="004F2AAE"/>
    <w:rsid w:val="004F327D"/>
    <w:rsid w:val="004F3301"/>
    <w:rsid w:val="004F3639"/>
    <w:rsid w:val="004F3C34"/>
    <w:rsid w:val="004F4A27"/>
    <w:rsid w:val="004F4CF9"/>
    <w:rsid w:val="004F5AC7"/>
    <w:rsid w:val="004F5DAA"/>
    <w:rsid w:val="004F6C2F"/>
    <w:rsid w:val="004F6C51"/>
    <w:rsid w:val="004F707C"/>
    <w:rsid w:val="004F7A92"/>
    <w:rsid w:val="005001B3"/>
    <w:rsid w:val="005006E8"/>
    <w:rsid w:val="00500912"/>
    <w:rsid w:val="005010E0"/>
    <w:rsid w:val="005014A5"/>
    <w:rsid w:val="00501C06"/>
    <w:rsid w:val="00501D6F"/>
    <w:rsid w:val="0050279F"/>
    <w:rsid w:val="00502AEF"/>
    <w:rsid w:val="0050335B"/>
    <w:rsid w:val="005033B2"/>
    <w:rsid w:val="005033C1"/>
    <w:rsid w:val="00503B5B"/>
    <w:rsid w:val="00504138"/>
    <w:rsid w:val="005044CD"/>
    <w:rsid w:val="00505AD4"/>
    <w:rsid w:val="00505B2C"/>
    <w:rsid w:val="00506154"/>
    <w:rsid w:val="00507A55"/>
    <w:rsid w:val="00507C32"/>
    <w:rsid w:val="005106EB"/>
    <w:rsid w:val="0051070C"/>
    <w:rsid w:val="00510A94"/>
    <w:rsid w:val="0051172F"/>
    <w:rsid w:val="00511C95"/>
    <w:rsid w:val="00511F37"/>
    <w:rsid w:val="00512623"/>
    <w:rsid w:val="005142C6"/>
    <w:rsid w:val="0051499F"/>
    <w:rsid w:val="00514D0A"/>
    <w:rsid w:val="00515429"/>
    <w:rsid w:val="005158EC"/>
    <w:rsid w:val="005159C9"/>
    <w:rsid w:val="0051650F"/>
    <w:rsid w:val="00516FC9"/>
    <w:rsid w:val="00517906"/>
    <w:rsid w:val="00517D15"/>
    <w:rsid w:val="00517E5D"/>
    <w:rsid w:val="0052055D"/>
    <w:rsid w:val="00520812"/>
    <w:rsid w:val="0052106D"/>
    <w:rsid w:val="005211FE"/>
    <w:rsid w:val="0052142F"/>
    <w:rsid w:val="0052171B"/>
    <w:rsid w:val="005221F0"/>
    <w:rsid w:val="00522990"/>
    <w:rsid w:val="00522994"/>
    <w:rsid w:val="005237E5"/>
    <w:rsid w:val="00523DCF"/>
    <w:rsid w:val="00523E5A"/>
    <w:rsid w:val="00524994"/>
    <w:rsid w:val="00524EC7"/>
    <w:rsid w:val="005250BD"/>
    <w:rsid w:val="005258E2"/>
    <w:rsid w:val="00525ED0"/>
    <w:rsid w:val="00525FA6"/>
    <w:rsid w:val="005260A8"/>
    <w:rsid w:val="00526458"/>
    <w:rsid w:val="0052688D"/>
    <w:rsid w:val="00526E04"/>
    <w:rsid w:val="00526FB4"/>
    <w:rsid w:val="005270FD"/>
    <w:rsid w:val="005271E6"/>
    <w:rsid w:val="005274CF"/>
    <w:rsid w:val="00530531"/>
    <w:rsid w:val="00530A6C"/>
    <w:rsid w:val="00530B56"/>
    <w:rsid w:val="00530CAB"/>
    <w:rsid w:val="00530D4F"/>
    <w:rsid w:val="00530ECC"/>
    <w:rsid w:val="00530F13"/>
    <w:rsid w:val="00530FCB"/>
    <w:rsid w:val="005311A7"/>
    <w:rsid w:val="005319DE"/>
    <w:rsid w:val="005331A9"/>
    <w:rsid w:val="0053386B"/>
    <w:rsid w:val="0053392A"/>
    <w:rsid w:val="00533B36"/>
    <w:rsid w:val="00533E4B"/>
    <w:rsid w:val="00534316"/>
    <w:rsid w:val="0053484C"/>
    <w:rsid w:val="005363C2"/>
    <w:rsid w:val="00536A4F"/>
    <w:rsid w:val="005371AA"/>
    <w:rsid w:val="00537D6C"/>
    <w:rsid w:val="00537F6A"/>
    <w:rsid w:val="00540A4C"/>
    <w:rsid w:val="00540E97"/>
    <w:rsid w:val="00542343"/>
    <w:rsid w:val="005428BD"/>
    <w:rsid w:val="00542FAB"/>
    <w:rsid w:val="00543FE0"/>
    <w:rsid w:val="00544FA7"/>
    <w:rsid w:val="00545814"/>
    <w:rsid w:val="00545BAA"/>
    <w:rsid w:val="00545F98"/>
    <w:rsid w:val="00547466"/>
    <w:rsid w:val="00547580"/>
    <w:rsid w:val="00547CF4"/>
    <w:rsid w:val="005502EE"/>
    <w:rsid w:val="00551936"/>
    <w:rsid w:val="00552C7F"/>
    <w:rsid w:val="005547DA"/>
    <w:rsid w:val="00554F21"/>
    <w:rsid w:val="0055533A"/>
    <w:rsid w:val="005556AD"/>
    <w:rsid w:val="00556667"/>
    <w:rsid w:val="00556D1A"/>
    <w:rsid w:val="00557072"/>
    <w:rsid w:val="005579A2"/>
    <w:rsid w:val="00557CEF"/>
    <w:rsid w:val="00560013"/>
    <w:rsid w:val="0056004B"/>
    <w:rsid w:val="00560594"/>
    <w:rsid w:val="00560C84"/>
    <w:rsid w:val="005625AD"/>
    <w:rsid w:val="00563239"/>
    <w:rsid w:val="005632A7"/>
    <w:rsid w:val="00564EE2"/>
    <w:rsid w:val="00564F6D"/>
    <w:rsid w:val="00565864"/>
    <w:rsid w:val="00565A23"/>
    <w:rsid w:val="00566369"/>
    <w:rsid w:val="00566CB5"/>
    <w:rsid w:val="0056768C"/>
    <w:rsid w:val="00570186"/>
    <w:rsid w:val="005702A7"/>
    <w:rsid w:val="00570E41"/>
    <w:rsid w:val="005718EA"/>
    <w:rsid w:val="0057324E"/>
    <w:rsid w:val="005733E2"/>
    <w:rsid w:val="005734E4"/>
    <w:rsid w:val="00573810"/>
    <w:rsid w:val="005743A7"/>
    <w:rsid w:val="005746E3"/>
    <w:rsid w:val="00574BF3"/>
    <w:rsid w:val="00574ECB"/>
    <w:rsid w:val="005756C5"/>
    <w:rsid w:val="00575A1E"/>
    <w:rsid w:val="0057630F"/>
    <w:rsid w:val="00577A32"/>
    <w:rsid w:val="00580901"/>
    <w:rsid w:val="00580EEC"/>
    <w:rsid w:val="005810F3"/>
    <w:rsid w:val="0058138D"/>
    <w:rsid w:val="00581BDE"/>
    <w:rsid w:val="00581F7D"/>
    <w:rsid w:val="00582058"/>
    <w:rsid w:val="00582DF0"/>
    <w:rsid w:val="00583DBE"/>
    <w:rsid w:val="00584699"/>
    <w:rsid w:val="00584CFF"/>
    <w:rsid w:val="005852DC"/>
    <w:rsid w:val="00585EDD"/>
    <w:rsid w:val="00585F28"/>
    <w:rsid w:val="00586983"/>
    <w:rsid w:val="00586FF1"/>
    <w:rsid w:val="005871E8"/>
    <w:rsid w:val="0058777A"/>
    <w:rsid w:val="00587E2F"/>
    <w:rsid w:val="00587E70"/>
    <w:rsid w:val="00587FE1"/>
    <w:rsid w:val="00591032"/>
    <w:rsid w:val="00593089"/>
    <w:rsid w:val="005930B0"/>
    <w:rsid w:val="005945E9"/>
    <w:rsid w:val="00594D09"/>
    <w:rsid w:val="00595124"/>
    <w:rsid w:val="00595FCC"/>
    <w:rsid w:val="00596894"/>
    <w:rsid w:val="00596B82"/>
    <w:rsid w:val="005A02AA"/>
    <w:rsid w:val="005A04C9"/>
    <w:rsid w:val="005A0E88"/>
    <w:rsid w:val="005A198D"/>
    <w:rsid w:val="005A21AA"/>
    <w:rsid w:val="005A220A"/>
    <w:rsid w:val="005A2D15"/>
    <w:rsid w:val="005A34E9"/>
    <w:rsid w:val="005A45E9"/>
    <w:rsid w:val="005A4C53"/>
    <w:rsid w:val="005A5822"/>
    <w:rsid w:val="005A5B70"/>
    <w:rsid w:val="005A5C0D"/>
    <w:rsid w:val="005A5F0A"/>
    <w:rsid w:val="005A7480"/>
    <w:rsid w:val="005A7494"/>
    <w:rsid w:val="005A7EC7"/>
    <w:rsid w:val="005B06A3"/>
    <w:rsid w:val="005B0FB4"/>
    <w:rsid w:val="005B1B26"/>
    <w:rsid w:val="005B23CE"/>
    <w:rsid w:val="005B279A"/>
    <w:rsid w:val="005B4355"/>
    <w:rsid w:val="005B49BE"/>
    <w:rsid w:val="005B4E91"/>
    <w:rsid w:val="005B4FF6"/>
    <w:rsid w:val="005B50F1"/>
    <w:rsid w:val="005B54BB"/>
    <w:rsid w:val="005B54E3"/>
    <w:rsid w:val="005B5F59"/>
    <w:rsid w:val="005B636E"/>
    <w:rsid w:val="005B66DB"/>
    <w:rsid w:val="005B67A0"/>
    <w:rsid w:val="005B7500"/>
    <w:rsid w:val="005B7538"/>
    <w:rsid w:val="005C00D9"/>
    <w:rsid w:val="005C1602"/>
    <w:rsid w:val="005C17C1"/>
    <w:rsid w:val="005C1FD0"/>
    <w:rsid w:val="005C208D"/>
    <w:rsid w:val="005C21D1"/>
    <w:rsid w:val="005C2575"/>
    <w:rsid w:val="005C291D"/>
    <w:rsid w:val="005C2F15"/>
    <w:rsid w:val="005C3863"/>
    <w:rsid w:val="005C3A9F"/>
    <w:rsid w:val="005C5294"/>
    <w:rsid w:val="005C5591"/>
    <w:rsid w:val="005C5695"/>
    <w:rsid w:val="005C56F9"/>
    <w:rsid w:val="005C57B6"/>
    <w:rsid w:val="005C5E0E"/>
    <w:rsid w:val="005C5FE7"/>
    <w:rsid w:val="005C6769"/>
    <w:rsid w:val="005C67E1"/>
    <w:rsid w:val="005C6E54"/>
    <w:rsid w:val="005C7F63"/>
    <w:rsid w:val="005D099C"/>
    <w:rsid w:val="005D0D6A"/>
    <w:rsid w:val="005D1867"/>
    <w:rsid w:val="005D19DB"/>
    <w:rsid w:val="005D23B0"/>
    <w:rsid w:val="005D29B2"/>
    <w:rsid w:val="005D2F74"/>
    <w:rsid w:val="005D3105"/>
    <w:rsid w:val="005D3526"/>
    <w:rsid w:val="005D3565"/>
    <w:rsid w:val="005D37F8"/>
    <w:rsid w:val="005D4BAD"/>
    <w:rsid w:val="005D4E5B"/>
    <w:rsid w:val="005D4ED4"/>
    <w:rsid w:val="005D4EDB"/>
    <w:rsid w:val="005D549A"/>
    <w:rsid w:val="005D59A2"/>
    <w:rsid w:val="005D5DB2"/>
    <w:rsid w:val="005D6A84"/>
    <w:rsid w:val="005D6B1D"/>
    <w:rsid w:val="005D7AAD"/>
    <w:rsid w:val="005D7BDD"/>
    <w:rsid w:val="005D7DDA"/>
    <w:rsid w:val="005D7E1D"/>
    <w:rsid w:val="005E04C8"/>
    <w:rsid w:val="005E09CE"/>
    <w:rsid w:val="005E0D4D"/>
    <w:rsid w:val="005E15C8"/>
    <w:rsid w:val="005E18FC"/>
    <w:rsid w:val="005E1AF3"/>
    <w:rsid w:val="005E22B7"/>
    <w:rsid w:val="005E2FEA"/>
    <w:rsid w:val="005E420B"/>
    <w:rsid w:val="005E449D"/>
    <w:rsid w:val="005E4723"/>
    <w:rsid w:val="005E4E22"/>
    <w:rsid w:val="005E4FF6"/>
    <w:rsid w:val="005E532F"/>
    <w:rsid w:val="005E534E"/>
    <w:rsid w:val="005E5E44"/>
    <w:rsid w:val="005E6329"/>
    <w:rsid w:val="005E67C4"/>
    <w:rsid w:val="005F0AE9"/>
    <w:rsid w:val="005F0D26"/>
    <w:rsid w:val="005F1346"/>
    <w:rsid w:val="005F1F50"/>
    <w:rsid w:val="005F2943"/>
    <w:rsid w:val="005F3437"/>
    <w:rsid w:val="005F46D4"/>
    <w:rsid w:val="005F5525"/>
    <w:rsid w:val="005F6562"/>
    <w:rsid w:val="005F68AE"/>
    <w:rsid w:val="005F6B5B"/>
    <w:rsid w:val="005F701B"/>
    <w:rsid w:val="005F7384"/>
    <w:rsid w:val="00600034"/>
    <w:rsid w:val="006001B3"/>
    <w:rsid w:val="00600283"/>
    <w:rsid w:val="0060078C"/>
    <w:rsid w:val="00600CD6"/>
    <w:rsid w:val="00601D0E"/>
    <w:rsid w:val="0060255C"/>
    <w:rsid w:val="00602FA4"/>
    <w:rsid w:val="00603672"/>
    <w:rsid w:val="006045D5"/>
    <w:rsid w:val="00605FD7"/>
    <w:rsid w:val="00607180"/>
    <w:rsid w:val="00607340"/>
    <w:rsid w:val="00607C63"/>
    <w:rsid w:val="006102F5"/>
    <w:rsid w:val="0061073F"/>
    <w:rsid w:val="006109DD"/>
    <w:rsid w:val="00610ACB"/>
    <w:rsid w:val="0061113C"/>
    <w:rsid w:val="00611BF7"/>
    <w:rsid w:val="006133B4"/>
    <w:rsid w:val="00613993"/>
    <w:rsid w:val="00613ACD"/>
    <w:rsid w:val="00613D0D"/>
    <w:rsid w:val="00613FE0"/>
    <w:rsid w:val="00614FEC"/>
    <w:rsid w:val="00615878"/>
    <w:rsid w:val="00615A45"/>
    <w:rsid w:val="00615DD6"/>
    <w:rsid w:val="00615DF6"/>
    <w:rsid w:val="00615EED"/>
    <w:rsid w:val="00616741"/>
    <w:rsid w:val="00616C36"/>
    <w:rsid w:val="00616D25"/>
    <w:rsid w:val="00616E6A"/>
    <w:rsid w:val="00620E6C"/>
    <w:rsid w:val="00621387"/>
    <w:rsid w:val="0062144E"/>
    <w:rsid w:val="0062256A"/>
    <w:rsid w:val="0062320C"/>
    <w:rsid w:val="00623213"/>
    <w:rsid w:val="00623364"/>
    <w:rsid w:val="00624295"/>
    <w:rsid w:val="00625181"/>
    <w:rsid w:val="00625879"/>
    <w:rsid w:val="00625B42"/>
    <w:rsid w:val="006265D5"/>
    <w:rsid w:val="006274A1"/>
    <w:rsid w:val="006306E7"/>
    <w:rsid w:val="006323FC"/>
    <w:rsid w:val="00632988"/>
    <w:rsid w:val="00632F1B"/>
    <w:rsid w:val="00633E5F"/>
    <w:rsid w:val="006346C2"/>
    <w:rsid w:val="00634C07"/>
    <w:rsid w:val="00635C65"/>
    <w:rsid w:val="00637354"/>
    <w:rsid w:val="00640D44"/>
    <w:rsid w:val="00641BE8"/>
    <w:rsid w:val="0064211F"/>
    <w:rsid w:val="00642638"/>
    <w:rsid w:val="006433C3"/>
    <w:rsid w:val="00644D15"/>
    <w:rsid w:val="00644EA2"/>
    <w:rsid w:val="00645099"/>
    <w:rsid w:val="00645A44"/>
    <w:rsid w:val="006462A4"/>
    <w:rsid w:val="0064650D"/>
    <w:rsid w:val="00646534"/>
    <w:rsid w:val="00647411"/>
    <w:rsid w:val="00647550"/>
    <w:rsid w:val="006503FA"/>
    <w:rsid w:val="00651343"/>
    <w:rsid w:val="006513CC"/>
    <w:rsid w:val="00651B56"/>
    <w:rsid w:val="00651B91"/>
    <w:rsid w:val="00651D4D"/>
    <w:rsid w:val="006521BC"/>
    <w:rsid w:val="006521D8"/>
    <w:rsid w:val="00652687"/>
    <w:rsid w:val="00653998"/>
    <w:rsid w:val="006539F3"/>
    <w:rsid w:val="00653D69"/>
    <w:rsid w:val="00653E1C"/>
    <w:rsid w:val="0065555D"/>
    <w:rsid w:val="00655712"/>
    <w:rsid w:val="00657577"/>
    <w:rsid w:val="00657F7B"/>
    <w:rsid w:val="00660633"/>
    <w:rsid w:val="00660DCC"/>
    <w:rsid w:val="006616D5"/>
    <w:rsid w:val="00661EBD"/>
    <w:rsid w:val="006640E3"/>
    <w:rsid w:val="00664BD2"/>
    <w:rsid w:val="00664C8E"/>
    <w:rsid w:val="0066557D"/>
    <w:rsid w:val="006670A5"/>
    <w:rsid w:val="0066795A"/>
    <w:rsid w:val="00667C11"/>
    <w:rsid w:val="006703DE"/>
    <w:rsid w:val="00670AA8"/>
    <w:rsid w:val="00671181"/>
    <w:rsid w:val="006714BF"/>
    <w:rsid w:val="006718F7"/>
    <w:rsid w:val="00672557"/>
    <w:rsid w:val="00673A4F"/>
    <w:rsid w:val="00673B7B"/>
    <w:rsid w:val="00673C39"/>
    <w:rsid w:val="006742C1"/>
    <w:rsid w:val="00674423"/>
    <w:rsid w:val="00674F90"/>
    <w:rsid w:val="00675CB7"/>
    <w:rsid w:val="006764FC"/>
    <w:rsid w:val="00676F91"/>
    <w:rsid w:val="0067712B"/>
    <w:rsid w:val="00680548"/>
    <w:rsid w:val="0068084E"/>
    <w:rsid w:val="00680A9F"/>
    <w:rsid w:val="00680E70"/>
    <w:rsid w:val="00681348"/>
    <w:rsid w:val="006817B4"/>
    <w:rsid w:val="006820B9"/>
    <w:rsid w:val="006824E3"/>
    <w:rsid w:val="006829F3"/>
    <w:rsid w:val="00682C8D"/>
    <w:rsid w:val="00683843"/>
    <w:rsid w:val="00683BCD"/>
    <w:rsid w:val="00684D62"/>
    <w:rsid w:val="0068517B"/>
    <w:rsid w:val="006852A7"/>
    <w:rsid w:val="00685A4A"/>
    <w:rsid w:val="00685C9F"/>
    <w:rsid w:val="00686B91"/>
    <w:rsid w:val="00687988"/>
    <w:rsid w:val="0069053B"/>
    <w:rsid w:val="00690C47"/>
    <w:rsid w:val="0069169F"/>
    <w:rsid w:val="0069174E"/>
    <w:rsid w:val="006927C5"/>
    <w:rsid w:val="006936BC"/>
    <w:rsid w:val="006938E8"/>
    <w:rsid w:val="00693C32"/>
    <w:rsid w:val="0069429F"/>
    <w:rsid w:val="00694C35"/>
    <w:rsid w:val="006953B6"/>
    <w:rsid w:val="00695979"/>
    <w:rsid w:val="00695AE1"/>
    <w:rsid w:val="006960DA"/>
    <w:rsid w:val="00696394"/>
    <w:rsid w:val="00696D82"/>
    <w:rsid w:val="00696DBE"/>
    <w:rsid w:val="0069738B"/>
    <w:rsid w:val="006979A1"/>
    <w:rsid w:val="00697DB5"/>
    <w:rsid w:val="006A06A8"/>
    <w:rsid w:val="006A0F41"/>
    <w:rsid w:val="006A14CA"/>
    <w:rsid w:val="006A2403"/>
    <w:rsid w:val="006A2468"/>
    <w:rsid w:val="006A3B86"/>
    <w:rsid w:val="006A4603"/>
    <w:rsid w:val="006A4CC9"/>
    <w:rsid w:val="006A58C2"/>
    <w:rsid w:val="006A5938"/>
    <w:rsid w:val="006A5CED"/>
    <w:rsid w:val="006A5EC0"/>
    <w:rsid w:val="006A6428"/>
    <w:rsid w:val="006A72C6"/>
    <w:rsid w:val="006A7B69"/>
    <w:rsid w:val="006B040E"/>
    <w:rsid w:val="006B04B0"/>
    <w:rsid w:val="006B072B"/>
    <w:rsid w:val="006B0AA7"/>
    <w:rsid w:val="006B0FFD"/>
    <w:rsid w:val="006B1EC5"/>
    <w:rsid w:val="006B2070"/>
    <w:rsid w:val="006B22B3"/>
    <w:rsid w:val="006B231A"/>
    <w:rsid w:val="006B34A0"/>
    <w:rsid w:val="006B4644"/>
    <w:rsid w:val="006B47F4"/>
    <w:rsid w:val="006B48A1"/>
    <w:rsid w:val="006B5BF0"/>
    <w:rsid w:val="006B5E5C"/>
    <w:rsid w:val="006B68DF"/>
    <w:rsid w:val="006B74C1"/>
    <w:rsid w:val="006B755A"/>
    <w:rsid w:val="006C082C"/>
    <w:rsid w:val="006C26D4"/>
    <w:rsid w:val="006C303C"/>
    <w:rsid w:val="006C340E"/>
    <w:rsid w:val="006C440C"/>
    <w:rsid w:val="006C4A67"/>
    <w:rsid w:val="006C4E51"/>
    <w:rsid w:val="006C54F4"/>
    <w:rsid w:val="006C6328"/>
    <w:rsid w:val="006D008D"/>
    <w:rsid w:val="006D2245"/>
    <w:rsid w:val="006D238B"/>
    <w:rsid w:val="006D2BCD"/>
    <w:rsid w:val="006D2F2A"/>
    <w:rsid w:val="006D3ACE"/>
    <w:rsid w:val="006D4CF0"/>
    <w:rsid w:val="006D5937"/>
    <w:rsid w:val="006D60FF"/>
    <w:rsid w:val="006D675A"/>
    <w:rsid w:val="006D69FF"/>
    <w:rsid w:val="006D74EE"/>
    <w:rsid w:val="006E0159"/>
    <w:rsid w:val="006E03EE"/>
    <w:rsid w:val="006E03F3"/>
    <w:rsid w:val="006E1177"/>
    <w:rsid w:val="006E1306"/>
    <w:rsid w:val="006E1BA6"/>
    <w:rsid w:val="006E20A2"/>
    <w:rsid w:val="006E24B4"/>
    <w:rsid w:val="006E26B1"/>
    <w:rsid w:val="006E2740"/>
    <w:rsid w:val="006E505D"/>
    <w:rsid w:val="006E5158"/>
    <w:rsid w:val="006E5370"/>
    <w:rsid w:val="006E565C"/>
    <w:rsid w:val="006E57A5"/>
    <w:rsid w:val="006E6550"/>
    <w:rsid w:val="006E69E2"/>
    <w:rsid w:val="006E6C03"/>
    <w:rsid w:val="006E76E0"/>
    <w:rsid w:val="006F03E3"/>
    <w:rsid w:val="006F0450"/>
    <w:rsid w:val="006F0451"/>
    <w:rsid w:val="006F0A2F"/>
    <w:rsid w:val="006F0CEE"/>
    <w:rsid w:val="006F0F94"/>
    <w:rsid w:val="006F1752"/>
    <w:rsid w:val="006F22B6"/>
    <w:rsid w:val="006F272C"/>
    <w:rsid w:val="006F27AA"/>
    <w:rsid w:val="006F310D"/>
    <w:rsid w:val="006F31C0"/>
    <w:rsid w:val="006F32C7"/>
    <w:rsid w:val="006F3B5F"/>
    <w:rsid w:val="006F439A"/>
    <w:rsid w:val="006F4B0A"/>
    <w:rsid w:val="006F4C95"/>
    <w:rsid w:val="006F5825"/>
    <w:rsid w:val="006F5F4D"/>
    <w:rsid w:val="006F6392"/>
    <w:rsid w:val="006F7FF2"/>
    <w:rsid w:val="007005D2"/>
    <w:rsid w:val="00701419"/>
    <w:rsid w:val="007021A5"/>
    <w:rsid w:val="00702A59"/>
    <w:rsid w:val="00702B50"/>
    <w:rsid w:val="007032DD"/>
    <w:rsid w:val="0070390A"/>
    <w:rsid w:val="00703F35"/>
    <w:rsid w:val="00704214"/>
    <w:rsid w:val="0070488A"/>
    <w:rsid w:val="00704CC1"/>
    <w:rsid w:val="007050C5"/>
    <w:rsid w:val="00705950"/>
    <w:rsid w:val="00705F4A"/>
    <w:rsid w:val="007062A0"/>
    <w:rsid w:val="007067B5"/>
    <w:rsid w:val="00706F48"/>
    <w:rsid w:val="00707682"/>
    <w:rsid w:val="00707C75"/>
    <w:rsid w:val="00707D34"/>
    <w:rsid w:val="00707FE5"/>
    <w:rsid w:val="0071056D"/>
    <w:rsid w:val="00711574"/>
    <w:rsid w:val="00712231"/>
    <w:rsid w:val="007124DC"/>
    <w:rsid w:val="00712720"/>
    <w:rsid w:val="00712D6B"/>
    <w:rsid w:val="00712D6E"/>
    <w:rsid w:val="00712ED4"/>
    <w:rsid w:val="0071300E"/>
    <w:rsid w:val="007142A2"/>
    <w:rsid w:val="0071492E"/>
    <w:rsid w:val="00714AF8"/>
    <w:rsid w:val="00715069"/>
    <w:rsid w:val="0071550D"/>
    <w:rsid w:val="007157CA"/>
    <w:rsid w:val="00715E99"/>
    <w:rsid w:val="00715FC9"/>
    <w:rsid w:val="00716F05"/>
    <w:rsid w:val="007178A3"/>
    <w:rsid w:val="007201B4"/>
    <w:rsid w:val="00720860"/>
    <w:rsid w:val="00720A01"/>
    <w:rsid w:val="00720AED"/>
    <w:rsid w:val="007211C6"/>
    <w:rsid w:val="00721CF2"/>
    <w:rsid w:val="007222EF"/>
    <w:rsid w:val="007225A8"/>
    <w:rsid w:val="007234C3"/>
    <w:rsid w:val="007246AD"/>
    <w:rsid w:val="00724899"/>
    <w:rsid w:val="00724B8F"/>
    <w:rsid w:val="00725398"/>
    <w:rsid w:val="00725661"/>
    <w:rsid w:val="00725783"/>
    <w:rsid w:val="00726934"/>
    <w:rsid w:val="00727333"/>
    <w:rsid w:val="00730505"/>
    <w:rsid w:val="007317FC"/>
    <w:rsid w:val="00732077"/>
    <w:rsid w:val="00732260"/>
    <w:rsid w:val="007323FF"/>
    <w:rsid w:val="0073247A"/>
    <w:rsid w:val="00732AA9"/>
    <w:rsid w:val="00732F71"/>
    <w:rsid w:val="00733C54"/>
    <w:rsid w:val="00735768"/>
    <w:rsid w:val="0073604A"/>
    <w:rsid w:val="0073627E"/>
    <w:rsid w:val="00736949"/>
    <w:rsid w:val="0074065D"/>
    <w:rsid w:val="007406F7"/>
    <w:rsid w:val="00740814"/>
    <w:rsid w:val="007408FE"/>
    <w:rsid w:val="00740940"/>
    <w:rsid w:val="00740F66"/>
    <w:rsid w:val="00740FC7"/>
    <w:rsid w:val="007411C5"/>
    <w:rsid w:val="007415C7"/>
    <w:rsid w:val="00741BB1"/>
    <w:rsid w:val="00741BFD"/>
    <w:rsid w:val="007424C4"/>
    <w:rsid w:val="007428DB"/>
    <w:rsid w:val="007444DB"/>
    <w:rsid w:val="00745E49"/>
    <w:rsid w:val="00750D97"/>
    <w:rsid w:val="0075172D"/>
    <w:rsid w:val="00751F29"/>
    <w:rsid w:val="00752947"/>
    <w:rsid w:val="00752DDB"/>
    <w:rsid w:val="00753252"/>
    <w:rsid w:val="00753345"/>
    <w:rsid w:val="00753EA8"/>
    <w:rsid w:val="00754AA7"/>
    <w:rsid w:val="00756814"/>
    <w:rsid w:val="00756F1A"/>
    <w:rsid w:val="0075718F"/>
    <w:rsid w:val="0076039B"/>
    <w:rsid w:val="0076059E"/>
    <w:rsid w:val="00760EB6"/>
    <w:rsid w:val="007620DC"/>
    <w:rsid w:val="0076309A"/>
    <w:rsid w:val="00763A9C"/>
    <w:rsid w:val="007645DA"/>
    <w:rsid w:val="00765212"/>
    <w:rsid w:val="00765F6F"/>
    <w:rsid w:val="007660A8"/>
    <w:rsid w:val="00766290"/>
    <w:rsid w:val="007665DB"/>
    <w:rsid w:val="00766D86"/>
    <w:rsid w:val="00767157"/>
    <w:rsid w:val="00770136"/>
    <w:rsid w:val="00770D30"/>
    <w:rsid w:val="00771A53"/>
    <w:rsid w:val="007720BB"/>
    <w:rsid w:val="00772345"/>
    <w:rsid w:val="00772B33"/>
    <w:rsid w:val="00772CA4"/>
    <w:rsid w:val="00773214"/>
    <w:rsid w:val="00773321"/>
    <w:rsid w:val="00774445"/>
    <w:rsid w:val="00774A27"/>
    <w:rsid w:val="007758F4"/>
    <w:rsid w:val="007760A5"/>
    <w:rsid w:val="00776B02"/>
    <w:rsid w:val="00776B7F"/>
    <w:rsid w:val="0077723A"/>
    <w:rsid w:val="00777479"/>
    <w:rsid w:val="0077797C"/>
    <w:rsid w:val="00777EB5"/>
    <w:rsid w:val="007813A2"/>
    <w:rsid w:val="0078150A"/>
    <w:rsid w:val="00782389"/>
    <w:rsid w:val="007834DD"/>
    <w:rsid w:val="007844FD"/>
    <w:rsid w:val="0078474C"/>
    <w:rsid w:val="007852A6"/>
    <w:rsid w:val="007852E5"/>
    <w:rsid w:val="0078531D"/>
    <w:rsid w:val="00785C52"/>
    <w:rsid w:val="00785CB8"/>
    <w:rsid w:val="007860EC"/>
    <w:rsid w:val="00786D6D"/>
    <w:rsid w:val="0078770A"/>
    <w:rsid w:val="00787848"/>
    <w:rsid w:val="0079001B"/>
    <w:rsid w:val="00790505"/>
    <w:rsid w:val="0079096B"/>
    <w:rsid w:val="00790AF3"/>
    <w:rsid w:val="00791339"/>
    <w:rsid w:val="00791ED4"/>
    <w:rsid w:val="00792FED"/>
    <w:rsid w:val="007942D3"/>
    <w:rsid w:val="0079447B"/>
    <w:rsid w:val="007947DC"/>
    <w:rsid w:val="00794A4E"/>
    <w:rsid w:val="00794CE6"/>
    <w:rsid w:val="00794DCE"/>
    <w:rsid w:val="0079513A"/>
    <w:rsid w:val="00795E5E"/>
    <w:rsid w:val="00796D76"/>
    <w:rsid w:val="007976A7"/>
    <w:rsid w:val="007A0B0E"/>
    <w:rsid w:val="007A0C88"/>
    <w:rsid w:val="007A1473"/>
    <w:rsid w:val="007A1968"/>
    <w:rsid w:val="007A1E0E"/>
    <w:rsid w:val="007A27BB"/>
    <w:rsid w:val="007A2EE1"/>
    <w:rsid w:val="007A3982"/>
    <w:rsid w:val="007A4D6D"/>
    <w:rsid w:val="007A6D1E"/>
    <w:rsid w:val="007A7783"/>
    <w:rsid w:val="007A79BB"/>
    <w:rsid w:val="007A7AB8"/>
    <w:rsid w:val="007A7CD4"/>
    <w:rsid w:val="007B0816"/>
    <w:rsid w:val="007B1186"/>
    <w:rsid w:val="007B2420"/>
    <w:rsid w:val="007B3FD4"/>
    <w:rsid w:val="007B473F"/>
    <w:rsid w:val="007B5030"/>
    <w:rsid w:val="007B55FF"/>
    <w:rsid w:val="007B5623"/>
    <w:rsid w:val="007B5A1D"/>
    <w:rsid w:val="007B5B12"/>
    <w:rsid w:val="007B6F1B"/>
    <w:rsid w:val="007B7FBA"/>
    <w:rsid w:val="007C022F"/>
    <w:rsid w:val="007C0597"/>
    <w:rsid w:val="007C0981"/>
    <w:rsid w:val="007C1C25"/>
    <w:rsid w:val="007C1DCA"/>
    <w:rsid w:val="007C2155"/>
    <w:rsid w:val="007C24E9"/>
    <w:rsid w:val="007C378C"/>
    <w:rsid w:val="007C506A"/>
    <w:rsid w:val="007C5633"/>
    <w:rsid w:val="007C5E14"/>
    <w:rsid w:val="007C79EB"/>
    <w:rsid w:val="007C7F0F"/>
    <w:rsid w:val="007D00DE"/>
    <w:rsid w:val="007D059C"/>
    <w:rsid w:val="007D0A07"/>
    <w:rsid w:val="007D0B24"/>
    <w:rsid w:val="007D15BF"/>
    <w:rsid w:val="007D1B81"/>
    <w:rsid w:val="007D1CE0"/>
    <w:rsid w:val="007D21C5"/>
    <w:rsid w:val="007D2B3A"/>
    <w:rsid w:val="007D343E"/>
    <w:rsid w:val="007D4DB6"/>
    <w:rsid w:val="007D53AE"/>
    <w:rsid w:val="007D58E5"/>
    <w:rsid w:val="007D64F5"/>
    <w:rsid w:val="007D6529"/>
    <w:rsid w:val="007D6809"/>
    <w:rsid w:val="007D717B"/>
    <w:rsid w:val="007D794F"/>
    <w:rsid w:val="007E0686"/>
    <w:rsid w:val="007E09C9"/>
    <w:rsid w:val="007E0EDF"/>
    <w:rsid w:val="007E0F4A"/>
    <w:rsid w:val="007E1439"/>
    <w:rsid w:val="007E168E"/>
    <w:rsid w:val="007E1A62"/>
    <w:rsid w:val="007E1AD1"/>
    <w:rsid w:val="007E1D82"/>
    <w:rsid w:val="007E2679"/>
    <w:rsid w:val="007E2949"/>
    <w:rsid w:val="007E29FC"/>
    <w:rsid w:val="007E3CDB"/>
    <w:rsid w:val="007E4737"/>
    <w:rsid w:val="007E4BD9"/>
    <w:rsid w:val="007E4BE0"/>
    <w:rsid w:val="007E52B9"/>
    <w:rsid w:val="007E5549"/>
    <w:rsid w:val="007E6831"/>
    <w:rsid w:val="007E68EB"/>
    <w:rsid w:val="007E756A"/>
    <w:rsid w:val="007F1056"/>
    <w:rsid w:val="007F1455"/>
    <w:rsid w:val="007F30AD"/>
    <w:rsid w:val="007F36DB"/>
    <w:rsid w:val="007F3A33"/>
    <w:rsid w:val="007F3C1A"/>
    <w:rsid w:val="007F3E58"/>
    <w:rsid w:val="007F4268"/>
    <w:rsid w:val="007F5457"/>
    <w:rsid w:val="007F5892"/>
    <w:rsid w:val="007F5B51"/>
    <w:rsid w:val="007F5EF0"/>
    <w:rsid w:val="007F60E1"/>
    <w:rsid w:val="007F6101"/>
    <w:rsid w:val="007F69FE"/>
    <w:rsid w:val="007F6ADE"/>
    <w:rsid w:val="007F6CA1"/>
    <w:rsid w:val="007F6DA1"/>
    <w:rsid w:val="00800566"/>
    <w:rsid w:val="00800C46"/>
    <w:rsid w:val="0080178F"/>
    <w:rsid w:val="00801AB4"/>
    <w:rsid w:val="00801CAD"/>
    <w:rsid w:val="00801FB1"/>
    <w:rsid w:val="00802126"/>
    <w:rsid w:val="00803111"/>
    <w:rsid w:val="0080327D"/>
    <w:rsid w:val="0080388D"/>
    <w:rsid w:val="00804344"/>
    <w:rsid w:val="008046BB"/>
    <w:rsid w:val="00804D2B"/>
    <w:rsid w:val="00805751"/>
    <w:rsid w:val="00805C6F"/>
    <w:rsid w:val="0080652B"/>
    <w:rsid w:val="00806770"/>
    <w:rsid w:val="00806BE6"/>
    <w:rsid w:val="008075AE"/>
    <w:rsid w:val="008100CB"/>
    <w:rsid w:val="008105E5"/>
    <w:rsid w:val="008121CB"/>
    <w:rsid w:val="008121D2"/>
    <w:rsid w:val="008133DA"/>
    <w:rsid w:val="00813516"/>
    <w:rsid w:val="008139D7"/>
    <w:rsid w:val="008139EC"/>
    <w:rsid w:val="00814CD0"/>
    <w:rsid w:val="00815160"/>
    <w:rsid w:val="008157BC"/>
    <w:rsid w:val="00815B47"/>
    <w:rsid w:val="00815FB1"/>
    <w:rsid w:val="008160B1"/>
    <w:rsid w:val="008167D6"/>
    <w:rsid w:val="00816829"/>
    <w:rsid w:val="00816A01"/>
    <w:rsid w:val="00816D02"/>
    <w:rsid w:val="00820DD2"/>
    <w:rsid w:val="008213DC"/>
    <w:rsid w:val="00821519"/>
    <w:rsid w:val="00821721"/>
    <w:rsid w:val="00821A5D"/>
    <w:rsid w:val="00822464"/>
    <w:rsid w:val="008227B2"/>
    <w:rsid w:val="008233F1"/>
    <w:rsid w:val="00823C0E"/>
    <w:rsid w:val="008243B3"/>
    <w:rsid w:val="008246C7"/>
    <w:rsid w:val="00824CB3"/>
    <w:rsid w:val="00824FE0"/>
    <w:rsid w:val="00825B5C"/>
    <w:rsid w:val="00825DBF"/>
    <w:rsid w:val="00826176"/>
    <w:rsid w:val="00826371"/>
    <w:rsid w:val="00826847"/>
    <w:rsid w:val="00826A0E"/>
    <w:rsid w:val="00827357"/>
    <w:rsid w:val="00827586"/>
    <w:rsid w:val="0082766F"/>
    <w:rsid w:val="008279ED"/>
    <w:rsid w:val="00827E2D"/>
    <w:rsid w:val="00827FE9"/>
    <w:rsid w:val="00830784"/>
    <w:rsid w:val="00830D1F"/>
    <w:rsid w:val="0083105C"/>
    <w:rsid w:val="008312E9"/>
    <w:rsid w:val="008313C4"/>
    <w:rsid w:val="008313DF"/>
    <w:rsid w:val="0083144B"/>
    <w:rsid w:val="00832235"/>
    <w:rsid w:val="008322F7"/>
    <w:rsid w:val="008326B9"/>
    <w:rsid w:val="00832793"/>
    <w:rsid w:val="0083303F"/>
    <w:rsid w:val="00833224"/>
    <w:rsid w:val="008332FE"/>
    <w:rsid w:val="008335D3"/>
    <w:rsid w:val="00833E14"/>
    <w:rsid w:val="00834E78"/>
    <w:rsid w:val="0083529F"/>
    <w:rsid w:val="008358E6"/>
    <w:rsid w:val="00835971"/>
    <w:rsid w:val="00835A33"/>
    <w:rsid w:val="008365B3"/>
    <w:rsid w:val="00836C54"/>
    <w:rsid w:val="00836CB3"/>
    <w:rsid w:val="0083735C"/>
    <w:rsid w:val="00837BB6"/>
    <w:rsid w:val="008410D6"/>
    <w:rsid w:val="008411E4"/>
    <w:rsid w:val="0084154D"/>
    <w:rsid w:val="00841EAE"/>
    <w:rsid w:val="00841F48"/>
    <w:rsid w:val="00842AE0"/>
    <w:rsid w:val="0084359D"/>
    <w:rsid w:val="00843B32"/>
    <w:rsid w:val="008440C2"/>
    <w:rsid w:val="00844B48"/>
    <w:rsid w:val="00844B7F"/>
    <w:rsid w:val="008459A9"/>
    <w:rsid w:val="00845B83"/>
    <w:rsid w:val="00847F33"/>
    <w:rsid w:val="00850C0F"/>
    <w:rsid w:val="00852CEF"/>
    <w:rsid w:val="008530A8"/>
    <w:rsid w:val="00853B56"/>
    <w:rsid w:val="00854B3C"/>
    <w:rsid w:val="0085579D"/>
    <w:rsid w:val="008558B2"/>
    <w:rsid w:val="00855A0B"/>
    <w:rsid w:val="00855B7B"/>
    <w:rsid w:val="008569AC"/>
    <w:rsid w:val="008572E1"/>
    <w:rsid w:val="008579D1"/>
    <w:rsid w:val="00857FA5"/>
    <w:rsid w:val="008609B5"/>
    <w:rsid w:val="00860B3C"/>
    <w:rsid w:val="00860BE9"/>
    <w:rsid w:val="00860FC9"/>
    <w:rsid w:val="0086143D"/>
    <w:rsid w:val="00861869"/>
    <w:rsid w:val="00861995"/>
    <w:rsid w:val="00862D29"/>
    <w:rsid w:val="008635B0"/>
    <w:rsid w:val="008637E0"/>
    <w:rsid w:val="00863B84"/>
    <w:rsid w:val="008640F4"/>
    <w:rsid w:val="008648F6"/>
    <w:rsid w:val="008657D5"/>
    <w:rsid w:val="008657E3"/>
    <w:rsid w:val="0086645D"/>
    <w:rsid w:val="00866CC5"/>
    <w:rsid w:val="008701FE"/>
    <w:rsid w:val="0087062A"/>
    <w:rsid w:val="0087082E"/>
    <w:rsid w:val="00870A98"/>
    <w:rsid w:val="00870D3F"/>
    <w:rsid w:val="008710F7"/>
    <w:rsid w:val="008712B0"/>
    <w:rsid w:val="00871F68"/>
    <w:rsid w:val="0087231D"/>
    <w:rsid w:val="00872752"/>
    <w:rsid w:val="00873171"/>
    <w:rsid w:val="00873579"/>
    <w:rsid w:val="00874199"/>
    <w:rsid w:val="00874551"/>
    <w:rsid w:val="00875228"/>
    <w:rsid w:val="00876137"/>
    <w:rsid w:val="00876168"/>
    <w:rsid w:val="008763AC"/>
    <w:rsid w:val="008766F9"/>
    <w:rsid w:val="008772A3"/>
    <w:rsid w:val="00877B10"/>
    <w:rsid w:val="0088017C"/>
    <w:rsid w:val="00880269"/>
    <w:rsid w:val="00880530"/>
    <w:rsid w:val="00880CE9"/>
    <w:rsid w:val="008812A4"/>
    <w:rsid w:val="008824A4"/>
    <w:rsid w:val="00882B5B"/>
    <w:rsid w:val="008830D0"/>
    <w:rsid w:val="008838CD"/>
    <w:rsid w:val="00883D3D"/>
    <w:rsid w:val="00885610"/>
    <w:rsid w:val="00886227"/>
    <w:rsid w:val="00890064"/>
    <w:rsid w:val="008906B8"/>
    <w:rsid w:val="008908B9"/>
    <w:rsid w:val="0089178F"/>
    <w:rsid w:val="00892204"/>
    <w:rsid w:val="00892580"/>
    <w:rsid w:val="00892C5C"/>
    <w:rsid w:val="00894828"/>
    <w:rsid w:val="00894989"/>
    <w:rsid w:val="00894C04"/>
    <w:rsid w:val="00894E49"/>
    <w:rsid w:val="00894ECD"/>
    <w:rsid w:val="008959C5"/>
    <w:rsid w:val="00895CC4"/>
    <w:rsid w:val="00895D1E"/>
    <w:rsid w:val="00896186"/>
    <w:rsid w:val="0089655E"/>
    <w:rsid w:val="00897A8C"/>
    <w:rsid w:val="00897F96"/>
    <w:rsid w:val="008A0977"/>
    <w:rsid w:val="008A14B0"/>
    <w:rsid w:val="008A1D8F"/>
    <w:rsid w:val="008A2009"/>
    <w:rsid w:val="008A2A27"/>
    <w:rsid w:val="008A2BC1"/>
    <w:rsid w:val="008A3D6E"/>
    <w:rsid w:val="008A3F1C"/>
    <w:rsid w:val="008A45F5"/>
    <w:rsid w:val="008A4A72"/>
    <w:rsid w:val="008A4CC8"/>
    <w:rsid w:val="008A4DDA"/>
    <w:rsid w:val="008A4EDE"/>
    <w:rsid w:val="008A4FE2"/>
    <w:rsid w:val="008A5A09"/>
    <w:rsid w:val="008A6074"/>
    <w:rsid w:val="008A6265"/>
    <w:rsid w:val="008A6674"/>
    <w:rsid w:val="008A75DC"/>
    <w:rsid w:val="008A7B7E"/>
    <w:rsid w:val="008B0082"/>
    <w:rsid w:val="008B014E"/>
    <w:rsid w:val="008B0220"/>
    <w:rsid w:val="008B0368"/>
    <w:rsid w:val="008B078B"/>
    <w:rsid w:val="008B1152"/>
    <w:rsid w:val="008B14D9"/>
    <w:rsid w:val="008B1F82"/>
    <w:rsid w:val="008B26D0"/>
    <w:rsid w:val="008B273C"/>
    <w:rsid w:val="008B31E9"/>
    <w:rsid w:val="008B4135"/>
    <w:rsid w:val="008B42D7"/>
    <w:rsid w:val="008B4B46"/>
    <w:rsid w:val="008B4B99"/>
    <w:rsid w:val="008B5B5B"/>
    <w:rsid w:val="008B5E71"/>
    <w:rsid w:val="008B6667"/>
    <w:rsid w:val="008B68AB"/>
    <w:rsid w:val="008B718C"/>
    <w:rsid w:val="008B7E30"/>
    <w:rsid w:val="008C068A"/>
    <w:rsid w:val="008C0C37"/>
    <w:rsid w:val="008C0ED6"/>
    <w:rsid w:val="008C1C39"/>
    <w:rsid w:val="008C25E2"/>
    <w:rsid w:val="008C391A"/>
    <w:rsid w:val="008C3A13"/>
    <w:rsid w:val="008C45D4"/>
    <w:rsid w:val="008C4EAE"/>
    <w:rsid w:val="008C4F33"/>
    <w:rsid w:val="008C5C60"/>
    <w:rsid w:val="008C683A"/>
    <w:rsid w:val="008C6FF4"/>
    <w:rsid w:val="008C75C5"/>
    <w:rsid w:val="008D0370"/>
    <w:rsid w:val="008D0DC4"/>
    <w:rsid w:val="008D0DFF"/>
    <w:rsid w:val="008D1A22"/>
    <w:rsid w:val="008D2296"/>
    <w:rsid w:val="008D275A"/>
    <w:rsid w:val="008D3CB8"/>
    <w:rsid w:val="008D4A76"/>
    <w:rsid w:val="008D4E31"/>
    <w:rsid w:val="008D50A4"/>
    <w:rsid w:val="008D5566"/>
    <w:rsid w:val="008D59A2"/>
    <w:rsid w:val="008D5AAB"/>
    <w:rsid w:val="008D5C43"/>
    <w:rsid w:val="008D602F"/>
    <w:rsid w:val="008D6F4E"/>
    <w:rsid w:val="008D6F78"/>
    <w:rsid w:val="008D7479"/>
    <w:rsid w:val="008D7D2D"/>
    <w:rsid w:val="008E10BE"/>
    <w:rsid w:val="008E10CE"/>
    <w:rsid w:val="008E2333"/>
    <w:rsid w:val="008E296A"/>
    <w:rsid w:val="008E29ED"/>
    <w:rsid w:val="008E2C7D"/>
    <w:rsid w:val="008E312C"/>
    <w:rsid w:val="008E3585"/>
    <w:rsid w:val="008E3E3C"/>
    <w:rsid w:val="008E3EAD"/>
    <w:rsid w:val="008E4912"/>
    <w:rsid w:val="008E552A"/>
    <w:rsid w:val="008E55C8"/>
    <w:rsid w:val="008E5E68"/>
    <w:rsid w:val="008E66F9"/>
    <w:rsid w:val="008E67E1"/>
    <w:rsid w:val="008E79B8"/>
    <w:rsid w:val="008E7A9D"/>
    <w:rsid w:val="008E7DFB"/>
    <w:rsid w:val="008F0420"/>
    <w:rsid w:val="008F0478"/>
    <w:rsid w:val="008F107C"/>
    <w:rsid w:val="008F1515"/>
    <w:rsid w:val="008F29CD"/>
    <w:rsid w:val="008F31A6"/>
    <w:rsid w:val="008F362D"/>
    <w:rsid w:val="008F3702"/>
    <w:rsid w:val="008F37BE"/>
    <w:rsid w:val="008F432E"/>
    <w:rsid w:val="008F4D7A"/>
    <w:rsid w:val="008F4F31"/>
    <w:rsid w:val="008F5694"/>
    <w:rsid w:val="008F59AF"/>
    <w:rsid w:val="008F5E02"/>
    <w:rsid w:val="008F6819"/>
    <w:rsid w:val="008F6FEF"/>
    <w:rsid w:val="008F7046"/>
    <w:rsid w:val="008F71B8"/>
    <w:rsid w:val="008F7D89"/>
    <w:rsid w:val="00900E7F"/>
    <w:rsid w:val="0090172B"/>
    <w:rsid w:val="009017CE"/>
    <w:rsid w:val="009019B7"/>
    <w:rsid w:val="00901B24"/>
    <w:rsid w:val="00901C2C"/>
    <w:rsid w:val="009020AF"/>
    <w:rsid w:val="0090242D"/>
    <w:rsid w:val="00902E42"/>
    <w:rsid w:val="00903068"/>
    <w:rsid w:val="00903B62"/>
    <w:rsid w:val="00904E05"/>
    <w:rsid w:val="0090595D"/>
    <w:rsid w:val="00905A0E"/>
    <w:rsid w:val="00906218"/>
    <w:rsid w:val="00906872"/>
    <w:rsid w:val="00907C9C"/>
    <w:rsid w:val="00911249"/>
    <w:rsid w:val="009116E0"/>
    <w:rsid w:val="00913258"/>
    <w:rsid w:val="00914282"/>
    <w:rsid w:val="009143FB"/>
    <w:rsid w:val="00914E65"/>
    <w:rsid w:val="009153EA"/>
    <w:rsid w:val="00915751"/>
    <w:rsid w:val="009158F4"/>
    <w:rsid w:val="00916331"/>
    <w:rsid w:val="009176FA"/>
    <w:rsid w:val="00917EC6"/>
    <w:rsid w:val="009200DC"/>
    <w:rsid w:val="0092117C"/>
    <w:rsid w:val="00921371"/>
    <w:rsid w:val="00921481"/>
    <w:rsid w:val="00921826"/>
    <w:rsid w:val="009227B0"/>
    <w:rsid w:val="00922CAA"/>
    <w:rsid w:val="009248F7"/>
    <w:rsid w:val="00924BA1"/>
    <w:rsid w:val="009251F1"/>
    <w:rsid w:val="00925409"/>
    <w:rsid w:val="00925443"/>
    <w:rsid w:val="009260BD"/>
    <w:rsid w:val="0092625F"/>
    <w:rsid w:val="00926F65"/>
    <w:rsid w:val="00927123"/>
    <w:rsid w:val="00927320"/>
    <w:rsid w:val="0093055F"/>
    <w:rsid w:val="00930DA5"/>
    <w:rsid w:val="009313CB"/>
    <w:rsid w:val="009313EC"/>
    <w:rsid w:val="00931E9B"/>
    <w:rsid w:val="0093277A"/>
    <w:rsid w:val="00932B3C"/>
    <w:rsid w:val="00932D30"/>
    <w:rsid w:val="0093471F"/>
    <w:rsid w:val="009365C7"/>
    <w:rsid w:val="009365D2"/>
    <w:rsid w:val="00936A56"/>
    <w:rsid w:val="009374DA"/>
    <w:rsid w:val="00937BCF"/>
    <w:rsid w:val="0094001D"/>
    <w:rsid w:val="0094039C"/>
    <w:rsid w:val="00940551"/>
    <w:rsid w:val="009414B2"/>
    <w:rsid w:val="009414C2"/>
    <w:rsid w:val="00942A52"/>
    <w:rsid w:val="00942C1C"/>
    <w:rsid w:val="00944504"/>
    <w:rsid w:val="00944884"/>
    <w:rsid w:val="00944A24"/>
    <w:rsid w:val="00944B5A"/>
    <w:rsid w:val="00945A73"/>
    <w:rsid w:val="00945A9E"/>
    <w:rsid w:val="00945B02"/>
    <w:rsid w:val="0094674D"/>
    <w:rsid w:val="009468A5"/>
    <w:rsid w:val="00946D40"/>
    <w:rsid w:val="0094721E"/>
    <w:rsid w:val="009502C0"/>
    <w:rsid w:val="00950B2D"/>
    <w:rsid w:val="00950F12"/>
    <w:rsid w:val="00952721"/>
    <w:rsid w:val="009529C0"/>
    <w:rsid w:val="00952C66"/>
    <w:rsid w:val="009532F3"/>
    <w:rsid w:val="009536F0"/>
    <w:rsid w:val="009538BF"/>
    <w:rsid w:val="00953A09"/>
    <w:rsid w:val="00953C11"/>
    <w:rsid w:val="009546AA"/>
    <w:rsid w:val="0095481E"/>
    <w:rsid w:val="00954E48"/>
    <w:rsid w:val="009557EC"/>
    <w:rsid w:val="0095591B"/>
    <w:rsid w:val="0095613F"/>
    <w:rsid w:val="00956221"/>
    <w:rsid w:val="009566C3"/>
    <w:rsid w:val="0095797A"/>
    <w:rsid w:val="00957A15"/>
    <w:rsid w:val="0096043A"/>
    <w:rsid w:val="00960B54"/>
    <w:rsid w:val="009623DC"/>
    <w:rsid w:val="009626B1"/>
    <w:rsid w:val="00962800"/>
    <w:rsid w:val="009637FF"/>
    <w:rsid w:val="00963F31"/>
    <w:rsid w:val="009656D7"/>
    <w:rsid w:val="00965D0D"/>
    <w:rsid w:val="00966B67"/>
    <w:rsid w:val="00966E2D"/>
    <w:rsid w:val="00966F3D"/>
    <w:rsid w:val="0096742D"/>
    <w:rsid w:val="0096769A"/>
    <w:rsid w:val="00967B10"/>
    <w:rsid w:val="00970BC8"/>
    <w:rsid w:val="009711BE"/>
    <w:rsid w:val="009712CD"/>
    <w:rsid w:val="009715A6"/>
    <w:rsid w:val="0097170C"/>
    <w:rsid w:val="00971F78"/>
    <w:rsid w:val="00972D1C"/>
    <w:rsid w:val="00973308"/>
    <w:rsid w:val="00973D3F"/>
    <w:rsid w:val="009745F2"/>
    <w:rsid w:val="00975BE0"/>
    <w:rsid w:val="00975E96"/>
    <w:rsid w:val="00976340"/>
    <w:rsid w:val="0097680A"/>
    <w:rsid w:val="0097686B"/>
    <w:rsid w:val="00976EB0"/>
    <w:rsid w:val="00977E8D"/>
    <w:rsid w:val="00980146"/>
    <w:rsid w:val="009804E7"/>
    <w:rsid w:val="00980D5C"/>
    <w:rsid w:val="00981036"/>
    <w:rsid w:val="00983099"/>
    <w:rsid w:val="0098387D"/>
    <w:rsid w:val="00983BEE"/>
    <w:rsid w:val="00983D6A"/>
    <w:rsid w:val="00983E8C"/>
    <w:rsid w:val="009843EF"/>
    <w:rsid w:val="00984668"/>
    <w:rsid w:val="009854B2"/>
    <w:rsid w:val="009855C8"/>
    <w:rsid w:val="00986340"/>
    <w:rsid w:val="00986341"/>
    <w:rsid w:val="00986497"/>
    <w:rsid w:val="00986B18"/>
    <w:rsid w:val="009870C8"/>
    <w:rsid w:val="009874BE"/>
    <w:rsid w:val="009876C4"/>
    <w:rsid w:val="0099069B"/>
    <w:rsid w:val="0099091F"/>
    <w:rsid w:val="009912F6"/>
    <w:rsid w:val="00991ACE"/>
    <w:rsid w:val="009936DF"/>
    <w:rsid w:val="009937DB"/>
    <w:rsid w:val="00993C01"/>
    <w:rsid w:val="00994837"/>
    <w:rsid w:val="009953F4"/>
    <w:rsid w:val="009958E6"/>
    <w:rsid w:val="0099754F"/>
    <w:rsid w:val="009977E6"/>
    <w:rsid w:val="00997851"/>
    <w:rsid w:val="00997FC6"/>
    <w:rsid w:val="009A0232"/>
    <w:rsid w:val="009A0387"/>
    <w:rsid w:val="009A0898"/>
    <w:rsid w:val="009A122B"/>
    <w:rsid w:val="009A1725"/>
    <w:rsid w:val="009A2F03"/>
    <w:rsid w:val="009A3C50"/>
    <w:rsid w:val="009A4553"/>
    <w:rsid w:val="009A5079"/>
    <w:rsid w:val="009A5378"/>
    <w:rsid w:val="009A579C"/>
    <w:rsid w:val="009A5A5F"/>
    <w:rsid w:val="009A6284"/>
    <w:rsid w:val="009A64CA"/>
    <w:rsid w:val="009A6E6F"/>
    <w:rsid w:val="009A77E2"/>
    <w:rsid w:val="009A7D14"/>
    <w:rsid w:val="009B091C"/>
    <w:rsid w:val="009B21AD"/>
    <w:rsid w:val="009B2B1B"/>
    <w:rsid w:val="009B2E80"/>
    <w:rsid w:val="009B30EA"/>
    <w:rsid w:val="009B34D6"/>
    <w:rsid w:val="009B456A"/>
    <w:rsid w:val="009B4EFA"/>
    <w:rsid w:val="009B511D"/>
    <w:rsid w:val="009B5710"/>
    <w:rsid w:val="009B6229"/>
    <w:rsid w:val="009B62B5"/>
    <w:rsid w:val="009B7638"/>
    <w:rsid w:val="009B7859"/>
    <w:rsid w:val="009C04F9"/>
    <w:rsid w:val="009C067E"/>
    <w:rsid w:val="009C0E03"/>
    <w:rsid w:val="009C1BC9"/>
    <w:rsid w:val="009C1FD9"/>
    <w:rsid w:val="009C289B"/>
    <w:rsid w:val="009C2DA7"/>
    <w:rsid w:val="009C30E8"/>
    <w:rsid w:val="009C4B66"/>
    <w:rsid w:val="009C53A1"/>
    <w:rsid w:val="009C5709"/>
    <w:rsid w:val="009C57A9"/>
    <w:rsid w:val="009C624C"/>
    <w:rsid w:val="009C63D7"/>
    <w:rsid w:val="009C6D20"/>
    <w:rsid w:val="009C6E0D"/>
    <w:rsid w:val="009C73DE"/>
    <w:rsid w:val="009C783E"/>
    <w:rsid w:val="009C7B3C"/>
    <w:rsid w:val="009D0161"/>
    <w:rsid w:val="009D03B1"/>
    <w:rsid w:val="009D0B36"/>
    <w:rsid w:val="009D17B4"/>
    <w:rsid w:val="009D1CF4"/>
    <w:rsid w:val="009D2917"/>
    <w:rsid w:val="009D3596"/>
    <w:rsid w:val="009D3A95"/>
    <w:rsid w:val="009D42FC"/>
    <w:rsid w:val="009D4BB1"/>
    <w:rsid w:val="009D4FD0"/>
    <w:rsid w:val="009D5007"/>
    <w:rsid w:val="009D52C1"/>
    <w:rsid w:val="009D5960"/>
    <w:rsid w:val="009D5D87"/>
    <w:rsid w:val="009D6720"/>
    <w:rsid w:val="009E0160"/>
    <w:rsid w:val="009E0CAE"/>
    <w:rsid w:val="009E142E"/>
    <w:rsid w:val="009E40DA"/>
    <w:rsid w:val="009E4A32"/>
    <w:rsid w:val="009E4B39"/>
    <w:rsid w:val="009E6654"/>
    <w:rsid w:val="009E667C"/>
    <w:rsid w:val="009E7009"/>
    <w:rsid w:val="009E70E6"/>
    <w:rsid w:val="009E7318"/>
    <w:rsid w:val="009F048C"/>
    <w:rsid w:val="009F05B3"/>
    <w:rsid w:val="009F0CAF"/>
    <w:rsid w:val="009F0DCA"/>
    <w:rsid w:val="009F0E6D"/>
    <w:rsid w:val="009F11E2"/>
    <w:rsid w:val="009F17E9"/>
    <w:rsid w:val="009F1E9E"/>
    <w:rsid w:val="009F22BD"/>
    <w:rsid w:val="009F2850"/>
    <w:rsid w:val="009F292E"/>
    <w:rsid w:val="009F3521"/>
    <w:rsid w:val="009F4E14"/>
    <w:rsid w:val="009F681D"/>
    <w:rsid w:val="009F68E4"/>
    <w:rsid w:val="009F7187"/>
    <w:rsid w:val="009F7558"/>
    <w:rsid w:val="009F7FFC"/>
    <w:rsid w:val="00A007F3"/>
    <w:rsid w:val="00A012D9"/>
    <w:rsid w:val="00A019B8"/>
    <w:rsid w:val="00A01B67"/>
    <w:rsid w:val="00A0215D"/>
    <w:rsid w:val="00A0226E"/>
    <w:rsid w:val="00A02408"/>
    <w:rsid w:val="00A02579"/>
    <w:rsid w:val="00A02BB8"/>
    <w:rsid w:val="00A04A8A"/>
    <w:rsid w:val="00A05787"/>
    <w:rsid w:val="00A05838"/>
    <w:rsid w:val="00A064E3"/>
    <w:rsid w:val="00A0671C"/>
    <w:rsid w:val="00A07128"/>
    <w:rsid w:val="00A07C9D"/>
    <w:rsid w:val="00A10693"/>
    <w:rsid w:val="00A10F62"/>
    <w:rsid w:val="00A120B0"/>
    <w:rsid w:val="00A12A1E"/>
    <w:rsid w:val="00A1330F"/>
    <w:rsid w:val="00A135A8"/>
    <w:rsid w:val="00A13BB4"/>
    <w:rsid w:val="00A13BE4"/>
    <w:rsid w:val="00A14559"/>
    <w:rsid w:val="00A14E6F"/>
    <w:rsid w:val="00A1525E"/>
    <w:rsid w:val="00A15813"/>
    <w:rsid w:val="00A159F6"/>
    <w:rsid w:val="00A15A4A"/>
    <w:rsid w:val="00A17C70"/>
    <w:rsid w:val="00A17E90"/>
    <w:rsid w:val="00A2186B"/>
    <w:rsid w:val="00A2353D"/>
    <w:rsid w:val="00A24EE6"/>
    <w:rsid w:val="00A2518C"/>
    <w:rsid w:val="00A2556B"/>
    <w:rsid w:val="00A26827"/>
    <w:rsid w:val="00A2738C"/>
    <w:rsid w:val="00A27571"/>
    <w:rsid w:val="00A27A85"/>
    <w:rsid w:val="00A27CF2"/>
    <w:rsid w:val="00A27F94"/>
    <w:rsid w:val="00A3037E"/>
    <w:rsid w:val="00A30406"/>
    <w:rsid w:val="00A31C04"/>
    <w:rsid w:val="00A326AC"/>
    <w:rsid w:val="00A326D8"/>
    <w:rsid w:val="00A32B73"/>
    <w:rsid w:val="00A33C42"/>
    <w:rsid w:val="00A33EB3"/>
    <w:rsid w:val="00A3784B"/>
    <w:rsid w:val="00A37BD2"/>
    <w:rsid w:val="00A40531"/>
    <w:rsid w:val="00A406C9"/>
    <w:rsid w:val="00A41BD4"/>
    <w:rsid w:val="00A42068"/>
    <w:rsid w:val="00A43016"/>
    <w:rsid w:val="00A430FE"/>
    <w:rsid w:val="00A43EA6"/>
    <w:rsid w:val="00A44447"/>
    <w:rsid w:val="00A448A4"/>
    <w:rsid w:val="00A449FB"/>
    <w:rsid w:val="00A44D16"/>
    <w:rsid w:val="00A452D4"/>
    <w:rsid w:val="00A45533"/>
    <w:rsid w:val="00A45B49"/>
    <w:rsid w:val="00A46248"/>
    <w:rsid w:val="00A472A6"/>
    <w:rsid w:val="00A4774E"/>
    <w:rsid w:val="00A4796D"/>
    <w:rsid w:val="00A50519"/>
    <w:rsid w:val="00A50B49"/>
    <w:rsid w:val="00A5163C"/>
    <w:rsid w:val="00A523C3"/>
    <w:rsid w:val="00A52485"/>
    <w:rsid w:val="00A5282E"/>
    <w:rsid w:val="00A528A3"/>
    <w:rsid w:val="00A52E10"/>
    <w:rsid w:val="00A535E9"/>
    <w:rsid w:val="00A53713"/>
    <w:rsid w:val="00A53877"/>
    <w:rsid w:val="00A545AD"/>
    <w:rsid w:val="00A54C98"/>
    <w:rsid w:val="00A55416"/>
    <w:rsid w:val="00A55717"/>
    <w:rsid w:val="00A55887"/>
    <w:rsid w:val="00A567F7"/>
    <w:rsid w:val="00A56E38"/>
    <w:rsid w:val="00A5717F"/>
    <w:rsid w:val="00A57208"/>
    <w:rsid w:val="00A57F52"/>
    <w:rsid w:val="00A6000A"/>
    <w:rsid w:val="00A61583"/>
    <w:rsid w:val="00A61BA7"/>
    <w:rsid w:val="00A63086"/>
    <w:rsid w:val="00A647D1"/>
    <w:rsid w:val="00A6609A"/>
    <w:rsid w:val="00A670E7"/>
    <w:rsid w:val="00A67740"/>
    <w:rsid w:val="00A67CB5"/>
    <w:rsid w:val="00A700B1"/>
    <w:rsid w:val="00A705DC"/>
    <w:rsid w:val="00A720A8"/>
    <w:rsid w:val="00A722DE"/>
    <w:rsid w:val="00A7432A"/>
    <w:rsid w:val="00A7482A"/>
    <w:rsid w:val="00A76008"/>
    <w:rsid w:val="00A76082"/>
    <w:rsid w:val="00A761D0"/>
    <w:rsid w:val="00A76672"/>
    <w:rsid w:val="00A76842"/>
    <w:rsid w:val="00A76850"/>
    <w:rsid w:val="00A80430"/>
    <w:rsid w:val="00A821A8"/>
    <w:rsid w:val="00A8303A"/>
    <w:rsid w:val="00A833D1"/>
    <w:rsid w:val="00A84792"/>
    <w:rsid w:val="00A84A3A"/>
    <w:rsid w:val="00A84AEC"/>
    <w:rsid w:val="00A84DB4"/>
    <w:rsid w:val="00A84F07"/>
    <w:rsid w:val="00A860BE"/>
    <w:rsid w:val="00A86358"/>
    <w:rsid w:val="00A86F2E"/>
    <w:rsid w:val="00A90143"/>
    <w:rsid w:val="00A9089C"/>
    <w:rsid w:val="00A911F1"/>
    <w:rsid w:val="00A91254"/>
    <w:rsid w:val="00A91950"/>
    <w:rsid w:val="00A91C79"/>
    <w:rsid w:val="00A91F47"/>
    <w:rsid w:val="00A92212"/>
    <w:rsid w:val="00A922B7"/>
    <w:rsid w:val="00A923F2"/>
    <w:rsid w:val="00A92969"/>
    <w:rsid w:val="00A92A6E"/>
    <w:rsid w:val="00A92E0D"/>
    <w:rsid w:val="00A939C5"/>
    <w:rsid w:val="00A93A7F"/>
    <w:rsid w:val="00A9407F"/>
    <w:rsid w:val="00A946DB"/>
    <w:rsid w:val="00A94836"/>
    <w:rsid w:val="00A94F00"/>
    <w:rsid w:val="00A972E1"/>
    <w:rsid w:val="00A97BC2"/>
    <w:rsid w:val="00A97F97"/>
    <w:rsid w:val="00AA0DBF"/>
    <w:rsid w:val="00AA13D6"/>
    <w:rsid w:val="00AA155E"/>
    <w:rsid w:val="00AA15E4"/>
    <w:rsid w:val="00AA1F6A"/>
    <w:rsid w:val="00AA39DE"/>
    <w:rsid w:val="00AA408C"/>
    <w:rsid w:val="00AA4BB4"/>
    <w:rsid w:val="00AA5978"/>
    <w:rsid w:val="00AA69A9"/>
    <w:rsid w:val="00AA6B1D"/>
    <w:rsid w:val="00AA6D4F"/>
    <w:rsid w:val="00AB1097"/>
    <w:rsid w:val="00AB156A"/>
    <w:rsid w:val="00AB1F04"/>
    <w:rsid w:val="00AB2714"/>
    <w:rsid w:val="00AB3EEA"/>
    <w:rsid w:val="00AB4EAB"/>
    <w:rsid w:val="00AB5A96"/>
    <w:rsid w:val="00AB5CF3"/>
    <w:rsid w:val="00AB5FC9"/>
    <w:rsid w:val="00AB6217"/>
    <w:rsid w:val="00AC025E"/>
    <w:rsid w:val="00AC0B9D"/>
    <w:rsid w:val="00AC0C33"/>
    <w:rsid w:val="00AC1282"/>
    <w:rsid w:val="00AC15B1"/>
    <w:rsid w:val="00AC2F34"/>
    <w:rsid w:val="00AC42B2"/>
    <w:rsid w:val="00AC4860"/>
    <w:rsid w:val="00AC5E40"/>
    <w:rsid w:val="00AC60A4"/>
    <w:rsid w:val="00AC637C"/>
    <w:rsid w:val="00AC6AA2"/>
    <w:rsid w:val="00AC7331"/>
    <w:rsid w:val="00AC7442"/>
    <w:rsid w:val="00AC75C4"/>
    <w:rsid w:val="00AC7CEF"/>
    <w:rsid w:val="00AD0604"/>
    <w:rsid w:val="00AD0613"/>
    <w:rsid w:val="00AD139C"/>
    <w:rsid w:val="00AD15E2"/>
    <w:rsid w:val="00AD173F"/>
    <w:rsid w:val="00AD18B3"/>
    <w:rsid w:val="00AD1AFF"/>
    <w:rsid w:val="00AD1B51"/>
    <w:rsid w:val="00AD1F78"/>
    <w:rsid w:val="00AD2AAE"/>
    <w:rsid w:val="00AD4125"/>
    <w:rsid w:val="00AD436E"/>
    <w:rsid w:val="00AD4C32"/>
    <w:rsid w:val="00AD4E4E"/>
    <w:rsid w:val="00AD4EC6"/>
    <w:rsid w:val="00AD4EEF"/>
    <w:rsid w:val="00AD4F13"/>
    <w:rsid w:val="00AD4F67"/>
    <w:rsid w:val="00AD5347"/>
    <w:rsid w:val="00AD5483"/>
    <w:rsid w:val="00AD54BC"/>
    <w:rsid w:val="00AD557A"/>
    <w:rsid w:val="00AD622D"/>
    <w:rsid w:val="00AD6637"/>
    <w:rsid w:val="00AD6E5F"/>
    <w:rsid w:val="00AD70CB"/>
    <w:rsid w:val="00AD7576"/>
    <w:rsid w:val="00AD77DB"/>
    <w:rsid w:val="00AE0447"/>
    <w:rsid w:val="00AE1553"/>
    <w:rsid w:val="00AE1C6A"/>
    <w:rsid w:val="00AE1F95"/>
    <w:rsid w:val="00AE2270"/>
    <w:rsid w:val="00AE2D7C"/>
    <w:rsid w:val="00AE2DBA"/>
    <w:rsid w:val="00AE2E58"/>
    <w:rsid w:val="00AE337B"/>
    <w:rsid w:val="00AE39CB"/>
    <w:rsid w:val="00AE3A02"/>
    <w:rsid w:val="00AE4370"/>
    <w:rsid w:val="00AE492B"/>
    <w:rsid w:val="00AE5541"/>
    <w:rsid w:val="00AE55FE"/>
    <w:rsid w:val="00AE610E"/>
    <w:rsid w:val="00AE71D9"/>
    <w:rsid w:val="00AE755F"/>
    <w:rsid w:val="00AF0083"/>
    <w:rsid w:val="00AF0319"/>
    <w:rsid w:val="00AF03B6"/>
    <w:rsid w:val="00AF072C"/>
    <w:rsid w:val="00AF1070"/>
    <w:rsid w:val="00AF1D45"/>
    <w:rsid w:val="00AF2434"/>
    <w:rsid w:val="00AF2A22"/>
    <w:rsid w:val="00AF2D9D"/>
    <w:rsid w:val="00AF3170"/>
    <w:rsid w:val="00AF37D0"/>
    <w:rsid w:val="00AF3E7C"/>
    <w:rsid w:val="00AF415F"/>
    <w:rsid w:val="00AF4B71"/>
    <w:rsid w:val="00AF4F6D"/>
    <w:rsid w:val="00AF5946"/>
    <w:rsid w:val="00AF59E5"/>
    <w:rsid w:val="00AF6196"/>
    <w:rsid w:val="00AF64B2"/>
    <w:rsid w:val="00AF7222"/>
    <w:rsid w:val="00AF75F0"/>
    <w:rsid w:val="00AF77FF"/>
    <w:rsid w:val="00B00730"/>
    <w:rsid w:val="00B00E6A"/>
    <w:rsid w:val="00B014BD"/>
    <w:rsid w:val="00B01753"/>
    <w:rsid w:val="00B018E6"/>
    <w:rsid w:val="00B01B6B"/>
    <w:rsid w:val="00B02521"/>
    <w:rsid w:val="00B040A7"/>
    <w:rsid w:val="00B04A27"/>
    <w:rsid w:val="00B04D4D"/>
    <w:rsid w:val="00B04D96"/>
    <w:rsid w:val="00B0536A"/>
    <w:rsid w:val="00B05B6F"/>
    <w:rsid w:val="00B074DF"/>
    <w:rsid w:val="00B077B5"/>
    <w:rsid w:val="00B078FB"/>
    <w:rsid w:val="00B10510"/>
    <w:rsid w:val="00B10C5D"/>
    <w:rsid w:val="00B115CF"/>
    <w:rsid w:val="00B11AAE"/>
    <w:rsid w:val="00B12A30"/>
    <w:rsid w:val="00B134F8"/>
    <w:rsid w:val="00B13DE4"/>
    <w:rsid w:val="00B13E20"/>
    <w:rsid w:val="00B14352"/>
    <w:rsid w:val="00B14BD7"/>
    <w:rsid w:val="00B15508"/>
    <w:rsid w:val="00B15A5A"/>
    <w:rsid w:val="00B17AD5"/>
    <w:rsid w:val="00B17ED8"/>
    <w:rsid w:val="00B20054"/>
    <w:rsid w:val="00B210B0"/>
    <w:rsid w:val="00B21775"/>
    <w:rsid w:val="00B2188C"/>
    <w:rsid w:val="00B21E89"/>
    <w:rsid w:val="00B222B6"/>
    <w:rsid w:val="00B22DAB"/>
    <w:rsid w:val="00B2407E"/>
    <w:rsid w:val="00B241AD"/>
    <w:rsid w:val="00B24679"/>
    <w:rsid w:val="00B247AF"/>
    <w:rsid w:val="00B2511C"/>
    <w:rsid w:val="00B25E58"/>
    <w:rsid w:val="00B26167"/>
    <w:rsid w:val="00B26555"/>
    <w:rsid w:val="00B26AAE"/>
    <w:rsid w:val="00B277B6"/>
    <w:rsid w:val="00B27C37"/>
    <w:rsid w:val="00B27EA8"/>
    <w:rsid w:val="00B303A6"/>
    <w:rsid w:val="00B30834"/>
    <w:rsid w:val="00B30D81"/>
    <w:rsid w:val="00B31E30"/>
    <w:rsid w:val="00B336F1"/>
    <w:rsid w:val="00B344CC"/>
    <w:rsid w:val="00B34702"/>
    <w:rsid w:val="00B34723"/>
    <w:rsid w:val="00B3476E"/>
    <w:rsid w:val="00B34CAA"/>
    <w:rsid w:val="00B34CD7"/>
    <w:rsid w:val="00B34E4C"/>
    <w:rsid w:val="00B35064"/>
    <w:rsid w:val="00B356CB"/>
    <w:rsid w:val="00B35BA9"/>
    <w:rsid w:val="00B35E4B"/>
    <w:rsid w:val="00B36281"/>
    <w:rsid w:val="00B364CC"/>
    <w:rsid w:val="00B370A2"/>
    <w:rsid w:val="00B370A9"/>
    <w:rsid w:val="00B37D3F"/>
    <w:rsid w:val="00B37EA6"/>
    <w:rsid w:val="00B4316E"/>
    <w:rsid w:val="00B43688"/>
    <w:rsid w:val="00B436D7"/>
    <w:rsid w:val="00B45050"/>
    <w:rsid w:val="00B450EF"/>
    <w:rsid w:val="00B4555B"/>
    <w:rsid w:val="00B46AB7"/>
    <w:rsid w:val="00B50C19"/>
    <w:rsid w:val="00B50F8C"/>
    <w:rsid w:val="00B51106"/>
    <w:rsid w:val="00B5198C"/>
    <w:rsid w:val="00B519EA"/>
    <w:rsid w:val="00B51FC0"/>
    <w:rsid w:val="00B524FB"/>
    <w:rsid w:val="00B52AFB"/>
    <w:rsid w:val="00B54736"/>
    <w:rsid w:val="00B553B9"/>
    <w:rsid w:val="00B5552F"/>
    <w:rsid w:val="00B55664"/>
    <w:rsid w:val="00B55B08"/>
    <w:rsid w:val="00B55D0A"/>
    <w:rsid w:val="00B55E96"/>
    <w:rsid w:val="00B5662A"/>
    <w:rsid w:val="00B57AAB"/>
    <w:rsid w:val="00B604FB"/>
    <w:rsid w:val="00B61159"/>
    <w:rsid w:val="00B61574"/>
    <w:rsid w:val="00B62712"/>
    <w:rsid w:val="00B62DD8"/>
    <w:rsid w:val="00B63444"/>
    <w:rsid w:val="00B63A34"/>
    <w:rsid w:val="00B63C90"/>
    <w:rsid w:val="00B64175"/>
    <w:rsid w:val="00B645D3"/>
    <w:rsid w:val="00B66F4D"/>
    <w:rsid w:val="00B6738F"/>
    <w:rsid w:val="00B70134"/>
    <w:rsid w:val="00B70890"/>
    <w:rsid w:val="00B70A88"/>
    <w:rsid w:val="00B70CE8"/>
    <w:rsid w:val="00B70DC0"/>
    <w:rsid w:val="00B714C0"/>
    <w:rsid w:val="00B7163A"/>
    <w:rsid w:val="00B71C4C"/>
    <w:rsid w:val="00B7307A"/>
    <w:rsid w:val="00B7345C"/>
    <w:rsid w:val="00B73AA8"/>
    <w:rsid w:val="00B73E58"/>
    <w:rsid w:val="00B7410C"/>
    <w:rsid w:val="00B745EE"/>
    <w:rsid w:val="00B752B6"/>
    <w:rsid w:val="00B753F7"/>
    <w:rsid w:val="00B75B28"/>
    <w:rsid w:val="00B77669"/>
    <w:rsid w:val="00B77CB0"/>
    <w:rsid w:val="00B802D5"/>
    <w:rsid w:val="00B808DB"/>
    <w:rsid w:val="00B8098A"/>
    <w:rsid w:val="00B810A6"/>
    <w:rsid w:val="00B81368"/>
    <w:rsid w:val="00B813E3"/>
    <w:rsid w:val="00B81BF2"/>
    <w:rsid w:val="00B8213D"/>
    <w:rsid w:val="00B823DC"/>
    <w:rsid w:val="00B82637"/>
    <w:rsid w:val="00B829A0"/>
    <w:rsid w:val="00B83184"/>
    <w:rsid w:val="00B831B7"/>
    <w:rsid w:val="00B837B0"/>
    <w:rsid w:val="00B84F5A"/>
    <w:rsid w:val="00B856E8"/>
    <w:rsid w:val="00B85D2A"/>
    <w:rsid w:val="00B86A4D"/>
    <w:rsid w:val="00B87732"/>
    <w:rsid w:val="00B87EB9"/>
    <w:rsid w:val="00B9066D"/>
    <w:rsid w:val="00B90EDE"/>
    <w:rsid w:val="00B93AAD"/>
    <w:rsid w:val="00B93D6E"/>
    <w:rsid w:val="00B95014"/>
    <w:rsid w:val="00B979BE"/>
    <w:rsid w:val="00B97EE6"/>
    <w:rsid w:val="00BA0458"/>
    <w:rsid w:val="00BA08F6"/>
    <w:rsid w:val="00BA08F7"/>
    <w:rsid w:val="00BA15A3"/>
    <w:rsid w:val="00BA22AA"/>
    <w:rsid w:val="00BA32D4"/>
    <w:rsid w:val="00BA3F67"/>
    <w:rsid w:val="00BA4171"/>
    <w:rsid w:val="00BA4744"/>
    <w:rsid w:val="00BA47B4"/>
    <w:rsid w:val="00BA4BDC"/>
    <w:rsid w:val="00BA4DF5"/>
    <w:rsid w:val="00BA512A"/>
    <w:rsid w:val="00BA523F"/>
    <w:rsid w:val="00BA5948"/>
    <w:rsid w:val="00BA5BDC"/>
    <w:rsid w:val="00BA669D"/>
    <w:rsid w:val="00BA6814"/>
    <w:rsid w:val="00BA717B"/>
    <w:rsid w:val="00BA7736"/>
    <w:rsid w:val="00BA786D"/>
    <w:rsid w:val="00BA78EE"/>
    <w:rsid w:val="00BB07F4"/>
    <w:rsid w:val="00BB0BFC"/>
    <w:rsid w:val="00BB0D0B"/>
    <w:rsid w:val="00BB18FE"/>
    <w:rsid w:val="00BB19E2"/>
    <w:rsid w:val="00BB23A3"/>
    <w:rsid w:val="00BB2AA6"/>
    <w:rsid w:val="00BB2C36"/>
    <w:rsid w:val="00BB3035"/>
    <w:rsid w:val="00BB3961"/>
    <w:rsid w:val="00BB3EDC"/>
    <w:rsid w:val="00BB5583"/>
    <w:rsid w:val="00BB61F6"/>
    <w:rsid w:val="00BB71B7"/>
    <w:rsid w:val="00BB79F1"/>
    <w:rsid w:val="00BB7A25"/>
    <w:rsid w:val="00BB7B31"/>
    <w:rsid w:val="00BC08D4"/>
    <w:rsid w:val="00BC0F7A"/>
    <w:rsid w:val="00BC0FDD"/>
    <w:rsid w:val="00BC13E9"/>
    <w:rsid w:val="00BC1BA4"/>
    <w:rsid w:val="00BC1DF2"/>
    <w:rsid w:val="00BC22DB"/>
    <w:rsid w:val="00BC24F5"/>
    <w:rsid w:val="00BC2CF3"/>
    <w:rsid w:val="00BC3CCE"/>
    <w:rsid w:val="00BC3D63"/>
    <w:rsid w:val="00BC4EB5"/>
    <w:rsid w:val="00BC5006"/>
    <w:rsid w:val="00BC5134"/>
    <w:rsid w:val="00BC53AF"/>
    <w:rsid w:val="00BC6090"/>
    <w:rsid w:val="00BC60FC"/>
    <w:rsid w:val="00BC76B5"/>
    <w:rsid w:val="00BD01E8"/>
    <w:rsid w:val="00BD0347"/>
    <w:rsid w:val="00BD0C79"/>
    <w:rsid w:val="00BD176D"/>
    <w:rsid w:val="00BD2A59"/>
    <w:rsid w:val="00BD2ADB"/>
    <w:rsid w:val="00BD34F8"/>
    <w:rsid w:val="00BD3E90"/>
    <w:rsid w:val="00BD41EB"/>
    <w:rsid w:val="00BD4325"/>
    <w:rsid w:val="00BD43D5"/>
    <w:rsid w:val="00BD449A"/>
    <w:rsid w:val="00BD465D"/>
    <w:rsid w:val="00BD4CAD"/>
    <w:rsid w:val="00BD508F"/>
    <w:rsid w:val="00BD50C5"/>
    <w:rsid w:val="00BD58DC"/>
    <w:rsid w:val="00BD72B8"/>
    <w:rsid w:val="00BD763D"/>
    <w:rsid w:val="00BD79FE"/>
    <w:rsid w:val="00BE116C"/>
    <w:rsid w:val="00BE1DC7"/>
    <w:rsid w:val="00BE20B3"/>
    <w:rsid w:val="00BE24AD"/>
    <w:rsid w:val="00BE340F"/>
    <w:rsid w:val="00BE362E"/>
    <w:rsid w:val="00BE3B33"/>
    <w:rsid w:val="00BE4ADC"/>
    <w:rsid w:val="00BE5FFC"/>
    <w:rsid w:val="00BE6299"/>
    <w:rsid w:val="00BE63D2"/>
    <w:rsid w:val="00BE6633"/>
    <w:rsid w:val="00BE692C"/>
    <w:rsid w:val="00BE69F4"/>
    <w:rsid w:val="00BE7BFF"/>
    <w:rsid w:val="00BF159C"/>
    <w:rsid w:val="00BF23E3"/>
    <w:rsid w:val="00BF28FE"/>
    <w:rsid w:val="00BF2D0C"/>
    <w:rsid w:val="00BF312B"/>
    <w:rsid w:val="00BF3E6C"/>
    <w:rsid w:val="00BF429C"/>
    <w:rsid w:val="00BF4B29"/>
    <w:rsid w:val="00BF5685"/>
    <w:rsid w:val="00BF56B3"/>
    <w:rsid w:val="00BF5A1D"/>
    <w:rsid w:val="00BF62A8"/>
    <w:rsid w:val="00BF6482"/>
    <w:rsid w:val="00BF6DCB"/>
    <w:rsid w:val="00C00FA9"/>
    <w:rsid w:val="00C01289"/>
    <w:rsid w:val="00C01AAF"/>
    <w:rsid w:val="00C01B71"/>
    <w:rsid w:val="00C01DE9"/>
    <w:rsid w:val="00C02AD4"/>
    <w:rsid w:val="00C03682"/>
    <w:rsid w:val="00C036B3"/>
    <w:rsid w:val="00C036C9"/>
    <w:rsid w:val="00C0526D"/>
    <w:rsid w:val="00C05A23"/>
    <w:rsid w:val="00C05CBC"/>
    <w:rsid w:val="00C0680B"/>
    <w:rsid w:val="00C06AD2"/>
    <w:rsid w:val="00C07622"/>
    <w:rsid w:val="00C07AA1"/>
    <w:rsid w:val="00C10367"/>
    <w:rsid w:val="00C10812"/>
    <w:rsid w:val="00C108B7"/>
    <w:rsid w:val="00C12C2B"/>
    <w:rsid w:val="00C12EE5"/>
    <w:rsid w:val="00C13434"/>
    <w:rsid w:val="00C13A4E"/>
    <w:rsid w:val="00C14FD6"/>
    <w:rsid w:val="00C156E6"/>
    <w:rsid w:val="00C159B4"/>
    <w:rsid w:val="00C15DB4"/>
    <w:rsid w:val="00C16817"/>
    <w:rsid w:val="00C16914"/>
    <w:rsid w:val="00C16E13"/>
    <w:rsid w:val="00C175B9"/>
    <w:rsid w:val="00C20650"/>
    <w:rsid w:val="00C211DC"/>
    <w:rsid w:val="00C21676"/>
    <w:rsid w:val="00C21D04"/>
    <w:rsid w:val="00C21E0C"/>
    <w:rsid w:val="00C21E9C"/>
    <w:rsid w:val="00C22EF5"/>
    <w:rsid w:val="00C23B1D"/>
    <w:rsid w:val="00C243DC"/>
    <w:rsid w:val="00C246DC"/>
    <w:rsid w:val="00C248D6"/>
    <w:rsid w:val="00C2496C"/>
    <w:rsid w:val="00C25283"/>
    <w:rsid w:val="00C252FA"/>
    <w:rsid w:val="00C25EA7"/>
    <w:rsid w:val="00C25EDF"/>
    <w:rsid w:val="00C263BF"/>
    <w:rsid w:val="00C26739"/>
    <w:rsid w:val="00C2686F"/>
    <w:rsid w:val="00C27437"/>
    <w:rsid w:val="00C27C54"/>
    <w:rsid w:val="00C30757"/>
    <w:rsid w:val="00C307C6"/>
    <w:rsid w:val="00C31DBE"/>
    <w:rsid w:val="00C32AB5"/>
    <w:rsid w:val="00C32C62"/>
    <w:rsid w:val="00C339BC"/>
    <w:rsid w:val="00C346C2"/>
    <w:rsid w:val="00C350A9"/>
    <w:rsid w:val="00C35C16"/>
    <w:rsid w:val="00C35D79"/>
    <w:rsid w:val="00C36D00"/>
    <w:rsid w:val="00C3732D"/>
    <w:rsid w:val="00C3738C"/>
    <w:rsid w:val="00C37764"/>
    <w:rsid w:val="00C37C65"/>
    <w:rsid w:val="00C40A66"/>
    <w:rsid w:val="00C40B76"/>
    <w:rsid w:val="00C42132"/>
    <w:rsid w:val="00C427F2"/>
    <w:rsid w:val="00C4295F"/>
    <w:rsid w:val="00C42DEA"/>
    <w:rsid w:val="00C43F34"/>
    <w:rsid w:val="00C4465A"/>
    <w:rsid w:val="00C44760"/>
    <w:rsid w:val="00C448EA"/>
    <w:rsid w:val="00C46E51"/>
    <w:rsid w:val="00C47657"/>
    <w:rsid w:val="00C47D87"/>
    <w:rsid w:val="00C50202"/>
    <w:rsid w:val="00C50D40"/>
    <w:rsid w:val="00C51DCD"/>
    <w:rsid w:val="00C5212B"/>
    <w:rsid w:val="00C526BE"/>
    <w:rsid w:val="00C52C7F"/>
    <w:rsid w:val="00C53673"/>
    <w:rsid w:val="00C5420E"/>
    <w:rsid w:val="00C553B6"/>
    <w:rsid w:val="00C55EF5"/>
    <w:rsid w:val="00C55F45"/>
    <w:rsid w:val="00C56437"/>
    <w:rsid w:val="00C56A12"/>
    <w:rsid w:val="00C56C98"/>
    <w:rsid w:val="00C57075"/>
    <w:rsid w:val="00C571BB"/>
    <w:rsid w:val="00C57527"/>
    <w:rsid w:val="00C57F2F"/>
    <w:rsid w:val="00C6054B"/>
    <w:rsid w:val="00C61297"/>
    <w:rsid w:val="00C615C3"/>
    <w:rsid w:val="00C6266F"/>
    <w:rsid w:val="00C626F5"/>
    <w:rsid w:val="00C627CE"/>
    <w:rsid w:val="00C63600"/>
    <w:rsid w:val="00C63E52"/>
    <w:rsid w:val="00C64776"/>
    <w:rsid w:val="00C64780"/>
    <w:rsid w:val="00C648D4"/>
    <w:rsid w:val="00C64F13"/>
    <w:rsid w:val="00C65A9A"/>
    <w:rsid w:val="00C670A5"/>
    <w:rsid w:val="00C671CC"/>
    <w:rsid w:val="00C67875"/>
    <w:rsid w:val="00C67BBA"/>
    <w:rsid w:val="00C70873"/>
    <w:rsid w:val="00C71684"/>
    <w:rsid w:val="00C73CA6"/>
    <w:rsid w:val="00C745DD"/>
    <w:rsid w:val="00C74DBE"/>
    <w:rsid w:val="00C751F7"/>
    <w:rsid w:val="00C75829"/>
    <w:rsid w:val="00C75920"/>
    <w:rsid w:val="00C7668C"/>
    <w:rsid w:val="00C767E1"/>
    <w:rsid w:val="00C76D5E"/>
    <w:rsid w:val="00C7732E"/>
    <w:rsid w:val="00C7748F"/>
    <w:rsid w:val="00C777F0"/>
    <w:rsid w:val="00C779D6"/>
    <w:rsid w:val="00C80516"/>
    <w:rsid w:val="00C80A71"/>
    <w:rsid w:val="00C80CC2"/>
    <w:rsid w:val="00C80F01"/>
    <w:rsid w:val="00C80F27"/>
    <w:rsid w:val="00C82571"/>
    <w:rsid w:val="00C82772"/>
    <w:rsid w:val="00C82BA5"/>
    <w:rsid w:val="00C8463B"/>
    <w:rsid w:val="00C851C5"/>
    <w:rsid w:val="00C85880"/>
    <w:rsid w:val="00C86958"/>
    <w:rsid w:val="00C86988"/>
    <w:rsid w:val="00C86A0F"/>
    <w:rsid w:val="00C86D1A"/>
    <w:rsid w:val="00C907DB"/>
    <w:rsid w:val="00C91D26"/>
    <w:rsid w:val="00C91F7D"/>
    <w:rsid w:val="00C9207D"/>
    <w:rsid w:val="00C925FF"/>
    <w:rsid w:val="00C9299A"/>
    <w:rsid w:val="00C92AF6"/>
    <w:rsid w:val="00C92C87"/>
    <w:rsid w:val="00C92DBE"/>
    <w:rsid w:val="00C93C1C"/>
    <w:rsid w:val="00C95216"/>
    <w:rsid w:val="00C95972"/>
    <w:rsid w:val="00C96429"/>
    <w:rsid w:val="00C966DC"/>
    <w:rsid w:val="00C96B8D"/>
    <w:rsid w:val="00C96F68"/>
    <w:rsid w:val="00C9723E"/>
    <w:rsid w:val="00C972CB"/>
    <w:rsid w:val="00CA0925"/>
    <w:rsid w:val="00CA0C2D"/>
    <w:rsid w:val="00CA1CDD"/>
    <w:rsid w:val="00CA1FE7"/>
    <w:rsid w:val="00CA2041"/>
    <w:rsid w:val="00CA26F4"/>
    <w:rsid w:val="00CA27CC"/>
    <w:rsid w:val="00CA32D2"/>
    <w:rsid w:val="00CA3DFA"/>
    <w:rsid w:val="00CA3ED1"/>
    <w:rsid w:val="00CA44DC"/>
    <w:rsid w:val="00CA57EB"/>
    <w:rsid w:val="00CA63F0"/>
    <w:rsid w:val="00CA68AD"/>
    <w:rsid w:val="00CA72BF"/>
    <w:rsid w:val="00CA764E"/>
    <w:rsid w:val="00CA7AF3"/>
    <w:rsid w:val="00CA7EC3"/>
    <w:rsid w:val="00CB032C"/>
    <w:rsid w:val="00CB09AF"/>
    <w:rsid w:val="00CB0E1F"/>
    <w:rsid w:val="00CB10D3"/>
    <w:rsid w:val="00CB29D4"/>
    <w:rsid w:val="00CB31E1"/>
    <w:rsid w:val="00CB3691"/>
    <w:rsid w:val="00CB3FF3"/>
    <w:rsid w:val="00CB45DE"/>
    <w:rsid w:val="00CB4860"/>
    <w:rsid w:val="00CB4A0E"/>
    <w:rsid w:val="00CB531F"/>
    <w:rsid w:val="00CB53AE"/>
    <w:rsid w:val="00CB575E"/>
    <w:rsid w:val="00CB5A67"/>
    <w:rsid w:val="00CB65F8"/>
    <w:rsid w:val="00CB6B98"/>
    <w:rsid w:val="00CB6CD6"/>
    <w:rsid w:val="00CB7F49"/>
    <w:rsid w:val="00CC0176"/>
    <w:rsid w:val="00CC09D9"/>
    <w:rsid w:val="00CC1CE9"/>
    <w:rsid w:val="00CC205A"/>
    <w:rsid w:val="00CC2433"/>
    <w:rsid w:val="00CC284D"/>
    <w:rsid w:val="00CC28F4"/>
    <w:rsid w:val="00CC31BE"/>
    <w:rsid w:val="00CC34FC"/>
    <w:rsid w:val="00CC479A"/>
    <w:rsid w:val="00CC6169"/>
    <w:rsid w:val="00CC68DF"/>
    <w:rsid w:val="00CC6CBE"/>
    <w:rsid w:val="00CC7AE9"/>
    <w:rsid w:val="00CD0171"/>
    <w:rsid w:val="00CD0271"/>
    <w:rsid w:val="00CD0493"/>
    <w:rsid w:val="00CD088B"/>
    <w:rsid w:val="00CD1341"/>
    <w:rsid w:val="00CD1A0D"/>
    <w:rsid w:val="00CD26A6"/>
    <w:rsid w:val="00CD2F05"/>
    <w:rsid w:val="00CD41FE"/>
    <w:rsid w:val="00CD4335"/>
    <w:rsid w:val="00CD4560"/>
    <w:rsid w:val="00CD496B"/>
    <w:rsid w:val="00CD4B71"/>
    <w:rsid w:val="00CD58FD"/>
    <w:rsid w:val="00CD5B06"/>
    <w:rsid w:val="00CD5E5E"/>
    <w:rsid w:val="00CD6273"/>
    <w:rsid w:val="00CD7468"/>
    <w:rsid w:val="00CD7A66"/>
    <w:rsid w:val="00CE0BC8"/>
    <w:rsid w:val="00CE132D"/>
    <w:rsid w:val="00CE279A"/>
    <w:rsid w:val="00CE3072"/>
    <w:rsid w:val="00CE3105"/>
    <w:rsid w:val="00CE5137"/>
    <w:rsid w:val="00CE5165"/>
    <w:rsid w:val="00CE554F"/>
    <w:rsid w:val="00CE5938"/>
    <w:rsid w:val="00CE5981"/>
    <w:rsid w:val="00CE5B36"/>
    <w:rsid w:val="00CE6FD8"/>
    <w:rsid w:val="00CE7887"/>
    <w:rsid w:val="00CF00C9"/>
    <w:rsid w:val="00CF0708"/>
    <w:rsid w:val="00CF0FA2"/>
    <w:rsid w:val="00CF0FED"/>
    <w:rsid w:val="00CF1B23"/>
    <w:rsid w:val="00CF1BDA"/>
    <w:rsid w:val="00CF1D66"/>
    <w:rsid w:val="00CF1D88"/>
    <w:rsid w:val="00CF3878"/>
    <w:rsid w:val="00CF3E37"/>
    <w:rsid w:val="00CF4105"/>
    <w:rsid w:val="00CF42E1"/>
    <w:rsid w:val="00CF4E75"/>
    <w:rsid w:val="00CF51BD"/>
    <w:rsid w:val="00CF5643"/>
    <w:rsid w:val="00CF5F94"/>
    <w:rsid w:val="00CF6385"/>
    <w:rsid w:val="00CF691A"/>
    <w:rsid w:val="00CF6BF3"/>
    <w:rsid w:val="00CF6F3B"/>
    <w:rsid w:val="00CF77AC"/>
    <w:rsid w:val="00D001F7"/>
    <w:rsid w:val="00D00362"/>
    <w:rsid w:val="00D00AB2"/>
    <w:rsid w:val="00D00B54"/>
    <w:rsid w:val="00D00D5A"/>
    <w:rsid w:val="00D012BC"/>
    <w:rsid w:val="00D01ABE"/>
    <w:rsid w:val="00D0218B"/>
    <w:rsid w:val="00D02347"/>
    <w:rsid w:val="00D02522"/>
    <w:rsid w:val="00D02771"/>
    <w:rsid w:val="00D029B8"/>
    <w:rsid w:val="00D02C0C"/>
    <w:rsid w:val="00D035AB"/>
    <w:rsid w:val="00D03AF8"/>
    <w:rsid w:val="00D03F57"/>
    <w:rsid w:val="00D03FC9"/>
    <w:rsid w:val="00D040F4"/>
    <w:rsid w:val="00D0410F"/>
    <w:rsid w:val="00D04581"/>
    <w:rsid w:val="00D04B69"/>
    <w:rsid w:val="00D05083"/>
    <w:rsid w:val="00D0753B"/>
    <w:rsid w:val="00D112A7"/>
    <w:rsid w:val="00D113EA"/>
    <w:rsid w:val="00D116F2"/>
    <w:rsid w:val="00D125CB"/>
    <w:rsid w:val="00D129BA"/>
    <w:rsid w:val="00D12E7B"/>
    <w:rsid w:val="00D1387F"/>
    <w:rsid w:val="00D138D6"/>
    <w:rsid w:val="00D13BD9"/>
    <w:rsid w:val="00D146D3"/>
    <w:rsid w:val="00D15C21"/>
    <w:rsid w:val="00D15C58"/>
    <w:rsid w:val="00D163F5"/>
    <w:rsid w:val="00D165E4"/>
    <w:rsid w:val="00D17227"/>
    <w:rsid w:val="00D17E20"/>
    <w:rsid w:val="00D17F1E"/>
    <w:rsid w:val="00D20502"/>
    <w:rsid w:val="00D20A5B"/>
    <w:rsid w:val="00D21B82"/>
    <w:rsid w:val="00D21BD6"/>
    <w:rsid w:val="00D22DFB"/>
    <w:rsid w:val="00D23139"/>
    <w:rsid w:val="00D234D2"/>
    <w:rsid w:val="00D2355B"/>
    <w:rsid w:val="00D2387F"/>
    <w:rsid w:val="00D23AD7"/>
    <w:rsid w:val="00D242FC"/>
    <w:rsid w:val="00D24523"/>
    <w:rsid w:val="00D24CBD"/>
    <w:rsid w:val="00D25252"/>
    <w:rsid w:val="00D25E02"/>
    <w:rsid w:val="00D265EF"/>
    <w:rsid w:val="00D26769"/>
    <w:rsid w:val="00D26BEB"/>
    <w:rsid w:val="00D2711B"/>
    <w:rsid w:val="00D273A1"/>
    <w:rsid w:val="00D27D29"/>
    <w:rsid w:val="00D302C1"/>
    <w:rsid w:val="00D3151D"/>
    <w:rsid w:val="00D31A2C"/>
    <w:rsid w:val="00D325F5"/>
    <w:rsid w:val="00D32AE2"/>
    <w:rsid w:val="00D3333C"/>
    <w:rsid w:val="00D3405B"/>
    <w:rsid w:val="00D34E07"/>
    <w:rsid w:val="00D35486"/>
    <w:rsid w:val="00D36487"/>
    <w:rsid w:val="00D36842"/>
    <w:rsid w:val="00D369BA"/>
    <w:rsid w:val="00D3704C"/>
    <w:rsid w:val="00D37D51"/>
    <w:rsid w:val="00D40272"/>
    <w:rsid w:val="00D40BA1"/>
    <w:rsid w:val="00D420EA"/>
    <w:rsid w:val="00D42398"/>
    <w:rsid w:val="00D4256A"/>
    <w:rsid w:val="00D44309"/>
    <w:rsid w:val="00D46023"/>
    <w:rsid w:val="00D47278"/>
    <w:rsid w:val="00D47394"/>
    <w:rsid w:val="00D4747B"/>
    <w:rsid w:val="00D50026"/>
    <w:rsid w:val="00D5045F"/>
    <w:rsid w:val="00D504B5"/>
    <w:rsid w:val="00D50D2F"/>
    <w:rsid w:val="00D51473"/>
    <w:rsid w:val="00D51541"/>
    <w:rsid w:val="00D51DAC"/>
    <w:rsid w:val="00D51FAF"/>
    <w:rsid w:val="00D52FB1"/>
    <w:rsid w:val="00D54052"/>
    <w:rsid w:val="00D55187"/>
    <w:rsid w:val="00D5524C"/>
    <w:rsid w:val="00D553F1"/>
    <w:rsid w:val="00D567B8"/>
    <w:rsid w:val="00D56B4A"/>
    <w:rsid w:val="00D56C41"/>
    <w:rsid w:val="00D56C56"/>
    <w:rsid w:val="00D56DF4"/>
    <w:rsid w:val="00D571B6"/>
    <w:rsid w:val="00D57A2E"/>
    <w:rsid w:val="00D57F2E"/>
    <w:rsid w:val="00D60661"/>
    <w:rsid w:val="00D607FD"/>
    <w:rsid w:val="00D60B8D"/>
    <w:rsid w:val="00D60C87"/>
    <w:rsid w:val="00D61B8C"/>
    <w:rsid w:val="00D61DA4"/>
    <w:rsid w:val="00D6298E"/>
    <w:rsid w:val="00D635F7"/>
    <w:rsid w:val="00D649F1"/>
    <w:rsid w:val="00D659A4"/>
    <w:rsid w:val="00D660AB"/>
    <w:rsid w:val="00D672A2"/>
    <w:rsid w:val="00D67ABC"/>
    <w:rsid w:val="00D70443"/>
    <w:rsid w:val="00D709C4"/>
    <w:rsid w:val="00D70C72"/>
    <w:rsid w:val="00D723CE"/>
    <w:rsid w:val="00D72501"/>
    <w:rsid w:val="00D7260D"/>
    <w:rsid w:val="00D72B51"/>
    <w:rsid w:val="00D74447"/>
    <w:rsid w:val="00D74604"/>
    <w:rsid w:val="00D7475E"/>
    <w:rsid w:val="00D747A9"/>
    <w:rsid w:val="00D74D32"/>
    <w:rsid w:val="00D74F90"/>
    <w:rsid w:val="00D7536B"/>
    <w:rsid w:val="00D759C8"/>
    <w:rsid w:val="00D75D43"/>
    <w:rsid w:val="00D75F0D"/>
    <w:rsid w:val="00D7622A"/>
    <w:rsid w:val="00D801DE"/>
    <w:rsid w:val="00D80818"/>
    <w:rsid w:val="00D80E55"/>
    <w:rsid w:val="00D81A1C"/>
    <w:rsid w:val="00D81DEC"/>
    <w:rsid w:val="00D82547"/>
    <w:rsid w:val="00D83383"/>
    <w:rsid w:val="00D83BEF"/>
    <w:rsid w:val="00D84252"/>
    <w:rsid w:val="00D847C1"/>
    <w:rsid w:val="00D84AA6"/>
    <w:rsid w:val="00D84D14"/>
    <w:rsid w:val="00D84F0E"/>
    <w:rsid w:val="00D8510F"/>
    <w:rsid w:val="00D86155"/>
    <w:rsid w:val="00D86270"/>
    <w:rsid w:val="00D86AB5"/>
    <w:rsid w:val="00D874E4"/>
    <w:rsid w:val="00D87619"/>
    <w:rsid w:val="00D877B4"/>
    <w:rsid w:val="00D87886"/>
    <w:rsid w:val="00D90DAE"/>
    <w:rsid w:val="00D91A0C"/>
    <w:rsid w:val="00D91C0F"/>
    <w:rsid w:val="00D91C80"/>
    <w:rsid w:val="00D91D01"/>
    <w:rsid w:val="00D91FD9"/>
    <w:rsid w:val="00D93BB5"/>
    <w:rsid w:val="00D940AF"/>
    <w:rsid w:val="00D94172"/>
    <w:rsid w:val="00D941D4"/>
    <w:rsid w:val="00D947F3"/>
    <w:rsid w:val="00D94B56"/>
    <w:rsid w:val="00D955D1"/>
    <w:rsid w:val="00D965A0"/>
    <w:rsid w:val="00D96EC7"/>
    <w:rsid w:val="00D97838"/>
    <w:rsid w:val="00D97B4E"/>
    <w:rsid w:val="00D97E71"/>
    <w:rsid w:val="00DA07E6"/>
    <w:rsid w:val="00DA0A37"/>
    <w:rsid w:val="00DA0AD3"/>
    <w:rsid w:val="00DA0B9E"/>
    <w:rsid w:val="00DA101A"/>
    <w:rsid w:val="00DA1B7D"/>
    <w:rsid w:val="00DA2550"/>
    <w:rsid w:val="00DA258D"/>
    <w:rsid w:val="00DA319F"/>
    <w:rsid w:val="00DA38D1"/>
    <w:rsid w:val="00DA4103"/>
    <w:rsid w:val="00DA4B21"/>
    <w:rsid w:val="00DA5C58"/>
    <w:rsid w:val="00DA68C3"/>
    <w:rsid w:val="00DA73CD"/>
    <w:rsid w:val="00DB05EF"/>
    <w:rsid w:val="00DB198D"/>
    <w:rsid w:val="00DB1F30"/>
    <w:rsid w:val="00DB359F"/>
    <w:rsid w:val="00DB3A36"/>
    <w:rsid w:val="00DB493B"/>
    <w:rsid w:val="00DB5131"/>
    <w:rsid w:val="00DB68C6"/>
    <w:rsid w:val="00DB6B0C"/>
    <w:rsid w:val="00DB720F"/>
    <w:rsid w:val="00DC048F"/>
    <w:rsid w:val="00DC07F5"/>
    <w:rsid w:val="00DC12B1"/>
    <w:rsid w:val="00DC5858"/>
    <w:rsid w:val="00DC5C0B"/>
    <w:rsid w:val="00DC6236"/>
    <w:rsid w:val="00DC79C6"/>
    <w:rsid w:val="00DC7AA0"/>
    <w:rsid w:val="00DC7BF2"/>
    <w:rsid w:val="00DD115D"/>
    <w:rsid w:val="00DD20B4"/>
    <w:rsid w:val="00DD2393"/>
    <w:rsid w:val="00DD3AD3"/>
    <w:rsid w:val="00DD4BC8"/>
    <w:rsid w:val="00DD7603"/>
    <w:rsid w:val="00DE090E"/>
    <w:rsid w:val="00DE0E6A"/>
    <w:rsid w:val="00DE1516"/>
    <w:rsid w:val="00DE3073"/>
    <w:rsid w:val="00DE4C59"/>
    <w:rsid w:val="00DE4D0D"/>
    <w:rsid w:val="00DE6056"/>
    <w:rsid w:val="00DE75D2"/>
    <w:rsid w:val="00DE7A0C"/>
    <w:rsid w:val="00DF0345"/>
    <w:rsid w:val="00DF0BE1"/>
    <w:rsid w:val="00DF0D33"/>
    <w:rsid w:val="00DF1A81"/>
    <w:rsid w:val="00DF2087"/>
    <w:rsid w:val="00DF3F26"/>
    <w:rsid w:val="00DF41BE"/>
    <w:rsid w:val="00DF4543"/>
    <w:rsid w:val="00DF4AC2"/>
    <w:rsid w:val="00DF5B0C"/>
    <w:rsid w:val="00DF5CF2"/>
    <w:rsid w:val="00DF626F"/>
    <w:rsid w:val="00DF64CA"/>
    <w:rsid w:val="00DF6783"/>
    <w:rsid w:val="00DF7F40"/>
    <w:rsid w:val="00E00433"/>
    <w:rsid w:val="00E0051C"/>
    <w:rsid w:val="00E00A29"/>
    <w:rsid w:val="00E03000"/>
    <w:rsid w:val="00E03035"/>
    <w:rsid w:val="00E042A3"/>
    <w:rsid w:val="00E04434"/>
    <w:rsid w:val="00E044A7"/>
    <w:rsid w:val="00E04AD2"/>
    <w:rsid w:val="00E04C2C"/>
    <w:rsid w:val="00E04F2D"/>
    <w:rsid w:val="00E052EC"/>
    <w:rsid w:val="00E06206"/>
    <w:rsid w:val="00E0662C"/>
    <w:rsid w:val="00E074C1"/>
    <w:rsid w:val="00E079DB"/>
    <w:rsid w:val="00E07C4E"/>
    <w:rsid w:val="00E108F2"/>
    <w:rsid w:val="00E11178"/>
    <w:rsid w:val="00E11240"/>
    <w:rsid w:val="00E1175E"/>
    <w:rsid w:val="00E1180A"/>
    <w:rsid w:val="00E13188"/>
    <w:rsid w:val="00E138FE"/>
    <w:rsid w:val="00E14124"/>
    <w:rsid w:val="00E155AB"/>
    <w:rsid w:val="00E1598F"/>
    <w:rsid w:val="00E15B48"/>
    <w:rsid w:val="00E1733C"/>
    <w:rsid w:val="00E173FC"/>
    <w:rsid w:val="00E176D7"/>
    <w:rsid w:val="00E17818"/>
    <w:rsid w:val="00E179B3"/>
    <w:rsid w:val="00E17A73"/>
    <w:rsid w:val="00E17E3F"/>
    <w:rsid w:val="00E20B41"/>
    <w:rsid w:val="00E20F58"/>
    <w:rsid w:val="00E218D8"/>
    <w:rsid w:val="00E21BE7"/>
    <w:rsid w:val="00E22013"/>
    <w:rsid w:val="00E22103"/>
    <w:rsid w:val="00E2227B"/>
    <w:rsid w:val="00E2237B"/>
    <w:rsid w:val="00E2277F"/>
    <w:rsid w:val="00E22C1E"/>
    <w:rsid w:val="00E2370E"/>
    <w:rsid w:val="00E23E52"/>
    <w:rsid w:val="00E27BAF"/>
    <w:rsid w:val="00E3024F"/>
    <w:rsid w:val="00E30313"/>
    <w:rsid w:val="00E304F0"/>
    <w:rsid w:val="00E30509"/>
    <w:rsid w:val="00E30910"/>
    <w:rsid w:val="00E30F4F"/>
    <w:rsid w:val="00E3108D"/>
    <w:rsid w:val="00E314A0"/>
    <w:rsid w:val="00E3155E"/>
    <w:rsid w:val="00E31934"/>
    <w:rsid w:val="00E32775"/>
    <w:rsid w:val="00E33150"/>
    <w:rsid w:val="00E33283"/>
    <w:rsid w:val="00E33715"/>
    <w:rsid w:val="00E34553"/>
    <w:rsid w:val="00E34621"/>
    <w:rsid w:val="00E34B04"/>
    <w:rsid w:val="00E34B11"/>
    <w:rsid w:val="00E34E5B"/>
    <w:rsid w:val="00E359A6"/>
    <w:rsid w:val="00E35B37"/>
    <w:rsid w:val="00E37E0F"/>
    <w:rsid w:val="00E40D71"/>
    <w:rsid w:val="00E410CB"/>
    <w:rsid w:val="00E4226A"/>
    <w:rsid w:val="00E42AE2"/>
    <w:rsid w:val="00E42CDD"/>
    <w:rsid w:val="00E42F80"/>
    <w:rsid w:val="00E43E5C"/>
    <w:rsid w:val="00E44E0D"/>
    <w:rsid w:val="00E4511D"/>
    <w:rsid w:val="00E451C4"/>
    <w:rsid w:val="00E4523E"/>
    <w:rsid w:val="00E45283"/>
    <w:rsid w:val="00E45A94"/>
    <w:rsid w:val="00E45EA4"/>
    <w:rsid w:val="00E460EC"/>
    <w:rsid w:val="00E463A8"/>
    <w:rsid w:val="00E47297"/>
    <w:rsid w:val="00E47F55"/>
    <w:rsid w:val="00E5019B"/>
    <w:rsid w:val="00E50657"/>
    <w:rsid w:val="00E50E2D"/>
    <w:rsid w:val="00E5190F"/>
    <w:rsid w:val="00E51BB7"/>
    <w:rsid w:val="00E534C4"/>
    <w:rsid w:val="00E5356E"/>
    <w:rsid w:val="00E535F1"/>
    <w:rsid w:val="00E54735"/>
    <w:rsid w:val="00E54832"/>
    <w:rsid w:val="00E548B4"/>
    <w:rsid w:val="00E554C1"/>
    <w:rsid w:val="00E55F96"/>
    <w:rsid w:val="00E576CC"/>
    <w:rsid w:val="00E57A0E"/>
    <w:rsid w:val="00E601D5"/>
    <w:rsid w:val="00E61332"/>
    <w:rsid w:val="00E61564"/>
    <w:rsid w:val="00E615EA"/>
    <w:rsid w:val="00E624FB"/>
    <w:rsid w:val="00E62611"/>
    <w:rsid w:val="00E6301D"/>
    <w:rsid w:val="00E63D71"/>
    <w:rsid w:val="00E63E27"/>
    <w:rsid w:val="00E64097"/>
    <w:rsid w:val="00E6414D"/>
    <w:rsid w:val="00E64793"/>
    <w:rsid w:val="00E6516C"/>
    <w:rsid w:val="00E661EE"/>
    <w:rsid w:val="00E66A42"/>
    <w:rsid w:val="00E67DED"/>
    <w:rsid w:val="00E704E8"/>
    <w:rsid w:val="00E70D07"/>
    <w:rsid w:val="00E70E26"/>
    <w:rsid w:val="00E70F13"/>
    <w:rsid w:val="00E71376"/>
    <w:rsid w:val="00E7176A"/>
    <w:rsid w:val="00E71E21"/>
    <w:rsid w:val="00E71EFF"/>
    <w:rsid w:val="00E7245D"/>
    <w:rsid w:val="00E72875"/>
    <w:rsid w:val="00E7297A"/>
    <w:rsid w:val="00E7424B"/>
    <w:rsid w:val="00E74924"/>
    <w:rsid w:val="00E74C00"/>
    <w:rsid w:val="00E755FA"/>
    <w:rsid w:val="00E75893"/>
    <w:rsid w:val="00E76FF9"/>
    <w:rsid w:val="00E80CE0"/>
    <w:rsid w:val="00E822E3"/>
    <w:rsid w:val="00E83022"/>
    <w:rsid w:val="00E83682"/>
    <w:rsid w:val="00E83A17"/>
    <w:rsid w:val="00E83C54"/>
    <w:rsid w:val="00E84038"/>
    <w:rsid w:val="00E84C57"/>
    <w:rsid w:val="00E861D0"/>
    <w:rsid w:val="00E8642D"/>
    <w:rsid w:val="00E8715E"/>
    <w:rsid w:val="00E873ED"/>
    <w:rsid w:val="00E87E38"/>
    <w:rsid w:val="00E90025"/>
    <w:rsid w:val="00E91408"/>
    <w:rsid w:val="00E91F17"/>
    <w:rsid w:val="00E92149"/>
    <w:rsid w:val="00E9288A"/>
    <w:rsid w:val="00E94312"/>
    <w:rsid w:val="00E948CD"/>
    <w:rsid w:val="00E94B93"/>
    <w:rsid w:val="00E9543D"/>
    <w:rsid w:val="00E95F6B"/>
    <w:rsid w:val="00E96445"/>
    <w:rsid w:val="00E973A3"/>
    <w:rsid w:val="00E97E50"/>
    <w:rsid w:val="00EA03ED"/>
    <w:rsid w:val="00EA08A6"/>
    <w:rsid w:val="00EA1278"/>
    <w:rsid w:val="00EA1922"/>
    <w:rsid w:val="00EA239E"/>
    <w:rsid w:val="00EA2459"/>
    <w:rsid w:val="00EA24F7"/>
    <w:rsid w:val="00EA25EF"/>
    <w:rsid w:val="00EA2F4B"/>
    <w:rsid w:val="00EA383F"/>
    <w:rsid w:val="00EA4C32"/>
    <w:rsid w:val="00EA4F18"/>
    <w:rsid w:val="00EA4FFA"/>
    <w:rsid w:val="00EA5261"/>
    <w:rsid w:val="00EA543F"/>
    <w:rsid w:val="00EA5A50"/>
    <w:rsid w:val="00EA6B53"/>
    <w:rsid w:val="00EA7F3C"/>
    <w:rsid w:val="00EB1136"/>
    <w:rsid w:val="00EB136D"/>
    <w:rsid w:val="00EB3108"/>
    <w:rsid w:val="00EB367E"/>
    <w:rsid w:val="00EB3AE9"/>
    <w:rsid w:val="00EB4292"/>
    <w:rsid w:val="00EB483C"/>
    <w:rsid w:val="00EB49DA"/>
    <w:rsid w:val="00EB4E78"/>
    <w:rsid w:val="00EB5324"/>
    <w:rsid w:val="00EB6372"/>
    <w:rsid w:val="00EB6EE2"/>
    <w:rsid w:val="00EB7221"/>
    <w:rsid w:val="00EB7365"/>
    <w:rsid w:val="00EB7516"/>
    <w:rsid w:val="00EC0C45"/>
    <w:rsid w:val="00EC1FF2"/>
    <w:rsid w:val="00EC20E6"/>
    <w:rsid w:val="00EC27FE"/>
    <w:rsid w:val="00EC284D"/>
    <w:rsid w:val="00EC3188"/>
    <w:rsid w:val="00EC3723"/>
    <w:rsid w:val="00EC375B"/>
    <w:rsid w:val="00EC38C4"/>
    <w:rsid w:val="00EC5114"/>
    <w:rsid w:val="00EC542B"/>
    <w:rsid w:val="00EC583B"/>
    <w:rsid w:val="00EC61D9"/>
    <w:rsid w:val="00EC6490"/>
    <w:rsid w:val="00EC759B"/>
    <w:rsid w:val="00EC7C61"/>
    <w:rsid w:val="00ED014E"/>
    <w:rsid w:val="00ED03D7"/>
    <w:rsid w:val="00ED068F"/>
    <w:rsid w:val="00ED1407"/>
    <w:rsid w:val="00ED14E8"/>
    <w:rsid w:val="00ED2449"/>
    <w:rsid w:val="00ED247D"/>
    <w:rsid w:val="00ED27C7"/>
    <w:rsid w:val="00ED2A23"/>
    <w:rsid w:val="00ED2E71"/>
    <w:rsid w:val="00ED3183"/>
    <w:rsid w:val="00ED3259"/>
    <w:rsid w:val="00ED3651"/>
    <w:rsid w:val="00ED3EA4"/>
    <w:rsid w:val="00ED416C"/>
    <w:rsid w:val="00ED4197"/>
    <w:rsid w:val="00ED49B4"/>
    <w:rsid w:val="00ED4C54"/>
    <w:rsid w:val="00ED51CD"/>
    <w:rsid w:val="00ED5308"/>
    <w:rsid w:val="00ED64FE"/>
    <w:rsid w:val="00ED6C4E"/>
    <w:rsid w:val="00ED7865"/>
    <w:rsid w:val="00ED7E5D"/>
    <w:rsid w:val="00EE0A60"/>
    <w:rsid w:val="00EE0BC6"/>
    <w:rsid w:val="00EE115D"/>
    <w:rsid w:val="00EE11CA"/>
    <w:rsid w:val="00EE13BD"/>
    <w:rsid w:val="00EE1408"/>
    <w:rsid w:val="00EE167F"/>
    <w:rsid w:val="00EE1775"/>
    <w:rsid w:val="00EE1A69"/>
    <w:rsid w:val="00EE1B29"/>
    <w:rsid w:val="00EE235E"/>
    <w:rsid w:val="00EE3BA5"/>
    <w:rsid w:val="00EE48DC"/>
    <w:rsid w:val="00EE711E"/>
    <w:rsid w:val="00EE74A5"/>
    <w:rsid w:val="00EF03EF"/>
    <w:rsid w:val="00EF1C17"/>
    <w:rsid w:val="00EF1FDC"/>
    <w:rsid w:val="00EF2807"/>
    <w:rsid w:val="00EF284E"/>
    <w:rsid w:val="00EF2E4C"/>
    <w:rsid w:val="00EF3624"/>
    <w:rsid w:val="00EF3B1D"/>
    <w:rsid w:val="00EF3D93"/>
    <w:rsid w:val="00EF4640"/>
    <w:rsid w:val="00EF524F"/>
    <w:rsid w:val="00EF5E4E"/>
    <w:rsid w:val="00EF6665"/>
    <w:rsid w:val="00EF67DE"/>
    <w:rsid w:val="00F00024"/>
    <w:rsid w:val="00F0037A"/>
    <w:rsid w:val="00F003B8"/>
    <w:rsid w:val="00F004D9"/>
    <w:rsid w:val="00F005F4"/>
    <w:rsid w:val="00F00685"/>
    <w:rsid w:val="00F0069B"/>
    <w:rsid w:val="00F00771"/>
    <w:rsid w:val="00F011A3"/>
    <w:rsid w:val="00F01532"/>
    <w:rsid w:val="00F017BA"/>
    <w:rsid w:val="00F018BE"/>
    <w:rsid w:val="00F01D37"/>
    <w:rsid w:val="00F01E52"/>
    <w:rsid w:val="00F033B6"/>
    <w:rsid w:val="00F03F3D"/>
    <w:rsid w:val="00F03FFE"/>
    <w:rsid w:val="00F05E69"/>
    <w:rsid w:val="00F05EB0"/>
    <w:rsid w:val="00F061EB"/>
    <w:rsid w:val="00F06A6B"/>
    <w:rsid w:val="00F07400"/>
    <w:rsid w:val="00F10063"/>
    <w:rsid w:val="00F11CC2"/>
    <w:rsid w:val="00F121C7"/>
    <w:rsid w:val="00F1241F"/>
    <w:rsid w:val="00F13186"/>
    <w:rsid w:val="00F148CA"/>
    <w:rsid w:val="00F14CFA"/>
    <w:rsid w:val="00F15941"/>
    <w:rsid w:val="00F15D23"/>
    <w:rsid w:val="00F15D5B"/>
    <w:rsid w:val="00F16210"/>
    <w:rsid w:val="00F17E50"/>
    <w:rsid w:val="00F2229F"/>
    <w:rsid w:val="00F22357"/>
    <w:rsid w:val="00F224CD"/>
    <w:rsid w:val="00F2256C"/>
    <w:rsid w:val="00F2282B"/>
    <w:rsid w:val="00F228C3"/>
    <w:rsid w:val="00F22EFB"/>
    <w:rsid w:val="00F23429"/>
    <w:rsid w:val="00F247C6"/>
    <w:rsid w:val="00F24E40"/>
    <w:rsid w:val="00F2513A"/>
    <w:rsid w:val="00F26115"/>
    <w:rsid w:val="00F26C52"/>
    <w:rsid w:val="00F30D97"/>
    <w:rsid w:val="00F31072"/>
    <w:rsid w:val="00F31234"/>
    <w:rsid w:val="00F3145C"/>
    <w:rsid w:val="00F31F0F"/>
    <w:rsid w:val="00F3392A"/>
    <w:rsid w:val="00F33D23"/>
    <w:rsid w:val="00F34F04"/>
    <w:rsid w:val="00F34F69"/>
    <w:rsid w:val="00F35106"/>
    <w:rsid w:val="00F3510D"/>
    <w:rsid w:val="00F360CF"/>
    <w:rsid w:val="00F361E8"/>
    <w:rsid w:val="00F36B3B"/>
    <w:rsid w:val="00F371A6"/>
    <w:rsid w:val="00F37567"/>
    <w:rsid w:val="00F37B97"/>
    <w:rsid w:val="00F400ED"/>
    <w:rsid w:val="00F405C9"/>
    <w:rsid w:val="00F40CF5"/>
    <w:rsid w:val="00F40E8A"/>
    <w:rsid w:val="00F410E1"/>
    <w:rsid w:val="00F413F9"/>
    <w:rsid w:val="00F41513"/>
    <w:rsid w:val="00F42131"/>
    <w:rsid w:val="00F42D86"/>
    <w:rsid w:val="00F43737"/>
    <w:rsid w:val="00F43AB7"/>
    <w:rsid w:val="00F43E5A"/>
    <w:rsid w:val="00F45395"/>
    <w:rsid w:val="00F45484"/>
    <w:rsid w:val="00F464D5"/>
    <w:rsid w:val="00F46B9B"/>
    <w:rsid w:val="00F46BFC"/>
    <w:rsid w:val="00F46F2C"/>
    <w:rsid w:val="00F470F5"/>
    <w:rsid w:val="00F504C0"/>
    <w:rsid w:val="00F50802"/>
    <w:rsid w:val="00F50E48"/>
    <w:rsid w:val="00F5152C"/>
    <w:rsid w:val="00F523AF"/>
    <w:rsid w:val="00F52D19"/>
    <w:rsid w:val="00F52DF4"/>
    <w:rsid w:val="00F52F1D"/>
    <w:rsid w:val="00F5456D"/>
    <w:rsid w:val="00F5525A"/>
    <w:rsid w:val="00F555D8"/>
    <w:rsid w:val="00F56C86"/>
    <w:rsid w:val="00F573E1"/>
    <w:rsid w:val="00F57504"/>
    <w:rsid w:val="00F575C0"/>
    <w:rsid w:val="00F57B3D"/>
    <w:rsid w:val="00F6055F"/>
    <w:rsid w:val="00F6065F"/>
    <w:rsid w:val="00F61470"/>
    <w:rsid w:val="00F61721"/>
    <w:rsid w:val="00F621F9"/>
    <w:rsid w:val="00F64305"/>
    <w:rsid w:val="00F64C14"/>
    <w:rsid w:val="00F65E0E"/>
    <w:rsid w:val="00F66DE8"/>
    <w:rsid w:val="00F67D34"/>
    <w:rsid w:val="00F67D6C"/>
    <w:rsid w:val="00F67EF7"/>
    <w:rsid w:val="00F709E9"/>
    <w:rsid w:val="00F71F97"/>
    <w:rsid w:val="00F74EDC"/>
    <w:rsid w:val="00F74F85"/>
    <w:rsid w:val="00F752C8"/>
    <w:rsid w:val="00F75360"/>
    <w:rsid w:val="00F753A6"/>
    <w:rsid w:val="00F7557F"/>
    <w:rsid w:val="00F75752"/>
    <w:rsid w:val="00F75A04"/>
    <w:rsid w:val="00F773B0"/>
    <w:rsid w:val="00F77CDB"/>
    <w:rsid w:val="00F801BC"/>
    <w:rsid w:val="00F809BD"/>
    <w:rsid w:val="00F80ABF"/>
    <w:rsid w:val="00F80CF4"/>
    <w:rsid w:val="00F81736"/>
    <w:rsid w:val="00F81E38"/>
    <w:rsid w:val="00F8210D"/>
    <w:rsid w:val="00F835AD"/>
    <w:rsid w:val="00F83A77"/>
    <w:rsid w:val="00F83D95"/>
    <w:rsid w:val="00F841C0"/>
    <w:rsid w:val="00F84EF8"/>
    <w:rsid w:val="00F8505C"/>
    <w:rsid w:val="00F851E6"/>
    <w:rsid w:val="00F85CED"/>
    <w:rsid w:val="00F87430"/>
    <w:rsid w:val="00F87EBD"/>
    <w:rsid w:val="00F9016E"/>
    <w:rsid w:val="00F90B7F"/>
    <w:rsid w:val="00F912CB"/>
    <w:rsid w:val="00F913F2"/>
    <w:rsid w:val="00F91636"/>
    <w:rsid w:val="00F917EB"/>
    <w:rsid w:val="00F92E8B"/>
    <w:rsid w:val="00F93418"/>
    <w:rsid w:val="00F93E2A"/>
    <w:rsid w:val="00F95A42"/>
    <w:rsid w:val="00F96044"/>
    <w:rsid w:val="00F97357"/>
    <w:rsid w:val="00F9771B"/>
    <w:rsid w:val="00F97BCC"/>
    <w:rsid w:val="00FA0188"/>
    <w:rsid w:val="00FA01A2"/>
    <w:rsid w:val="00FA1B27"/>
    <w:rsid w:val="00FA1DEC"/>
    <w:rsid w:val="00FA2C5B"/>
    <w:rsid w:val="00FA345C"/>
    <w:rsid w:val="00FA34B9"/>
    <w:rsid w:val="00FA37E3"/>
    <w:rsid w:val="00FA3B00"/>
    <w:rsid w:val="00FA4465"/>
    <w:rsid w:val="00FA4D96"/>
    <w:rsid w:val="00FA5680"/>
    <w:rsid w:val="00FA7B6D"/>
    <w:rsid w:val="00FB02D9"/>
    <w:rsid w:val="00FB0BDC"/>
    <w:rsid w:val="00FB15AE"/>
    <w:rsid w:val="00FB1A28"/>
    <w:rsid w:val="00FB351E"/>
    <w:rsid w:val="00FB3B1C"/>
    <w:rsid w:val="00FB4BAB"/>
    <w:rsid w:val="00FB62D0"/>
    <w:rsid w:val="00FB6756"/>
    <w:rsid w:val="00FB75E1"/>
    <w:rsid w:val="00FC1797"/>
    <w:rsid w:val="00FC193B"/>
    <w:rsid w:val="00FC1A37"/>
    <w:rsid w:val="00FC1C27"/>
    <w:rsid w:val="00FC1D87"/>
    <w:rsid w:val="00FC2138"/>
    <w:rsid w:val="00FC2580"/>
    <w:rsid w:val="00FC442C"/>
    <w:rsid w:val="00FC4487"/>
    <w:rsid w:val="00FC4538"/>
    <w:rsid w:val="00FC67B5"/>
    <w:rsid w:val="00FC6C88"/>
    <w:rsid w:val="00FC6CAB"/>
    <w:rsid w:val="00FC7513"/>
    <w:rsid w:val="00FD0097"/>
    <w:rsid w:val="00FD0A06"/>
    <w:rsid w:val="00FD0DCF"/>
    <w:rsid w:val="00FD1953"/>
    <w:rsid w:val="00FD3E28"/>
    <w:rsid w:val="00FD3F21"/>
    <w:rsid w:val="00FD4137"/>
    <w:rsid w:val="00FD44B3"/>
    <w:rsid w:val="00FD4D90"/>
    <w:rsid w:val="00FD4E2E"/>
    <w:rsid w:val="00FD6065"/>
    <w:rsid w:val="00FD6A2D"/>
    <w:rsid w:val="00FD6E2C"/>
    <w:rsid w:val="00FD718E"/>
    <w:rsid w:val="00FD73E3"/>
    <w:rsid w:val="00FD79DA"/>
    <w:rsid w:val="00FD7C3C"/>
    <w:rsid w:val="00FE0284"/>
    <w:rsid w:val="00FE0620"/>
    <w:rsid w:val="00FE14E8"/>
    <w:rsid w:val="00FE1BB7"/>
    <w:rsid w:val="00FE1BE1"/>
    <w:rsid w:val="00FE239E"/>
    <w:rsid w:val="00FE2531"/>
    <w:rsid w:val="00FE2C0E"/>
    <w:rsid w:val="00FE2CFE"/>
    <w:rsid w:val="00FE5B87"/>
    <w:rsid w:val="00FE5DD0"/>
    <w:rsid w:val="00FE5E0E"/>
    <w:rsid w:val="00FE7095"/>
    <w:rsid w:val="00FF00CE"/>
    <w:rsid w:val="00FF08E7"/>
    <w:rsid w:val="00FF0FF9"/>
    <w:rsid w:val="00FF15F9"/>
    <w:rsid w:val="00FF1EF4"/>
    <w:rsid w:val="00FF3114"/>
    <w:rsid w:val="00FF329B"/>
    <w:rsid w:val="00FF37F5"/>
    <w:rsid w:val="00FF3EA0"/>
    <w:rsid w:val="00FF44DD"/>
    <w:rsid w:val="00FF4758"/>
    <w:rsid w:val="00FF54AC"/>
    <w:rsid w:val="00FF5B49"/>
    <w:rsid w:val="00FF627C"/>
    <w:rsid w:val="00FF654E"/>
    <w:rsid w:val="00FF6B97"/>
    <w:rsid w:val="00FF6C76"/>
    <w:rsid w:val="00FF7236"/>
    <w:rsid w:val="00FF7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F8236"/>
  <w15:chartTrackingRefBased/>
  <w15:docId w15:val="{BD64CBF0-7314-411D-8B5F-4E988645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9F"/>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51499F"/>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51499F"/>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51499F"/>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51499F"/>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51499F"/>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51499F"/>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51499F"/>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51499F"/>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51499F"/>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99F"/>
    <w:rPr>
      <w:rFonts w:ascii="Calibri" w:eastAsia="Calibri" w:hAnsi="Calibri" w:cs="Calibri"/>
      <w:b/>
      <w:bCs/>
      <w:sz w:val="56"/>
      <w:szCs w:val="56"/>
    </w:rPr>
  </w:style>
  <w:style w:type="character" w:customStyle="1" w:styleId="Heading2Char">
    <w:name w:val="Heading 2 Char"/>
    <w:basedOn w:val="DefaultParagraphFont"/>
    <w:link w:val="Heading2"/>
    <w:uiPriority w:val="9"/>
    <w:rsid w:val="0051499F"/>
    <w:rPr>
      <w:rFonts w:ascii="Calibri" w:eastAsia="Calibri" w:hAnsi="Calibri" w:cs="Calibri"/>
      <w:b/>
      <w:bCs/>
      <w:sz w:val="52"/>
      <w:szCs w:val="52"/>
    </w:rPr>
  </w:style>
  <w:style w:type="character" w:customStyle="1" w:styleId="Heading3Char">
    <w:name w:val="Heading 3 Char"/>
    <w:basedOn w:val="DefaultParagraphFont"/>
    <w:link w:val="Heading3"/>
    <w:uiPriority w:val="9"/>
    <w:rsid w:val="0051499F"/>
    <w:rPr>
      <w:rFonts w:ascii="Calibri" w:eastAsia="Calibri" w:hAnsi="Calibri" w:cs="Calibri"/>
      <w:b/>
      <w:bCs/>
      <w:sz w:val="30"/>
      <w:szCs w:val="30"/>
    </w:rPr>
  </w:style>
  <w:style w:type="character" w:customStyle="1" w:styleId="Heading4Char">
    <w:name w:val="Heading 4 Char"/>
    <w:basedOn w:val="DefaultParagraphFont"/>
    <w:link w:val="Heading4"/>
    <w:uiPriority w:val="9"/>
    <w:rsid w:val="0051499F"/>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51499F"/>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51499F"/>
    <w:rPr>
      <w:rFonts w:ascii="Calibri" w:eastAsia="Calibri" w:hAnsi="Calibri" w:cs="Calibri"/>
      <w:b/>
      <w:bCs/>
      <w:sz w:val="26"/>
      <w:szCs w:val="26"/>
    </w:rPr>
  </w:style>
  <w:style w:type="character" w:customStyle="1" w:styleId="Heading7Char">
    <w:name w:val="Heading 7 Char"/>
    <w:basedOn w:val="DefaultParagraphFont"/>
    <w:link w:val="Heading7"/>
    <w:uiPriority w:val="1"/>
    <w:rsid w:val="0051499F"/>
    <w:rPr>
      <w:rFonts w:ascii="Calibri" w:eastAsia="Calibri" w:hAnsi="Calibri" w:cs="Calibri"/>
      <w:sz w:val="26"/>
      <w:szCs w:val="26"/>
    </w:rPr>
  </w:style>
  <w:style w:type="character" w:customStyle="1" w:styleId="Heading8Char">
    <w:name w:val="Heading 8 Char"/>
    <w:basedOn w:val="DefaultParagraphFont"/>
    <w:link w:val="Heading8"/>
    <w:uiPriority w:val="1"/>
    <w:rsid w:val="0051499F"/>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51499F"/>
    <w:rPr>
      <w:rFonts w:ascii="Palatino Linotype" w:eastAsia="Palatino Linotype" w:hAnsi="Palatino Linotype" w:cs="Palatino Linotype"/>
      <w:i/>
      <w:sz w:val="25"/>
      <w:szCs w:val="25"/>
    </w:rPr>
  </w:style>
  <w:style w:type="paragraph" w:styleId="TOC1">
    <w:name w:val="toc 1"/>
    <w:basedOn w:val="Normal"/>
    <w:uiPriority w:val="1"/>
    <w:qFormat/>
    <w:rsid w:val="0051499F"/>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51499F"/>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51499F"/>
    <w:pPr>
      <w:spacing w:line="277" w:lineRule="exact"/>
      <w:ind w:left="1540"/>
    </w:pPr>
    <w:rPr>
      <w:i/>
      <w:sz w:val="21"/>
      <w:szCs w:val="21"/>
    </w:rPr>
  </w:style>
  <w:style w:type="paragraph" w:styleId="TOC4">
    <w:name w:val="toc 4"/>
    <w:basedOn w:val="Normal"/>
    <w:uiPriority w:val="1"/>
    <w:qFormat/>
    <w:rsid w:val="0051499F"/>
    <w:pPr>
      <w:spacing w:line="270" w:lineRule="exact"/>
      <w:ind w:left="1540"/>
    </w:pPr>
    <w:rPr>
      <w:b/>
      <w:bCs/>
      <w:i/>
    </w:rPr>
  </w:style>
  <w:style w:type="paragraph" w:styleId="BodyText">
    <w:name w:val="Body Text"/>
    <w:basedOn w:val="Normal"/>
    <w:link w:val="BodyTextChar"/>
    <w:uiPriority w:val="1"/>
    <w:qFormat/>
    <w:rsid w:val="0051499F"/>
    <w:rPr>
      <w:sz w:val="21"/>
      <w:szCs w:val="21"/>
    </w:rPr>
  </w:style>
  <w:style w:type="character" w:customStyle="1" w:styleId="BodyTextChar">
    <w:name w:val="Body Text Char"/>
    <w:basedOn w:val="DefaultParagraphFont"/>
    <w:link w:val="BodyText"/>
    <w:uiPriority w:val="1"/>
    <w:rsid w:val="0051499F"/>
    <w:rPr>
      <w:rFonts w:ascii="Palatino Linotype" w:eastAsia="Palatino Linotype" w:hAnsi="Palatino Linotype" w:cs="Palatino Linotype"/>
      <w:sz w:val="21"/>
      <w:szCs w:val="21"/>
    </w:rPr>
  </w:style>
  <w:style w:type="paragraph" w:styleId="ListParagraph">
    <w:name w:val="List Paragraph"/>
    <w:basedOn w:val="Normal"/>
    <w:uiPriority w:val="34"/>
    <w:qFormat/>
    <w:rsid w:val="0051499F"/>
    <w:pPr>
      <w:ind w:left="1900" w:hanging="360"/>
    </w:pPr>
  </w:style>
  <w:style w:type="paragraph" w:customStyle="1" w:styleId="TableParagraph">
    <w:name w:val="Table Paragraph"/>
    <w:basedOn w:val="Normal"/>
    <w:uiPriority w:val="1"/>
    <w:qFormat/>
    <w:rsid w:val="0051499F"/>
    <w:rPr>
      <w:rFonts w:ascii="Arial" w:eastAsia="Arial" w:hAnsi="Arial" w:cs="Arial"/>
    </w:rPr>
  </w:style>
  <w:style w:type="character" w:styleId="Hyperlink">
    <w:name w:val="Hyperlink"/>
    <w:basedOn w:val="DefaultParagraphFont"/>
    <w:uiPriority w:val="99"/>
    <w:unhideWhenUsed/>
    <w:rsid w:val="0051499F"/>
    <w:rPr>
      <w:color w:val="0563C1" w:themeColor="hyperlink"/>
      <w:u w:val="single"/>
    </w:rPr>
  </w:style>
  <w:style w:type="character" w:styleId="UnresolvedMention">
    <w:name w:val="Unresolved Mention"/>
    <w:basedOn w:val="DefaultParagraphFont"/>
    <w:uiPriority w:val="99"/>
    <w:semiHidden/>
    <w:unhideWhenUsed/>
    <w:rsid w:val="0051499F"/>
    <w:rPr>
      <w:color w:val="605E5C"/>
      <w:shd w:val="clear" w:color="auto" w:fill="E1DFDD"/>
    </w:rPr>
  </w:style>
  <w:style w:type="paragraph" w:styleId="Header">
    <w:name w:val="header"/>
    <w:basedOn w:val="Normal"/>
    <w:link w:val="HeaderChar"/>
    <w:uiPriority w:val="99"/>
    <w:unhideWhenUsed/>
    <w:rsid w:val="00D273A1"/>
    <w:pPr>
      <w:tabs>
        <w:tab w:val="center" w:pos="4680"/>
        <w:tab w:val="right" w:pos="9360"/>
      </w:tabs>
    </w:pPr>
  </w:style>
  <w:style w:type="character" w:customStyle="1" w:styleId="HeaderChar">
    <w:name w:val="Header Char"/>
    <w:basedOn w:val="DefaultParagraphFont"/>
    <w:link w:val="Header"/>
    <w:uiPriority w:val="99"/>
    <w:rsid w:val="00D273A1"/>
    <w:rPr>
      <w:rFonts w:ascii="Palatino Linotype" w:eastAsia="Palatino Linotype" w:hAnsi="Palatino Linotype" w:cs="Palatino Linotype"/>
    </w:rPr>
  </w:style>
  <w:style w:type="paragraph" w:styleId="Footer">
    <w:name w:val="footer"/>
    <w:basedOn w:val="Normal"/>
    <w:link w:val="FooterChar"/>
    <w:uiPriority w:val="99"/>
    <w:unhideWhenUsed/>
    <w:rsid w:val="00D273A1"/>
    <w:pPr>
      <w:tabs>
        <w:tab w:val="center" w:pos="4680"/>
        <w:tab w:val="right" w:pos="9360"/>
      </w:tabs>
    </w:pPr>
  </w:style>
  <w:style w:type="character" w:customStyle="1" w:styleId="FooterChar">
    <w:name w:val="Footer Char"/>
    <w:basedOn w:val="DefaultParagraphFont"/>
    <w:link w:val="Footer"/>
    <w:uiPriority w:val="99"/>
    <w:rsid w:val="00D273A1"/>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D273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3A1"/>
    <w:rPr>
      <w:rFonts w:ascii="Segoe UI" w:eastAsia="Palatino Linotype" w:hAnsi="Segoe UI" w:cs="Segoe UI"/>
      <w:sz w:val="18"/>
      <w:szCs w:val="18"/>
    </w:rPr>
  </w:style>
  <w:style w:type="table" w:styleId="TableGrid">
    <w:name w:val="Table Grid"/>
    <w:basedOn w:val="TableNormal"/>
    <w:uiPriority w:val="39"/>
    <w:rsid w:val="00002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193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neA">
    <w:name w:val="None A"/>
    <w:rsid w:val="00212AAF"/>
    <w:rPr>
      <w:lang w:val="en-US"/>
    </w:rPr>
  </w:style>
  <w:style w:type="paragraph" w:customStyle="1" w:styleId="BodyA">
    <w:name w:val="Body A"/>
    <w:rsid w:val="00212AAF"/>
    <w:pPr>
      <w:pBdr>
        <w:top w:val="nil"/>
        <w:left w:val="nil"/>
        <w:bottom w:val="nil"/>
        <w:right w:val="nil"/>
        <w:between w:val="nil"/>
        <w:bar w:val="nil"/>
      </w:pBdr>
      <w:spacing w:after="200" w:line="276" w:lineRule="auto"/>
    </w:pPr>
    <w:rPr>
      <w:rFonts w:ascii="Calibri" w:eastAsia="Arial Unicode MS" w:hAnsi="Calibri" w:cs="Arial Unicode MS"/>
      <w:color w:val="000000"/>
      <w:u w:color="000000"/>
      <w:bdr w:val="nil"/>
      <w:lang w:val="fr-FR"/>
    </w:rPr>
  </w:style>
  <w:style w:type="character" w:styleId="CommentReference">
    <w:name w:val="annotation reference"/>
    <w:basedOn w:val="DefaultParagraphFont"/>
    <w:uiPriority w:val="99"/>
    <w:semiHidden/>
    <w:unhideWhenUsed/>
    <w:rsid w:val="00DA4103"/>
    <w:rPr>
      <w:sz w:val="16"/>
      <w:szCs w:val="16"/>
    </w:rPr>
  </w:style>
  <w:style w:type="paragraph" w:styleId="CommentText">
    <w:name w:val="annotation text"/>
    <w:basedOn w:val="Normal"/>
    <w:link w:val="CommentTextChar"/>
    <w:uiPriority w:val="99"/>
    <w:semiHidden/>
    <w:unhideWhenUsed/>
    <w:rsid w:val="00DA4103"/>
    <w:rPr>
      <w:sz w:val="20"/>
      <w:szCs w:val="20"/>
    </w:rPr>
  </w:style>
  <w:style w:type="character" w:customStyle="1" w:styleId="CommentTextChar">
    <w:name w:val="Comment Text Char"/>
    <w:basedOn w:val="DefaultParagraphFont"/>
    <w:link w:val="CommentText"/>
    <w:uiPriority w:val="99"/>
    <w:semiHidden/>
    <w:rsid w:val="00DA4103"/>
    <w:rPr>
      <w:rFonts w:ascii="Palatino Linotype" w:eastAsia="Palatino Linotype" w:hAnsi="Palatino Linotype" w:cs="Palatino Linotype"/>
      <w:sz w:val="20"/>
      <w:szCs w:val="20"/>
    </w:rPr>
  </w:style>
  <w:style w:type="paragraph" w:styleId="CommentSubject">
    <w:name w:val="annotation subject"/>
    <w:basedOn w:val="CommentText"/>
    <w:next w:val="CommentText"/>
    <w:link w:val="CommentSubjectChar"/>
    <w:uiPriority w:val="99"/>
    <w:semiHidden/>
    <w:unhideWhenUsed/>
    <w:rsid w:val="00DA4103"/>
    <w:rPr>
      <w:b/>
      <w:bCs/>
    </w:rPr>
  </w:style>
  <w:style w:type="character" w:customStyle="1" w:styleId="CommentSubjectChar">
    <w:name w:val="Comment Subject Char"/>
    <w:basedOn w:val="CommentTextChar"/>
    <w:link w:val="CommentSubject"/>
    <w:uiPriority w:val="99"/>
    <w:semiHidden/>
    <w:rsid w:val="00DA4103"/>
    <w:rPr>
      <w:rFonts w:ascii="Palatino Linotype" w:eastAsia="Palatino Linotype" w:hAnsi="Palatino Linotype" w:cs="Palatino Linotype"/>
      <w:b/>
      <w:bCs/>
      <w:sz w:val="20"/>
      <w:szCs w:val="20"/>
    </w:rPr>
  </w:style>
  <w:style w:type="character" w:styleId="Emphasis">
    <w:name w:val="Emphasis"/>
    <w:basedOn w:val="DefaultParagraphFont"/>
    <w:uiPriority w:val="20"/>
    <w:qFormat/>
    <w:rsid w:val="005C3863"/>
    <w:rPr>
      <w:i/>
      <w:iCs/>
    </w:rPr>
  </w:style>
  <w:style w:type="character" w:styleId="Strong">
    <w:name w:val="Strong"/>
    <w:basedOn w:val="DefaultParagraphFont"/>
    <w:uiPriority w:val="22"/>
    <w:qFormat/>
    <w:rsid w:val="005C3863"/>
    <w:rPr>
      <w:b/>
      <w:bCs/>
    </w:rPr>
  </w:style>
  <w:style w:type="character" w:customStyle="1" w:styleId="hgkelc">
    <w:name w:val="hgkelc"/>
    <w:basedOn w:val="DefaultParagraphFont"/>
    <w:rsid w:val="00217E6C"/>
  </w:style>
  <w:style w:type="character" w:styleId="HTMLCite">
    <w:name w:val="HTML Cite"/>
    <w:basedOn w:val="DefaultParagraphFont"/>
    <w:uiPriority w:val="99"/>
    <w:semiHidden/>
    <w:unhideWhenUsed/>
    <w:rsid w:val="00217E6C"/>
    <w:rPr>
      <w:i/>
      <w:iCs/>
    </w:rPr>
  </w:style>
  <w:style w:type="character" w:customStyle="1" w:styleId="dyjrff">
    <w:name w:val="dyjrff"/>
    <w:basedOn w:val="DefaultParagraphFont"/>
    <w:rsid w:val="00217E6C"/>
  </w:style>
  <w:style w:type="character" w:customStyle="1" w:styleId="epub-date">
    <w:name w:val="epub-date"/>
    <w:basedOn w:val="DefaultParagraphFont"/>
    <w:rsid w:val="00B10510"/>
  </w:style>
  <w:style w:type="character" w:customStyle="1" w:styleId="acopre">
    <w:name w:val="acopre"/>
    <w:basedOn w:val="DefaultParagraphFont"/>
    <w:rsid w:val="00756814"/>
  </w:style>
  <w:style w:type="character" w:customStyle="1" w:styleId="sr-only">
    <w:name w:val="sr-only"/>
    <w:basedOn w:val="DefaultParagraphFont"/>
    <w:rsid w:val="009711BE"/>
  </w:style>
  <w:style w:type="character" w:customStyle="1" w:styleId="mw-mmv-author">
    <w:name w:val="mw-mmv-author"/>
    <w:basedOn w:val="DefaultParagraphFont"/>
    <w:rsid w:val="00EE3BA5"/>
  </w:style>
  <w:style w:type="character" w:customStyle="1" w:styleId="mw-mmv-source">
    <w:name w:val="mw-mmv-source"/>
    <w:basedOn w:val="DefaultParagraphFont"/>
    <w:rsid w:val="00EE3BA5"/>
  </w:style>
  <w:style w:type="character" w:customStyle="1" w:styleId="mw-mmv-filename-prefix">
    <w:name w:val="mw-mmv-filename-prefix"/>
    <w:basedOn w:val="DefaultParagraphFont"/>
    <w:rsid w:val="00D74604"/>
  </w:style>
  <w:style w:type="character" w:customStyle="1" w:styleId="mw-mmv-filename">
    <w:name w:val="mw-mmv-filename"/>
    <w:basedOn w:val="DefaultParagraphFont"/>
    <w:rsid w:val="00D74604"/>
  </w:style>
  <w:style w:type="character" w:customStyle="1" w:styleId="os-title-label">
    <w:name w:val="os-title-label"/>
    <w:basedOn w:val="DefaultParagraphFont"/>
    <w:rsid w:val="009804E7"/>
  </w:style>
  <w:style w:type="character" w:customStyle="1" w:styleId="os-number">
    <w:name w:val="os-number"/>
    <w:basedOn w:val="DefaultParagraphFont"/>
    <w:rsid w:val="009804E7"/>
  </w:style>
  <w:style w:type="character" w:customStyle="1" w:styleId="os-divider">
    <w:name w:val="os-divider"/>
    <w:basedOn w:val="DefaultParagraphFont"/>
    <w:rsid w:val="009804E7"/>
  </w:style>
  <w:style w:type="character" w:customStyle="1" w:styleId="os-caption">
    <w:name w:val="os-caption"/>
    <w:basedOn w:val="DefaultParagraphFont"/>
    <w:rsid w:val="009804E7"/>
  </w:style>
  <w:style w:type="paragraph" w:customStyle="1" w:styleId="first">
    <w:name w:val="first"/>
    <w:basedOn w:val="Normal"/>
    <w:rsid w:val="00DE75D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CD2F05"/>
    <w:rPr>
      <w:sz w:val="20"/>
      <w:szCs w:val="20"/>
    </w:rPr>
  </w:style>
  <w:style w:type="character" w:customStyle="1" w:styleId="FootnoteTextChar">
    <w:name w:val="Footnote Text Char"/>
    <w:basedOn w:val="DefaultParagraphFont"/>
    <w:link w:val="FootnoteText"/>
    <w:uiPriority w:val="99"/>
    <w:semiHidden/>
    <w:rsid w:val="00CD2F05"/>
    <w:rPr>
      <w:rFonts w:ascii="Palatino Linotype" w:eastAsia="Palatino Linotype" w:hAnsi="Palatino Linotype" w:cs="Palatino Linotype"/>
      <w:sz w:val="20"/>
      <w:szCs w:val="20"/>
    </w:rPr>
  </w:style>
  <w:style w:type="character" w:styleId="FootnoteReference">
    <w:name w:val="footnote reference"/>
    <w:basedOn w:val="DefaultParagraphFont"/>
    <w:uiPriority w:val="99"/>
    <w:semiHidden/>
    <w:unhideWhenUsed/>
    <w:rsid w:val="00CD2F05"/>
    <w:rPr>
      <w:vertAlign w:val="superscript"/>
    </w:rPr>
  </w:style>
  <w:style w:type="paragraph" w:styleId="Revision">
    <w:name w:val="Revision"/>
    <w:hidden/>
    <w:uiPriority w:val="99"/>
    <w:semiHidden/>
    <w:rsid w:val="007B0816"/>
    <w:pPr>
      <w:spacing w:after="0" w:line="240" w:lineRule="auto"/>
    </w:pPr>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9727">
      <w:bodyDiv w:val="1"/>
      <w:marLeft w:val="0"/>
      <w:marRight w:val="0"/>
      <w:marTop w:val="0"/>
      <w:marBottom w:val="0"/>
      <w:divBdr>
        <w:top w:val="none" w:sz="0" w:space="0" w:color="auto"/>
        <w:left w:val="none" w:sz="0" w:space="0" w:color="auto"/>
        <w:bottom w:val="none" w:sz="0" w:space="0" w:color="auto"/>
        <w:right w:val="none" w:sz="0" w:space="0" w:color="auto"/>
      </w:divBdr>
      <w:divsChild>
        <w:div w:id="583609012">
          <w:marLeft w:val="0"/>
          <w:marRight w:val="0"/>
          <w:marTop w:val="0"/>
          <w:marBottom w:val="0"/>
          <w:divBdr>
            <w:top w:val="none" w:sz="0" w:space="0" w:color="auto"/>
            <w:left w:val="none" w:sz="0" w:space="0" w:color="auto"/>
            <w:bottom w:val="none" w:sz="0" w:space="0" w:color="auto"/>
            <w:right w:val="none" w:sz="0" w:space="0" w:color="auto"/>
          </w:divBdr>
        </w:div>
        <w:div w:id="1306155618">
          <w:marLeft w:val="0"/>
          <w:marRight w:val="0"/>
          <w:marTop w:val="0"/>
          <w:marBottom w:val="0"/>
          <w:divBdr>
            <w:top w:val="none" w:sz="0" w:space="0" w:color="auto"/>
            <w:left w:val="none" w:sz="0" w:space="0" w:color="auto"/>
            <w:bottom w:val="none" w:sz="0" w:space="0" w:color="auto"/>
            <w:right w:val="none" w:sz="0" w:space="0" w:color="auto"/>
          </w:divBdr>
        </w:div>
      </w:divsChild>
    </w:div>
    <w:div w:id="319773100">
      <w:bodyDiv w:val="1"/>
      <w:marLeft w:val="0"/>
      <w:marRight w:val="0"/>
      <w:marTop w:val="0"/>
      <w:marBottom w:val="0"/>
      <w:divBdr>
        <w:top w:val="none" w:sz="0" w:space="0" w:color="auto"/>
        <w:left w:val="none" w:sz="0" w:space="0" w:color="auto"/>
        <w:bottom w:val="none" w:sz="0" w:space="0" w:color="auto"/>
        <w:right w:val="none" w:sz="0" w:space="0" w:color="auto"/>
      </w:divBdr>
      <w:divsChild>
        <w:div w:id="1911962126">
          <w:marLeft w:val="0"/>
          <w:marRight w:val="0"/>
          <w:marTop w:val="0"/>
          <w:marBottom w:val="0"/>
          <w:divBdr>
            <w:top w:val="none" w:sz="0" w:space="0" w:color="auto"/>
            <w:left w:val="none" w:sz="0" w:space="0" w:color="auto"/>
            <w:bottom w:val="none" w:sz="0" w:space="0" w:color="auto"/>
            <w:right w:val="none" w:sz="0" w:space="0" w:color="auto"/>
          </w:divBdr>
        </w:div>
        <w:div w:id="913857587">
          <w:marLeft w:val="0"/>
          <w:marRight w:val="0"/>
          <w:marTop w:val="0"/>
          <w:marBottom w:val="0"/>
          <w:divBdr>
            <w:top w:val="none" w:sz="0" w:space="0" w:color="auto"/>
            <w:left w:val="none" w:sz="0" w:space="0" w:color="auto"/>
            <w:bottom w:val="none" w:sz="0" w:space="0" w:color="auto"/>
            <w:right w:val="none" w:sz="0" w:space="0" w:color="auto"/>
          </w:divBdr>
        </w:div>
        <w:div w:id="602692618">
          <w:marLeft w:val="0"/>
          <w:marRight w:val="0"/>
          <w:marTop w:val="0"/>
          <w:marBottom w:val="0"/>
          <w:divBdr>
            <w:top w:val="none" w:sz="0" w:space="0" w:color="auto"/>
            <w:left w:val="none" w:sz="0" w:space="0" w:color="auto"/>
            <w:bottom w:val="none" w:sz="0" w:space="0" w:color="auto"/>
            <w:right w:val="none" w:sz="0" w:space="0" w:color="auto"/>
          </w:divBdr>
        </w:div>
      </w:divsChild>
    </w:div>
    <w:div w:id="414477728">
      <w:bodyDiv w:val="1"/>
      <w:marLeft w:val="0"/>
      <w:marRight w:val="0"/>
      <w:marTop w:val="0"/>
      <w:marBottom w:val="0"/>
      <w:divBdr>
        <w:top w:val="none" w:sz="0" w:space="0" w:color="auto"/>
        <w:left w:val="none" w:sz="0" w:space="0" w:color="auto"/>
        <w:bottom w:val="none" w:sz="0" w:space="0" w:color="auto"/>
        <w:right w:val="none" w:sz="0" w:space="0" w:color="auto"/>
      </w:divBdr>
    </w:div>
    <w:div w:id="472792008">
      <w:bodyDiv w:val="1"/>
      <w:marLeft w:val="0"/>
      <w:marRight w:val="0"/>
      <w:marTop w:val="0"/>
      <w:marBottom w:val="0"/>
      <w:divBdr>
        <w:top w:val="none" w:sz="0" w:space="0" w:color="auto"/>
        <w:left w:val="none" w:sz="0" w:space="0" w:color="auto"/>
        <w:bottom w:val="none" w:sz="0" w:space="0" w:color="auto"/>
        <w:right w:val="none" w:sz="0" w:space="0" w:color="auto"/>
      </w:divBdr>
    </w:div>
    <w:div w:id="526335996">
      <w:bodyDiv w:val="1"/>
      <w:marLeft w:val="0"/>
      <w:marRight w:val="0"/>
      <w:marTop w:val="0"/>
      <w:marBottom w:val="0"/>
      <w:divBdr>
        <w:top w:val="none" w:sz="0" w:space="0" w:color="auto"/>
        <w:left w:val="none" w:sz="0" w:space="0" w:color="auto"/>
        <w:bottom w:val="none" w:sz="0" w:space="0" w:color="auto"/>
        <w:right w:val="none" w:sz="0" w:space="0" w:color="auto"/>
      </w:divBdr>
      <w:divsChild>
        <w:div w:id="1408697216">
          <w:marLeft w:val="0"/>
          <w:marRight w:val="0"/>
          <w:marTop w:val="0"/>
          <w:marBottom w:val="0"/>
          <w:divBdr>
            <w:top w:val="none" w:sz="0" w:space="0" w:color="auto"/>
            <w:left w:val="none" w:sz="0" w:space="0" w:color="auto"/>
            <w:bottom w:val="none" w:sz="0" w:space="0" w:color="auto"/>
            <w:right w:val="none" w:sz="0" w:space="0" w:color="auto"/>
          </w:divBdr>
        </w:div>
        <w:div w:id="1146049062">
          <w:marLeft w:val="0"/>
          <w:marRight w:val="0"/>
          <w:marTop w:val="0"/>
          <w:marBottom w:val="0"/>
          <w:divBdr>
            <w:top w:val="none" w:sz="0" w:space="0" w:color="auto"/>
            <w:left w:val="none" w:sz="0" w:space="0" w:color="auto"/>
            <w:bottom w:val="none" w:sz="0" w:space="0" w:color="auto"/>
            <w:right w:val="none" w:sz="0" w:space="0" w:color="auto"/>
          </w:divBdr>
        </w:div>
        <w:div w:id="503471178">
          <w:marLeft w:val="0"/>
          <w:marRight w:val="0"/>
          <w:marTop w:val="0"/>
          <w:marBottom w:val="0"/>
          <w:divBdr>
            <w:top w:val="none" w:sz="0" w:space="0" w:color="auto"/>
            <w:left w:val="none" w:sz="0" w:space="0" w:color="auto"/>
            <w:bottom w:val="none" w:sz="0" w:space="0" w:color="auto"/>
            <w:right w:val="none" w:sz="0" w:space="0" w:color="auto"/>
          </w:divBdr>
        </w:div>
      </w:divsChild>
    </w:div>
    <w:div w:id="620763485">
      <w:bodyDiv w:val="1"/>
      <w:marLeft w:val="0"/>
      <w:marRight w:val="0"/>
      <w:marTop w:val="0"/>
      <w:marBottom w:val="0"/>
      <w:divBdr>
        <w:top w:val="none" w:sz="0" w:space="0" w:color="auto"/>
        <w:left w:val="none" w:sz="0" w:space="0" w:color="auto"/>
        <w:bottom w:val="none" w:sz="0" w:space="0" w:color="auto"/>
        <w:right w:val="none" w:sz="0" w:space="0" w:color="auto"/>
      </w:divBdr>
      <w:divsChild>
        <w:div w:id="467161572">
          <w:marLeft w:val="0"/>
          <w:marRight w:val="0"/>
          <w:marTop w:val="0"/>
          <w:marBottom w:val="0"/>
          <w:divBdr>
            <w:top w:val="none" w:sz="0" w:space="0" w:color="auto"/>
            <w:left w:val="none" w:sz="0" w:space="0" w:color="auto"/>
            <w:bottom w:val="none" w:sz="0" w:space="0" w:color="auto"/>
            <w:right w:val="none" w:sz="0" w:space="0" w:color="auto"/>
          </w:divBdr>
        </w:div>
        <w:div w:id="815605571">
          <w:marLeft w:val="0"/>
          <w:marRight w:val="0"/>
          <w:marTop w:val="0"/>
          <w:marBottom w:val="0"/>
          <w:divBdr>
            <w:top w:val="none" w:sz="0" w:space="0" w:color="auto"/>
            <w:left w:val="none" w:sz="0" w:space="0" w:color="auto"/>
            <w:bottom w:val="none" w:sz="0" w:space="0" w:color="auto"/>
            <w:right w:val="none" w:sz="0" w:space="0" w:color="auto"/>
          </w:divBdr>
        </w:div>
        <w:div w:id="1260143868">
          <w:marLeft w:val="0"/>
          <w:marRight w:val="0"/>
          <w:marTop w:val="0"/>
          <w:marBottom w:val="0"/>
          <w:divBdr>
            <w:top w:val="none" w:sz="0" w:space="0" w:color="auto"/>
            <w:left w:val="none" w:sz="0" w:space="0" w:color="auto"/>
            <w:bottom w:val="none" w:sz="0" w:space="0" w:color="auto"/>
            <w:right w:val="none" w:sz="0" w:space="0" w:color="auto"/>
          </w:divBdr>
        </w:div>
      </w:divsChild>
    </w:div>
    <w:div w:id="667709009">
      <w:bodyDiv w:val="1"/>
      <w:marLeft w:val="0"/>
      <w:marRight w:val="0"/>
      <w:marTop w:val="0"/>
      <w:marBottom w:val="0"/>
      <w:divBdr>
        <w:top w:val="none" w:sz="0" w:space="0" w:color="auto"/>
        <w:left w:val="none" w:sz="0" w:space="0" w:color="auto"/>
        <w:bottom w:val="none" w:sz="0" w:space="0" w:color="auto"/>
        <w:right w:val="none" w:sz="0" w:space="0" w:color="auto"/>
      </w:divBdr>
      <w:divsChild>
        <w:div w:id="1256865611">
          <w:marLeft w:val="0"/>
          <w:marRight w:val="0"/>
          <w:marTop w:val="0"/>
          <w:marBottom w:val="0"/>
          <w:divBdr>
            <w:top w:val="none" w:sz="0" w:space="0" w:color="auto"/>
            <w:left w:val="none" w:sz="0" w:space="0" w:color="auto"/>
            <w:bottom w:val="none" w:sz="0" w:space="0" w:color="auto"/>
            <w:right w:val="none" w:sz="0" w:space="0" w:color="auto"/>
          </w:divBdr>
        </w:div>
        <w:div w:id="966158109">
          <w:marLeft w:val="0"/>
          <w:marRight w:val="0"/>
          <w:marTop w:val="0"/>
          <w:marBottom w:val="0"/>
          <w:divBdr>
            <w:top w:val="none" w:sz="0" w:space="0" w:color="auto"/>
            <w:left w:val="none" w:sz="0" w:space="0" w:color="auto"/>
            <w:bottom w:val="none" w:sz="0" w:space="0" w:color="auto"/>
            <w:right w:val="none" w:sz="0" w:space="0" w:color="auto"/>
          </w:divBdr>
        </w:div>
        <w:div w:id="1868981309">
          <w:marLeft w:val="0"/>
          <w:marRight w:val="0"/>
          <w:marTop w:val="0"/>
          <w:marBottom w:val="0"/>
          <w:divBdr>
            <w:top w:val="none" w:sz="0" w:space="0" w:color="auto"/>
            <w:left w:val="none" w:sz="0" w:space="0" w:color="auto"/>
            <w:bottom w:val="none" w:sz="0" w:space="0" w:color="auto"/>
            <w:right w:val="none" w:sz="0" w:space="0" w:color="auto"/>
          </w:divBdr>
        </w:div>
        <w:div w:id="820004792">
          <w:marLeft w:val="0"/>
          <w:marRight w:val="0"/>
          <w:marTop w:val="0"/>
          <w:marBottom w:val="0"/>
          <w:divBdr>
            <w:top w:val="none" w:sz="0" w:space="0" w:color="auto"/>
            <w:left w:val="none" w:sz="0" w:space="0" w:color="auto"/>
            <w:bottom w:val="none" w:sz="0" w:space="0" w:color="auto"/>
            <w:right w:val="none" w:sz="0" w:space="0" w:color="auto"/>
          </w:divBdr>
        </w:div>
        <w:div w:id="2000307393">
          <w:marLeft w:val="0"/>
          <w:marRight w:val="0"/>
          <w:marTop w:val="0"/>
          <w:marBottom w:val="0"/>
          <w:divBdr>
            <w:top w:val="none" w:sz="0" w:space="0" w:color="auto"/>
            <w:left w:val="none" w:sz="0" w:space="0" w:color="auto"/>
            <w:bottom w:val="none" w:sz="0" w:space="0" w:color="auto"/>
            <w:right w:val="none" w:sz="0" w:space="0" w:color="auto"/>
          </w:divBdr>
        </w:div>
        <w:div w:id="1050492488">
          <w:marLeft w:val="0"/>
          <w:marRight w:val="0"/>
          <w:marTop w:val="0"/>
          <w:marBottom w:val="0"/>
          <w:divBdr>
            <w:top w:val="none" w:sz="0" w:space="0" w:color="auto"/>
            <w:left w:val="none" w:sz="0" w:space="0" w:color="auto"/>
            <w:bottom w:val="none" w:sz="0" w:space="0" w:color="auto"/>
            <w:right w:val="none" w:sz="0" w:space="0" w:color="auto"/>
          </w:divBdr>
        </w:div>
        <w:div w:id="1515724596">
          <w:marLeft w:val="0"/>
          <w:marRight w:val="0"/>
          <w:marTop w:val="0"/>
          <w:marBottom w:val="0"/>
          <w:divBdr>
            <w:top w:val="none" w:sz="0" w:space="0" w:color="auto"/>
            <w:left w:val="none" w:sz="0" w:space="0" w:color="auto"/>
            <w:bottom w:val="none" w:sz="0" w:space="0" w:color="auto"/>
            <w:right w:val="none" w:sz="0" w:space="0" w:color="auto"/>
          </w:divBdr>
        </w:div>
        <w:div w:id="652565650">
          <w:marLeft w:val="0"/>
          <w:marRight w:val="0"/>
          <w:marTop w:val="0"/>
          <w:marBottom w:val="0"/>
          <w:divBdr>
            <w:top w:val="none" w:sz="0" w:space="0" w:color="auto"/>
            <w:left w:val="none" w:sz="0" w:space="0" w:color="auto"/>
            <w:bottom w:val="none" w:sz="0" w:space="0" w:color="auto"/>
            <w:right w:val="none" w:sz="0" w:space="0" w:color="auto"/>
          </w:divBdr>
        </w:div>
        <w:div w:id="1739791006">
          <w:marLeft w:val="0"/>
          <w:marRight w:val="0"/>
          <w:marTop w:val="0"/>
          <w:marBottom w:val="0"/>
          <w:divBdr>
            <w:top w:val="none" w:sz="0" w:space="0" w:color="auto"/>
            <w:left w:val="none" w:sz="0" w:space="0" w:color="auto"/>
            <w:bottom w:val="none" w:sz="0" w:space="0" w:color="auto"/>
            <w:right w:val="none" w:sz="0" w:space="0" w:color="auto"/>
          </w:divBdr>
        </w:div>
      </w:divsChild>
    </w:div>
    <w:div w:id="693070125">
      <w:bodyDiv w:val="1"/>
      <w:marLeft w:val="0"/>
      <w:marRight w:val="0"/>
      <w:marTop w:val="0"/>
      <w:marBottom w:val="0"/>
      <w:divBdr>
        <w:top w:val="none" w:sz="0" w:space="0" w:color="auto"/>
        <w:left w:val="none" w:sz="0" w:space="0" w:color="auto"/>
        <w:bottom w:val="none" w:sz="0" w:space="0" w:color="auto"/>
        <w:right w:val="none" w:sz="0" w:space="0" w:color="auto"/>
      </w:divBdr>
    </w:div>
    <w:div w:id="750850843">
      <w:bodyDiv w:val="1"/>
      <w:marLeft w:val="0"/>
      <w:marRight w:val="0"/>
      <w:marTop w:val="0"/>
      <w:marBottom w:val="0"/>
      <w:divBdr>
        <w:top w:val="none" w:sz="0" w:space="0" w:color="auto"/>
        <w:left w:val="none" w:sz="0" w:space="0" w:color="auto"/>
        <w:bottom w:val="none" w:sz="0" w:space="0" w:color="auto"/>
        <w:right w:val="none" w:sz="0" w:space="0" w:color="auto"/>
      </w:divBdr>
    </w:div>
    <w:div w:id="951403827">
      <w:bodyDiv w:val="1"/>
      <w:marLeft w:val="0"/>
      <w:marRight w:val="0"/>
      <w:marTop w:val="0"/>
      <w:marBottom w:val="0"/>
      <w:divBdr>
        <w:top w:val="none" w:sz="0" w:space="0" w:color="auto"/>
        <w:left w:val="none" w:sz="0" w:space="0" w:color="auto"/>
        <w:bottom w:val="none" w:sz="0" w:space="0" w:color="auto"/>
        <w:right w:val="none" w:sz="0" w:space="0" w:color="auto"/>
      </w:divBdr>
      <w:divsChild>
        <w:div w:id="914900535">
          <w:marLeft w:val="0"/>
          <w:marRight w:val="0"/>
          <w:marTop w:val="0"/>
          <w:marBottom w:val="450"/>
          <w:divBdr>
            <w:top w:val="none" w:sz="0" w:space="0" w:color="auto"/>
            <w:left w:val="none" w:sz="0" w:space="0" w:color="auto"/>
            <w:bottom w:val="none" w:sz="0" w:space="0" w:color="auto"/>
            <w:right w:val="none" w:sz="0" w:space="0" w:color="auto"/>
          </w:divBdr>
          <w:divsChild>
            <w:div w:id="33821068">
              <w:marLeft w:val="0"/>
              <w:marRight w:val="0"/>
              <w:marTop w:val="0"/>
              <w:marBottom w:val="0"/>
              <w:divBdr>
                <w:top w:val="none" w:sz="0" w:space="0" w:color="auto"/>
                <w:left w:val="none" w:sz="0" w:space="0" w:color="auto"/>
                <w:bottom w:val="none" w:sz="0" w:space="0" w:color="auto"/>
                <w:right w:val="none" w:sz="0" w:space="0" w:color="auto"/>
              </w:divBdr>
              <w:divsChild>
                <w:div w:id="361252932">
                  <w:marLeft w:val="0"/>
                  <w:marRight w:val="0"/>
                  <w:marTop w:val="0"/>
                  <w:marBottom w:val="0"/>
                  <w:divBdr>
                    <w:top w:val="none" w:sz="0" w:space="0" w:color="auto"/>
                    <w:left w:val="none" w:sz="0" w:space="0" w:color="auto"/>
                    <w:bottom w:val="none" w:sz="0" w:space="0" w:color="auto"/>
                    <w:right w:val="none" w:sz="0" w:space="0" w:color="auto"/>
                  </w:divBdr>
                  <w:divsChild>
                    <w:div w:id="2067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09881">
      <w:bodyDiv w:val="1"/>
      <w:marLeft w:val="0"/>
      <w:marRight w:val="0"/>
      <w:marTop w:val="0"/>
      <w:marBottom w:val="0"/>
      <w:divBdr>
        <w:top w:val="none" w:sz="0" w:space="0" w:color="auto"/>
        <w:left w:val="none" w:sz="0" w:space="0" w:color="auto"/>
        <w:bottom w:val="none" w:sz="0" w:space="0" w:color="auto"/>
        <w:right w:val="none" w:sz="0" w:space="0" w:color="auto"/>
      </w:divBdr>
      <w:divsChild>
        <w:div w:id="1533686329">
          <w:marLeft w:val="0"/>
          <w:marRight w:val="0"/>
          <w:marTop w:val="0"/>
          <w:marBottom w:val="0"/>
          <w:divBdr>
            <w:top w:val="none" w:sz="0" w:space="0" w:color="auto"/>
            <w:left w:val="none" w:sz="0" w:space="0" w:color="auto"/>
            <w:bottom w:val="none" w:sz="0" w:space="0" w:color="auto"/>
            <w:right w:val="none" w:sz="0" w:space="0" w:color="auto"/>
          </w:divBdr>
          <w:divsChild>
            <w:div w:id="1938320981">
              <w:marLeft w:val="0"/>
              <w:marRight w:val="0"/>
              <w:marTop w:val="0"/>
              <w:marBottom w:val="0"/>
              <w:divBdr>
                <w:top w:val="none" w:sz="0" w:space="0" w:color="auto"/>
                <w:left w:val="none" w:sz="0" w:space="0" w:color="auto"/>
                <w:bottom w:val="none" w:sz="0" w:space="0" w:color="auto"/>
                <w:right w:val="none" w:sz="0" w:space="0" w:color="auto"/>
              </w:divBdr>
              <w:divsChild>
                <w:div w:id="1683781059">
                  <w:marLeft w:val="0"/>
                  <w:marRight w:val="0"/>
                  <w:marTop w:val="0"/>
                  <w:marBottom w:val="0"/>
                  <w:divBdr>
                    <w:top w:val="none" w:sz="0" w:space="0" w:color="auto"/>
                    <w:left w:val="none" w:sz="0" w:space="0" w:color="auto"/>
                    <w:bottom w:val="none" w:sz="0" w:space="0" w:color="auto"/>
                    <w:right w:val="none" w:sz="0" w:space="0" w:color="auto"/>
                  </w:divBdr>
                  <w:divsChild>
                    <w:div w:id="1397977046">
                      <w:marLeft w:val="0"/>
                      <w:marRight w:val="0"/>
                      <w:marTop w:val="0"/>
                      <w:marBottom w:val="0"/>
                      <w:divBdr>
                        <w:top w:val="none" w:sz="0" w:space="0" w:color="auto"/>
                        <w:left w:val="none" w:sz="0" w:space="0" w:color="auto"/>
                        <w:bottom w:val="none" w:sz="0" w:space="0" w:color="auto"/>
                        <w:right w:val="none" w:sz="0" w:space="0" w:color="auto"/>
                      </w:divBdr>
                      <w:divsChild>
                        <w:div w:id="257712153">
                          <w:marLeft w:val="0"/>
                          <w:marRight w:val="0"/>
                          <w:marTop w:val="0"/>
                          <w:marBottom w:val="0"/>
                          <w:divBdr>
                            <w:top w:val="none" w:sz="0" w:space="0" w:color="auto"/>
                            <w:left w:val="none" w:sz="0" w:space="0" w:color="auto"/>
                            <w:bottom w:val="none" w:sz="0" w:space="0" w:color="auto"/>
                            <w:right w:val="none" w:sz="0" w:space="0" w:color="auto"/>
                          </w:divBdr>
                        </w:div>
                      </w:divsChild>
                    </w:div>
                    <w:div w:id="731076860">
                      <w:marLeft w:val="0"/>
                      <w:marRight w:val="0"/>
                      <w:marTop w:val="0"/>
                      <w:marBottom w:val="0"/>
                      <w:divBdr>
                        <w:top w:val="none" w:sz="0" w:space="0" w:color="auto"/>
                        <w:left w:val="none" w:sz="0" w:space="0" w:color="auto"/>
                        <w:bottom w:val="none" w:sz="0" w:space="0" w:color="auto"/>
                        <w:right w:val="none" w:sz="0" w:space="0" w:color="auto"/>
                      </w:divBdr>
                      <w:divsChild>
                        <w:div w:id="2010087317">
                          <w:marLeft w:val="0"/>
                          <w:marRight w:val="0"/>
                          <w:marTop w:val="0"/>
                          <w:marBottom w:val="0"/>
                          <w:divBdr>
                            <w:top w:val="none" w:sz="0" w:space="0" w:color="auto"/>
                            <w:left w:val="none" w:sz="0" w:space="0" w:color="auto"/>
                            <w:bottom w:val="none" w:sz="0" w:space="0" w:color="auto"/>
                            <w:right w:val="none" w:sz="0" w:space="0" w:color="auto"/>
                          </w:divBdr>
                          <w:divsChild>
                            <w:div w:id="6249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174001">
      <w:bodyDiv w:val="1"/>
      <w:marLeft w:val="0"/>
      <w:marRight w:val="0"/>
      <w:marTop w:val="0"/>
      <w:marBottom w:val="0"/>
      <w:divBdr>
        <w:top w:val="none" w:sz="0" w:space="0" w:color="auto"/>
        <w:left w:val="none" w:sz="0" w:space="0" w:color="auto"/>
        <w:bottom w:val="none" w:sz="0" w:space="0" w:color="auto"/>
        <w:right w:val="none" w:sz="0" w:space="0" w:color="auto"/>
      </w:divBdr>
      <w:divsChild>
        <w:div w:id="1533609460">
          <w:marLeft w:val="0"/>
          <w:marRight w:val="0"/>
          <w:marTop w:val="0"/>
          <w:marBottom w:val="0"/>
          <w:divBdr>
            <w:top w:val="none" w:sz="0" w:space="0" w:color="auto"/>
            <w:left w:val="none" w:sz="0" w:space="0" w:color="auto"/>
            <w:bottom w:val="none" w:sz="0" w:space="0" w:color="auto"/>
            <w:right w:val="none" w:sz="0" w:space="0" w:color="auto"/>
          </w:divBdr>
        </w:div>
        <w:div w:id="1544441772">
          <w:marLeft w:val="0"/>
          <w:marRight w:val="0"/>
          <w:marTop w:val="0"/>
          <w:marBottom w:val="0"/>
          <w:divBdr>
            <w:top w:val="none" w:sz="0" w:space="0" w:color="auto"/>
            <w:left w:val="none" w:sz="0" w:space="0" w:color="auto"/>
            <w:bottom w:val="none" w:sz="0" w:space="0" w:color="auto"/>
            <w:right w:val="none" w:sz="0" w:space="0" w:color="auto"/>
          </w:divBdr>
        </w:div>
        <w:div w:id="531189060">
          <w:marLeft w:val="0"/>
          <w:marRight w:val="0"/>
          <w:marTop w:val="0"/>
          <w:marBottom w:val="0"/>
          <w:divBdr>
            <w:top w:val="none" w:sz="0" w:space="0" w:color="auto"/>
            <w:left w:val="none" w:sz="0" w:space="0" w:color="auto"/>
            <w:bottom w:val="none" w:sz="0" w:space="0" w:color="auto"/>
            <w:right w:val="none" w:sz="0" w:space="0" w:color="auto"/>
          </w:divBdr>
        </w:div>
        <w:div w:id="1540583539">
          <w:marLeft w:val="0"/>
          <w:marRight w:val="0"/>
          <w:marTop w:val="0"/>
          <w:marBottom w:val="0"/>
          <w:divBdr>
            <w:top w:val="none" w:sz="0" w:space="0" w:color="auto"/>
            <w:left w:val="none" w:sz="0" w:space="0" w:color="auto"/>
            <w:bottom w:val="none" w:sz="0" w:space="0" w:color="auto"/>
            <w:right w:val="none" w:sz="0" w:space="0" w:color="auto"/>
          </w:divBdr>
        </w:div>
        <w:div w:id="578683297">
          <w:marLeft w:val="0"/>
          <w:marRight w:val="0"/>
          <w:marTop w:val="0"/>
          <w:marBottom w:val="0"/>
          <w:divBdr>
            <w:top w:val="none" w:sz="0" w:space="0" w:color="auto"/>
            <w:left w:val="none" w:sz="0" w:space="0" w:color="auto"/>
            <w:bottom w:val="none" w:sz="0" w:space="0" w:color="auto"/>
            <w:right w:val="none" w:sz="0" w:space="0" w:color="auto"/>
          </w:divBdr>
        </w:div>
        <w:div w:id="130634956">
          <w:marLeft w:val="0"/>
          <w:marRight w:val="0"/>
          <w:marTop w:val="0"/>
          <w:marBottom w:val="0"/>
          <w:divBdr>
            <w:top w:val="none" w:sz="0" w:space="0" w:color="auto"/>
            <w:left w:val="none" w:sz="0" w:space="0" w:color="auto"/>
            <w:bottom w:val="none" w:sz="0" w:space="0" w:color="auto"/>
            <w:right w:val="none" w:sz="0" w:space="0" w:color="auto"/>
          </w:divBdr>
        </w:div>
        <w:div w:id="711684992">
          <w:marLeft w:val="0"/>
          <w:marRight w:val="0"/>
          <w:marTop w:val="0"/>
          <w:marBottom w:val="0"/>
          <w:divBdr>
            <w:top w:val="none" w:sz="0" w:space="0" w:color="auto"/>
            <w:left w:val="none" w:sz="0" w:space="0" w:color="auto"/>
            <w:bottom w:val="none" w:sz="0" w:space="0" w:color="auto"/>
            <w:right w:val="none" w:sz="0" w:space="0" w:color="auto"/>
          </w:divBdr>
        </w:div>
        <w:div w:id="443227880">
          <w:marLeft w:val="0"/>
          <w:marRight w:val="0"/>
          <w:marTop w:val="0"/>
          <w:marBottom w:val="0"/>
          <w:divBdr>
            <w:top w:val="none" w:sz="0" w:space="0" w:color="auto"/>
            <w:left w:val="none" w:sz="0" w:space="0" w:color="auto"/>
            <w:bottom w:val="none" w:sz="0" w:space="0" w:color="auto"/>
            <w:right w:val="none" w:sz="0" w:space="0" w:color="auto"/>
          </w:divBdr>
        </w:div>
      </w:divsChild>
    </w:div>
    <w:div w:id="1583297349">
      <w:bodyDiv w:val="1"/>
      <w:marLeft w:val="0"/>
      <w:marRight w:val="0"/>
      <w:marTop w:val="0"/>
      <w:marBottom w:val="0"/>
      <w:divBdr>
        <w:top w:val="none" w:sz="0" w:space="0" w:color="auto"/>
        <w:left w:val="none" w:sz="0" w:space="0" w:color="auto"/>
        <w:bottom w:val="none" w:sz="0" w:space="0" w:color="auto"/>
        <w:right w:val="none" w:sz="0" w:space="0" w:color="auto"/>
      </w:divBdr>
      <w:divsChild>
        <w:div w:id="1426341731">
          <w:marLeft w:val="0"/>
          <w:marRight w:val="0"/>
          <w:marTop w:val="0"/>
          <w:marBottom w:val="0"/>
          <w:divBdr>
            <w:top w:val="none" w:sz="0" w:space="0" w:color="auto"/>
            <w:left w:val="none" w:sz="0" w:space="0" w:color="auto"/>
            <w:bottom w:val="none" w:sz="0" w:space="0" w:color="auto"/>
            <w:right w:val="none" w:sz="0" w:space="0" w:color="auto"/>
          </w:divBdr>
          <w:divsChild>
            <w:div w:id="8312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75264">
      <w:bodyDiv w:val="1"/>
      <w:marLeft w:val="0"/>
      <w:marRight w:val="0"/>
      <w:marTop w:val="0"/>
      <w:marBottom w:val="0"/>
      <w:divBdr>
        <w:top w:val="none" w:sz="0" w:space="0" w:color="auto"/>
        <w:left w:val="none" w:sz="0" w:space="0" w:color="auto"/>
        <w:bottom w:val="none" w:sz="0" w:space="0" w:color="auto"/>
        <w:right w:val="none" w:sz="0" w:space="0" w:color="auto"/>
      </w:divBdr>
    </w:div>
    <w:div w:id="1719814959">
      <w:bodyDiv w:val="1"/>
      <w:marLeft w:val="0"/>
      <w:marRight w:val="0"/>
      <w:marTop w:val="0"/>
      <w:marBottom w:val="0"/>
      <w:divBdr>
        <w:top w:val="none" w:sz="0" w:space="0" w:color="auto"/>
        <w:left w:val="none" w:sz="0" w:space="0" w:color="auto"/>
        <w:bottom w:val="none" w:sz="0" w:space="0" w:color="auto"/>
        <w:right w:val="none" w:sz="0" w:space="0" w:color="auto"/>
      </w:divBdr>
      <w:divsChild>
        <w:div w:id="1113019800">
          <w:marLeft w:val="0"/>
          <w:marRight w:val="0"/>
          <w:marTop w:val="0"/>
          <w:marBottom w:val="0"/>
          <w:divBdr>
            <w:top w:val="none" w:sz="0" w:space="0" w:color="auto"/>
            <w:left w:val="none" w:sz="0" w:space="0" w:color="auto"/>
            <w:bottom w:val="none" w:sz="0" w:space="0" w:color="auto"/>
            <w:right w:val="none" w:sz="0" w:space="0" w:color="auto"/>
          </w:divBdr>
        </w:div>
        <w:div w:id="1096947309">
          <w:marLeft w:val="0"/>
          <w:marRight w:val="0"/>
          <w:marTop w:val="0"/>
          <w:marBottom w:val="0"/>
          <w:divBdr>
            <w:top w:val="none" w:sz="0" w:space="0" w:color="auto"/>
            <w:left w:val="none" w:sz="0" w:space="0" w:color="auto"/>
            <w:bottom w:val="none" w:sz="0" w:space="0" w:color="auto"/>
            <w:right w:val="none" w:sz="0" w:space="0" w:color="auto"/>
          </w:divBdr>
        </w:div>
        <w:div w:id="1881552263">
          <w:marLeft w:val="0"/>
          <w:marRight w:val="0"/>
          <w:marTop w:val="0"/>
          <w:marBottom w:val="0"/>
          <w:divBdr>
            <w:top w:val="none" w:sz="0" w:space="0" w:color="auto"/>
            <w:left w:val="none" w:sz="0" w:space="0" w:color="auto"/>
            <w:bottom w:val="none" w:sz="0" w:space="0" w:color="auto"/>
            <w:right w:val="none" w:sz="0" w:space="0" w:color="auto"/>
          </w:divBdr>
        </w:div>
        <w:div w:id="326907194">
          <w:marLeft w:val="0"/>
          <w:marRight w:val="0"/>
          <w:marTop w:val="0"/>
          <w:marBottom w:val="0"/>
          <w:divBdr>
            <w:top w:val="none" w:sz="0" w:space="0" w:color="auto"/>
            <w:left w:val="none" w:sz="0" w:space="0" w:color="auto"/>
            <w:bottom w:val="none" w:sz="0" w:space="0" w:color="auto"/>
            <w:right w:val="none" w:sz="0" w:space="0" w:color="auto"/>
          </w:divBdr>
        </w:div>
        <w:div w:id="430585382">
          <w:marLeft w:val="0"/>
          <w:marRight w:val="0"/>
          <w:marTop w:val="0"/>
          <w:marBottom w:val="0"/>
          <w:divBdr>
            <w:top w:val="none" w:sz="0" w:space="0" w:color="auto"/>
            <w:left w:val="none" w:sz="0" w:space="0" w:color="auto"/>
            <w:bottom w:val="none" w:sz="0" w:space="0" w:color="auto"/>
            <w:right w:val="none" w:sz="0" w:space="0" w:color="auto"/>
          </w:divBdr>
        </w:div>
      </w:divsChild>
    </w:div>
    <w:div w:id="1737513866">
      <w:bodyDiv w:val="1"/>
      <w:marLeft w:val="0"/>
      <w:marRight w:val="0"/>
      <w:marTop w:val="0"/>
      <w:marBottom w:val="0"/>
      <w:divBdr>
        <w:top w:val="none" w:sz="0" w:space="0" w:color="auto"/>
        <w:left w:val="none" w:sz="0" w:space="0" w:color="auto"/>
        <w:bottom w:val="none" w:sz="0" w:space="0" w:color="auto"/>
        <w:right w:val="none" w:sz="0" w:space="0" w:color="auto"/>
      </w:divBdr>
      <w:divsChild>
        <w:div w:id="1943369693">
          <w:marLeft w:val="0"/>
          <w:marRight w:val="0"/>
          <w:marTop w:val="0"/>
          <w:marBottom w:val="0"/>
          <w:divBdr>
            <w:top w:val="none" w:sz="0" w:space="0" w:color="auto"/>
            <w:left w:val="none" w:sz="0" w:space="0" w:color="auto"/>
            <w:bottom w:val="none" w:sz="0" w:space="0" w:color="auto"/>
            <w:right w:val="none" w:sz="0" w:space="0" w:color="auto"/>
          </w:divBdr>
        </w:div>
        <w:div w:id="2060082196">
          <w:marLeft w:val="0"/>
          <w:marRight w:val="0"/>
          <w:marTop w:val="0"/>
          <w:marBottom w:val="0"/>
          <w:divBdr>
            <w:top w:val="none" w:sz="0" w:space="0" w:color="auto"/>
            <w:left w:val="none" w:sz="0" w:space="0" w:color="auto"/>
            <w:bottom w:val="none" w:sz="0" w:space="0" w:color="auto"/>
            <w:right w:val="none" w:sz="0" w:space="0" w:color="auto"/>
          </w:divBdr>
        </w:div>
        <w:div w:id="199441485">
          <w:marLeft w:val="0"/>
          <w:marRight w:val="0"/>
          <w:marTop w:val="0"/>
          <w:marBottom w:val="0"/>
          <w:divBdr>
            <w:top w:val="none" w:sz="0" w:space="0" w:color="auto"/>
            <w:left w:val="none" w:sz="0" w:space="0" w:color="auto"/>
            <w:bottom w:val="none" w:sz="0" w:space="0" w:color="auto"/>
            <w:right w:val="none" w:sz="0" w:space="0" w:color="auto"/>
          </w:divBdr>
        </w:div>
      </w:divsChild>
    </w:div>
    <w:div w:id="1761560180">
      <w:bodyDiv w:val="1"/>
      <w:marLeft w:val="0"/>
      <w:marRight w:val="0"/>
      <w:marTop w:val="0"/>
      <w:marBottom w:val="0"/>
      <w:divBdr>
        <w:top w:val="none" w:sz="0" w:space="0" w:color="auto"/>
        <w:left w:val="none" w:sz="0" w:space="0" w:color="auto"/>
        <w:bottom w:val="none" w:sz="0" w:space="0" w:color="auto"/>
        <w:right w:val="none" w:sz="0" w:space="0" w:color="auto"/>
      </w:divBdr>
      <w:divsChild>
        <w:div w:id="1199275022">
          <w:marLeft w:val="0"/>
          <w:marRight w:val="0"/>
          <w:marTop w:val="0"/>
          <w:marBottom w:val="450"/>
          <w:divBdr>
            <w:top w:val="none" w:sz="0" w:space="0" w:color="auto"/>
            <w:left w:val="none" w:sz="0" w:space="0" w:color="auto"/>
            <w:bottom w:val="none" w:sz="0" w:space="0" w:color="auto"/>
            <w:right w:val="none" w:sz="0" w:space="0" w:color="auto"/>
          </w:divBdr>
          <w:divsChild>
            <w:div w:id="2122646904">
              <w:marLeft w:val="0"/>
              <w:marRight w:val="0"/>
              <w:marTop w:val="0"/>
              <w:marBottom w:val="0"/>
              <w:divBdr>
                <w:top w:val="none" w:sz="0" w:space="0" w:color="auto"/>
                <w:left w:val="none" w:sz="0" w:space="0" w:color="auto"/>
                <w:bottom w:val="none" w:sz="0" w:space="0" w:color="auto"/>
                <w:right w:val="none" w:sz="0" w:space="0" w:color="auto"/>
              </w:divBdr>
              <w:divsChild>
                <w:div w:id="513767819">
                  <w:marLeft w:val="0"/>
                  <w:marRight w:val="0"/>
                  <w:marTop w:val="0"/>
                  <w:marBottom w:val="0"/>
                  <w:divBdr>
                    <w:top w:val="none" w:sz="0" w:space="0" w:color="auto"/>
                    <w:left w:val="none" w:sz="0" w:space="0" w:color="auto"/>
                    <w:bottom w:val="none" w:sz="0" w:space="0" w:color="auto"/>
                    <w:right w:val="none" w:sz="0" w:space="0" w:color="auto"/>
                  </w:divBdr>
                  <w:divsChild>
                    <w:div w:id="12548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330041">
      <w:bodyDiv w:val="1"/>
      <w:marLeft w:val="0"/>
      <w:marRight w:val="0"/>
      <w:marTop w:val="0"/>
      <w:marBottom w:val="0"/>
      <w:divBdr>
        <w:top w:val="none" w:sz="0" w:space="0" w:color="auto"/>
        <w:left w:val="none" w:sz="0" w:space="0" w:color="auto"/>
        <w:bottom w:val="none" w:sz="0" w:space="0" w:color="auto"/>
        <w:right w:val="none" w:sz="0" w:space="0" w:color="auto"/>
      </w:divBdr>
      <w:divsChild>
        <w:div w:id="1055932349">
          <w:marLeft w:val="0"/>
          <w:marRight w:val="0"/>
          <w:marTop w:val="0"/>
          <w:marBottom w:val="120"/>
          <w:divBdr>
            <w:top w:val="none" w:sz="0" w:space="0" w:color="auto"/>
            <w:left w:val="none" w:sz="0" w:space="0" w:color="auto"/>
            <w:bottom w:val="none" w:sz="0" w:space="0" w:color="auto"/>
            <w:right w:val="none" w:sz="0" w:space="0" w:color="auto"/>
          </w:divBdr>
        </w:div>
        <w:div w:id="1341619505">
          <w:marLeft w:val="0"/>
          <w:marRight w:val="0"/>
          <w:marTop w:val="0"/>
          <w:marBottom w:val="360"/>
          <w:divBdr>
            <w:top w:val="none" w:sz="0" w:space="0" w:color="auto"/>
            <w:left w:val="none" w:sz="0" w:space="0" w:color="auto"/>
            <w:bottom w:val="none" w:sz="0" w:space="0" w:color="auto"/>
            <w:right w:val="none" w:sz="0" w:space="0" w:color="auto"/>
          </w:divBdr>
        </w:div>
      </w:divsChild>
    </w:div>
    <w:div w:id="2030519311">
      <w:bodyDiv w:val="1"/>
      <w:marLeft w:val="0"/>
      <w:marRight w:val="0"/>
      <w:marTop w:val="0"/>
      <w:marBottom w:val="0"/>
      <w:divBdr>
        <w:top w:val="none" w:sz="0" w:space="0" w:color="auto"/>
        <w:left w:val="none" w:sz="0" w:space="0" w:color="auto"/>
        <w:bottom w:val="none" w:sz="0" w:space="0" w:color="auto"/>
        <w:right w:val="none" w:sz="0" w:space="0" w:color="auto"/>
      </w:divBdr>
      <w:divsChild>
        <w:div w:id="734161297">
          <w:marLeft w:val="0"/>
          <w:marRight w:val="0"/>
          <w:marTop w:val="0"/>
          <w:marBottom w:val="120"/>
          <w:divBdr>
            <w:top w:val="none" w:sz="0" w:space="0" w:color="auto"/>
            <w:left w:val="none" w:sz="0" w:space="0" w:color="auto"/>
            <w:bottom w:val="none" w:sz="0" w:space="0" w:color="auto"/>
            <w:right w:val="none" w:sz="0" w:space="0" w:color="auto"/>
          </w:divBdr>
        </w:div>
        <w:div w:id="2112388818">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en.wikipedia.org/wiki/Galen" TargetMode="External"/><Relationship Id="rId26" Type="http://schemas.openxmlformats.org/officeDocument/2006/relationships/hyperlink" Target="https://en.wikipedia.org/wiki/Etruscan_shrew" TargetMode="External"/><Relationship Id="rId3" Type="http://schemas.openxmlformats.org/officeDocument/2006/relationships/styles" Target="styles.xml"/><Relationship Id="rId21" Type="http://schemas.openxmlformats.org/officeDocument/2006/relationships/hyperlink" Target="https://doi.org/10.1002/ajpa.21438" TargetMode="External"/><Relationship Id="rId34" Type="http://schemas.openxmlformats.org/officeDocument/2006/relationships/theme" Target="theme/theme1.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en.wikipedia.org/wiki/De_humani_corporis_fabrica" TargetMode="External"/><Relationship Id="rId25" Type="http://schemas.openxmlformats.org/officeDocument/2006/relationships/hyperlink" Target="https://en.wikipedia.org/wiki/Macmillan_Publishers"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ucmp.berkeley.edu/history/cuvier.html" TargetMode="External"/><Relationship Id="rId20" Type="http://schemas.openxmlformats.org/officeDocument/2006/relationships/hyperlink" Target="https://doi.org/10.1511/2014.107.151" TargetMode="External"/><Relationship Id="rId29" Type="http://schemas.openxmlformats.org/officeDocument/2006/relationships/hyperlink" Target="https://en.wikipedia.org/wiki/Digital_elevation_mode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www.fishesofaustralia.net.au/home/species/284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ewforum.org/2019/02/06/the-evolution-of-pew-research-centers-survey-questions-about-the-origins-and-development-of-life-on-earth/" TargetMode="External"/><Relationship Id="rId23" Type="http://schemas.openxmlformats.org/officeDocument/2006/relationships/hyperlink" Target="https://www.quantamagazine.org/fossil-dna-reveals-new-twists-in-modern-human-origins-20190829/" TargetMode="External"/><Relationship Id="rId28" Type="http://schemas.openxmlformats.org/officeDocument/2006/relationships/hyperlink" Target="https://en.wikipedia.org/wiki/Landsat" TargetMode="External"/><Relationship Id="rId10" Type="http://schemas.openxmlformats.org/officeDocument/2006/relationships/comments" Target="comments.xml"/><Relationship Id="rId19" Type="http://schemas.openxmlformats.org/officeDocument/2006/relationships/hyperlink" Target="https://earthobservatory.nasa.gov/images/8733/william-smiths-geological-map-of-england"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umanoriginsphotos.com/" TargetMode="External"/><Relationship Id="rId14" Type="http://schemas.openxmlformats.org/officeDocument/2006/relationships/hyperlink" Target="https://www.imdb.com/title/tt0081846/" TargetMode="External"/><Relationship Id="rId22" Type="http://schemas.openxmlformats.org/officeDocument/2006/relationships/hyperlink" Target="https://phys.org/news/2009-12-technology-scientists-ancient-fossils.html" TargetMode="External"/><Relationship Id="rId27" Type="http://schemas.openxmlformats.org/officeDocument/2006/relationships/hyperlink" Target="http://www.kahn" TargetMode="External"/><Relationship Id="rId30" Type="http://schemas.openxmlformats.org/officeDocument/2006/relationships/header" Target="header1.xml"/><Relationship Id="rId8" Type="http://schemas.openxmlformats.org/officeDocument/2006/relationships/hyperlink" Target="https://www.britannica.com/topic/Homo-sapi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39735-0C8C-4055-88F1-A042B5803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35336</TotalTime>
  <Pages>63</Pages>
  <Words>29661</Words>
  <Characters>169069</Characters>
  <Application>Microsoft Office Word</Application>
  <DocSecurity>0</DocSecurity>
  <Lines>1408</Lines>
  <Paragraphs>396</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Insert Figure 15.0 Here, full page facing first page. Early Painting Do</vt:lpstr>
      <vt:lpstr/>
      <vt:lpstr/>
      <vt:lpstr/>
      <vt:lpstr>Learning How to Teach Evolution</vt:lpstr>
      <vt:lpstr>        </vt:lpstr>
      <vt:lpstr>        Evolution: The Facts of Life</vt:lpstr>
      <vt:lpstr>        </vt:lpstr>
      <vt:lpstr>        Where did we come from? Who are we? What makes us look and behave like we do? </vt:lpstr>
      <vt:lpstr>        </vt:lpstr>
      <vt:lpstr>        Where Did Humans Come From? A question as old as humans themselves, among many</vt:lpstr>
      <vt:lpstr>        Charles Darwin developed the theory of evolution-by-natural-selection. Natural</vt:lpstr>
      <vt:lpstr>In 2009, long after the first Ardi fossils were found, Science Magazine publishe</vt:lpstr>
      <vt:lpstr/>
      <vt:lpstr>By 2019, Simpson, anthropologist/anatomist, had become known for, among other th</vt:lpstr>
      <vt:lpstr/>
      <vt:lpstr>Insert Figure 15.23: Comparative Anatomy Session</vt:lpstr>
    </vt:vector>
  </TitlesOfParts>
  <Company/>
  <LinksUpToDate>false</LinksUpToDate>
  <CharactersWithSpaces>198334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807</cp:revision>
  <cp:lastPrinted>2021-11-30T01:30:00Z</cp:lastPrinted>
  <dcterms:created xsi:type="dcterms:W3CDTF">2021-10-20T00:39:00Z</dcterms:created>
  <dcterms:modified xsi:type="dcterms:W3CDTF">2021-12-08T02:03:00Z</dcterms:modified>
</cp:coreProperties>
</file>